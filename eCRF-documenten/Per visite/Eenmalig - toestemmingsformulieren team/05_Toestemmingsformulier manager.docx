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b/>
          <w:bCs/>
          <w:iCs/>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b/>
          <w:bCs/>
          <w:sz w:val="20"/>
          <w:szCs w:val="20"/>
          <w:u w:val="single"/>
          <w:lang w:val="nl-BE"/>
        </w:rPr>
        <w:t>Titel van de studie</w:t>
      </w:r>
      <w:r w:rsidRPr="00002F41">
        <w:rPr>
          <w:rFonts w:ascii="Arial" w:hAnsi="Arial" w:cs="Arial"/>
          <w:b/>
          <w:bCs/>
          <w:sz w:val="20"/>
          <w:szCs w:val="20"/>
          <w:lang w:val="nl-BE"/>
        </w:rPr>
        <w:t>:</w:t>
      </w:r>
      <w:r w:rsidRPr="0009574B">
        <w:rPr>
          <w:rFonts w:ascii="Arial" w:hAnsi="Arial" w:cs="Arial"/>
          <w:sz w:val="20"/>
          <w:szCs w:val="20"/>
          <w:lang w:val="nl-BE"/>
        </w:rPr>
        <w:t xml:space="preserve"> </w:t>
      </w:r>
      <w:r w:rsidRPr="0009574B" w:rsidR="00EF42E9">
        <w:rPr>
          <w:rFonts w:ascii="Arial" w:hAnsi="Arial" w:cs="Arial"/>
          <w:sz w:val="20"/>
          <w:szCs w:val="20"/>
          <w:lang w:val="nl-NL"/>
        </w:rPr>
        <w:t xml:space="preserve">Naar een druk-, therapietrouw- en </w:t>
      </w:r>
      <w:proofErr w:type="spellStart"/>
      <w:r w:rsidRPr="0009574B" w:rsidR="00EF42E9">
        <w:rPr>
          <w:rFonts w:ascii="Arial" w:hAnsi="Arial" w:cs="Arial"/>
          <w:sz w:val="20"/>
          <w:szCs w:val="20"/>
          <w:lang w:val="nl-NL"/>
        </w:rPr>
        <w:t>educatiegestuurde</w:t>
      </w:r>
      <w:proofErr w:type="spellEnd"/>
      <w:r w:rsidRPr="0009574B" w:rsidR="00EF42E9">
        <w:rPr>
          <w:rFonts w:ascii="Arial" w:hAnsi="Arial" w:cs="Arial"/>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b/>
          <w:bCs/>
          <w:sz w:val="20"/>
          <w:szCs w:val="20"/>
          <w:u w:val="single"/>
          <w:lang w:val="nl-BE"/>
        </w:rPr>
        <w:t>Opdrachtgever</w:t>
      </w:r>
      <w:r w:rsidRPr="00002F41">
        <w:rPr>
          <w:rFonts w:ascii="Arial" w:hAnsi="Arial" w:cs="Arial"/>
          <w:b/>
          <w:bCs/>
          <w:sz w:val="20"/>
          <w:szCs w:val="20"/>
          <w:lang w:val="nl-BE"/>
        </w:rPr>
        <w:t>:</w:t>
      </w:r>
      <w:r w:rsidRPr="0009574B">
        <w:rPr>
          <w:rFonts w:ascii="Arial" w:hAnsi="Arial" w:cs="Arial"/>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b/>
          <w:bCs/>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sz w:val="20"/>
          <w:szCs w:val="20"/>
          <w:lang w:val="nl-BE"/>
        </w:rPr>
        <w:t xml:space="preserve">KU Leuven - Departement Revalidatiewetenschappen, </w:t>
      </w:r>
      <w:r w:rsidRPr="0009574B">
        <w:rPr>
          <w:rFonts w:ascii="Arial" w:hAnsi="Arial" w:cs="Arial"/>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sz w:val="20"/>
          <w:szCs w:val="20"/>
          <w:lang w:val="en-US"/>
        </w:rPr>
        <w:t xml:space="preserve">VUB – </w:t>
      </w:r>
      <w:proofErr w:type="spellStart"/>
      <w:r w:rsidRPr="00002F41">
        <w:rPr>
          <w:rFonts w:ascii="Arial" w:hAnsi="Arial" w:cs="Arial"/>
          <w:sz w:val="20"/>
          <w:szCs w:val="20"/>
          <w:lang w:val="en-US"/>
        </w:rPr>
        <w:t>Departement</w:t>
      </w:r>
      <w:proofErr w:type="spellEnd"/>
      <w:r w:rsidRPr="00002F41">
        <w:rPr>
          <w:rFonts w:ascii="Arial" w:hAnsi="Arial" w:cs="Arial"/>
          <w:sz w:val="20"/>
          <w:szCs w:val="20"/>
          <w:lang w:val="en-US"/>
        </w:rPr>
        <w:t xml:space="preserve"> Public Health, </w:t>
      </w:r>
      <w:proofErr w:type="spellStart"/>
      <w:r w:rsidRPr="00002F41">
        <w:rPr>
          <w:rFonts w:ascii="Arial" w:hAnsi="Arial" w:cs="Arial"/>
          <w:sz w:val="20"/>
          <w:szCs w:val="20"/>
          <w:lang w:val="en-US"/>
        </w:rPr>
        <w:t>Laarbeeklaan</w:t>
      </w:r>
      <w:proofErr w:type="spellEnd"/>
      <w:r w:rsidRPr="00002F41">
        <w:rPr>
          <w:rFonts w:ascii="Arial" w:hAnsi="Arial" w:cs="Arial"/>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b/>
          <w:bCs/>
          <w:iCs/>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 xml:space="preserve">Universitair Ziekenhuis Leuven, Diabetesvoetkliniek: </w:t>
      </w:r>
      <w:proofErr w:type="spellStart"/>
      <w:r w:rsidRPr="00002F41">
        <w:rPr>
          <w:rFonts w:ascii="Arial" w:hAnsi="Arial" w:cs="Arial"/>
          <w:iCs/>
          <w:sz w:val="20"/>
          <w:szCs w:val="20"/>
          <w:lang w:val="nl-NL"/>
        </w:rPr>
        <w:t>Herestraat</w:t>
      </w:r>
      <w:proofErr w:type="spellEnd"/>
      <w:r w:rsidRPr="00002F41">
        <w:rPr>
          <w:rFonts w:ascii="Arial" w:hAnsi="Arial" w:cs="Arial"/>
          <w:iCs/>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iCs/>
          <w:sz w:val="20"/>
          <w:szCs w:val="20"/>
          <w:lang w:val="nl-NL"/>
        </w:rPr>
        <w:t>Azorg</w:t>
      </w:r>
      <w:proofErr w:type="spellEnd"/>
      <w:r w:rsidRPr="00002F41">
        <w:rPr>
          <w:rFonts w:ascii="Arial" w:hAnsi="Arial" w:cs="Arial"/>
          <w:iCs/>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 xml:space="preserve">AZ Sint-Jan Brugge, Diabetesvoetkliniek: </w:t>
      </w:r>
      <w:proofErr w:type="spellStart"/>
      <w:r w:rsidRPr="00002F41">
        <w:rPr>
          <w:rFonts w:ascii="Arial" w:hAnsi="Arial" w:cs="Arial"/>
          <w:iCs/>
          <w:sz w:val="20"/>
          <w:szCs w:val="20"/>
          <w:lang w:val="nl-NL"/>
        </w:rPr>
        <w:t>Ruddershove</w:t>
      </w:r>
      <w:proofErr w:type="spellEnd"/>
      <w:r w:rsidRPr="00002F41">
        <w:rPr>
          <w:rFonts w:ascii="Arial" w:hAnsi="Arial" w:cs="Arial"/>
          <w:iCs/>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iCs/>
          <w:sz w:val="20"/>
          <w:szCs w:val="20"/>
          <w:lang w:val="nl-NL"/>
        </w:rPr>
        <w:t xml:space="preserve">AZ </w:t>
      </w:r>
      <w:proofErr w:type="spellStart"/>
      <w:r w:rsidRPr="00002F41">
        <w:rPr>
          <w:rFonts w:ascii="Arial" w:hAnsi="Arial" w:cs="Arial"/>
          <w:iCs/>
          <w:sz w:val="20"/>
          <w:szCs w:val="20"/>
          <w:lang w:val="nl-NL"/>
        </w:rPr>
        <w:t>Groeninge</w:t>
      </w:r>
      <w:proofErr w:type="spellEnd"/>
      <w:r w:rsidRPr="00002F41">
        <w:rPr>
          <w:rFonts w:ascii="Arial" w:hAnsi="Arial" w:cs="Arial"/>
          <w:iCs/>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b/>
          <w:bCs/>
          <w:sz w:val="20"/>
          <w:szCs w:val="20"/>
          <w:lang w:val="nl-BE"/>
        </w:rPr>
        <w:t>Comité voor Medische Ethiek:</w:t>
      </w:r>
      <w:r w:rsidRPr="00002F41">
        <w:rPr>
          <w:rFonts w:ascii="Arial" w:hAnsi="Arial" w:cs="Arial"/>
          <w:i/>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iCs/>
          <w:sz w:val="20"/>
          <w:szCs w:val="20"/>
          <w:lang w:val="nl-BE"/>
        </w:rPr>
        <w:t xml:space="preserve">Ethische Commissie Onderzoek UZ/KU Leuven, UZ Leuven, </w:t>
      </w:r>
      <w:proofErr w:type="spellStart"/>
      <w:r w:rsidRPr="0009574B">
        <w:rPr>
          <w:rFonts w:ascii="Arial" w:hAnsi="Arial" w:cs="Arial"/>
          <w:iCs/>
          <w:sz w:val="20"/>
          <w:szCs w:val="20"/>
          <w:lang w:val="nl-BE"/>
        </w:rPr>
        <w:t>Herestraat</w:t>
      </w:r>
      <w:proofErr w:type="spellEnd"/>
      <w:r w:rsidRPr="0009574B">
        <w:rPr>
          <w:rFonts w:ascii="Arial" w:hAnsi="Arial" w:cs="Arial"/>
          <w:iCs/>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proofErr w:type="spellStart"/>
      <w:r>
        <w:rPr>
          <w:rFonts w:ascii="Arial" w:hAnsi="Arial" w:cs="Arial"/>
          <w:iCs/>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proofErr w:type="spellStart"/>
      <w:r>
        <w:rPr>
          <w:rFonts w:ascii="Arial" w:hAnsi="Arial" w:cs="Arial"/>
          <w:iCs/>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iCs/>
          <w:sz w:val="20"/>
          <w:szCs w:val="20"/>
          <w:lang w:val="nl-BE"/>
        </w:rPr>
        <w:t xml:space="preserve">Commissie medische ethiek AZ </w:t>
      </w:r>
      <w:proofErr w:type="spellStart"/>
      <w:r>
        <w:rPr>
          <w:rFonts w:ascii="Arial" w:hAnsi="Arial" w:cs="Arial"/>
          <w:iCs/>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b/>
          <w:bCs/>
          <w:iCs/>
          <w:sz w:val="20"/>
          <w:szCs w:val="20"/>
          <w:lang w:val="nl-BE"/>
        </w:rPr>
        <w:t xml:space="preserve">Coördinerende </w:t>
      </w:r>
      <w:r w:rsidRPr="00002F41">
        <w:rPr>
          <w:rFonts w:ascii="Arial" w:hAnsi="Arial" w:cs="Arial"/>
          <w:b/>
          <w:bCs/>
          <w:iCs/>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iCs/>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b/>
          <w:bCs/>
          <w:iCs/>
          <w:sz w:val="20"/>
          <w:szCs w:val="20"/>
          <w:lang w:val="nl-NL"/>
        </w:rPr>
        <w:t>Academische mede-</w:t>
      </w:r>
      <w:proofErr w:type="gramStart"/>
      <w:r w:rsidRPr="00002F41">
        <w:rPr>
          <w:rFonts w:ascii="Arial" w:hAnsi="Arial" w:cs="Arial"/>
          <w:b/>
          <w:bCs/>
          <w:iCs/>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iCs/>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iCs/>
          <w:sz w:val="20"/>
          <w:szCs w:val="20"/>
          <w:lang w:val="nl-NL"/>
        </w:rPr>
        <w:t>Prof. Maaik</w:t>
      </w:r>
      <w:r>
        <w:rPr>
          <w:rFonts w:ascii="Arial" w:hAnsi="Arial" w:cs="Arial"/>
          <w:iCs/>
          <w:sz w:val="20"/>
          <w:szCs w:val="20"/>
          <w:lang w:val="nl-NL"/>
        </w:rPr>
        <w:t xml:space="preserve">e </w:t>
      </w:r>
      <w:proofErr w:type="spellStart"/>
      <w:r>
        <w:rPr>
          <w:rFonts w:ascii="Arial" w:hAnsi="Arial" w:cs="Arial"/>
          <w:iCs/>
          <w:sz w:val="20"/>
          <w:szCs w:val="20"/>
          <w:lang w:val="nl-NL"/>
        </w:rPr>
        <w:t>Fobelets</w:t>
      </w:r>
      <w:proofErr w:type="spellEnd"/>
      <w:r w:rsidRPr="00002F41">
        <w:rPr>
          <w:rFonts w:ascii="Arial" w:hAnsi="Arial" w:cs="Arial"/>
          <w:iCs/>
          <w:sz w:val="20"/>
          <w:szCs w:val="20"/>
          <w:lang w:val="nl-NL"/>
        </w:rPr>
        <w:t xml:space="preserve">,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iCs/>
          <w:sz w:val="20"/>
          <w:szCs w:val="20"/>
          <w:lang w:val="nl-NL"/>
        </w:rPr>
        <w:t xml:space="preserve">Prof. Koen Putman,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b/>
          <w:bCs/>
          <w:iCs/>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iCs/>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 xml:space="preserve">Prof. Caren Randon, </w:t>
      </w:r>
      <w:proofErr w:type="spellStart"/>
      <w:r w:rsidRPr="0050702E">
        <w:rPr>
          <w:rFonts w:ascii="Arial" w:hAnsi="Arial" w:cs="Arial"/>
          <w:iCs/>
          <w:sz w:val="20"/>
          <w:szCs w:val="20"/>
          <w:lang w:val="en-US"/>
        </w:rPr>
        <w:t>UZGent</w:t>
      </w:r>
      <w:proofErr w:type="spellEnd"/>
      <w:r w:rsidRPr="0050702E">
        <w:rPr>
          <w:rFonts w:ascii="Arial" w:hAnsi="Arial" w:cs="Arial"/>
          <w:iCs/>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iCs/>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 xml:space="preserve">Dr. Frank Nobels, </w:t>
      </w:r>
      <w:proofErr w:type="spellStart"/>
      <w:r w:rsidRPr="0050702E">
        <w:rPr>
          <w:rFonts w:ascii="Arial" w:hAnsi="Arial" w:cs="Arial"/>
          <w:iCs/>
          <w:sz w:val="20"/>
          <w:szCs w:val="20"/>
          <w:lang w:val="nl-NL"/>
        </w:rPr>
        <w:t>Azorg</w:t>
      </w:r>
      <w:proofErr w:type="spellEnd"/>
      <w:r w:rsidRPr="0050702E">
        <w:rPr>
          <w:rFonts w:ascii="Arial" w:hAnsi="Arial" w:cs="Arial"/>
          <w:iCs/>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Dr. Youri Taes, AZ S</w:t>
      </w:r>
      <w:r>
        <w:rPr>
          <w:rFonts w:ascii="Arial" w:hAnsi="Arial" w:cs="Arial"/>
          <w:iCs/>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 xml:space="preserve">Dr. Gertjan Vereecke, AZ </w:t>
      </w:r>
      <w:proofErr w:type="spellStart"/>
      <w:r w:rsidRPr="0050702E">
        <w:rPr>
          <w:rFonts w:ascii="Arial" w:hAnsi="Arial" w:cs="Arial"/>
          <w:iCs/>
          <w:sz w:val="20"/>
          <w:szCs w:val="20"/>
          <w:lang w:val="nl-NL"/>
        </w:rPr>
        <w:t>G</w:t>
      </w:r>
      <w:r>
        <w:rPr>
          <w:rFonts w:ascii="Arial" w:hAnsi="Arial" w:cs="Arial"/>
          <w:iCs/>
          <w:sz w:val="20"/>
          <w:szCs w:val="20"/>
          <w:lang w:val="nl-NL"/>
        </w:rPr>
        <w:t>roeninge</w:t>
      </w:r>
      <w:proofErr w:type="spellEnd"/>
      <w:r>
        <w:rPr>
          <w:rFonts w:ascii="Arial" w:hAnsi="Arial" w:cs="Arial"/>
          <w:iCs/>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lang w:val="nl-BE"/>
        </w:rPr>
        <w:t xml:space="preserve">1. </w:t>
      </w:r>
      <w:r w:rsidRPr="006E33CF" w:rsidR="0050702E">
        <w:rPr>
          <w:lang w:val="nl-BE"/>
        </w:rPr>
        <w:t>Inleiding</w:t>
      </w:r>
    </w:p>
    <w:p w:rsidR="00EF42E9" w:rsidP="13F48A9F"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sz w:val="20"/>
          <w:szCs w:val="20"/>
          <w:lang w:val="en-US"/>
        </w:rPr>
        <w:t xml:space="preserve">U </w:t>
      </w:r>
      <w:r w:rsidRPr="13F48A9F" w:rsidR="00EF42E9">
        <w:rPr>
          <w:rFonts w:ascii="Arial" w:hAnsi="Arial" w:cs="Arial"/>
          <w:sz w:val="20"/>
          <w:szCs w:val="20"/>
          <w:lang w:val="en-US"/>
        </w:rPr>
        <w:t>wordt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uitgenodigd</w:t>
      </w:r>
      <w:r w:rsidRPr="13F48A9F" w:rsidR="00EF42E9">
        <w:rPr>
          <w:rFonts w:ascii="Arial" w:hAnsi="Arial" w:cs="Arial"/>
          <w:sz w:val="20"/>
          <w:szCs w:val="20"/>
          <w:lang w:val="en-US"/>
        </w:rPr>
        <w:t xml:space="preserve"> om </w:t>
      </w:r>
      <w:r w:rsidRPr="13F48A9F" w:rsidR="00EF42E9">
        <w:rPr>
          <w:rFonts w:ascii="Arial" w:hAnsi="Arial" w:cs="Arial"/>
          <w:sz w:val="20"/>
          <w:szCs w:val="20"/>
          <w:lang w:val="en-US"/>
        </w:rPr>
        <w:t>deel</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te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nemen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aan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een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wetenschappelijk</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onderzoek</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bij</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mensen</w:t>
      </w:r>
      <w:r w:rsidRPr="13F48A9F" w:rsidR="00EF42E9">
        <w:rPr>
          <w:rFonts w:ascii="Arial" w:hAnsi="Arial" w:cs="Arial"/>
          <w:sz w:val="20"/>
          <w:szCs w:val="20"/>
          <w:lang w:val="en-US"/>
        </w:rPr>
        <w:t xml:space="preserve"> met diabetes die </w:t>
      </w:r>
      <w:r w:rsidRPr="13F48A9F" w:rsidR="00EF42E9">
        <w:rPr>
          <w:rFonts w:ascii="Arial" w:hAnsi="Arial" w:cs="Arial"/>
          <w:sz w:val="20"/>
          <w:szCs w:val="20"/>
          <w:lang w:val="en-US"/>
        </w:rPr>
        <w:t>een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verhoogd</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risico</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hebben</w:t>
      </w:r>
      <w:r w:rsidRPr="13F48A9F" w:rsidR="00EF42E9">
        <w:rPr>
          <w:rFonts w:ascii="Arial" w:hAnsi="Arial" w:cs="Arial"/>
          <w:sz w:val="20"/>
          <w:szCs w:val="20"/>
          <w:lang w:val="en-US"/>
        </w:rPr>
        <w:t xml:space="preserve"> op </w:t>
      </w:r>
      <w:r w:rsidRPr="13F48A9F" w:rsidR="00EF42E9">
        <w:rPr>
          <w:rFonts w:ascii="Arial" w:hAnsi="Arial" w:cs="Arial"/>
          <w:sz w:val="20"/>
          <w:szCs w:val="20"/>
          <w:lang w:val="en-US"/>
        </w:rPr>
        <w:t>voetproblemen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Voordat</w:t>
      </w:r>
      <w:r w:rsidRPr="13F48A9F" w:rsidR="00EF42E9">
        <w:rPr>
          <w:rFonts w:ascii="Arial" w:hAnsi="Arial" w:cs="Arial"/>
          <w:sz w:val="20"/>
          <w:szCs w:val="20"/>
          <w:lang w:val="en-US"/>
        </w:rPr>
        <w:t xml:space="preserve"> u </w:t>
      </w:r>
      <w:r w:rsidRPr="13F48A9F" w:rsidR="00EF42E9">
        <w:rPr>
          <w:rFonts w:ascii="Arial" w:hAnsi="Arial" w:cs="Arial"/>
          <w:sz w:val="20"/>
          <w:szCs w:val="20"/>
          <w:lang w:val="en-US"/>
        </w:rPr>
        <w:t>beslist</w:t>
      </w:r>
      <w:r w:rsidRPr="13F48A9F" w:rsidR="00EF42E9">
        <w:rPr>
          <w:rFonts w:ascii="Arial" w:hAnsi="Arial" w:cs="Arial"/>
          <w:sz w:val="20"/>
          <w:szCs w:val="20"/>
          <w:lang w:val="en-US"/>
        </w:rPr>
        <w:t xml:space="preserve"> om al dan </w:t>
      </w:r>
      <w:r w:rsidRPr="13F48A9F" w:rsidR="00EF42E9">
        <w:rPr>
          <w:rFonts w:ascii="Arial" w:hAnsi="Arial" w:cs="Arial"/>
          <w:sz w:val="20"/>
          <w:szCs w:val="20"/>
          <w:lang w:val="en-US"/>
        </w:rPr>
        <w:t>niet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deel</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te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nemen</w:t>
      </w:r>
      <w:r w:rsidRPr="13F48A9F" w:rsidR="00EF42E9">
        <w:rPr>
          <w:rFonts w:ascii="Arial" w:hAnsi="Arial" w:cs="Arial"/>
          <w:sz w:val="20"/>
          <w:szCs w:val="20"/>
          <w:lang w:val="en-US"/>
        </w:rPr>
        <w:t xml:space="preserve">, is het </w:t>
      </w:r>
      <w:r w:rsidRPr="13F48A9F" w:rsidR="00EF42E9">
        <w:rPr>
          <w:rFonts w:ascii="Arial" w:hAnsi="Arial" w:cs="Arial"/>
          <w:sz w:val="20"/>
          <w:szCs w:val="20"/>
          <w:lang w:val="en-US"/>
        </w:rPr>
        <w:t>belangrijk</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dat</w:t>
      </w:r>
      <w:r w:rsidRPr="13F48A9F" w:rsidR="00EF42E9">
        <w:rPr>
          <w:rFonts w:ascii="Arial" w:hAnsi="Arial" w:cs="Arial"/>
          <w:sz w:val="20"/>
          <w:szCs w:val="20"/>
          <w:lang w:val="en-US"/>
        </w:rPr>
        <w:t xml:space="preserve"> u </w:t>
      </w:r>
      <w:r w:rsidRPr="13F48A9F" w:rsidR="00EF42E9">
        <w:rPr>
          <w:rFonts w:ascii="Arial" w:hAnsi="Arial" w:cs="Arial"/>
          <w:sz w:val="20"/>
          <w:szCs w:val="20"/>
          <w:lang w:val="en-US"/>
        </w:rPr>
        <w:t>goed</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begrijpt</w:t>
      </w:r>
      <w:r w:rsidRPr="13F48A9F" w:rsidR="00EF42E9">
        <w:rPr>
          <w:rFonts w:ascii="Arial" w:hAnsi="Arial" w:cs="Arial"/>
          <w:sz w:val="20"/>
          <w:szCs w:val="20"/>
          <w:lang w:val="en-US"/>
        </w:rPr>
        <w:t xml:space="preserve"> wat </w:t>
      </w:r>
      <w:r w:rsidRPr="13F48A9F" w:rsidR="00EF42E9">
        <w:rPr>
          <w:rFonts w:ascii="Arial" w:hAnsi="Arial" w:cs="Arial"/>
          <w:sz w:val="20"/>
          <w:szCs w:val="20"/>
          <w:lang w:val="en-US"/>
        </w:rPr>
        <w:t>deze</w:t>
      </w:r>
      <w:r w:rsidRPr="13F48A9F" w:rsidR="00EF42E9">
        <w:rPr>
          <w:rFonts w:ascii="Arial" w:hAnsi="Arial" w:cs="Arial"/>
          <w:sz w:val="20"/>
          <w:szCs w:val="20"/>
          <w:lang w:val="en-US"/>
        </w:rPr>
        <w:t xml:space="preserve"> studie </w:t>
      </w:r>
      <w:r w:rsidRPr="13F48A9F" w:rsidR="00EF42E9">
        <w:rPr>
          <w:rFonts w:ascii="Arial" w:hAnsi="Arial" w:cs="Arial"/>
          <w:sz w:val="20"/>
          <w:szCs w:val="20"/>
          <w:lang w:val="en-US"/>
        </w:rPr>
        <w:t>inhoudt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Daarom</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vragen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wij</w:t>
      </w:r>
      <w:r w:rsidRPr="13F48A9F" w:rsidR="00EF42E9">
        <w:rPr>
          <w:rFonts w:ascii="Arial" w:hAnsi="Arial" w:cs="Arial"/>
          <w:sz w:val="20"/>
          <w:szCs w:val="20"/>
          <w:lang w:val="en-US"/>
        </w:rPr>
        <w:t xml:space="preserve"> u om </w:t>
      </w:r>
      <w:r w:rsidRPr="13F48A9F" w:rsidR="00EF42E9">
        <w:rPr>
          <w:rFonts w:ascii="Arial" w:hAnsi="Arial" w:cs="Arial"/>
          <w:sz w:val="20"/>
          <w:szCs w:val="20"/>
          <w:lang w:val="en-US"/>
        </w:rPr>
        <w:t>deze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informatie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aandachtig</w:t>
      </w:r>
      <w:r w:rsidRPr="13F48A9F" w:rsidR="00EF42E9">
        <w:rPr>
          <w:rFonts w:ascii="Arial" w:hAnsi="Arial" w:cs="Arial"/>
          <w:sz w:val="20"/>
          <w:szCs w:val="20"/>
          <w:lang w:val="en-US"/>
        </w:rPr>
        <w:t xml:space="preserve"> door </w:t>
      </w:r>
      <w:r w:rsidRPr="13F48A9F" w:rsidR="00EF42E9">
        <w:rPr>
          <w:rFonts w:ascii="Arial" w:hAnsi="Arial" w:cs="Arial"/>
          <w:sz w:val="20"/>
          <w:szCs w:val="20"/>
          <w:lang w:val="en-US"/>
        </w:rPr>
        <w:t>te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lezen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Indien</w:t>
      </w:r>
      <w:r w:rsidRPr="13F48A9F" w:rsidR="00EF42E9">
        <w:rPr>
          <w:rFonts w:ascii="Arial" w:hAnsi="Arial" w:cs="Arial"/>
          <w:sz w:val="20"/>
          <w:szCs w:val="20"/>
          <w:lang w:val="en-US"/>
        </w:rPr>
        <w:t xml:space="preserve"> u </w:t>
      </w:r>
      <w:r w:rsidRPr="13F48A9F" w:rsidR="00EF42E9">
        <w:rPr>
          <w:rFonts w:ascii="Arial" w:hAnsi="Arial" w:cs="Arial"/>
          <w:sz w:val="20"/>
          <w:szCs w:val="20"/>
          <w:lang w:val="en-US"/>
        </w:rPr>
        <w:t>vragen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heeft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kan</w:t>
      </w:r>
      <w:r w:rsidRPr="13F48A9F" w:rsidR="00EF42E9">
        <w:rPr>
          <w:rFonts w:ascii="Arial" w:hAnsi="Arial" w:cs="Arial"/>
          <w:sz w:val="20"/>
          <w:szCs w:val="20"/>
          <w:lang w:val="en-US"/>
        </w:rPr>
        <w:t xml:space="preserve"> u steeds </w:t>
      </w:r>
      <w:r w:rsidRPr="13F48A9F" w:rsidR="00EF42E9">
        <w:rPr>
          <w:rFonts w:ascii="Arial" w:hAnsi="Arial" w:cs="Arial"/>
          <w:sz w:val="20"/>
          <w:szCs w:val="20"/>
          <w:lang w:val="en-US"/>
        </w:rPr>
        <w:t>terecht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bij</w:t>
      </w:r>
      <w:r w:rsidRPr="13F48A9F" w:rsidR="00EF42E9">
        <w:rPr>
          <w:rFonts w:ascii="Arial" w:hAnsi="Arial" w:cs="Arial"/>
          <w:sz w:val="20"/>
          <w:szCs w:val="20"/>
          <w:lang w:val="en-US"/>
        </w:rPr>
        <w:t xml:space="preserve"> de </w:t>
      </w:r>
      <w:r w:rsidRPr="13F48A9F" w:rsidR="00EF42E9">
        <w:rPr>
          <w:rFonts w:ascii="Arial" w:hAnsi="Arial" w:cs="Arial"/>
          <w:sz w:val="20"/>
          <w:szCs w:val="20"/>
          <w:lang w:val="en-US"/>
        </w:rPr>
        <w:t>onderzoeker</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Uw</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toestemming</w:t>
      </w:r>
      <w:r w:rsidRPr="13F48A9F" w:rsidR="00EF42E9">
        <w:rPr>
          <w:rFonts w:ascii="Arial" w:hAnsi="Arial" w:cs="Arial"/>
          <w:sz w:val="20"/>
          <w:szCs w:val="20"/>
          <w:lang w:val="en-US"/>
        </w:rPr>
        <w:t xml:space="preserve"> om </w:t>
      </w:r>
      <w:r w:rsidRPr="13F48A9F" w:rsidR="00EF42E9">
        <w:rPr>
          <w:rFonts w:ascii="Arial" w:hAnsi="Arial" w:cs="Arial"/>
          <w:sz w:val="20"/>
          <w:szCs w:val="20"/>
          <w:lang w:val="en-US"/>
        </w:rPr>
        <w:t>deel</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te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nemen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wordt</w:t>
      </w:r>
      <w:r w:rsidRPr="13F48A9F" w:rsidR="00EF42E9">
        <w:rPr>
          <w:rFonts w:ascii="Arial" w:hAnsi="Arial" w:cs="Arial"/>
          <w:sz w:val="20"/>
          <w:szCs w:val="20"/>
          <w:lang w:val="en-US"/>
        </w:rPr>
        <w:t xml:space="preserve"> pas </w:t>
      </w:r>
      <w:r w:rsidRPr="13F48A9F" w:rsidR="00EF42E9">
        <w:rPr>
          <w:rFonts w:ascii="Arial" w:hAnsi="Arial" w:cs="Arial"/>
          <w:sz w:val="20"/>
          <w:szCs w:val="20"/>
          <w:lang w:val="en-US"/>
        </w:rPr>
        <w:t>gevraagd</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nadat</w:t>
      </w:r>
      <w:r w:rsidRPr="13F48A9F" w:rsidR="00EF42E9">
        <w:rPr>
          <w:rFonts w:ascii="Arial" w:hAnsi="Arial" w:cs="Arial"/>
          <w:sz w:val="20"/>
          <w:szCs w:val="20"/>
          <w:lang w:val="en-US"/>
        </w:rPr>
        <w:t xml:space="preserve"> u </w:t>
      </w:r>
      <w:r w:rsidRPr="13F48A9F" w:rsidR="00EF42E9">
        <w:rPr>
          <w:rFonts w:ascii="Arial" w:hAnsi="Arial" w:cs="Arial"/>
          <w:sz w:val="20"/>
          <w:szCs w:val="20"/>
          <w:lang w:val="en-US"/>
        </w:rPr>
        <w:t>voldoende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geïnformeerd</w:t>
      </w:r>
      <w:r w:rsidRPr="13F48A9F" w:rsidR="00EF42E9">
        <w:rPr>
          <w:rFonts w:ascii="Arial" w:hAnsi="Arial" w:cs="Arial"/>
          <w:sz w:val="20"/>
          <w:szCs w:val="20"/>
          <w:lang w:val="en-US"/>
        </w:rPr>
        <w:t xml:space="preserve"> bent. Dit </w:t>
      </w:r>
      <w:r w:rsidRPr="13F48A9F" w:rsidR="00EF42E9">
        <w:rPr>
          <w:rFonts w:ascii="Arial" w:hAnsi="Arial" w:cs="Arial"/>
          <w:sz w:val="20"/>
          <w:szCs w:val="20"/>
          <w:lang w:val="en-US"/>
        </w:rPr>
        <w:t>noemen</w:t>
      </w:r>
      <w:r w:rsidRPr="13F48A9F" w:rsidR="00EF42E9">
        <w:rPr>
          <w:rFonts w:ascii="Arial" w:hAnsi="Arial" w:cs="Arial"/>
          <w:sz w:val="20"/>
          <w:szCs w:val="20"/>
          <w:lang w:val="en-US"/>
        </w:rPr>
        <w:t xml:space="preserve"> we </w:t>
      </w:r>
      <w:r w:rsidRPr="13F48A9F" w:rsidR="00EF42E9">
        <w:rPr>
          <w:rFonts w:ascii="Arial" w:hAnsi="Arial" w:cs="Arial"/>
          <w:sz w:val="20"/>
          <w:szCs w:val="20"/>
          <w:lang w:val="en-US"/>
        </w:rPr>
        <w:t>een</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geïnformeerde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toestemming</w:t>
      </w:r>
      <w:r w:rsidRPr="13F48A9F" w:rsidR="00EF42E9">
        <w:rPr>
          <w:rFonts w:ascii="Arial" w:hAnsi="Arial" w:cs="Arial"/>
          <w:sz w:val="20"/>
          <w:szCs w:val="20"/>
          <w:lang w:val="en-US"/>
        </w:rPr>
        <w:t>.</w:t>
      </w:r>
      <w:r w:rsidRPr="13F48A9F" w:rsidR="0084605D">
        <w:rPr>
          <w:rFonts w:ascii="Arial" w:hAnsi="Arial" w:cs="Arial"/>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13F48A9F"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13F48A9F" w:rsidR="00EF42E9">
        <w:rPr>
          <w:rFonts w:ascii="Arial" w:hAnsi="Arial" w:cs="Arial"/>
          <w:sz w:val="20"/>
          <w:szCs w:val="20"/>
          <w:lang w:val="en-US"/>
        </w:rPr>
        <w:t>Deze</w:t>
      </w:r>
      <w:r w:rsidRPr="13F48A9F" w:rsidR="00EF42E9">
        <w:rPr>
          <w:rFonts w:ascii="Arial" w:hAnsi="Arial" w:cs="Arial"/>
          <w:sz w:val="20"/>
          <w:szCs w:val="20"/>
          <w:lang w:val="en-US"/>
        </w:rPr>
        <w:t xml:space="preserve"> studie </w:t>
      </w:r>
      <w:r w:rsidRPr="13F48A9F" w:rsidR="00EF42E9">
        <w:rPr>
          <w:rFonts w:ascii="Arial" w:hAnsi="Arial" w:cs="Arial"/>
          <w:sz w:val="20"/>
          <w:szCs w:val="20"/>
          <w:lang w:val="en-US"/>
        </w:rPr>
        <w:t>wordt</w:t>
      </w:r>
      <w:r w:rsidRPr="13F48A9F" w:rsidR="00EF42E9">
        <w:rPr>
          <w:rFonts w:ascii="Arial" w:hAnsi="Arial" w:cs="Arial"/>
          <w:sz w:val="20"/>
          <w:szCs w:val="20"/>
          <w:lang w:val="en-US"/>
        </w:rPr>
        <w:t xml:space="preserve"> </w:t>
      </w:r>
      <w:r w:rsidRPr="13F48A9F" w:rsidR="00277439">
        <w:rPr>
          <w:rFonts w:ascii="Arial" w:hAnsi="Arial" w:cs="Arial"/>
          <w:sz w:val="20"/>
          <w:szCs w:val="20"/>
          <w:lang w:val="en-US"/>
        </w:rPr>
        <w:t>georganiseerd</w:t>
      </w:r>
      <w:r w:rsidRPr="13F48A9F" w:rsidR="00EF42E9">
        <w:rPr>
          <w:rFonts w:ascii="Arial" w:hAnsi="Arial" w:cs="Arial"/>
          <w:sz w:val="20"/>
          <w:szCs w:val="20"/>
          <w:lang w:val="en-US"/>
        </w:rPr>
        <w:t xml:space="preserve"> door de KU Leuven en </w:t>
      </w:r>
      <w:r w:rsidRPr="13F48A9F" w:rsidR="00EF42E9">
        <w:rPr>
          <w:rFonts w:ascii="Arial" w:hAnsi="Arial" w:cs="Arial"/>
          <w:sz w:val="20"/>
          <w:szCs w:val="20"/>
          <w:lang w:val="en-US"/>
        </w:rPr>
        <w:t>uitgevoerd</w:t>
      </w:r>
      <w:r w:rsidRPr="13F48A9F" w:rsidR="00EF42E9">
        <w:rPr>
          <w:rFonts w:ascii="Arial" w:hAnsi="Arial" w:cs="Arial"/>
          <w:sz w:val="20"/>
          <w:szCs w:val="20"/>
          <w:lang w:val="en-US"/>
        </w:rPr>
        <w:t xml:space="preserve"> in </w:t>
      </w:r>
      <w:r w:rsidRPr="13F48A9F" w:rsidR="00EF42E9">
        <w:rPr>
          <w:rFonts w:ascii="Arial" w:hAnsi="Arial" w:cs="Arial"/>
          <w:sz w:val="20"/>
          <w:szCs w:val="20"/>
          <w:lang w:val="en-US"/>
        </w:rPr>
        <w:t>samenwerking</w:t>
      </w:r>
      <w:r w:rsidRPr="13F48A9F" w:rsidR="00EF42E9">
        <w:rPr>
          <w:rFonts w:ascii="Arial" w:hAnsi="Arial" w:cs="Arial"/>
          <w:sz w:val="20"/>
          <w:szCs w:val="20"/>
          <w:lang w:val="en-US"/>
        </w:rPr>
        <w:t xml:space="preserve"> met </w:t>
      </w:r>
      <w:r w:rsidRPr="13F48A9F" w:rsidR="00EF42E9">
        <w:rPr>
          <w:rFonts w:ascii="Arial" w:hAnsi="Arial" w:cs="Arial"/>
          <w:sz w:val="20"/>
          <w:szCs w:val="20"/>
          <w:lang w:val="en-US"/>
        </w:rPr>
        <w:t>meerdere</w:t>
      </w:r>
      <w:r w:rsidRPr="13F48A9F" w:rsidR="00EF42E9">
        <w:rPr>
          <w:rFonts w:ascii="Arial" w:hAnsi="Arial" w:cs="Arial"/>
          <w:sz w:val="20"/>
          <w:szCs w:val="20"/>
          <w:lang w:val="en-US"/>
        </w:rPr>
        <w:t xml:space="preserve"> </w:t>
      </w:r>
      <w:r w:rsidRPr="13F48A9F" w:rsidR="0050702E">
        <w:rPr>
          <w:rFonts w:ascii="Arial" w:hAnsi="Arial" w:cs="Arial"/>
          <w:sz w:val="20"/>
          <w:szCs w:val="20"/>
          <w:lang w:val="en-US"/>
        </w:rPr>
        <w:t>multidisciplinaire</w:t>
      </w:r>
      <w:r w:rsidRPr="13F48A9F" w:rsidR="0050702E">
        <w:rPr>
          <w:rFonts w:ascii="Arial" w:hAnsi="Arial" w:cs="Arial"/>
          <w:sz w:val="20"/>
          <w:szCs w:val="20"/>
          <w:lang w:val="en-US"/>
        </w:rPr>
        <w:t xml:space="preserve"> </w:t>
      </w:r>
      <w:r w:rsidRPr="13F48A9F" w:rsidR="0050702E">
        <w:rPr>
          <w:rFonts w:ascii="Arial" w:hAnsi="Arial" w:cs="Arial"/>
          <w:sz w:val="20"/>
          <w:szCs w:val="20"/>
          <w:lang w:val="en-US"/>
        </w:rPr>
        <w:t>diabetesvoetklinieken</w:t>
      </w:r>
      <w:r w:rsidRPr="13F48A9F" w:rsidR="00EF42E9">
        <w:rPr>
          <w:rFonts w:ascii="Arial" w:hAnsi="Arial" w:cs="Arial"/>
          <w:sz w:val="20"/>
          <w:szCs w:val="20"/>
          <w:lang w:val="en-US"/>
        </w:rPr>
        <w:t xml:space="preserve"> in </w:t>
      </w:r>
      <w:r w:rsidRPr="13F48A9F" w:rsidR="00EF42E9">
        <w:rPr>
          <w:rFonts w:ascii="Arial" w:hAnsi="Arial" w:cs="Arial"/>
          <w:sz w:val="20"/>
          <w:szCs w:val="20"/>
          <w:lang w:val="en-US"/>
        </w:rPr>
        <w:t>België</w:t>
      </w:r>
      <w:r w:rsidRPr="13F48A9F" w:rsidR="00EF42E9">
        <w:rPr>
          <w:rFonts w:ascii="Arial" w:hAnsi="Arial" w:cs="Arial"/>
          <w:sz w:val="20"/>
          <w:szCs w:val="20"/>
          <w:lang w:val="en-US"/>
        </w:rPr>
        <w:t xml:space="preserve">. De </w:t>
      </w:r>
      <w:r w:rsidRPr="13F48A9F" w:rsidR="00EF42E9">
        <w:rPr>
          <w:rFonts w:ascii="Arial" w:hAnsi="Arial" w:cs="Arial"/>
          <w:sz w:val="20"/>
          <w:szCs w:val="20"/>
          <w:lang w:val="en-US"/>
        </w:rPr>
        <w:t>hoofdonderzoeker</w:t>
      </w:r>
      <w:r w:rsidRPr="13F48A9F" w:rsidR="00EF42E9">
        <w:rPr>
          <w:rFonts w:ascii="Arial" w:hAnsi="Arial" w:cs="Arial"/>
          <w:sz w:val="20"/>
          <w:szCs w:val="20"/>
          <w:lang w:val="en-US"/>
        </w:rPr>
        <w:t xml:space="preserve"> van de studie is Prof. Dr. Kevin Deschamps. De </w:t>
      </w:r>
      <w:r w:rsidRPr="13F48A9F" w:rsidR="00EF42E9">
        <w:rPr>
          <w:rFonts w:ascii="Arial" w:hAnsi="Arial" w:cs="Arial"/>
          <w:sz w:val="20"/>
          <w:szCs w:val="20"/>
          <w:lang w:val="en-US"/>
        </w:rPr>
        <w:t>lokale</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uitvoering</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gebeurt</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onder</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verantwoordelijkheid</w:t>
      </w:r>
      <w:r w:rsidRPr="13F48A9F" w:rsidR="00EF42E9">
        <w:rPr>
          <w:rFonts w:ascii="Arial" w:hAnsi="Arial" w:cs="Arial"/>
          <w:sz w:val="20"/>
          <w:szCs w:val="20"/>
          <w:lang w:val="en-US"/>
        </w:rPr>
        <w:t xml:space="preserve"> van de </w:t>
      </w:r>
      <w:r w:rsidRPr="13F48A9F" w:rsidR="00EF42E9">
        <w:rPr>
          <w:rFonts w:ascii="Arial" w:hAnsi="Arial" w:cs="Arial"/>
          <w:sz w:val="20"/>
          <w:szCs w:val="20"/>
          <w:lang w:val="en-US"/>
        </w:rPr>
        <w:t>onderzoeker</w:t>
      </w:r>
      <w:r w:rsidRPr="13F48A9F" w:rsidR="00EF42E9">
        <w:rPr>
          <w:rFonts w:ascii="Arial" w:hAnsi="Arial" w:cs="Arial"/>
          <w:sz w:val="20"/>
          <w:szCs w:val="20"/>
          <w:lang w:val="en-US"/>
        </w:rPr>
        <w:t xml:space="preserve"> in </w:t>
      </w:r>
      <w:r w:rsidRPr="13F48A9F" w:rsidR="00EF42E9">
        <w:rPr>
          <w:rFonts w:ascii="Arial" w:hAnsi="Arial" w:cs="Arial"/>
          <w:sz w:val="20"/>
          <w:szCs w:val="20"/>
          <w:lang w:val="en-US"/>
        </w:rPr>
        <w:t>uw</w:t>
      </w:r>
      <w:r w:rsidRPr="13F48A9F" w:rsidR="00EF42E9">
        <w:rPr>
          <w:rFonts w:ascii="Arial" w:hAnsi="Arial" w:cs="Arial"/>
          <w:sz w:val="20"/>
          <w:szCs w:val="20"/>
          <w:lang w:val="en-US"/>
        </w:rPr>
        <w:t xml:space="preserve"> </w:t>
      </w:r>
      <w:r w:rsidRPr="13F48A9F" w:rsidR="00EF42E9">
        <w:rPr>
          <w:rFonts w:ascii="Arial" w:hAnsi="Arial" w:cs="Arial"/>
          <w:sz w:val="20"/>
          <w:szCs w:val="20"/>
          <w:lang w:val="en-US"/>
        </w:rPr>
        <w:t>ziekenhuis</w:t>
      </w:r>
      <w:r w:rsidRPr="13F48A9F" w:rsidR="00EF42E9">
        <w:rPr>
          <w:rFonts w:ascii="Arial" w:hAnsi="Arial" w:cs="Arial"/>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textId="77777777">
      <w:pPr>
        <w:jc w:val="both"/>
        <w:rPr>
          <w:rFonts w:ascii="Arial" w:hAnsi="Arial" w:cs="Arial"/>
          <w:sz w:val="20"/>
          <w:szCs w:val="20"/>
          <w:lang w:val="nl-BE"/>
        </w:rPr>
      </w:pPr>
      <w:r w:rsidRPr="13F48A9F" w:rsidR="0002082C">
        <w:rPr>
          <w:rFonts w:ascii="Arial" w:hAnsi="Arial" w:cs="Arial"/>
          <w:sz w:val="20"/>
          <w:szCs w:val="20"/>
          <w:lang w:val="nl-BE"/>
        </w:rPr>
        <w:t>Wij vragen u de volgende pagina’s met informatie aandachtig te lezen. Hebt u vragen, dan kan u terecht bij de arts-onderzoeker of zijn of haar vertegenwoordiger</w:t>
      </w:r>
      <w:commentRangeStart w:id="1985823405"/>
      <w:r w:rsidRPr="13F48A9F" w:rsidR="0002082C">
        <w:rPr>
          <w:rFonts w:ascii="Arial" w:hAnsi="Arial" w:cs="Arial"/>
          <w:sz w:val="20"/>
          <w:szCs w:val="20"/>
          <w:lang w:val="nl-BE"/>
        </w:rPr>
        <w:t>.</w:t>
      </w:r>
      <w:commentRangeEnd w:id="1985823405"/>
      <w:r>
        <w:rPr>
          <w:rStyle w:val="CommentReference"/>
        </w:rPr>
        <w:commentReference w:id="1985823405"/>
      </w:r>
      <w:r w:rsidRPr="13F48A9F" w:rsidR="0002082C">
        <w:rPr>
          <w:rFonts w:ascii="Arial" w:hAnsi="Arial" w:cs="Arial"/>
          <w:sz w:val="20"/>
          <w:szCs w:val="20"/>
          <w:lang w:val="nl-BE"/>
        </w:rPr>
        <w:t xml:space="preserve">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lang w:val="nl-NL"/>
        </w:rPr>
        <w:t xml:space="preserve">2. </w:t>
      </w:r>
      <w:r w:rsidRPr="00FA13DE" w:rsidR="00BB1353">
        <w:rPr>
          <w:rStyle w:val="normaltextrun"/>
          <w:lang w:val="nl-NL"/>
        </w:rPr>
        <w:t>Als u aan deze studie deelneemt, moet u weten dat:</w:t>
      </w:r>
      <w:r w:rsidRPr="00FA13DE" w:rsidR="00BB1353">
        <w:rPr>
          <w:rStyle w:val="eop"/>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r w:rsidRPr="0009574B">
        <w:rPr>
          <w:rStyle w:val="normaltextrun"/>
          <w:rFonts w:ascii="Arial" w:hAnsi="Arial" w:cs="Arial"/>
          <w:sz w:val="20"/>
          <w:szCs w:val="20"/>
        </w:rPr>
        <w:t xml:space="preserve">Deze klinische studie is opgesteld na evaluatie door </w:t>
      </w:r>
      <w:r w:rsidR="00A47F4C">
        <w:rPr>
          <w:rStyle w:val="normaltextrun"/>
          <w:rFonts w:ascii="Arial" w:hAnsi="Arial" w:cs="Arial"/>
          <w:sz w:val="20"/>
          <w:szCs w:val="20"/>
        </w:rPr>
        <w:t>meerdere</w:t>
      </w:r>
      <w:r w:rsidRPr="0009574B">
        <w:rPr>
          <w:rStyle w:val="normaltextrun"/>
          <w:rFonts w:ascii="Arial" w:hAnsi="Arial" w:cs="Arial"/>
          <w:sz w:val="20"/>
          <w:szCs w:val="20"/>
        </w:rPr>
        <w:t xml:space="preserve"> ethische com</w:t>
      </w:r>
      <w:r w:rsidR="00A47F4C">
        <w:rPr>
          <w:rStyle w:val="normaltextrun"/>
          <w:rFonts w:ascii="Arial" w:hAnsi="Arial" w:cs="Arial"/>
          <w:sz w:val="20"/>
          <w:szCs w:val="20"/>
        </w:rPr>
        <w:t>ités</w:t>
      </w: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De gegevens die in het kader van de deelname worden verzameld, zijn vertrouwelijk. Bij de publicatie van de resultaten is de anonimiteit verzekerd.</w:t>
      </w:r>
      <w:r w:rsidRPr="0009574B">
        <w:rPr>
          <w:rStyle w:val="eop"/>
          <w:rFonts w:ascii="Arial" w:hAnsi="Arial" w:cs="Arial"/>
          <w:sz w:val="20"/>
          <w:szCs w:val="20"/>
        </w:rPr>
        <w:t> </w:t>
      </w:r>
    </w:p>
    <w:p w:rsidRPr="0009574B" w:rsidR="009A3811" w:rsidP="13F48A9F" w:rsidRDefault="00BB1353" w14:paraId="38F76363" w14:textId="5ABB9EE6">
      <w:pPr>
        <w:pStyle w:val="paragraph"/>
        <w:numPr>
          <w:ilvl w:val="0"/>
          <w:numId w:val="18"/>
        </w:numPr>
        <w:spacing w:before="0" w:beforeAutospacing="off" w:after="0" w:afterAutospacing="off"/>
        <w:jc w:val="both"/>
        <w:textAlignment w:val="baseline"/>
        <w:rPr>
          <w:del w:author="Fabienne Dobbels" w:date="2026-06-03T09:21:56.21Z" w16du:dateUtc="2026-06-03T09:21:56.21Z" w:id="910147447"/>
          <w:rFonts w:ascii="Arial" w:hAnsi="Arial" w:cs="Arial"/>
          <w:sz w:val="20"/>
          <w:szCs w:val="20"/>
        </w:rPr>
      </w:pPr>
      <w:del w:author="Fabienne Dobbels" w:date="2026-06-03T09:21:56.212Z" w16du:dateUtc="2026-06-03T09:21:56.212Z" w:id="523464741">
        <w:r w:rsidRPr="13F48A9F" w:rsidDel="00BB1353">
          <w:rPr>
            <w:rStyle w:val="normaltextrun"/>
            <w:rFonts w:ascii="Arial" w:hAnsi="Arial" w:cs="Arial"/>
            <w:sz w:val="20"/>
            <w:szCs w:val="20"/>
          </w:rPr>
          <w:delText>Er u geen kosten worden aangerekend voor specifieke behandelingen, bezoeken/ consultaties, en/of onderzoeken in het kader van deze studie.</w:delText>
        </w:r>
        <w:r w:rsidRPr="13F48A9F" w:rsidDel="00BB1353">
          <w:rPr>
            <w:rStyle w:val="eop"/>
            <w:rFonts w:ascii="Arial" w:hAnsi="Arial" w:cs="Arial"/>
            <w:sz w:val="20"/>
            <w:szCs w:val="20"/>
          </w:rPr>
          <w:delText> </w:delText>
        </w:r>
      </w:del>
    </w:p>
    <w:p w:rsidRPr="0009574B" w:rsidR="009A3811" w:rsidP="13F48A9F" w:rsidRDefault="00BB1353" w14:paraId="05ACAB88" w14:textId="77777777">
      <w:pPr>
        <w:pStyle w:val="paragraph"/>
        <w:numPr>
          <w:ilvl w:val="0"/>
          <w:numId w:val="18"/>
        </w:numPr>
        <w:spacing w:before="0" w:beforeAutospacing="off" w:after="0" w:afterAutospacing="off"/>
        <w:jc w:val="both"/>
        <w:textAlignment w:val="baseline"/>
        <w:rPr>
          <w:rFonts w:ascii="Arial" w:hAnsi="Arial" w:cs="Arial"/>
          <w:sz w:val="20"/>
          <w:szCs w:val="20"/>
        </w:rPr>
      </w:pPr>
      <w:r w:rsidRPr="13F48A9F" w:rsidR="00BB1353">
        <w:rPr>
          <w:rStyle w:val="normaltextrun"/>
          <w:rFonts w:ascii="Arial" w:hAnsi="Arial" w:cs="Arial"/>
          <w:sz w:val="20"/>
          <w:szCs w:val="20"/>
        </w:rPr>
        <w:t>Er een verzekering is afgesloten voor het geval dat u schade zou oplopen in het kader van uw deelname aan deze klinische studie.</w:t>
      </w:r>
      <w:r w:rsidRPr="13F48A9F" w:rsidR="00BB1353">
        <w:rPr>
          <w:rStyle w:val="eop"/>
          <w:rFonts w:ascii="Arial" w:hAnsi="Arial" w:cs="Arial"/>
          <w:sz w:val="20"/>
          <w:szCs w:val="20"/>
        </w:rPr>
        <w:t> </w:t>
      </w:r>
      <w:commentRangeStart w:id="327374564"/>
      <w:commentRangeEnd w:id="327374564"/>
      <w:r>
        <w:rPr>
          <w:rStyle w:val="CommentReference"/>
        </w:rPr>
        <w:commentReference w:id="327374564"/>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sz w:val="20"/>
          <w:szCs w:val="20"/>
        </w:rPr>
        <w:t>Indien</w:t>
      </w:r>
      <w:proofErr w:type="gramEnd"/>
      <w:r w:rsidRPr="0009574B">
        <w:rPr>
          <w:rStyle w:val="normaltextrun"/>
          <w:rFonts w:ascii="Arial" w:hAnsi="Arial" w:cs="Arial"/>
          <w:sz w:val="20"/>
          <w:szCs w:val="20"/>
        </w:rPr>
        <w:t xml:space="preserve"> u extra informatie wenst, u altijd contact kunt opnemen met de onderzoeker of een medewerker van zijn team.</w:t>
      </w:r>
      <w:r w:rsidRPr="0009574B">
        <w:rPr>
          <w:rStyle w:val="eop"/>
          <w:rFonts w:ascii="Arial" w:hAnsi="Arial" w:cs="Arial"/>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 xml:space="preserve">Alvast bedankt voor uw </w:t>
      </w:r>
      <w:r w:rsidRPr="0009574B" w:rsidR="009A3811">
        <w:rPr>
          <w:rStyle w:val="normaltextrun"/>
          <w:rFonts w:ascii="Arial" w:hAnsi="Arial" w:cs="Arial"/>
          <w:sz w:val="20"/>
          <w:szCs w:val="20"/>
        </w:rPr>
        <w:t xml:space="preserve">tijd en </w:t>
      </w:r>
      <w:r w:rsidRPr="0009574B">
        <w:rPr>
          <w:rStyle w:val="normaltextrun"/>
          <w:rFonts w:ascii="Arial" w:hAnsi="Arial" w:cs="Arial"/>
          <w:sz w:val="20"/>
          <w:szCs w:val="20"/>
        </w:rPr>
        <w:t>interesse.</w:t>
      </w:r>
      <w:r w:rsidRPr="0009574B">
        <w:rPr>
          <w:rStyle w:val="eop"/>
          <w:rFonts w:ascii="Arial" w:hAnsi="Arial" w:cs="Arial"/>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sz w:val="20"/>
          <w:szCs w:val="20"/>
        </w:rPr>
        <w:t>Hoogachtend,</w:t>
      </w:r>
      <w:r w:rsidRPr="0009574B">
        <w:rPr>
          <w:rStyle w:val="eop"/>
          <w:rFonts w:ascii="Arial" w:hAnsi="Arial" w:cs="Arial"/>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sz w:val="20"/>
                <w:szCs w:val="20"/>
              </w:rPr>
              <w:t xml:space="preserve">Dr. </w:t>
            </w:r>
            <w:proofErr w:type="gramStart"/>
            <w:r w:rsidRPr="0050702E">
              <w:rPr>
                <w:rStyle w:val="normaltextrun"/>
                <w:rFonts w:ascii="Arial" w:hAnsi="Arial" w:cs="Arial"/>
                <w:color w:val="FF0000"/>
                <w:sz w:val="20"/>
                <w:szCs w:val="20"/>
              </w:rPr>
              <w:t>XXXXXXXXXXX </w:t>
            </w:r>
            <w:r w:rsidRPr="0050702E">
              <w:rPr>
                <w:rStyle w:val="eop"/>
                <w:rFonts w:ascii="Arial" w:hAnsi="Arial" w:cs="Arial"/>
                <w:color w:val="FF0000"/>
                <w:sz w:val="20"/>
                <w:szCs w:val="20"/>
              </w:rPr>
              <w:t> (</w:t>
            </w:r>
            <w:proofErr w:type="gramEnd"/>
            <w:r w:rsidRPr="0050702E">
              <w:rPr>
                <w:rStyle w:val="eop"/>
                <w:rFonts w:ascii="Arial" w:hAnsi="Arial" w:cs="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sz w:val="20"/>
                <w:szCs w:val="20"/>
              </w:rPr>
              <w:t xml:space="preserve">Ziekenhuis </w:t>
            </w:r>
            <w:r w:rsidRPr="0050702E">
              <w:rPr>
                <w:rStyle w:val="normaltextrun"/>
                <w:rFonts w:ascii="Arial" w:hAnsi="Arial" w:cs="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sz w:val="20"/>
                <w:szCs w:val="20"/>
              </w:rPr>
              <w:t>E-mail:</w:t>
            </w:r>
            <w:r>
              <w:t xml:space="preserve"> </w:t>
            </w:r>
            <w:r w:rsidRPr="0009574B">
              <w:rPr>
                <w:rStyle w:val="normaltextrun"/>
                <w:rFonts w:ascii="Arial" w:hAnsi="Arial" w:cs="Arial"/>
                <w:color w:val="1D8DB0"/>
                <w:sz w:val="20"/>
                <w:szCs w:val="20"/>
                <w:u w:val="single"/>
                <w:shd w:val="clear" w:color="auto" w:fill="FFFFFF"/>
              </w:rPr>
              <w:t xml:space="preserve"> </w:t>
            </w:r>
            <w:r w:rsidRPr="0050702E">
              <w:rPr>
                <w:rStyle w:val="normaltextrun"/>
                <w:rFonts w:ascii="Arial" w:hAnsi="Arial" w:cs="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1B5D6F" w:rsidP="0084605D" w:rsidRDefault="001B5D6F" w14:paraId="5FD4BEDC" w14:textId="77777777">
      <w:pPr>
        <w:autoSpaceDE w:val="0"/>
        <w:autoSpaceDN w:val="0"/>
        <w:adjustRightInd w:val="0"/>
        <w:spacing w:after="120"/>
        <w:jc w:val="both"/>
        <w:rPr>
          <w:rFonts w:ascii="Arial" w:hAnsi="Arial" w:cs="Arial"/>
          <w:bCs/>
          <w:color w:val="000000"/>
          <w:sz w:val="20"/>
          <w:szCs w:val="20"/>
          <w:lang w:val="en-BE"/>
        </w:rPr>
      </w:pPr>
    </w:p>
    <w:p w:rsidR="0050702E" w:rsidP="13F48A9F" w:rsidRDefault="00FA13DE" w14:paraId="251CD301" w14:textId="7B87CDC0">
      <w:pPr>
        <w:pStyle w:val="Heading3"/>
        <w:rPr>
          <w:lang w:val="en-US"/>
        </w:rPr>
      </w:pPr>
      <w:r w:rsidRPr="13F48A9F" w:rsidR="00FA13DE">
        <w:rPr>
          <w:lang w:val="en-US"/>
        </w:rPr>
        <w:t xml:space="preserve">3. </w:t>
      </w:r>
      <w:r w:rsidRPr="13F48A9F" w:rsidR="00FA13DE">
        <w:rPr>
          <w:lang w:val="en-US"/>
        </w:rPr>
        <w:t>Achtergrond</w:t>
      </w:r>
      <w:r w:rsidRPr="13F48A9F" w:rsidR="00FA13DE">
        <w:rPr>
          <w:lang w:val="en-US"/>
        </w:rPr>
        <w:t xml:space="preserve"> en </w:t>
      </w:r>
      <w:r w:rsidRPr="13F48A9F" w:rsidR="00FA13DE">
        <w:rPr>
          <w:lang w:val="en-US"/>
        </w:rPr>
        <w:t>doelstelling</w:t>
      </w:r>
      <w:r w:rsidRPr="13F48A9F" w:rsidR="00FA13DE">
        <w:rPr>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1B5D6F" w:rsidP="13F48A9F" w:rsidRDefault="001B5D6F" w14:paraId="70FFD7CD" w14:textId="4093339E">
      <w:pPr>
        <w:pStyle w:val="Default"/>
        <w:jc w:val="both"/>
        <w:rPr>
          <w:sz w:val="20"/>
          <w:szCs w:val="20"/>
          <w:lang w:val="en-US"/>
        </w:rPr>
      </w:pPr>
      <w:r w:rsidRPr="13F48A9F" w:rsidR="001B5D6F">
        <w:rPr>
          <w:sz w:val="20"/>
          <w:szCs w:val="20"/>
          <w:lang w:val="en-US"/>
        </w:rPr>
        <w:t>Wij</w:t>
      </w:r>
      <w:r w:rsidRPr="13F48A9F" w:rsidR="001B5D6F">
        <w:rPr>
          <w:sz w:val="20"/>
          <w:szCs w:val="20"/>
          <w:lang w:val="en-US"/>
        </w:rPr>
        <w:t xml:space="preserve"> </w:t>
      </w:r>
      <w:r w:rsidRPr="13F48A9F" w:rsidR="001B5D6F">
        <w:rPr>
          <w:sz w:val="20"/>
          <w:szCs w:val="20"/>
          <w:lang w:val="en-US"/>
        </w:rPr>
        <w:t>nodigen</w:t>
      </w:r>
      <w:r w:rsidRPr="13F48A9F" w:rsidR="001B5D6F">
        <w:rPr>
          <w:sz w:val="20"/>
          <w:szCs w:val="20"/>
          <w:lang w:val="en-US"/>
        </w:rPr>
        <w:t xml:space="preserve"> u </w:t>
      </w:r>
      <w:r w:rsidRPr="13F48A9F" w:rsidR="001B5D6F">
        <w:rPr>
          <w:sz w:val="20"/>
          <w:szCs w:val="20"/>
          <w:lang w:val="en-US"/>
        </w:rPr>
        <w:t>uit</w:t>
      </w:r>
      <w:r w:rsidRPr="13F48A9F" w:rsidR="001B5D6F">
        <w:rPr>
          <w:sz w:val="20"/>
          <w:szCs w:val="20"/>
          <w:lang w:val="en-US"/>
        </w:rPr>
        <w:t xml:space="preserve"> om </w:t>
      </w:r>
      <w:r w:rsidRPr="13F48A9F" w:rsidR="001B5D6F">
        <w:rPr>
          <w:sz w:val="20"/>
          <w:szCs w:val="20"/>
          <w:lang w:val="en-US"/>
        </w:rPr>
        <w:t>deel</w:t>
      </w:r>
      <w:r w:rsidRPr="13F48A9F" w:rsidR="001B5D6F">
        <w:rPr>
          <w:sz w:val="20"/>
          <w:szCs w:val="20"/>
          <w:lang w:val="en-US"/>
        </w:rPr>
        <w:t xml:space="preserve"> </w:t>
      </w:r>
      <w:r w:rsidRPr="13F48A9F" w:rsidR="001B5D6F">
        <w:rPr>
          <w:sz w:val="20"/>
          <w:szCs w:val="20"/>
          <w:lang w:val="en-US"/>
        </w:rPr>
        <w:t>te</w:t>
      </w:r>
      <w:r w:rsidRPr="13F48A9F" w:rsidR="001B5D6F">
        <w:rPr>
          <w:sz w:val="20"/>
          <w:szCs w:val="20"/>
          <w:lang w:val="en-US"/>
        </w:rPr>
        <w:t xml:space="preserve"> </w:t>
      </w:r>
      <w:r w:rsidRPr="13F48A9F" w:rsidR="001B5D6F">
        <w:rPr>
          <w:sz w:val="20"/>
          <w:szCs w:val="20"/>
          <w:lang w:val="en-US"/>
        </w:rPr>
        <w:t>nemen</w:t>
      </w:r>
      <w:r w:rsidRPr="13F48A9F" w:rsidR="001B5D6F">
        <w:rPr>
          <w:sz w:val="20"/>
          <w:szCs w:val="20"/>
          <w:lang w:val="en-US"/>
        </w:rPr>
        <w:t xml:space="preserve"> </w:t>
      </w:r>
      <w:r w:rsidRPr="13F48A9F" w:rsidR="001B5D6F">
        <w:rPr>
          <w:sz w:val="20"/>
          <w:szCs w:val="20"/>
          <w:lang w:val="en-US"/>
        </w:rPr>
        <w:t>aan</w:t>
      </w:r>
      <w:r w:rsidRPr="13F48A9F" w:rsidR="001B5D6F">
        <w:rPr>
          <w:sz w:val="20"/>
          <w:szCs w:val="20"/>
          <w:lang w:val="en-US"/>
        </w:rPr>
        <w:t xml:space="preserve"> de PARADISE studie, </w:t>
      </w:r>
      <w:r w:rsidRPr="13F48A9F" w:rsidR="001B5D6F">
        <w:rPr>
          <w:sz w:val="20"/>
          <w:szCs w:val="20"/>
          <w:lang w:val="en-US"/>
        </w:rPr>
        <w:t>een</w:t>
      </w:r>
      <w:r w:rsidRPr="13F48A9F" w:rsidR="001B5D6F">
        <w:rPr>
          <w:sz w:val="20"/>
          <w:szCs w:val="20"/>
          <w:lang w:val="en-US"/>
        </w:rPr>
        <w:t xml:space="preserve"> </w:t>
      </w:r>
      <w:r w:rsidRPr="13F48A9F" w:rsidR="001B5D6F">
        <w:rPr>
          <w:sz w:val="20"/>
          <w:szCs w:val="20"/>
          <w:lang w:val="en-US"/>
        </w:rPr>
        <w:t>multicentrische</w:t>
      </w:r>
      <w:r w:rsidRPr="13F48A9F" w:rsidR="001B5D6F">
        <w:rPr>
          <w:sz w:val="20"/>
          <w:szCs w:val="20"/>
          <w:lang w:val="en-US"/>
        </w:rPr>
        <w:t xml:space="preserve"> </w:t>
      </w:r>
      <w:r w:rsidRPr="13F48A9F" w:rsidR="001B5D6F">
        <w:rPr>
          <w:sz w:val="20"/>
          <w:szCs w:val="20"/>
          <w:lang w:val="en-US"/>
        </w:rPr>
        <w:t>klinische</w:t>
      </w:r>
      <w:r w:rsidRPr="13F48A9F" w:rsidR="001B5D6F">
        <w:rPr>
          <w:sz w:val="20"/>
          <w:szCs w:val="20"/>
          <w:lang w:val="en-US"/>
        </w:rPr>
        <w:t xml:space="preserve"> studie </w:t>
      </w:r>
      <w:r w:rsidRPr="13F48A9F" w:rsidR="001B5D6F">
        <w:rPr>
          <w:sz w:val="20"/>
          <w:szCs w:val="20"/>
          <w:lang w:val="en-US"/>
        </w:rPr>
        <w:t>binnen</w:t>
      </w:r>
      <w:r w:rsidRPr="13F48A9F" w:rsidR="001B5D6F">
        <w:rPr>
          <w:sz w:val="20"/>
          <w:szCs w:val="20"/>
          <w:lang w:val="en-US"/>
        </w:rPr>
        <w:t xml:space="preserve"> </w:t>
      </w:r>
      <w:r w:rsidRPr="13F48A9F" w:rsidR="001B5D6F">
        <w:rPr>
          <w:sz w:val="20"/>
          <w:szCs w:val="20"/>
          <w:lang w:val="en-US"/>
        </w:rPr>
        <w:t>diabetesvoetklinieken</w:t>
      </w:r>
      <w:r w:rsidRPr="13F48A9F" w:rsidR="001B5D6F">
        <w:rPr>
          <w:sz w:val="20"/>
          <w:szCs w:val="20"/>
          <w:lang w:val="en-US"/>
        </w:rPr>
        <w:t>.</w:t>
      </w:r>
      <w:r w:rsidRPr="13F48A9F" w:rsidR="001B5D6F">
        <w:rPr>
          <w:sz w:val="20"/>
          <w:szCs w:val="20"/>
          <w:lang w:val="en-US"/>
        </w:rPr>
        <w:t xml:space="preserve"> </w:t>
      </w:r>
      <w:r w:rsidRPr="13F48A9F" w:rsidR="001B5D6F">
        <w:rPr>
          <w:sz w:val="20"/>
          <w:szCs w:val="20"/>
          <w:lang w:val="en-US"/>
        </w:rPr>
        <w:t xml:space="preserve">Het </w:t>
      </w:r>
      <w:r w:rsidRPr="13F48A9F" w:rsidR="001B5D6F">
        <w:rPr>
          <w:sz w:val="20"/>
          <w:szCs w:val="20"/>
          <w:lang w:val="en-US"/>
        </w:rPr>
        <w:t>doel</w:t>
      </w:r>
      <w:r w:rsidRPr="13F48A9F" w:rsidR="001B5D6F">
        <w:rPr>
          <w:sz w:val="20"/>
          <w:szCs w:val="20"/>
          <w:lang w:val="en-US"/>
        </w:rPr>
        <w:t xml:space="preserve"> van </w:t>
      </w:r>
      <w:r w:rsidRPr="13F48A9F" w:rsidR="001B5D6F">
        <w:rPr>
          <w:sz w:val="20"/>
          <w:szCs w:val="20"/>
          <w:lang w:val="en-US"/>
        </w:rPr>
        <w:t>deze</w:t>
      </w:r>
      <w:r w:rsidRPr="13F48A9F" w:rsidR="001B5D6F">
        <w:rPr>
          <w:sz w:val="20"/>
          <w:szCs w:val="20"/>
          <w:lang w:val="en-US"/>
        </w:rPr>
        <w:t xml:space="preserve"> studie is om </w:t>
      </w:r>
      <w:r w:rsidRPr="13F48A9F" w:rsidR="001B5D6F">
        <w:rPr>
          <w:sz w:val="20"/>
          <w:szCs w:val="20"/>
          <w:lang w:val="en-US"/>
        </w:rPr>
        <w:t>een</w:t>
      </w:r>
      <w:r w:rsidRPr="13F48A9F" w:rsidR="001B5D6F">
        <w:rPr>
          <w:sz w:val="20"/>
          <w:szCs w:val="20"/>
          <w:lang w:val="en-US"/>
        </w:rPr>
        <w:t xml:space="preserve"> </w:t>
      </w:r>
      <w:r w:rsidRPr="13F48A9F" w:rsidR="001B5D6F">
        <w:rPr>
          <w:sz w:val="20"/>
          <w:szCs w:val="20"/>
          <w:lang w:val="en-US"/>
        </w:rPr>
        <w:t>nieuwe</w:t>
      </w:r>
      <w:r w:rsidRPr="13F48A9F" w:rsidR="001B5D6F">
        <w:rPr>
          <w:sz w:val="20"/>
          <w:szCs w:val="20"/>
          <w:lang w:val="en-US"/>
        </w:rPr>
        <w:t xml:space="preserve">, </w:t>
      </w:r>
      <w:r w:rsidRPr="13F48A9F" w:rsidR="001B5D6F">
        <w:rPr>
          <w:sz w:val="20"/>
          <w:szCs w:val="20"/>
          <w:lang w:val="en-US"/>
        </w:rPr>
        <w:t>multimodale</w:t>
      </w:r>
      <w:r w:rsidRPr="13F48A9F" w:rsidR="001B5D6F">
        <w:rPr>
          <w:sz w:val="20"/>
          <w:szCs w:val="20"/>
          <w:lang w:val="en-US"/>
        </w:rPr>
        <w:t xml:space="preserve"> </w:t>
      </w:r>
      <w:r w:rsidRPr="13F48A9F" w:rsidR="001B5D6F">
        <w:rPr>
          <w:sz w:val="20"/>
          <w:szCs w:val="20"/>
          <w:lang w:val="en-US"/>
        </w:rPr>
        <w:t>aanpak</w:t>
      </w:r>
      <w:r w:rsidRPr="13F48A9F" w:rsidR="001B5D6F">
        <w:rPr>
          <w:sz w:val="20"/>
          <w:szCs w:val="20"/>
          <w:lang w:val="en-US"/>
        </w:rPr>
        <w:t xml:space="preserve"> (de PARADISE </w:t>
      </w:r>
      <w:r w:rsidRPr="13F48A9F" w:rsidR="001B5D6F">
        <w:rPr>
          <w:sz w:val="20"/>
          <w:szCs w:val="20"/>
          <w:lang w:val="en-US"/>
        </w:rPr>
        <w:t>interventie</w:t>
      </w:r>
      <w:r w:rsidRPr="13F48A9F" w:rsidR="001B5D6F">
        <w:rPr>
          <w:sz w:val="20"/>
          <w:szCs w:val="20"/>
          <w:lang w:val="en-US"/>
        </w:rPr>
        <w:t xml:space="preserve">), </w:t>
      </w:r>
      <w:r w:rsidRPr="13F48A9F" w:rsidR="001B5D6F">
        <w:rPr>
          <w:sz w:val="20"/>
          <w:szCs w:val="20"/>
          <w:lang w:val="en-US"/>
        </w:rPr>
        <w:t>bovenop</w:t>
      </w:r>
      <w:r w:rsidRPr="13F48A9F" w:rsidR="001B5D6F">
        <w:rPr>
          <w:sz w:val="20"/>
          <w:szCs w:val="20"/>
          <w:lang w:val="en-US"/>
        </w:rPr>
        <w:t xml:space="preserve"> de </w:t>
      </w:r>
      <w:r w:rsidRPr="13F48A9F" w:rsidR="001B5D6F">
        <w:rPr>
          <w:sz w:val="20"/>
          <w:szCs w:val="20"/>
          <w:lang w:val="en-US"/>
        </w:rPr>
        <w:t>gebruikelijke</w:t>
      </w:r>
      <w:r w:rsidRPr="13F48A9F" w:rsidR="001B5D6F">
        <w:rPr>
          <w:sz w:val="20"/>
          <w:szCs w:val="20"/>
          <w:lang w:val="en-US"/>
        </w:rPr>
        <w:t xml:space="preserve"> </w:t>
      </w:r>
      <w:r w:rsidRPr="13F48A9F" w:rsidR="001B5D6F">
        <w:rPr>
          <w:sz w:val="20"/>
          <w:szCs w:val="20"/>
          <w:lang w:val="en-US"/>
        </w:rPr>
        <w:t>zorg</w:t>
      </w:r>
      <w:r w:rsidRPr="13F48A9F" w:rsidR="001B5D6F">
        <w:rPr>
          <w:sz w:val="20"/>
          <w:szCs w:val="20"/>
          <w:lang w:val="en-US"/>
        </w:rPr>
        <w:t xml:space="preserve">, </w:t>
      </w:r>
      <w:r w:rsidRPr="13F48A9F" w:rsidR="001B5D6F">
        <w:rPr>
          <w:sz w:val="20"/>
          <w:szCs w:val="20"/>
          <w:lang w:val="en-US"/>
        </w:rPr>
        <w:t>te</w:t>
      </w:r>
      <w:r w:rsidRPr="13F48A9F" w:rsidR="001B5D6F">
        <w:rPr>
          <w:sz w:val="20"/>
          <w:szCs w:val="20"/>
          <w:lang w:val="en-US"/>
        </w:rPr>
        <w:t xml:space="preserve"> </w:t>
      </w:r>
      <w:r w:rsidRPr="13F48A9F" w:rsidR="001B5D6F">
        <w:rPr>
          <w:sz w:val="20"/>
          <w:szCs w:val="20"/>
          <w:lang w:val="en-US"/>
        </w:rPr>
        <w:t>evalueren</w:t>
      </w:r>
      <w:r w:rsidRPr="13F48A9F" w:rsidR="001B5D6F">
        <w:rPr>
          <w:sz w:val="20"/>
          <w:szCs w:val="20"/>
          <w:lang w:val="en-US"/>
        </w:rPr>
        <w:t xml:space="preserve"> met </w:t>
      </w:r>
      <w:r w:rsidRPr="13F48A9F" w:rsidR="001B5D6F">
        <w:rPr>
          <w:sz w:val="20"/>
          <w:szCs w:val="20"/>
          <w:lang w:val="en-US"/>
        </w:rPr>
        <w:t>betrekking</w:t>
      </w:r>
      <w:r w:rsidRPr="13F48A9F" w:rsidR="001B5D6F">
        <w:rPr>
          <w:sz w:val="20"/>
          <w:szCs w:val="20"/>
          <w:lang w:val="en-US"/>
        </w:rPr>
        <w:t xml:space="preserve"> tot het </w:t>
      </w:r>
      <w:r w:rsidRPr="13F48A9F" w:rsidR="001B5D6F">
        <w:rPr>
          <w:sz w:val="20"/>
          <w:szCs w:val="20"/>
          <w:lang w:val="en-US"/>
        </w:rPr>
        <w:t>voorkomen</w:t>
      </w:r>
      <w:r w:rsidRPr="13F48A9F" w:rsidR="001B5D6F">
        <w:rPr>
          <w:sz w:val="20"/>
          <w:szCs w:val="20"/>
          <w:lang w:val="en-US"/>
        </w:rPr>
        <w:t xml:space="preserve"> van </w:t>
      </w:r>
      <w:r w:rsidRPr="13F48A9F" w:rsidR="001B5D6F">
        <w:rPr>
          <w:sz w:val="20"/>
          <w:szCs w:val="20"/>
          <w:lang w:val="en-US"/>
        </w:rPr>
        <w:t>voetproblemen</w:t>
      </w:r>
      <w:r w:rsidRPr="13F48A9F" w:rsidR="001B5D6F">
        <w:rPr>
          <w:sz w:val="20"/>
          <w:szCs w:val="20"/>
          <w:lang w:val="en-US"/>
        </w:rPr>
        <w:t xml:space="preserve"> </w:t>
      </w:r>
      <w:r w:rsidRPr="13F48A9F" w:rsidR="001B5D6F">
        <w:rPr>
          <w:sz w:val="20"/>
          <w:szCs w:val="20"/>
          <w:lang w:val="en-US"/>
        </w:rPr>
        <w:t>bij</w:t>
      </w:r>
      <w:r w:rsidRPr="13F48A9F" w:rsidR="001B5D6F">
        <w:rPr>
          <w:sz w:val="20"/>
          <w:szCs w:val="20"/>
          <w:lang w:val="en-US"/>
        </w:rPr>
        <w:t xml:space="preserve"> </w:t>
      </w:r>
      <w:r w:rsidRPr="13F48A9F" w:rsidR="001B5D6F">
        <w:rPr>
          <w:sz w:val="20"/>
          <w:szCs w:val="20"/>
          <w:lang w:val="en-US"/>
        </w:rPr>
        <w:t>personen</w:t>
      </w:r>
      <w:r w:rsidRPr="13F48A9F" w:rsidR="001B5D6F">
        <w:rPr>
          <w:sz w:val="20"/>
          <w:szCs w:val="20"/>
          <w:lang w:val="en-US"/>
        </w:rPr>
        <w:t xml:space="preserve"> met diabetes. </w:t>
      </w:r>
      <w:r w:rsidRPr="13F48A9F" w:rsidR="001B5D6F">
        <w:rPr>
          <w:sz w:val="20"/>
          <w:szCs w:val="20"/>
          <w:lang w:val="en-US"/>
        </w:rPr>
        <w:t>Hierbij</w:t>
      </w:r>
      <w:r w:rsidRPr="13F48A9F" w:rsidR="001B5D6F">
        <w:rPr>
          <w:sz w:val="20"/>
          <w:szCs w:val="20"/>
          <w:lang w:val="en-US"/>
        </w:rPr>
        <w:t xml:space="preserve"> </w:t>
      </w:r>
      <w:r w:rsidRPr="13F48A9F" w:rsidR="001B5D6F">
        <w:rPr>
          <w:sz w:val="20"/>
          <w:szCs w:val="20"/>
          <w:lang w:val="en-US"/>
        </w:rPr>
        <w:t>worden</w:t>
      </w:r>
      <w:r w:rsidRPr="13F48A9F" w:rsidR="001B5D6F">
        <w:rPr>
          <w:sz w:val="20"/>
          <w:szCs w:val="20"/>
          <w:lang w:val="en-US"/>
        </w:rPr>
        <w:t xml:space="preserve"> </w:t>
      </w:r>
      <w:r w:rsidRPr="13F48A9F" w:rsidR="001B5D6F">
        <w:rPr>
          <w:sz w:val="20"/>
          <w:szCs w:val="20"/>
          <w:lang w:val="en-US"/>
        </w:rPr>
        <w:t>zowel</w:t>
      </w:r>
      <w:r w:rsidRPr="13F48A9F" w:rsidR="001B5D6F">
        <w:rPr>
          <w:sz w:val="20"/>
          <w:szCs w:val="20"/>
          <w:lang w:val="en-US"/>
        </w:rPr>
        <w:t xml:space="preserve"> de </w:t>
      </w:r>
      <w:r w:rsidRPr="13F48A9F" w:rsidR="001B5D6F">
        <w:rPr>
          <w:sz w:val="20"/>
          <w:szCs w:val="20"/>
          <w:lang w:val="en-US"/>
        </w:rPr>
        <w:t>klinische</w:t>
      </w:r>
      <w:r w:rsidRPr="13F48A9F" w:rsidR="001B5D6F">
        <w:rPr>
          <w:sz w:val="20"/>
          <w:szCs w:val="20"/>
          <w:lang w:val="en-US"/>
        </w:rPr>
        <w:t xml:space="preserve"> </w:t>
      </w:r>
      <w:r w:rsidRPr="13F48A9F" w:rsidR="001B5D6F">
        <w:rPr>
          <w:sz w:val="20"/>
          <w:szCs w:val="20"/>
          <w:lang w:val="en-US"/>
        </w:rPr>
        <w:t>effecten</w:t>
      </w:r>
      <w:r w:rsidRPr="13F48A9F" w:rsidR="001B5D6F">
        <w:rPr>
          <w:sz w:val="20"/>
          <w:szCs w:val="20"/>
          <w:lang w:val="en-US"/>
        </w:rPr>
        <w:t xml:space="preserve">, de </w:t>
      </w:r>
      <w:r w:rsidRPr="13F48A9F" w:rsidR="001B5D6F">
        <w:rPr>
          <w:sz w:val="20"/>
          <w:szCs w:val="20"/>
          <w:lang w:val="en-US"/>
        </w:rPr>
        <w:t>kosteneffectiviteit</w:t>
      </w:r>
      <w:r w:rsidRPr="13F48A9F" w:rsidR="001B5D6F">
        <w:rPr>
          <w:sz w:val="20"/>
          <w:szCs w:val="20"/>
          <w:lang w:val="en-US"/>
        </w:rPr>
        <w:t xml:space="preserve"> </w:t>
      </w:r>
      <w:r w:rsidRPr="13F48A9F" w:rsidR="001B5D6F">
        <w:rPr>
          <w:sz w:val="20"/>
          <w:szCs w:val="20"/>
          <w:lang w:val="en-US"/>
        </w:rPr>
        <w:t>als</w:t>
      </w:r>
      <w:r w:rsidRPr="13F48A9F" w:rsidR="001B5D6F">
        <w:rPr>
          <w:sz w:val="20"/>
          <w:szCs w:val="20"/>
          <w:lang w:val="en-US"/>
        </w:rPr>
        <w:t xml:space="preserve"> de </w:t>
      </w:r>
      <w:r w:rsidRPr="13F48A9F" w:rsidR="001B5D6F">
        <w:rPr>
          <w:sz w:val="20"/>
          <w:szCs w:val="20"/>
          <w:lang w:val="en-US"/>
        </w:rPr>
        <w:t>implementatie</w:t>
      </w:r>
      <w:r w:rsidRPr="13F48A9F" w:rsidR="001B5D6F">
        <w:rPr>
          <w:sz w:val="20"/>
          <w:szCs w:val="20"/>
          <w:lang w:val="en-US"/>
        </w:rPr>
        <w:t xml:space="preserve"> van de </w:t>
      </w:r>
      <w:r w:rsidRPr="13F48A9F" w:rsidR="001B5D6F">
        <w:rPr>
          <w:sz w:val="20"/>
          <w:szCs w:val="20"/>
          <w:lang w:val="en-US"/>
        </w:rPr>
        <w:t>interventie</w:t>
      </w:r>
      <w:r w:rsidRPr="13F48A9F" w:rsidR="001B5D6F">
        <w:rPr>
          <w:sz w:val="20"/>
          <w:szCs w:val="20"/>
          <w:lang w:val="en-US"/>
        </w:rPr>
        <w:t xml:space="preserve"> </w:t>
      </w:r>
      <w:r w:rsidRPr="13F48A9F" w:rsidR="001B5D6F">
        <w:rPr>
          <w:sz w:val="20"/>
          <w:szCs w:val="20"/>
          <w:lang w:val="en-US"/>
        </w:rPr>
        <w:t>onderzocht</w:t>
      </w:r>
      <w:r w:rsidRPr="13F48A9F" w:rsidR="001B5D6F">
        <w:rPr>
          <w:sz w:val="20"/>
          <w:szCs w:val="20"/>
          <w:lang w:val="en-US"/>
        </w:rPr>
        <w:t>.</w:t>
      </w:r>
    </w:p>
    <w:p w:rsidR="00EB499A" w:rsidP="0009574B" w:rsidRDefault="00EB499A" w14:paraId="78D5A4CC" w14:textId="4B76C5B5">
      <w:pPr>
        <w:pStyle w:val="Default"/>
        <w:jc w:val="both"/>
        <w:rPr>
          <w:bCs/>
          <w:sz w:val="20"/>
          <w:szCs w:val="20"/>
          <w:lang w:val="en-BE"/>
        </w:rPr>
      </w:pPr>
      <w:r w:rsidRPr="00EB499A">
        <w:rPr>
          <w:bCs/>
          <w:sz w:val="20"/>
          <w:szCs w:val="20"/>
          <w:lang w:val="nl-NL"/>
        </w:rPr>
        <w:t xml:space="preserve">In het kader van de procesevaluatie willen we beter inzicht krijgen in hoe de PARADISE-interventie in de praktijk wordt uitgevoerd en ervaren door zowel zorgverleners als </w:t>
      </w:r>
      <w:r w:rsidRPr="00EB499A">
        <w:rPr>
          <w:b/>
          <w:sz w:val="20"/>
          <w:szCs w:val="20"/>
          <w:lang w:val="nl-NL"/>
        </w:rPr>
        <w:t>managers/kliniekhoofden</w:t>
      </w:r>
      <w:r w:rsidRPr="00EB499A">
        <w:rPr>
          <w:bCs/>
          <w:sz w:val="20"/>
          <w:szCs w:val="20"/>
          <w:lang w:val="nl-NL"/>
        </w:rPr>
        <w:t xml:space="preserve">. Daarom richten wij ons specifiek tot </w:t>
      </w:r>
      <w:r w:rsidRPr="00EB499A">
        <w:rPr>
          <w:b/>
          <w:sz w:val="20"/>
          <w:szCs w:val="20"/>
          <w:lang w:val="nl-NL"/>
        </w:rPr>
        <w:t>managers</w:t>
      </w:r>
      <w:r w:rsidRPr="00EB499A">
        <w:rPr>
          <w:bCs/>
          <w:sz w:val="20"/>
          <w:szCs w:val="20"/>
          <w:lang w:val="nl-NL"/>
        </w:rPr>
        <w:t xml:space="preserve"> van klinieken waarvan therapeuten betrokken zijn bij de uitvoering van de hierboven beschreven PARADISE-interventie</w:t>
      </w:r>
      <w:r>
        <w:rPr>
          <w:bCs/>
          <w:sz w:val="20"/>
          <w:szCs w:val="20"/>
          <w:lang w:val="nl-NL"/>
        </w:rPr>
        <w:t>.</w:t>
      </w:r>
    </w:p>
    <w:p w:rsidRPr="001B5D6F" w:rsidR="007560FC" w:rsidP="13F48A9F" w:rsidRDefault="001B5D6F" w14:paraId="25C10570" w14:textId="74D05EE6">
      <w:pPr>
        <w:pStyle w:val="Default"/>
        <w:jc w:val="both"/>
        <w:rPr>
          <w:sz w:val="20"/>
          <w:szCs w:val="20"/>
          <w:lang w:val="en-US"/>
        </w:rPr>
      </w:pPr>
      <w:r w:rsidRPr="13F48A9F" w:rsidR="001B5D6F">
        <w:rPr>
          <w:sz w:val="20"/>
          <w:szCs w:val="20"/>
          <w:lang w:val="en-US"/>
        </w:rPr>
        <w:t xml:space="preserve">U </w:t>
      </w:r>
      <w:r w:rsidRPr="13F48A9F" w:rsidR="001B5D6F">
        <w:rPr>
          <w:sz w:val="20"/>
          <w:szCs w:val="20"/>
          <w:lang w:val="en-US"/>
        </w:rPr>
        <w:t>komt</w:t>
      </w:r>
      <w:r w:rsidRPr="13F48A9F" w:rsidR="001B5D6F">
        <w:rPr>
          <w:sz w:val="20"/>
          <w:szCs w:val="20"/>
          <w:lang w:val="en-US"/>
        </w:rPr>
        <w:t xml:space="preserve"> in </w:t>
      </w:r>
      <w:r w:rsidRPr="13F48A9F" w:rsidR="001B5D6F">
        <w:rPr>
          <w:sz w:val="20"/>
          <w:szCs w:val="20"/>
          <w:lang w:val="en-US"/>
        </w:rPr>
        <w:t>aanmerking</w:t>
      </w:r>
      <w:r w:rsidRPr="13F48A9F" w:rsidR="001B5D6F">
        <w:rPr>
          <w:sz w:val="20"/>
          <w:szCs w:val="20"/>
          <w:lang w:val="en-US"/>
        </w:rPr>
        <w:t xml:space="preserve"> </w:t>
      </w:r>
      <w:r w:rsidRPr="13F48A9F" w:rsidR="001B5D6F">
        <w:rPr>
          <w:sz w:val="20"/>
          <w:szCs w:val="20"/>
          <w:lang w:val="en-US"/>
        </w:rPr>
        <w:t>voor</w:t>
      </w:r>
      <w:r w:rsidRPr="13F48A9F" w:rsidR="001B5D6F">
        <w:rPr>
          <w:sz w:val="20"/>
          <w:szCs w:val="20"/>
          <w:lang w:val="en-US"/>
        </w:rPr>
        <w:t xml:space="preserve"> </w:t>
      </w:r>
      <w:r w:rsidRPr="13F48A9F" w:rsidR="001B5D6F">
        <w:rPr>
          <w:sz w:val="20"/>
          <w:szCs w:val="20"/>
          <w:lang w:val="en-US"/>
        </w:rPr>
        <w:t>deelname</w:t>
      </w:r>
      <w:r w:rsidRPr="13F48A9F" w:rsidR="001B5D6F">
        <w:rPr>
          <w:sz w:val="20"/>
          <w:szCs w:val="20"/>
          <w:lang w:val="en-US"/>
        </w:rPr>
        <w:t xml:space="preserve"> </w:t>
      </w:r>
      <w:r w:rsidRPr="13F48A9F" w:rsidR="001B5D6F">
        <w:rPr>
          <w:sz w:val="20"/>
          <w:szCs w:val="20"/>
          <w:lang w:val="en-US"/>
        </w:rPr>
        <w:t>indien</w:t>
      </w:r>
      <w:r w:rsidRPr="13F48A9F" w:rsidR="001B5D6F">
        <w:rPr>
          <w:sz w:val="20"/>
          <w:szCs w:val="20"/>
          <w:lang w:val="en-US"/>
        </w:rPr>
        <w:t xml:space="preserve"> u </w:t>
      </w:r>
      <w:r w:rsidRPr="13F48A9F" w:rsidR="001B5D6F">
        <w:rPr>
          <w:sz w:val="20"/>
          <w:szCs w:val="20"/>
          <w:lang w:val="en-US"/>
        </w:rPr>
        <w:t>betrokken</w:t>
      </w:r>
      <w:r w:rsidRPr="13F48A9F" w:rsidR="001B5D6F">
        <w:rPr>
          <w:sz w:val="20"/>
          <w:szCs w:val="20"/>
          <w:lang w:val="en-US"/>
        </w:rPr>
        <w:t xml:space="preserve"> bent </w:t>
      </w:r>
      <w:r w:rsidRPr="13F48A9F" w:rsidR="001B5D6F">
        <w:rPr>
          <w:sz w:val="20"/>
          <w:szCs w:val="20"/>
          <w:lang w:val="en-US"/>
        </w:rPr>
        <w:t>bij</w:t>
      </w:r>
      <w:r w:rsidRPr="13F48A9F" w:rsidR="001B5D6F">
        <w:rPr>
          <w:sz w:val="20"/>
          <w:szCs w:val="20"/>
          <w:lang w:val="en-US"/>
        </w:rPr>
        <w:t xml:space="preserve"> de </w:t>
      </w:r>
      <w:r w:rsidRPr="13F48A9F" w:rsidR="001B5D6F">
        <w:rPr>
          <w:sz w:val="20"/>
          <w:szCs w:val="20"/>
          <w:lang w:val="en-US"/>
        </w:rPr>
        <w:t>uitvoering</w:t>
      </w:r>
      <w:r w:rsidRPr="13F48A9F" w:rsidR="001B5D6F">
        <w:rPr>
          <w:sz w:val="20"/>
          <w:szCs w:val="20"/>
          <w:lang w:val="en-US"/>
        </w:rPr>
        <w:t xml:space="preserve"> van de PARADISE </w:t>
      </w:r>
      <w:r w:rsidRPr="13F48A9F" w:rsidR="001B5D6F">
        <w:rPr>
          <w:sz w:val="20"/>
          <w:szCs w:val="20"/>
          <w:lang w:val="en-US"/>
        </w:rPr>
        <w:t>interventie</w:t>
      </w:r>
      <w:r w:rsidRPr="13F48A9F" w:rsidR="001B5D6F">
        <w:rPr>
          <w:sz w:val="20"/>
          <w:szCs w:val="20"/>
          <w:lang w:val="en-US"/>
        </w:rPr>
        <w:t xml:space="preserve"> </w:t>
      </w:r>
      <w:r w:rsidRPr="13F48A9F" w:rsidR="001B5D6F">
        <w:rPr>
          <w:sz w:val="20"/>
          <w:szCs w:val="20"/>
          <w:lang w:val="en-US"/>
        </w:rPr>
        <w:t>binnen</w:t>
      </w:r>
      <w:r w:rsidRPr="13F48A9F" w:rsidR="001B5D6F">
        <w:rPr>
          <w:sz w:val="20"/>
          <w:szCs w:val="20"/>
          <w:lang w:val="en-US"/>
        </w:rPr>
        <w:t xml:space="preserve"> </w:t>
      </w:r>
      <w:r w:rsidRPr="13F48A9F" w:rsidR="001B5D6F">
        <w:rPr>
          <w:sz w:val="20"/>
          <w:szCs w:val="20"/>
          <w:lang w:val="en-US"/>
        </w:rPr>
        <w:t>uw</w:t>
      </w:r>
      <w:r w:rsidRPr="13F48A9F" w:rsidR="001B5D6F">
        <w:rPr>
          <w:sz w:val="20"/>
          <w:szCs w:val="20"/>
          <w:lang w:val="en-US"/>
        </w:rPr>
        <w:t xml:space="preserve"> </w:t>
      </w:r>
      <w:r w:rsidRPr="13F48A9F" w:rsidR="001B5D6F">
        <w:rPr>
          <w:sz w:val="20"/>
          <w:szCs w:val="20"/>
          <w:lang w:val="en-US"/>
        </w:rPr>
        <w:t>diabetesvoetkliniek</w:t>
      </w:r>
      <w:r w:rsidRPr="13F48A9F" w:rsidR="001B5D6F">
        <w:rPr>
          <w:sz w:val="20"/>
          <w:szCs w:val="20"/>
          <w:lang w:val="en-US"/>
        </w:rPr>
        <w:t>.</w:t>
      </w:r>
      <w:commentRangeStart w:id="1364248206"/>
      <w:commentRangeEnd w:id="1364248206"/>
      <w:r>
        <w:rPr>
          <w:rStyle w:val="CommentReference"/>
        </w:rPr>
        <w:commentReference w:id="1364248206"/>
      </w:r>
      <w:r>
        <w:tab/>
      </w:r>
      <w:r>
        <w:tab/>
      </w:r>
    </w:p>
    <w:p w:rsidR="00EE0A97" w:rsidP="00FA13DE" w:rsidRDefault="00FA13DE" w14:paraId="78FA5D6B" w14:textId="0C7C6E5E">
      <w:pPr>
        <w:pStyle w:val="Heading3"/>
        <w:rPr>
          <w:lang w:val="nl-BE"/>
        </w:rPr>
      </w:pPr>
      <w:r>
        <w:rPr>
          <w:lang w:val="nl-BE"/>
        </w:rPr>
        <w:t xml:space="preserve">4. </w:t>
      </w:r>
      <w:r w:rsidRPr="0009574B" w:rsidR="008C10D2">
        <w:rPr>
          <w:lang w:val="nl-BE"/>
        </w:rPr>
        <w:t xml:space="preserve">Wat houdt deelname aan de studie in voor </w:t>
      </w:r>
      <w:proofErr w:type="gramStart"/>
      <w:r w:rsidRPr="0009574B" w:rsidR="008C10D2">
        <w:rPr>
          <w:lang w:val="nl-BE"/>
        </w:rPr>
        <w:t>u?</w:t>
      </w:r>
      <w:r w:rsidRPr="0009574B" w:rsidR="00E810F5">
        <w:rPr>
          <w:lang w:val="nl-BE"/>
        </w:rPr>
        <w:t>:</w:t>
      </w:r>
      <w:proofErr w:type="gramEnd"/>
    </w:p>
    <w:p w:rsidRPr="001B5D6F" w:rsidR="001B5D6F" w:rsidP="13F48A9F" w:rsidRDefault="001B5D6F" w14:paraId="63985FB7" w14:textId="412F7976">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Zoals</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wellicht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weet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omvat</w:t>
      </w:r>
      <w:r w:rsidRPr="13F48A9F" w:rsidR="001B5D6F">
        <w:rPr>
          <w:rFonts w:ascii="Arial" w:hAnsi="Arial" w:cs="Arial"/>
          <w:sz w:val="20"/>
          <w:szCs w:val="20"/>
          <w:lang w:val="en-US"/>
        </w:rPr>
        <w:t xml:space="preserve"> de </w:t>
      </w:r>
      <w:r w:rsidRPr="13F48A9F" w:rsidR="001B5D6F">
        <w:rPr>
          <w:rFonts w:ascii="Arial" w:hAnsi="Arial" w:cs="Arial"/>
          <w:sz w:val="20"/>
          <w:szCs w:val="20"/>
          <w:lang w:val="en-US"/>
        </w:rPr>
        <w:t>PARADISE studie</w:t>
      </w:r>
      <w:r w:rsidRPr="13F48A9F" w:rsidR="001B5D6F">
        <w:rPr>
          <w:rFonts w:ascii="Arial" w:hAnsi="Arial" w:cs="Arial"/>
          <w:sz w:val="20"/>
          <w:szCs w:val="20"/>
          <w:lang w:val="en-US"/>
        </w:rPr>
        <w:t xml:space="preserve"> twee </w:t>
      </w:r>
      <w:r w:rsidRPr="13F48A9F" w:rsidR="001B5D6F">
        <w:rPr>
          <w:rFonts w:ascii="Arial" w:hAnsi="Arial" w:cs="Arial"/>
          <w:sz w:val="20"/>
          <w:szCs w:val="20"/>
          <w:lang w:val="en-US"/>
        </w:rPr>
        <w:t>fases</w:t>
      </w:r>
      <w:r w:rsidRPr="13F48A9F" w:rsidR="001B5D6F">
        <w:rPr>
          <w:rFonts w:ascii="Arial" w:hAnsi="Arial" w:cs="Arial"/>
          <w:sz w:val="20"/>
          <w:szCs w:val="20"/>
          <w:lang w:val="en-US"/>
        </w:rPr>
        <w:t>:</w:t>
      </w:r>
    </w:p>
    <w:p w:rsidRPr="001B5D6F" w:rsidR="001B5D6F" w:rsidP="13F48A9F" w:rsidRDefault="001B5D6F" w14:paraId="679CEA23" w14:textId="72C03294">
      <w:pPr>
        <w:pStyle w:val="NormalWeb"/>
        <w:spacing w:before="120"/>
        <w:jc w:val="both"/>
        <w:rPr>
          <w:rFonts w:ascii="Arial" w:hAnsi="Arial" w:cs="Arial"/>
          <w:b w:val="1"/>
          <w:bCs w:val="1"/>
          <w:sz w:val="20"/>
          <w:szCs w:val="20"/>
          <w:lang w:val="en-US"/>
        </w:rPr>
      </w:pPr>
      <w:r w:rsidRPr="13F48A9F" w:rsidR="001B5D6F">
        <w:rPr>
          <w:rFonts w:ascii="Arial" w:hAnsi="Arial" w:cs="Arial"/>
          <w:b w:val="1"/>
          <w:bCs w:val="1"/>
          <w:sz w:val="20"/>
          <w:szCs w:val="20"/>
          <w:lang w:val="en-US"/>
        </w:rPr>
        <w:t>-</w:t>
      </w:r>
      <w:r w:rsidRPr="13F48A9F" w:rsidR="001B5D6F">
        <w:rPr>
          <w:rFonts w:ascii="Arial" w:hAnsi="Arial" w:cs="Arial"/>
          <w:b w:val="1"/>
          <w:bCs w:val="1"/>
          <w:sz w:val="20"/>
          <w:szCs w:val="20"/>
          <w:lang w:val="en-US"/>
        </w:rPr>
        <w:t>Rekruteringsfase</w:t>
      </w:r>
      <w:r w:rsidRPr="13F48A9F" w:rsidR="001B5D6F">
        <w:rPr>
          <w:rFonts w:ascii="Arial" w:hAnsi="Arial" w:cs="Arial"/>
          <w:b w:val="1"/>
          <w:bCs w:val="1"/>
          <w:sz w:val="20"/>
          <w:szCs w:val="20"/>
          <w:lang w:val="en-US"/>
        </w:rPr>
        <w:t xml:space="preserve"> </w:t>
      </w:r>
      <w:r w:rsidRPr="13F48A9F" w:rsidR="001B5D6F">
        <w:rPr>
          <w:rFonts w:ascii="Arial" w:hAnsi="Arial" w:cs="Arial"/>
          <w:b w:val="1"/>
          <w:bCs w:val="1"/>
          <w:sz w:val="20"/>
          <w:szCs w:val="20"/>
          <w:lang w:val="en-US"/>
        </w:rPr>
        <w:t xml:space="preserve">(12 </w:t>
      </w:r>
      <w:r w:rsidRPr="13F48A9F" w:rsidR="001B5D6F">
        <w:rPr>
          <w:rFonts w:ascii="Arial" w:hAnsi="Arial" w:cs="Arial"/>
          <w:b w:val="1"/>
          <w:bCs w:val="1"/>
          <w:sz w:val="20"/>
          <w:szCs w:val="20"/>
          <w:lang w:val="en-US"/>
        </w:rPr>
        <w:t>maanden</w:t>
      </w:r>
      <w:r w:rsidRPr="13F48A9F" w:rsidR="001B5D6F">
        <w:rPr>
          <w:rFonts w:ascii="Arial" w:hAnsi="Arial" w:cs="Arial"/>
          <w:b w:val="1"/>
          <w:bCs w:val="1"/>
          <w:sz w:val="20"/>
          <w:szCs w:val="20"/>
          <w:lang w:val="en-US"/>
        </w:rPr>
        <w:t>):</w:t>
      </w:r>
      <w:r w:rsidRPr="13F48A9F" w:rsidR="001B5D6F">
        <w:rPr>
          <w:rFonts w:ascii="Arial" w:hAnsi="Arial" w:cs="Arial"/>
          <w:b w:val="1"/>
          <w:bCs w:val="1"/>
          <w:sz w:val="20"/>
          <w:szCs w:val="20"/>
          <w:lang w:val="en-US"/>
        </w:rPr>
        <w:t xml:space="preserve"> </w:t>
      </w:r>
      <w:r w:rsidRPr="13F48A9F" w:rsidR="001B5D6F">
        <w:rPr>
          <w:rFonts w:ascii="Arial" w:hAnsi="Arial" w:cs="Arial"/>
          <w:sz w:val="20"/>
          <w:szCs w:val="20"/>
          <w:lang w:val="en-US"/>
        </w:rPr>
        <w:t>Tijdens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deze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periode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patiënten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gerekruteerd</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binnen</w:t>
      </w:r>
      <w:r w:rsidRPr="13F48A9F" w:rsidR="001B5D6F">
        <w:rPr>
          <w:rFonts w:ascii="Arial" w:hAnsi="Arial" w:cs="Arial"/>
          <w:sz w:val="20"/>
          <w:szCs w:val="20"/>
          <w:lang w:val="en-US"/>
        </w:rPr>
        <w:t xml:space="preserve"> de </w:t>
      </w:r>
      <w:r w:rsidRPr="13F48A9F" w:rsidR="001B5D6F">
        <w:rPr>
          <w:rFonts w:ascii="Arial" w:hAnsi="Arial" w:cs="Arial"/>
          <w:sz w:val="20"/>
          <w:szCs w:val="20"/>
          <w:lang w:val="en-US"/>
        </w:rPr>
        <w:t>deelnemende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diabetesvoetklinieken</w:t>
      </w:r>
      <w:r w:rsidRPr="13F48A9F" w:rsidR="001B5D6F">
        <w:rPr>
          <w:rFonts w:ascii="Arial" w:hAnsi="Arial" w:cs="Arial"/>
          <w:sz w:val="20"/>
          <w:szCs w:val="20"/>
          <w:lang w:val="en-US"/>
        </w:rPr>
        <w:t xml:space="preserve">. U bent </w:t>
      </w:r>
      <w:r w:rsidRPr="13F48A9F" w:rsidR="001B5D6F">
        <w:rPr>
          <w:rFonts w:ascii="Arial" w:hAnsi="Arial" w:cs="Arial"/>
          <w:sz w:val="20"/>
          <w:szCs w:val="20"/>
          <w:lang w:val="en-US"/>
        </w:rPr>
        <w:t>als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therapeut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betrokken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bij</w:t>
      </w:r>
      <w:r w:rsidRPr="13F48A9F" w:rsidR="001B5D6F">
        <w:rPr>
          <w:rFonts w:ascii="Arial" w:hAnsi="Arial" w:cs="Arial"/>
          <w:sz w:val="20"/>
          <w:szCs w:val="20"/>
          <w:lang w:val="en-US"/>
        </w:rPr>
        <w:t xml:space="preserve"> het </w:t>
      </w:r>
      <w:r w:rsidRPr="13F48A9F" w:rsidR="001B5D6F">
        <w:rPr>
          <w:rFonts w:ascii="Arial" w:hAnsi="Arial" w:cs="Arial"/>
          <w:sz w:val="20"/>
          <w:szCs w:val="20"/>
          <w:lang w:val="en-US"/>
        </w:rPr>
        <w:t>opstarten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uitvoeren</w:t>
      </w:r>
      <w:r w:rsidRPr="13F48A9F" w:rsidR="001B5D6F">
        <w:rPr>
          <w:rFonts w:ascii="Arial" w:hAnsi="Arial" w:cs="Arial"/>
          <w:sz w:val="20"/>
          <w:szCs w:val="20"/>
          <w:lang w:val="en-US"/>
        </w:rPr>
        <w:t xml:space="preserve"> van de PARADISE </w:t>
      </w:r>
      <w:r w:rsidRPr="13F48A9F" w:rsidR="001B5D6F">
        <w:rPr>
          <w:rFonts w:ascii="Arial" w:hAnsi="Arial" w:cs="Arial"/>
          <w:sz w:val="20"/>
          <w:szCs w:val="20"/>
          <w:lang w:val="en-US"/>
        </w:rPr>
        <w:t>interventie</w:t>
      </w:r>
      <w:r w:rsidRPr="13F48A9F" w:rsidR="001B5D6F">
        <w:rPr>
          <w:rFonts w:ascii="Arial" w:hAnsi="Arial" w:cs="Arial"/>
          <w:sz w:val="20"/>
          <w:szCs w:val="20"/>
          <w:lang w:val="en-US"/>
        </w:rPr>
        <w:t xml:space="preserve">. </w:t>
      </w:r>
    </w:p>
    <w:p w:rsidRPr="001B5D6F" w:rsidR="001B5D6F" w:rsidP="13F48A9F" w:rsidRDefault="001B5D6F" w14:paraId="09CF27D2" w14:textId="4D4C5F84">
      <w:pPr>
        <w:pStyle w:val="NormalWeb"/>
        <w:spacing w:before="120"/>
        <w:jc w:val="both"/>
        <w:rPr>
          <w:rFonts w:ascii="Arial" w:hAnsi="Arial" w:cs="Arial"/>
          <w:sz w:val="20"/>
          <w:szCs w:val="20"/>
          <w:lang w:val="en-US"/>
        </w:rPr>
      </w:pPr>
      <w:r w:rsidRPr="13F48A9F" w:rsidR="001B5D6F">
        <w:rPr>
          <w:rFonts w:ascii="Arial" w:hAnsi="Arial" w:cs="Arial"/>
          <w:b w:val="1"/>
          <w:bCs w:val="1"/>
          <w:sz w:val="20"/>
          <w:szCs w:val="20"/>
          <w:lang w:val="en-US"/>
        </w:rPr>
        <w:t>-</w:t>
      </w:r>
      <w:r w:rsidRPr="13F48A9F" w:rsidR="001B5D6F">
        <w:rPr>
          <w:rFonts w:ascii="Arial" w:hAnsi="Arial" w:cs="Arial"/>
          <w:b w:val="1"/>
          <w:bCs w:val="1"/>
          <w:sz w:val="20"/>
          <w:szCs w:val="20"/>
          <w:lang w:val="en-US"/>
        </w:rPr>
        <w:t>Opvolgfase</w:t>
      </w:r>
      <w:r w:rsidRPr="13F48A9F" w:rsidR="001B5D6F">
        <w:rPr>
          <w:rFonts w:ascii="Arial" w:hAnsi="Arial" w:cs="Arial"/>
          <w:b w:val="1"/>
          <w:bCs w:val="1"/>
          <w:sz w:val="20"/>
          <w:szCs w:val="20"/>
          <w:lang w:val="en-US"/>
        </w:rPr>
        <w:t xml:space="preserve"> (18 </w:t>
      </w:r>
      <w:r w:rsidRPr="13F48A9F" w:rsidR="001B5D6F">
        <w:rPr>
          <w:rFonts w:ascii="Arial" w:hAnsi="Arial" w:cs="Arial"/>
          <w:b w:val="1"/>
          <w:bCs w:val="1"/>
          <w:sz w:val="20"/>
          <w:szCs w:val="20"/>
          <w:lang w:val="en-US"/>
        </w:rPr>
        <w:t>maanden</w:t>
      </w:r>
      <w:r w:rsidRPr="13F48A9F" w:rsidR="001B5D6F">
        <w:rPr>
          <w:rFonts w:ascii="Arial" w:hAnsi="Arial" w:cs="Arial"/>
          <w:b w:val="1"/>
          <w:bCs w:val="1"/>
          <w:sz w:val="20"/>
          <w:szCs w:val="20"/>
          <w:lang w:val="en-US"/>
        </w:rPr>
        <w:t xml:space="preserve"> per </w:t>
      </w:r>
      <w:r w:rsidRPr="13F48A9F" w:rsidR="001B5D6F">
        <w:rPr>
          <w:rFonts w:ascii="Arial" w:hAnsi="Arial" w:cs="Arial"/>
          <w:b w:val="1"/>
          <w:bCs w:val="1"/>
          <w:sz w:val="20"/>
          <w:szCs w:val="20"/>
          <w:lang w:val="en-US"/>
        </w:rPr>
        <w:t>patiënt</w:t>
      </w:r>
      <w:r w:rsidRPr="13F48A9F" w:rsidR="001B5D6F">
        <w:rPr>
          <w:rFonts w:ascii="Arial" w:hAnsi="Arial" w:cs="Arial"/>
          <w:b w:val="1"/>
          <w:bCs w:val="1"/>
          <w:sz w:val="20"/>
          <w:szCs w:val="20"/>
          <w:lang w:val="en-US"/>
        </w:rPr>
        <w:t>):</w:t>
      </w:r>
      <w:r w:rsidRPr="13F48A9F" w:rsidR="001B5D6F">
        <w:rPr>
          <w:rFonts w:ascii="Arial" w:hAnsi="Arial" w:cs="Arial"/>
          <w:b w:val="1"/>
          <w:bCs w:val="1"/>
          <w:sz w:val="20"/>
          <w:szCs w:val="20"/>
          <w:lang w:val="en-US"/>
        </w:rPr>
        <w:t xml:space="preserve"> </w:t>
      </w:r>
      <w:r w:rsidRPr="13F48A9F" w:rsidR="001B5D6F">
        <w:rPr>
          <w:rFonts w:ascii="Arial" w:hAnsi="Arial" w:cs="Arial"/>
          <w:sz w:val="20"/>
          <w:szCs w:val="20"/>
          <w:lang w:val="en-US"/>
        </w:rPr>
        <w:t xml:space="preserve">Elke </w:t>
      </w:r>
      <w:r w:rsidRPr="13F48A9F" w:rsidR="001B5D6F">
        <w:rPr>
          <w:rFonts w:ascii="Arial" w:hAnsi="Arial" w:cs="Arial"/>
          <w:sz w:val="20"/>
          <w:szCs w:val="20"/>
          <w:lang w:val="en-US"/>
        </w:rPr>
        <w:t>patiënt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gedurende</w:t>
      </w:r>
      <w:r w:rsidRPr="13F48A9F" w:rsidR="001B5D6F">
        <w:rPr>
          <w:rFonts w:ascii="Arial" w:hAnsi="Arial" w:cs="Arial"/>
          <w:sz w:val="20"/>
          <w:szCs w:val="20"/>
          <w:lang w:val="en-US"/>
        </w:rPr>
        <w:t xml:space="preserve"> 18 </w:t>
      </w:r>
      <w:r w:rsidRPr="13F48A9F" w:rsidR="001B5D6F">
        <w:rPr>
          <w:rFonts w:ascii="Arial" w:hAnsi="Arial" w:cs="Arial"/>
          <w:sz w:val="20"/>
          <w:szCs w:val="20"/>
          <w:lang w:val="en-US"/>
        </w:rPr>
        <w:t>maanden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opgevolgd</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Tijdens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deze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periode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vinden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consultaties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metingen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begeleidingsmomenten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plaats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volgens</w:t>
      </w:r>
      <w:r w:rsidRPr="13F48A9F" w:rsidR="001B5D6F">
        <w:rPr>
          <w:rFonts w:ascii="Arial" w:hAnsi="Arial" w:cs="Arial"/>
          <w:sz w:val="20"/>
          <w:szCs w:val="20"/>
          <w:lang w:val="en-US"/>
        </w:rPr>
        <w:t xml:space="preserve"> het PARADISE </w:t>
      </w:r>
      <w:r w:rsidRPr="13F48A9F" w:rsidR="001B5D6F">
        <w:rPr>
          <w:rFonts w:ascii="Arial" w:hAnsi="Arial" w:cs="Arial"/>
          <w:sz w:val="20"/>
          <w:szCs w:val="20"/>
          <w:lang w:val="en-US"/>
        </w:rPr>
        <w:t>zorgpad</w:t>
      </w:r>
      <w:r w:rsidRPr="13F48A9F" w:rsidR="001B5D6F">
        <w:rPr>
          <w:rFonts w:ascii="Arial" w:hAnsi="Arial" w:cs="Arial"/>
          <w:sz w:val="20"/>
          <w:szCs w:val="20"/>
          <w:lang w:val="en-US"/>
        </w:rPr>
        <w:t xml:space="preserve">. </w:t>
      </w:r>
      <w:r w:rsidRPr="13F48A9F" w:rsidR="00EB499A">
        <w:rPr>
          <w:rFonts w:ascii="Arial" w:hAnsi="Arial" w:cs="Arial"/>
          <w:sz w:val="20"/>
          <w:szCs w:val="20"/>
          <w:lang w:val="en-US"/>
        </w:rPr>
        <w:t xml:space="preserve">Leden van </w:t>
      </w:r>
      <w:r w:rsidRPr="13F48A9F" w:rsidR="00EB499A">
        <w:rPr>
          <w:rFonts w:ascii="Arial" w:hAnsi="Arial" w:cs="Arial"/>
          <w:sz w:val="20"/>
          <w:szCs w:val="20"/>
          <w:lang w:val="en-US"/>
        </w:rPr>
        <w:t>uw</w:t>
      </w:r>
      <w:r w:rsidRPr="13F48A9F" w:rsidR="00EB499A">
        <w:rPr>
          <w:rFonts w:ascii="Arial" w:hAnsi="Arial" w:cs="Arial"/>
          <w:sz w:val="20"/>
          <w:szCs w:val="20"/>
          <w:lang w:val="en-US"/>
        </w:rPr>
        <w:t xml:space="preserve"> </w:t>
      </w:r>
      <w:r w:rsidRPr="13F48A9F" w:rsidR="00EB499A">
        <w:rPr>
          <w:rFonts w:ascii="Arial" w:hAnsi="Arial" w:cs="Arial"/>
          <w:sz w:val="20"/>
          <w:szCs w:val="20"/>
          <w:lang w:val="en-US"/>
        </w:rPr>
        <w:t>diabetesvoetkliniek</w:t>
      </w:r>
      <w:r w:rsidRPr="13F48A9F" w:rsidR="00EB499A">
        <w:rPr>
          <w:rFonts w:ascii="Arial" w:hAnsi="Arial" w:cs="Arial"/>
          <w:sz w:val="20"/>
          <w:szCs w:val="20"/>
          <w:lang w:val="en-US"/>
        </w:rPr>
        <w:t xml:space="preserve"> </w:t>
      </w:r>
      <w:r w:rsidRPr="13F48A9F" w:rsidR="00EB499A">
        <w:rPr>
          <w:rFonts w:ascii="Arial" w:hAnsi="Arial" w:cs="Arial"/>
          <w:sz w:val="20"/>
          <w:szCs w:val="20"/>
          <w:lang w:val="en-US"/>
        </w:rPr>
        <w:t>zijn</w:t>
      </w:r>
      <w:r w:rsidRPr="13F48A9F" w:rsidR="00EB499A">
        <w:rPr>
          <w:rFonts w:ascii="Arial" w:hAnsi="Arial" w:cs="Arial"/>
          <w:sz w:val="20"/>
          <w:szCs w:val="20"/>
          <w:lang w:val="en-US"/>
        </w:rPr>
        <w:t xml:space="preserve"> </w:t>
      </w:r>
      <w:r w:rsidRPr="13F48A9F" w:rsidR="001B5D6F">
        <w:rPr>
          <w:rFonts w:ascii="Arial" w:hAnsi="Arial" w:cs="Arial"/>
          <w:sz w:val="20"/>
          <w:szCs w:val="20"/>
          <w:lang w:val="en-US"/>
        </w:rPr>
        <w:t>hierbij</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actief</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betrokken</w:t>
      </w:r>
      <w:r w:rsidRPr="13F48A9F" w:rsidR="001B5D6F">
        <w:rPr>
          <w:rFonts w:ascii="Arial" w:hAnsi="Arial" w:cs="Arial"/>
          <w:sz w:val="20"/>
          <w:szCs w:val="20"/>
          <w:lang w:val="en-US"/>
        </w:rPr>
        <w:t xml:space="preserve"> in de </w:t>
      </w:r>
      <w:r w:rsidRPr="13F48A9F" w:rsidR="001B5D6F">
        <w:rPr>
          <w:rFonts w:ascii="Arial" w:hAnsi="Arial" w:cs="Arial"/>
          <w:sz w:val="20"/>
          <w:szCs w:val="20"/>
          <w:lang w:val="en-US"/>
        </w:rPr>
        <w:t>begeleiding</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opvolging</w:t>
      </w:r>
      <w:r w:rsidRPr="13F48A9F" w:rsidR="001B5D6F">
        <w:rPr>
          <w:rFonts w:ascii="Arial" w:hAnsi="Arial" w:cs="Arial"/>
          <w:sz w:val="20"/>
          <w:szCs w:val="20"/>
          <w:lang w:val="en-US"/>
        </w:rPr>
        <w:t xml:space="preserve"> van de </w:t>
      </w:r>
      <w:r w:rsidRPr="13F48A9F" w:rsidR="001B5D6F">
        <w:rPr>
          <w:rFonts w:ascii="Arial" w:hAnsi="Arial" w:cs="Arial"/>
          <w:sz w:val="20"/>
          <w:szCs w:val="20"/>
          <w:lang w:val="en-US"/>
        </w:rPr>
        <w:t>patiënt</w:t>
      </w:r>
      <w:r w:rsidRPr="13F48A9F" w:rsidR="001B5D6F">
        <w:rPr>
          <w:rFonts w:ascii="Arial" w:hAnsi="Arial" w:cs="Arial"/>
          <w:sz w:val="20"/>
          <w:szCs w:val="20"/>
          <w:lang w:val="en-US"/>
        </w:rPr>
        <w:t xml:space="preserve">. </w:t>
      </w:r>
    </w:p>
    <w:p w:rsidRPr="001B5D6F" w:rsidR="001B5D6F" w:rsidP="13F48A9F" w:rsidRDefault="001B5D6F" w14:paraId="6B37545D" w14:textId="77777777">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 xml:space="preserve">In het </w:t>
      </w:r>
      <w:r w:rsidRPr="13F48A9F" w:rsidR="001B5D6F">
        <w:rPr>
          <w:rFonts w:ascii="Arial" w:hAnsi="Arial" w:cs="Arial"/>
          <w:sz w:val="20"/>
          <w:szCs w:val="20"/>
          <w:lang w:val="en-US"/>
        </w:rPr>
        <w:t>kader</w:t>
      </w:r>
      <w:r w:rsidRPr="13F48A9F" w:rsidR="001B5D6F">
        <w:rPr>
          <w:rFonts w:ascii="Arial" w:hAnsi="Arial" w:cs="Arial"/>
          <w:sz w:val="20"/>
          <w:szCs w:val="20"/>
          <w:lang w:val="en-US"/>
        </w:rPr>
        <w:t xml:space="preserve"> van de </w:t>
      </w:r>
      <w:r w:rsidRPr="13F48A9F" w:rsidR="001B5D6F">
        <w:rPr>
          <w:rFonts w:ascii="Arial" w:hAnsi="Arial" w:cs="Arial"/>
          <w:sz w:val="20"/>
          <w:szCs w:val="20"/>
          <w:lang w:val="en-US"/>
        </w:rPr>
        <w:t>procesevaluatie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zal</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deelname</w:t>
      </w:r>
      <w:r w:rsidRPr="13F48A9F" w:rsidR="001B5D6F">
        <w:rPr>
          <w:rFonts w:ascii="Arial" w:hAnsi="Arial" w:cs="Arial"/>
          <w:sz w:val="20"/>
          <w:szCs w:val="20"/>
          <w:lang w:val="en-US"/>
        </w:rPr>
        <w:t xml:space="preserve"> (interview en </w:t>
      </w:r>
      <w:r w:rsidRPr="13F48A9F" w:rsidR="001B5D6F">
        <w:rPr>
          <w:rFonts w:ascii="Arial" w:hAnsi="Arial" w:cs="Arial"/>
          <w:sz w:val="20"/>
          <w:szCs w:val="20"/>
          <w:lang w:val="en-US"/>
        </w:rPr>
        <w:t>eventuele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observaties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plaatsvinden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tijdens</w:t>
      </w:r>
      <w:r w:rsidRPr="13F48A9F" w:rsidR="001B5D6F">
        <w:rPr>
          <w:rFonts w:ascii="Arial" w:hAnsi="Arial" w:cs="Arial"/>
          <w:sz w:val="20"/>
          <w:szCs w:val="20"/>
          <w:lang w:val="en-US"/>
        </w:rPr>
        <w:t xml:space="preserve"> of op het </w:t>
      </w:r>
      <w:r w:rsidRPr="13F48A9F" w:rsidR="001B5D6F">
        <w:rPr>
          <w:rFonts w:ascii="Arial" w:hAnsi="Arial" w:cs="Arial"/>
          <w:sz w:val="20"/>
          <w:szCs w:val="20"/>
          <w:lang w:val="en-US"/>
        </w:rPr>
        <w:t>einde</w:t>
      </w:r>
      <w:r w:rsidRPr="13F48A9F" w:rsidR="001B5D6F">
        <w:rPr>
          <w:rFonts w:ascii="Arial" w:hAnsi="Arial" w:cs="Arial"/>
          <w:sz w:val="20"/>
          <w:szCs w:val="20"/>
          <w:lang w:val="en-US"/>
        </w:rPr>
        <w:t xml:space="preserve"> van </w:t>
      </w:r>
      <w:r w:rsidRPr="13F48A9F" w:rsidR="001B5D6F">
        <w:rPr>
          <w:rFonts w:ascii="Arial" w:hAnsi="Arial" w:cs="Arial"/>
          <w:sz w:val="20"/>
          <w:szCs w:val="20"/>
          <w:lang w:val="en-US"/>
        </w:rPr>
        <w:t>deze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opvolgperiode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zodat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volledige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ervaring</w:t>
      </w:r>
      <w:r w:rsidRPr="13F48A9F" w:rsidR="001B5D6F">
        <w:rPr>
          <w:rFonts w:ascii="Arial" w:hAnsi="Arial" w:cs="Arial"/>
          <w:sz w:val="20"/>
          <w:szCs w:val="20"/>
          <w:lang w:val="en-US"/>
        </w:rPr>
        <w:t xml:space="preserve"> met de </w:t>
      </w:r>
      <w:r w:rsidRPr="13F48A9F" w:rsidR="001B5D6F">
        <w:rPr>
          <w:rFonts w:ascii="Arial" w:hAnsi="Arial" w:cs="Arial"/>
          <w:sz w:val="20"/>
          <w:szCs w:val="20"/>
          <w:lang w:val="en-US"/>
        </w:rPr>
        <w:t>implementatie</w:t>
      </w:r>
      <w:r w:rsidRPr="13F48A9F" w:rsidR="001B5D6F">
        <w:rPr>
          <w:rFonts w:ascii="Arial" w:hAnsi="Arial" w:cs="Arial"/>
          <w:sz w:val="20"/>
          <w:szCs w:val="20"/>
          <w:lang w:val="en-US"/>
        </w:rPr>
        <w:t xml:space="preserve"> van de </w:t>
      </w:r>
      <w:r w:rsidRPr="13F48A9F" w:rsidR="001B5D6F">
        <w:rPr>
          <w:rFonts w:ascii="Arial" w:hAnsi="Arial" w:cs="Arial"/>
          <w:sz w:val="20"/>
          <w:szCs w:val="20"/>
          <w:lang w:val="en-US"/>
        </w:rPr>
        <w:t>interventie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meegenomen</w:t>
      </w:r>
      <w:commentRangeStart w:id="535210214"/>
      <w:commentRangeEnd w:id="535210214"/>
      <w:r>
        <w:rPr>
          <w:rStyle w:val="CommentReference"/>
        </w:rPr>
        <w:commentReference w:id="535210214"/>
      </w:r>
    </w:p>
    <w:p w:rsidRPr="001B5D6F" w:rsidR="001B5D6F" w:rsidP="13F48A9F" w:rsidRDefault="001B5D6F" w14:paraId="55E2F669" w14:textId="49E547B4">
      <w:pPr>
        <w:pStyle w:val="Heading3"/>
        <w:rPr>
          <w:lang w:val="en-US"/>
        </w:rPr>
      </w:pPr>
      <w:r w:rsidRPr="13F48A9F" w:rsidR="001B5D6F">
        <w:rPr>
          <w:lang w:val="en-US"/>
        </w:rPr>
        <w:t xml:space="preserve">5. </w:t>
      </w:r>
      <w:r w:rsidRPr="13F48A9F" w:rsidR="001B5D6F">
        <w:rPr>
          <w:lang w:val="en-US"/>
        </w:rPr>
        <w:t>Uw</w:t>
      </w:r>
      <w:r w:rsidRPr="13F48A9F" w:rsidR="001B5D6F">
        <w:rPr>
          <w:lang w:val="en-US"/>
        </w:rPr>
        <w:t xml:space="preserve"> </w:t>
      </w:r>
      <w:r w:rsidRPr="13F48A9F" w:rsidR="001B5D6F">
        <w:rPr>
          <w:lang w:val="en-US"/>
        </w:rPr>
        <w:t>deelname</w:t>
      </w:r>
      <w:r w:rsidRPr="13F48A9F" w:rsidR="001B5D6F">
        <w:rPr>
          <w:lang w:val="en-US"/>
        </w:rPr>
        <w:t xml:space="preserve"> </w:t>
      </w:r>
      <w:r w:rsidRPr="13F48A9F" w:rsidR="001B5D6F">
        <w:rPr>
          <w:lang w:val="en-US"/>
        </w:rPr>
        <w:t>aan</w:t>
      </w:r>
      <w:r w:rsidRPr="13F48A9F" w:rsidR="001B5D6F">
        <w:rPr>
          <w:lang w:val="en-US"/>
        </w:rPr>
        <w:t xml:space="preserve"> de </w:t>
      </w:r>
      <w:r w:rsidRPr="13F48A9F" w:rsidR="001B5D6F">
        <w:rPr>
          <w:lang w:val="en-US"/>
        </w:rPr>
        <w:t>procesevaluatie</w:t>
      </w:r>
    </w:p>
    <w:p w:rsidRPr="001B5D6F" w:rsidR="001B5D6F" w:rsidP="13F48A9F" w:rsidRDefault="001B5D6F" w14:paraId="7F13F97D" w14:textId="77777777">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Indien</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deelneemt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dit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onderdeel</w:t>
      </w:r>
      <w:r w:rsidRPr="13F48A9F" w:rsidR="001B5D6F">
        <w:rPr>
          <w:rFonts w:ascii="Arial" w:hAnsi="Arial" w:cs="Arial"/>
          <w:sz w:val="20"/>
          <w:szCs w:val="20"/>
          <w:lang w:val="en-US"/>
        </w:rPr>
        <w:t xml:space="preserve"> van de studie, </w:t>
      </w:r>
      <w:r w:rsidRPr="13F48A9F" w:rsidR="001B5D6F">
        <w:rPr>
          <w:rFonts w:ascii="Arial" w:hAnsi="Arial" w:cs="Arial"/>
          <w:sz w:val="20"/>
          <w:szCs w:val="20"/>
          <w:lang w:val="en-US"/>
        </w:rPr>
        <w:t>omvat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dit</w:t>
      </w:r>
      <w:r w:rsidRPr="13F48A9F" w:rsidR="001B5D6F">
        <w:rPr>
          <w:rFonts w:ascii="Arial" w:hAnsi="Arial" w:cs="Arial"/>
          <w:sz w:val="20"/>
          <w:szCs w:val="20"/>
          <w:lang w:val="en-US"/>
        </w:rPr>
        <w:t xml:space="preserve"> het </w:t>
      </w:r>
      <w:r w:rsidRPr="13F48A9F" w:rsidR="001B5D6F">
        <w:rPr>
          <w:rFonts w:ascii="Arial" w:hAnsi="Arial" w:cs="Arial"/>
          <w:sz w:val="20"/>
          <w:szCs w:val="20"/>
          <w:lang w:val="en-US"/>
        </w:rPr>
        <w:t>volgende</w:t>
      </w:r>
      <w:r w:rsidRPr="13F48A9F" w:rsidR="001B5D6F">
        <w:rPr>
          <w:rFonts w:ascii="Arial" w:hAnsi="Arial" w:cs="Arial"/>
          <w:sz w:val="20"/>
          <w:szCs w:val="20"/>
          <w:lang w:val="en-US"/>
        </w:rPr>
        <w:t>:</w:t>
      </w:r>
    </w:p>
    <w:p w:rsidRPr="009C5C9D" w:rsidR="001B5D6F" w:rsidP="13F48A9F" w:rsidRDefault="001B5D6F" w14:paraId="3C5722C0" w14:textId="1C8C438A">
      <w:pPr>
        <w:pStyle w:val="NormalWeb"/>
        <w:numPr>
          <w:ilvl w:val="0"/>
          <w:numId w:val="42"/>
        </w:numPr>
        <w:spacing w:before="120"/>
        <w:jc w:val="both"/>
        <w:rPr>
          <w:rFonts w:ascii="Arial" w:hAnsi="Arial" w:cs="Arial"/>
          <w:sz w:val="20"/>
          <w:szCs w:val="20"/>
          <w:lang w:val="en-US"/>
        </w:rPr>
      </w:pPr>
      <w:r w:rsidRPr="13F48A9F" w:rsidR="001B5D6F">
        <w:rPr>
          <w:rFonts w:ascii="Arial" w:hAnsi="Arial" w:cs="Arial"/>
          <w:b w:val="1"/>
          <w:bCs w:val="1"/>
          <w:sz w:val="20"/>
          <w:szCs w:val="20"/>
          <w:lang w:val="en-US"/>
        </w:rPr>
        <w:t>Eén</w:t>
      </w:r>
      <w:r w:rsidRPr="13F48A9F" w:rsidR="001B5D6F">
        <w:rPr>
          <w:rFonts w:ascii="Arial" w:hAnsi="Arial" w:cs="Arial"/>
          <w:b w:val="1"/>
          <w:bCs w:val="1"/>
          <w:sz w:val="20"/>
          <w:szCs w:val="20"/>
          <w:lang w:val="en-US"/>
        </w:rPr>
        <w:t xml:space="preserve"> of </w:t>
      </w:r>
      <w:r w:rsidRPr="13F48A9F" w:rsidR="001B5D6F">
        <w:rPr>
          <w:rFonts w:ascii="Arial" w:hAnsi="Arial" w:cs="Arial"/>
          <w:b w:val="1"/>
          <w:bCs w:val="1"/>
          <w:sz w:val="20"/>
          <w:szCs w:val="20"/>
          <w:lang w:val="en-US"/>
        </w:rPr>
        <w:t>meerdere</w:t>
      </w:r>
      <w:r w:rsidRPr="13F48A9F" w:rsidR="001B5D6F">
        <w:rPr>
          <w:rFonts w:ascii="Arial" w:hAnsi="Arial" w:cs="Arial"/>
          <w:b w:val="1"/>
          <w:bCs w:val="1"/>
          <w:sz w:val="20"/>
          <w:szCs w:val="20"/>
          <w:lang w:val="en-US"/>
        </w:rPr>
        <w:t xml:space="preserve"> </w:t>
      </w:r>
      <w:r w:rsidRPr="13F48A9F" w:rsidR="001B5D6F">
        <w:rPr>
          <w:rFonts w:ascii="Arial" w:hAnsi="Arial" w:cs="Arial"/>
          <w:b w:val="1"/>
          <w:bCs w:val="1"/>
          <w:sz w:val="20"/>
          <w:szCs w:val="20"/>
          <w:lang w:val="en-US"/>
        </w:rPr>
        <w:t>individue</w:t>
      </w:r>
      <w:r w:rsidRPr="13F48A9F" w:rsidR="009C5C9D">
        <w:rPr>
          <w:rFonts w:ascii="Arial" w:hAnsi="Arial" w:cs="Arial"/>
          <w:b w:val="1"/>
          <w:bCs w:val="1"/>
          <w:sz w:val="20"/>
          <w:szCs w:val="20"/>
          <w:lang w:val="en-US"/>
        </w:rPr>
        <w:t>le</w:t>
      </w:r>
      <w:r w:rsidRPr="13F48A9F" w:rsidR="001B5D6F">
        <w:rPr>
          <w:rFonts w:ascii="Arial" w:hAnsi="Arial" w:cs="Arial"/>
          <w:b w:val="1"/>
          <w:bCs w:val="1"/>
          <w:sz w:val="20"/>
          <w:szCs w:val="20"/>
          <w:lang w:val="en-US"/>
        </w:rPr>
        <w:t xml:space="preserve"> interviews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waarin</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bevraagd</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wordt</w:t>
      </w:r>
      <w:r w:rsidRPr="13F48A9F" w:rsidR="001B5D6F">
        <w:rPr>
          <w:rFonts w:ascii="Arial" w:hAnsi="Arial" w:cs="Arial"/>
          <w:sz w:val="20"/>
          <w:szCs w:val="20"/>
          <w:lang w:val="en-US"/>
        </w:rPr>
        <w:t xml:space="preserve"> over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ervaringen</w:t>
      </w:r>
      <w:r w:rsidRPr="13F48A9F" w:rsidR="001B5D6F">
        <w:rPr>
          <w:rFonts w:ascii="Arial" w:hAnsi="Arial" w:cs="Arial"/>
          <w:sz w:val="20"/>
          <w:szCs w:val="20"/>
          <w:lang w:val="en-US"/>
        </w:rPr>
        <w:t xml:space="preserve"> met de PARADISE </w:t>
      </w:r>
      <w:r w:rsidRPr="13F48A9F" w:rsidR="001B5D6F">
        <w:rPr>
          <w:rFonts w:ascii="Arial" w:hAnsi="Arial" w:cs="Arial"/>
          <w:sz w:val="20"/>
          <w:szCs w:val="20"/>
          <w:lang w:val="en-US"/>
        </w:rPr>
        <w:t>interventie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bijvoorbeeld</w:t>
      </w:r>
      <w:r w:rsidRPr="13F48A9F" w:rsidR="001B5D6F">
        <w:rPr>
          <w:rFonts w:ascii="Arial" w:hAnsi="Arial" w:cs="Arial"/>
          <w:sz w:val="20"/>
          <w:szCs w:val="20"/>
          <w:lang w:val="en-US"/>
        </w:rPr>
        <w:t xml:space="preserve"> over </w:t>
      </w:r>
      <w:r w:rsidRPr="13F48A9F" w:rsidR="001B5D6F">
        <w:rPr>
          <w:rFonts w:ascii="Arial" w:hAnsi="Arial" w:cs="Arial"/>
          <w:sz w:val="20"/>
          <w:szCs w:val="20"/>
          <w:lang w:val="en-US"/>
        </w:rPr>
        <w:t>haalbaarheid</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meerwaarde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knelpunten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implementatie</w:t>
      </w:r>
      <w:r w:rsidRPr="13F48A9F" w:rsidR="001B5D6F">
        <w:rPr>
          <w:rFonts w:ascii="Arial" w:hAnsi="Arial" w:cs="Arial"/>
          <w:sz w:val="20"/>
          <w:szCs w:val="20"/>
          <w:lang w:val="en-US"/>
        </w:rPr>
        <w:t xml:space="preserve"> in de </w:t>
      </w:r>
      <w:r w:rsidRPr="13F48A9F" w:rsidR="001B5D6F">
        <w:rPr>
          <w:rFonts w:ascii="Arial" w:hAnsi="Arial" w:cs="Arial"/>
          <w:sz w:val="20"/>
          <w:szCs w:val="20"/>
          <w:lang w:val="en-US"/>
        </w:rPr>
        <w:t>praktijk</w:t>
      </w:r>
      <w:r w:rsidRPr="13F48A9F" w:rsidR="001B5D6F">
        <w:rPr>
          <w:rFonts w:ascii="Arial" w:hAnsi="Arial" w:cs="Arial"/>
          <w:sz w:val="20"/>
          <w:szCs w:val="20"/>
          <w:lang w:val="en-US"/>
        </w:rPr>
        <w:t xml:space="preserve">). </w:t>
      </w:r>
    </w:p>
    <w:p w:rsidRPr="001B5D6F" w:rsidR="001B5D6F" w:rsidP="13F48A9F" w:rsidRDefault="001B5D6F" w14:paraId="3A73DB1D" w14:textId="72576D3A">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 xml:space="preserve">De externe </w:t>
      </w:r>
      <w:r w:rsidRPr="13F48A9F" w:rsidR="001B5D6F">
        <w:rPr>
          <w:rFonts w:ascii="Arial" w:hAnsi="Arial" w:cs="Arial"/>
          <w:sz w:val="20"/>
          <w:szCs w:val="20"/>
          <w:lang w:val="en-US"/>
        </w:rPr>
        <w:t>onderzoekers</w:t>
      </w:r>
      <w:r w:rsidRPr="13F48A9F" w:rsidR="001B5D6F">
        <w:rPr>
          <w:rFonts w:ascii="Arial" w:hAnsi="Arial" w:cs="Arial"/>
          <w:sz w:val="20"/>
          <w:szCs w:val="20"/>
          <w:lang w:val="en-US"/>
        </w:rPr>
        <w:t xml:space="preserve"> (KU Leuven en VUB) </w:t>
      </w:r>
      <w:r w:rsidRPr="13F48A9F" w:rsidR="001B5D6F">
        <w:rPr>
          <w:rFonts w:ascii="Arial" w:hAnsi="Arial" w:cs="Arial"/>
          <w:sz w:val="20"/>
          <w:szCs w:val="20"/>
          <w:lang w:val="en-US"/>
        </w:rPr>
        <w:t>zullen</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contacteren</w:t>
      </w:r>
      <w:r w:rsidRPr="13F48A9F" w:rsidR="001B5D6F">
        <w:rPr>
          <w:rFonts w:ascii="Arial" w:hAnsi="Arial" w:cs="Arial"/>
          <w:sz w:val="20"/>
          <w:szCs w:val="20"/>
          <w:lang w:val="en-US"/>
        </w:rPr>
        <w:t xml:space="preserve"> om </w:t>
      </w:r>
      <w:r w:rsidRPr="13F48A9F" w:rsidR="001B5D6F">
        <w:rPr>
          <w:rFonts w:ascii="Arial" w:hAnsi="Arial" w:cs="Arial"/>
          <w:sz w:val="20"/>
          <w:szCs w:val="20"/>
          <w:lang w:val="en-US"/>
        </w:rPr>
        <w:t>de</w:t>
      </w:r>
      <w:r w:rsidRPr="13F48A9F" w:rsidR="001B5D6F">
        <w:rPr>
          <w:rFonts w:ascii="Arial" w:hAnsi="Arial" w:cs="Arial"/>
          <w:sz w:val="20"/>
          <w:szCs w:val="20"/>
          <w:lang w:val="en-US"/>
        </w:rPr>
        <w:t xml:space="preserve"> interview</w:t>
      </w:r>
      <w:r w:rsidRPr="13F48A9F" w:rsidR="001B5D6F">
        <w:rPr>
          <w:rFonts w:ascii="Arial" w:hAnsi="Arial" w:cs="Arial"/>
          <w:sz w:val="20"/>
          <w:szCs w:val="20"/>
          <w:lang w:val="en-US"/>
        </w:rPr>
        <w:t>s</w:t>
      </w:r>
      <w:r w:rsidRPr="13F48A9F" w:rsidR="001B5D6F">
        <w:rPr>
          <w:rFonts w:ascii="Arial" w:hAnsi="Arial" w:cs="Arial"/>
          <w:sz w:val="20"/>
          <w:szCs w:val="20"/>
          <w:lang w:val="en-US"/>
        </w:rPr>
        <w:t xml:space="preserve"> in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plannen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Ieder</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 xml:space="preserve">interview </w:t>
      </w:r>
      <w:r w:rsidRPr="13F48A9F" w:rsidR="001B5D6F">
        <w:rPr>
          <w:rFonts w:ascii="Arial" w:hAnsi="Arial" w:cs="Arial"/>
          <w:sz w:val="20"/>
          <w:szCs w:val="20"/>
          <w:lang w:val="en-US"/>
        </w:rPr>
        <w:t>zal</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ongeveer</w:t>
      </w:r>
      <w:r w:rsidRPr="13F48A9F" w:rsidR="001B5D6F">
        <w:rPr>
          <w:rFonts w:ascii="Arial" w:hAnsi="Arial" w:cs="Arial"/>
          <w:sz w:val="20"/>
          <w:szCs w:val="20"/>
          <w:lang w:val="en-US"/>
        </w:rPr>
        <w:t xml:space="preserve"> 60 tot 90 </w:t>
      </w:r>
      <w:r w:rsidRPr="13F48A9F" w:rsidR="001B5D6F">
        <w:rPr>
          <w:rFonts w:ascii="Arial" w:hAnsi="Arial" w:cs="Arial"/>
          <w:sz w:val="20"/>
          <w:szCs w:val="20"/>
          <w:lang w:val="en-US"/>
        </w:rPr>
        <w:t>minuten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duren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vindt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plaats</w:t>
      </w:r>
      <w:r w:rsidRPr="13F48A9F" w:rsidR="001B5D6F">
        <w:rPr>
          <w:rFonts w:ascii="Arial" w:hAnsi="Arial" w:cs="Arial"/>
          <w:sz w:val="20"/>
          <w:szCs w:val="20"/>
          <w:lang w:val="en-US"/>
        </w:rPr>
        <w:t xml:space="preserve"> op </w:t>
      </w:r>
      <w:r w:rsidRPr="13F48A9F" w:rsidR="001B5D6F">
        <w:rPr>
          <w:rFonts w:ascii="Arial" w:hAnsi="Arial" w:cs="Arial"/>
          <w:sz w:val="20"/>
          <w:szCs w:val="20"/>
          <w:lang w:val="en-US"/>
        </w:rPr>
        <w:t>een</w:t>
      </w:r>
      <w:r w:rsidRPr="13F48A9F" w:rsidR="001B5D6F">
        <w:rPr>
          <w:rFonts w:ascii="Arial" w:hAnsi="Arial" w:cs="Arial"/>
          <w:sz w:val="20"/>
          <w:szCs w:val="20"/>
          <w:lang w:val="en-US"/>
        </w:rPr>
        <w:t xml:space="preserve"> moment </w:t>
      </w:r>
      <w:r w:rsidRPr="13F48A9F" w:rsidR="001B5D6F">
        <w:rPr>
          <w:rFonts w:ascii="Arial" w:hAnsi="Arial" w:cs="Arial"/>
          <w:sz w:val="20"/>
          <w:szCs w:val="20"/>
          <w:lang w:val="en-US"/>
        </w:rPr>
        <w:t>dat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voor</w:t>
      </w:r>
      <w:r w:rsidRPr="13F48A9F" w:rsidR="001B5D6F">
        <w:rPr>
          <w:rFonts w:ascii="Arial" w:hAnsi="Arial" w:cs="Arial"/>
          <w:sz w:val="20"/>
          <w:szCs w:val="20"/>
          <w:lang w:val="en-US"/>
        </w:rPr>
        <w:t xml:space="preserve"> u past.</w:t>
      </w:r>
    </w:p>
    <w:p w:rsidRPr="001B5D6F" w:rsidR="001B5D6F" w:rsidP="13F48A9F" w:rsidRDefault="001B5D6F" w14:paraId="09A9B517" w14:textId="77777777">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Tijdens</w:t>
      </w:r>
      <w:r w:rsidRPr="13F48A9F" w:rsidR="001B5D6F">
        <w:rPr>
          <w:rFonts w:ascii="Arial" w:hAnsi="Arial" w:cs="Arial"/>
          <w:sz w:val="20"/>
          <w:szCs w:val="20"/>
          <w:lang w:val="en-US"/>
        </w:rPr>
        <w:t xml:space="preserve"> het interview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vrij</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ervaringen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delen</w:t>
      </w:r>
      <w:r w:rsidRPr="13F48A9F" w:rsidR="001B5D6F">
        <w:rPr>
          <w:rFonts w:ascii="Arial" w:hAnsi="Arial" w:cs="Arial"/>
          <w:sz w:val="20"/>
          <w:szCs w:val="20"/>
          <w:lang w:val="en-US"/>
        </w:rPr>
        <w:t xml:space="preserve">. U bent </w:t>
      </w:r>
      <w:r w:rsidRPr="13F48A9F" w:rsidR="001B5D6F">
        <w:rPr>
          <w:rFonts w:ascii="Arial" w:hAnsi="Arial" w:cs="Arial"/>
          <w:sz w:val="20"/>
          <w:szCs w:val="20"/>
          <w:lang w:val="en-US"/>
        </w:rPr>
        <w:t>niet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verplicht</w:t>
      </w:r>
      <w:r w:rsidRPr="13F48A9F" w:rsidR="001B5D6F">
        <w:rPr>
          <w:rFonts w:ascii="Arial" w:hAnsi="Arial" w:cs="Arial"/>
          <w:sz w:val="20"/>
          <w:szCs w:val="20"/>
          <w:lang w:val="en-US"/>
        </w:rPr>
        <w:t xml:space="preserve"> om op alle </w:t>
      </w:r>
      <w:r w:rsidRPr="13F48A9F" w:rsidR="001B5D6F">
        <w:rPr>
          <w:rFonts w:ascii="Arial" w:hAnsi="Arial" w:cs="Arial"/>
          <w:sz w:val="20"/>
          <w:szCs w:val="20"/>
          <w:lang w:val="en-US"/>
        </w:rPr>
        <w:t>vragen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antwoorden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op elk moment </w:t>
      </w:r>
      <w:r w:rsidRPr="13F48A9F" w:rsidR="001B5D6F">
        <w:rPr>
          <w:rFonts w:ascii="Arial" w:hAnsi="Arial" w:cs="Arial"/>
          <w:sz w:val="20"/>
          <w:szCs w:val="20"/>
          <w:lang w:val="en-US"/>
        </w:rPr>
        <w:t>aangeven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dat</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een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vraag</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niet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wenst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beantwoorden</w:t>
      </w:r>
      <w:r w:rsidRPr="13F48A9F" w:rsidR="001B5D6F">
        <w:rPr>
          <w:rFonts w:ascii="Arial" w:hAnsi="Arial" w:cs="Arial"/>
          <w:sz w:val="20"/>
          <w:szCs w:val="20"/>
          <w:lang w:val="en-US"/>
        </w:rPr>
        <w:t>.</w:t>
      </w:r>
    </w:p>
    <w:p w:rsidRPr="001B5D6F" w:rsidR="001B5D6F" w:rsidP="13F48A9F" w:rsidRDefault="001B5D6F" w14:paraId="4E94E6C1" w14:textId="11845AA6">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Indien</w:t>
      </w:r>
      <w:r w:rsidRPr="13F48A9F" w:rsidR="001B5D6F">
        <w:rPr>
          <w:rFonts w:ascii="Arial" w:hAnsi="Arial" w:cs="Arial"/>
          <w:sz w:val="20"/>
          <w:szCs w:val="20"/>
          <w:lang w:val="en-US"/>
        </w:rPr>
        <w:t xml:space="preserve"> </w:t>
      </w:r>
      <w:r w:rsidRPr="13F48A9F" w:rsidR="00EB499A">
        <w:rPr>
          <w:rFonts w:ascii="Arial" w:hAnsi="Arial" w:cs="Arial"/>
          <w:sz w:val="20"/>
          <w:szCs w:val="20"/>
          <w:lang w:val="en-US"/>
        </w:rPr>
        <w:t>de interviews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opgenomen</w:t>
      </w:r>
      <w:r w:rsidRPr="13F48A9F" w:rsidR="001B5D6F">
        <w:rPr>
          <w:rFonts w:ascii="Arial" w:hAnsi="Arial" w:cs="Arial"/>
          <w:sz w:val="20"/>
          <w:szCs w:val="20"/>
          <w:lang w:val="en-US"/>
        </w:rPr>
        <w:t>:</w:t>
      </w:r>
    </w:p>
    <w:p w:rsidRPr="001B5D6F" w:rsidR="001B5D6F" w:rsidP="13F48A9F" w:rsidRDefault="001B5D6F" w14:paraId="41656B2E" w14:textId="77777777">
      <w:pPr>
        <w:pStyle w:val="NormalWeb"/>
        <w:numPr>
          <w:ilvl w:val="0"/>
          <w:numId w:val="43"/>
        </w:numPr>
        <w:spacing w:before="120"/>
        <w:jc w:val="both"/>
        <w:rPr>
          <w:rFonts w:ascii="Arial" w:hAnsi="Arial" w:cs="Arial"/>
          <w:sz w:val="20"/>
          <w:szCs w:val="20"/>
          <w:lang w:val="en-US"/>
        </w:rPr>
      </w:pPr>
      <w:r w:rsidRPr="13F48A9F" w:rsidR="001B5D6F">
        <w:rPr>
          <w:rFonts w:ascii="Arial" w:hAnsi="Arial" w:cs="Arial"/>
          <w:sz w:val="20"/>
          <w:szCs w:val="20"/>
          <w:lang w:val="en-US"/>
        </w:rPr>
        <w:t>wordt</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hierover</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vooraf</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geïnformeerd</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wordt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toestemming</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gevraagd</w:t>
      </w:r>
      <w:r w:rsidRPr="13F48A9F" w:rsidR="001B5D6F">
        <w:rPr>
          <w:rFonts w:ascii="Arial" w:hAnsi="Arial" w:cs="Arial"/>
          <w:sz w:val="20"/>
          <w:szCs w:val="20"/>
          <w:lang w:val="en-US"/>
        </w:rPr>
        <w:t xml:space="preserve">; </w:t>
      </w:r>
    </w:p>
    <w:p w:rsidRPr="001B5D6F" w:rsidR="001B5D6F" w:rsidP="13F48A9F" w:rsidRDefault="001B5D6F" w14:paraId="6ACDA138" w14:textId="4B52157C">
      <w:pPr>
        <w:pStyle w:val="NormalWeb"/>
        <w:numPr>
          <w:ilvl w:val="0"/>
          <w:numId w:val="43"/>
        </w:numPr>
        <w:spacing w:before="120"/>
        <w:jc w:val="both"/>
        <w:rPr>
          <w:rFonts w:ascii="Arial" w:hAnsi="Arial" w:cs="Arial"/>
          <w:sz w:val="20"/>
          <w:szCs w:val="20"/>
          <w:lang w:val="en-US"/>
        </w:rPr>
      </w:pPr>
      <w:r w:rsidRPr="13F48A9F" w:rsidR="001B5D6F">
        <w:rPr>
          <w:rFonts w:ascii="Arial" w:hAnsi="Arial" w:cs="Arial"/>
          <w:sz w:val="20"/>
          <w:szCs w:val="20"/>
          <w:lang w:val="en-US"/>
        </w:rPr>
        <w:t>worden</w:t>
      </w:r>
      <w:r w:rsidRPr="13F48A9F" w:rsidR="001B5D6F">
        <w:rPr>
          <w:rFonts w:ascii="Arial" w:hAnsi="Arial" w:cs="Arial"/>
          <w:sz w:val="20"/>
          <w:szCs w:val="20"/>
          <w:lang w:val="en-US"/>
        </w:rPr>
        <w:t xml:space="preserve"> de </w:t>
      </w:r>
      <w:r w:rsidRPr="13F48A9F" w:rsidR="00EB499A">
        <w:rPr>
          <w:rFonts w:ascii="Arial" w:hAnsi="Arial" w:cs="Arial"/>
          <w:sz w:val="20"/>
          <w:szCs w:val="20"/>
          <w:lang w:val="en-US"/>
        </w:rPr>
        <w:t>geluids</w:t>
      </w:r>
      <w:r w:rsidRPr="13F48A9F" w:rsidR="001B5D6F">
        <w:rPr>
          <w:rFonts w:ascii="Arial" w:hAnsi="Arial" w:cs="Arial"/>
          <w:sz w:val="20"/>
          <w:szCs w:val="20"/>
          <w:lang w:val="en-US"/>
        </w:rPr>
        <w:t>opnames</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enkel</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gebruikt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voor</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onderzoeksdoeleinden</w:t>
      </w:r>
      <w:r w:rsidRPr="13F48A9F" w:rsidR="001B5D6F">
        <w:rPr>
          <w:rFonts w:ascii="Arial" w:hAnsi="Arial" w:cs="Arial"/>
          <w:sz w:val="20"/>
          <w:szCs w:val="20"/>
          <w:lang w:val="en-US"/>
        </w:rPr>
        <w:t xml:space="preserve">; </w:t>
      </w:r>
    </w:p>
    <w:p w:rsidRPr="001B5D6F" w:rsidR="001B5D6F" w:rsidP="13F48A9F" w:rsidRDefault="001B5D6F" w14:paraId="7C8A6385" w14:textId="0593F45E">
      <w:pPr>
        <w:pStyle w:val="Heading3"/>
        <w:rPr>
          <w:lang w:val="en-US"/>
        </w:rPr>
      </w:pPr>
      <w:r w:rsidRPr="13F48A9F" w:rsidR="001B5D6F">
        <w:rPr>
          <w:lang w:val="en-US"/>
        </w:rPr>
        <w:t xml:space="preserve">6. </w:t>
      </w:r>
      <w:r w:rsidRPr="13F48A9F" w:rsidR="001B5D6F">
        <w:rPr>
          <w:lang w:val="en-US"/>
        </w:rPr>
        <w:t xml:space="preserve">Risico’s en </w:t>
      </w:r>
      <w:r w:rsidRPr="13F48A9F" w:rsidR="001B5D6F">
        <w:rPr>
          <w:lang w:val="en-US"/>
        </w:rPr>
        <w:t>ongemakken</w:t>
      </w:r>
    </w:p>
    <w:p w:rsidRPr="001B5D6F" w:rsidR="001B5D6F" w:rsidP="13F48A9F" w:rsidRDefault="001B5D6F" w14:paraId="6418E85D" w14:textId="2E262179">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 xml:space="preserve">De </w:t>
      </w:r>
      <w:r w:rsidRPr="13F48A9F" w:rsidR="001B5D6F">
        <w:rPr>
          <w:rFonts w:ascii="Arial" w:hAnsi="Arial" w:cs="Arial"/>
          <w:sz w:val="20"/>
          <w:szCs w:val="20"/>
          <w:lang w:val="en-US"/>
        </w:rPr>
        <w:t>deelname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dit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onderdeel</w:t>
      </w:r>
      <w:r w:rsidRPr="13F48A9F" w:rsidR="001B5D6F">
        <w:rPr>
          <w:rFonts w:ascii="Arial" w:hAnsi="Arial" w:cs="Arial"/>
          <w:sz w:val="20"/>
          <w:szCs w:val="20"/>
          <w:lang w:val="en-US"/>
        </w:rPr>
        <w:t xml:space="preserve"> van de studie </w:t>
      </w:r>
      <w:r w:rsidRPr="13F48A9F" w:rsidR="001B5D6F">
        <w:rPr>
          <w:rFonts w:ascii="Arial" w:hAnsi="Arial" w:cs="Arial"/>
          <w:sz w:val="20"/>
          <w:szCs w:val="20"/>
          <w:lang w:val="en-US"/>
        </w:rPr>
        <w:t>houdt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zeer</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beperkte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risico’s</w:t>
      </w:r>
      <w:r w:rsidRPr="13F48A9F" w:rsidR="001B5D6F">
        <w:rPr>
          <w:rFonts w:ascii="Arial" w:hAnsi="Arial" w:cs="Arial"/>
          <w:sz w:val="20"/>
          <w:szCs w:val="20"/>
          <w:lang w:val="en-US"/>
        </w:rPr>
        <w:t xml:space="preserve"> in. Het interview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enige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tijd</w:t>
      </w:r>
      <w:r w:rsidRPr="13F48A9F" w:rsidR="001B5D6F">
        <w:rPr>
          <w:rFonts w:ascii="Arial" w:hAnsi="Arial" w:cs="Arial"/>
          <w:sz w:val="20"/>
          <w:szCs w:val="20"/>
          <w:lang w:val="en-US"/>
        </w:rPr>
        <w:t xml:space="preserve"> in </w:t>
      </w:r>
      <w:r w:rsidRPr="13F48A9F" w:rsidR="001B5D6F">
        <w:rPr>
          <w:rFonts w:ascii="Arial" w:hAnsi="Arial" w:cs="Arial"/>
          <w:sz w:val="20"/>
          <w:szCs w:val="20"/>
          <w:lang w:val="en-US"/>
        </w:rPr>
        <w:t>beslag</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nemen</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aanleiding</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geven</w:t>
      </w:r>
      <w:r w:rsidRPr="13F48A9F" w:rsidR="001B5D6F">
        <w:rPr>
          <w:rFonts w:ascii="Arial" w:hAnsi="Arial" w:cs="Arial"/>
          <w:sz w:val="20"/>
          <w:szCs w:val="20"/>
          <w:lang w:val="en-US"/>
        </w:rPr>
        <w:t xml:space="preserve"> tot </w:t>
      </w:r>
      <w:r w:rsidRPr="13F48A9F" w:rsidR="001B5D6F">
        <w:rPr>
          <w:rFonts w:ascii="Arial" w:hAnsi="Arial" w:cs="Arial"/>
          <w:sz w:val="20"/>
          <w:szCs w:val="20"/>
          <w:lang w:val="en-US"/>
        </w:rPr>
        <w:t>reflectie</w:t>
      </w:r>
      <w:r w:rsidRPr="13F48A9F" w:rsidR="001B5D6F">
        <w:rPr>
          <w:rFonts w:ascii="Arial" w:hAnsi="Arial" w:cs="Arial"/>
          <w:sz w:val="20"/>
          <w:szCs w:val="20"/>
          <w:lang w:val="en-US"/>
        </w:rPr>
        <w:t xml:space="preserve"> over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EB499A">
        <w:rPr>
          <w:rFonts w:ascii="Arial" w:hAnsi="Arial" w:cs="Arial"/>
          <w:sz w:val="20"/>
          <w:szCs w:val="20"/>
          <w:lang w:val="en-US"/>
        </w:rPr>
        <w:t>werking</w:t>
      </w:r>
      <w:r w:rsidRPr="13F48A9F" w:rsidR="00EB499A">
        <w:rPr>
          <w:rFonts w:ascii="Arial" w:hAnsi="Arial" w:cs="Arial"/>
          <w:sz w:val="20"/>
          <w:szCs w:val="20"/>
          <w:lang w:val="en-US"/>
        </w:rPr>
        <w:t xml:space="preserve"> van </w:t>
      </w:r>
      <w:r w:rsidRPr="13F48A9F" w:rsidR="00EB499A">
        <w:rPr>
          <w:rFonts w:ascii="Arial" w:hAnsi="Arial" w:cs="Arial"/>
          <w:sz w:val="20"/>
          <w:szCs w:val="20"/>
          <w:lang w:val="en-US"/>
        </w:rPr>
        <w:t>uw</w:t>
      </w:r>
      <w:r w:rsidRPr="13F48A9F" w:rsidR="00EB499A">
        <w:rPr>
          <w:rFonts w:ascii="Arial" w:hAnsi="Arial" w:cs="Arial"/>
          <w:sz w:val="20"/>
          <w:szCs w:val="20"/>
          <w:lang w:val="en-US"/>
        </w:rPr>
        <w:t xml:space="preserve"> </w:t>
      </w:r>
      <w:r w:rsidRPr="13F48A9F" w:rsidR="00EB499A">
        <w:rPr>
          <w:rFonts w:ascii="Arial" w:hAnsi="Arial" w:cs="Arial"/>
          <w:sz w:val="20"/>
          <w:szCs w:val="20"/>
          <w:lang w:val="en-US"/>
        </w:rPr>
        <w:t>multidisciplinair</w:t>
      </w:r>
      <w:r w:rsidRPr="13F48A9F" w:rsidR="00EB499A">
        <w:rPr>
          <w:rFonts w:ascii="Arial" w:hAnsi="Arial" w:cs="Arial"/>
          <w:sz w:val="20"/>
          <w:szCs w:val="20"/>
          <w:lang w:val="en-US"/>
        </w:rPr>
        <w:t xml:space="preserve"> team</w:t>
      </w:r>
      <w:r w:rsidRPr="13F48A9F" w:rsidR="001B5D6F">
        <w:rPr>
          <w:rFonts w:ascii="Arial" w:hAnsi="Arial" w:cs="Arial"/>
          <w:sz w:val="20"/>
          <w:szCs w:val="20"/>
          <w:lang w:val="en-US"/>
        </w:rPr>
        <w:t xml:space="preserve">. U bent </w:t>
      </w:r>
      <w:r w:rsidRPr="13F48A9F" w:rsidR="001B5D6F">
        <w:rPr>
          <w:rFonts w:ascii="Arial" w:hAnsi="Arial" w:cs="Arial"/>
          <w:sz w:val="20"/>
          <w:szCs w:val="20"/>
          <w:lang w:val="en-US"/>
        </w:rPr>
        <w:t>vrij</w:t>
      </w:r>
      <w:r w:rsidRPr="13F48A9F" w:rsidR="001B5D6F">
        <w:rPr>
          <w:rFonts w:ascii="Arial" w:hAnsi="Arial" w:cs="Arial"/>
          <w:sz w:val="20"/>
          <w:szCs w:val="20"/>
          <w:lang w:val="en-US"/>
        </w:rPr>
        <w:t xml:space="preserve"> om op elk moment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pauzeren</w:t>
      </w:r>
      <w:r w:rsidRPr="13F48A9F" w:rsidR="001B5D6F">
        <w:rPr>
          <w:rFonts w:ascii="Arial" w:hAnsi="Arial" w:cs="Arial"/>
          <w:sz w:val="20"/>
          <w:szCs w:val="20"/>
          <w:lang w:val="en-US"/>
        </w:rPr>
        <w:t xml:space="preserve"> of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stoppen</w:t>
      </w:r>
      <w:r w:rsidRPr="13F48A9F" w:rsidR="001B5D6F">
        <w:rPr>
          <w:rFonts w:ascii="Arial" w:hAnsi="Arial" w:cs="Arial"/>
          <w:sz w:val="20"/>
          <w:szCs w:val="20"/>
          <w:lang w:val="en-US"/>
        </w:rPr>
        <w:t>.</w:t>
      </w:r>
    </w:p>
    <w:p w:rsidRPr="001B5D6F" w:rsidR="001B5D6F" w:rsidP="13F48A9F" w:rsidRDefault="001B5D6F" w14:paraId="04858B05" w14:textId="559CD7A9">
      <w:pPr>
        <w:pStyle w:val="Heading3"/>
        <w:rPr>
          <w:lang w:val="en-US"/>
        </w:rPr>
      </w:pPr>
      <w:r w:rsidRPr="13F48A9F" w:rsidR="001B5D6F">
        <w:rPr>
          <w:lang w:val="en-US"/>
        </w:rPr>
        <w:t xml:space="preserve">7. </w:t>
      </w:r>
      <w:r w:rsidRPr="13F48A9F" w:rsidR="001B5D6F">
        <w:rPr>
          <w:lang w:val="en-US"/>
        </w:rPr>
        <w:t>Voordelen</w:t>
      </w:r>
    </w:p>
    <w:p w:rsidRPr="001B5D6F" w:rsidR="001B5D6F" w:rsidP="13F48A9F" w:rsidRDefault="001B5D6F" w14:paraId="1232F0CC" w14:textId="77777777">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 xml:space="preserve">Er </w:t>
      </w:r>
      <w:r w:rsidRPr="13F48A9F" w:rsidR="001B5D6F">
        <w:rPr>
          <w:rFonts w:ascii="Arial" w:hAnsi="Arial" w:cs="Arial"/>
          <w:sz w:val="20"/>
          <w:szCs w:val="20"/>
          <w:lang w:val="en-US"/>
        </w:rPr>
        <w:t>zijn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geen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directe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persoonlijke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voordelen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verbonden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deelname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bijdrage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helpt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ons</w:t>
      </w:r>
      <w:r w:rsidRPr="13F48A9F" w:rsidR="001B5D6F">
        <w:rPr>
          <w:rFonts w:ascii="Arial" w:hAnsi="Arial" w:cs="Arial"/>
          <w:sz w:val="20"/>
          <w:szCs w:val="20"/>
          <w:lang w:val="en-US"/>
        </w:rPr>
        <w:t xml:space="preserve"> om </w:t>
      </w:r>
      <w:r w:rsidRPr="13F48A9F" w:rsidR="001B5D6F">
        <w:rPr>
          <w:rFonts w:ascii="Arial" w:hAnsi="Arial" w:cs="Arial"/>
          <w:sz w:val="20"/>
          <w:szCs w:val="20"/>
          <w:lang w:val="en-US"/>
        </w:rPr>
        <w:t>inzicht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krijgen</w:t>
      </w:r>
      <w:r w:rsidRPr="13F48A9F" w:rsidR="001B5D6F">
        <w:rPr>
          <w:rFonts w:ascii="Arial" w:hAnsi="Arial" w:cs="Arial"/>
          <w:sz w:val="20"/>
          <w:szCs w:val="20"/>
          <w:lang w:val="en-US"/>
        </w:rPr>
        <w:t xml:space="preserve"> in hoe de PARADISE </w:t>
      </w:r>
      <w:r w:rsidRPr="13F48A9F" w:rsidR="001B5D6F">
        <w:rPr>
          <w:rFonts w:ascii="Arial" w:hAnsi="Arial" w:cs="Arial"/>
          <w:sz w:val="20"/>
          <w:szCs w:val="20"/>
          <w:lang w:val="en-US"/>
        </w:rPr>
        <w:t>interventie</w:t>
      </w:r>
      <w:r w:rsidRPr="13F48A9F" w:rsidR="001B5D6F">
        <w:rPr>
          <w:rFonts w:ascii="Arial" w:hAnsi="Arial" w:cs="Arial"/>
          <w:sz w:val="20"/>
          <w:szCs w:val="20"/>
          <w:lang w:val="en-US"/>
        </w:rPr>
        <w:t xml:space="preserve"> in de </w:t>
      </w:r>
      <w:r w:rsidRPr="13F48A9F" w:rsidR="001B5D6F">
        <w:rPr>
          <w:rFonts w:ascii="Arial" w:hAnsi="Arial" w:cs="Arial"/>
          <w:sz w:val="20"/>
          <w:szCs w:val="20"/>
          <w:lang w:val="en-US"/>
        </w:rPr>
        <w:t>praktijk</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verloopt</w:t>
      </w:r>
      <w:r w:rsidRPr="13F48A9F" w:rsidR="001B5D6F">
        <w:rPr>
          <w:rFonts w:ascii="Arial" w:hAnsi="Arial" w:cs="Arial"/>
          <w:sz w:val="20"/>
          <w:szCs w:val="20"/>
          <w:lang w:val="en-US"/>
        </w:rPr>
        <w:t xml:space="preserve"> en hoe </w:t>
      </w:r>
      <w:r w:rsidRPr="13F48A9F" w:rsidR="001B5D6F">
        <w:rPr>
          <w:rFonts w:ascii="Arial" w:hAnsi="Arial" w:cs="Arial"/>
          <w:sz w:val="20"/>
          <w:szCs w:val="20"/>
          <w:lang w:val="en-US"/>
        </w:rPr>
        <w:t>deze</w:t>
      </w:r>
      <w:r w:rsidRPr="13F48A9F" w:rsidR="001B5D6F">
        <w:rPr>
          <w:rFonts w:ascii="Arial" w:hAnsi="Arial" w:cs="Arial"/>
          <w:sz w:val="20"/>
          <w:szCs w:val="20"/>
          <w:lang w:val="en-US"/>
        </w:rPr>
        <w:t xml:space="preserve"> in de </w:t>
      </w:r>
      <w:r w:rsidRPr="13F48A9F" w:rsidR="001B5D6F">
        <w:rPr>
          <w:rFonts w:ascii="Arial" w:hAnsi="Arial" w:cs="Arial"/>
          <w:sz w:val="20"/>
          <w:szCs w:val="20"/>
          <w:lang w:val="en-US"/>
        </w:rPr>
        <w:t>toekomst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verder</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verbeterd</w:t>
      </w:r>
      <w:r w:rsidRPr="13F48A9F" w:rsidR="001B5D6F">
        <w:rPr>
          <w:rFonts w:ascii="Arial" w:hAnsi="Arial" w:cs="Arial"/>
          <w:sz w:val="20"/>
          <w:szCs w:val="20"/>
          <w:lang w:val="en-US"/>
        </w:rPr>
        <w:t xml:space="preserve"> en </w:t>
      </w:r>
      <w:r w:rsidRPr="13F48A9F" w:rsidR="001B5D6F">
        <w:rPr>
          <w:rFonts w:ascii="Arial" w:hAnsi="Arial" w:cs="Arial"/>
          <w:sz w:val="20"/>
          <w:szCs w:val="20"/>
          <w:lang w:val="en-US"/>
        </w:rPr>
        <w:t>geïmplementeerd</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kan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worden</w:t>
      </w:r>
      <w:r w:rsidRPr="13F48A9F" w:rsidR="001B5D6F">
        <w:rPr>
          <w:rFonts w:ascii="Arial" w:hAnsi="Arial" w:cs="Arial"/>
          <w:sz w:val="20"/>
          <w:szCs w:val="20"/>
          <w:lang w:val="en-US"/>
        </w:rPr>
        <w:t>.</w:t>
      </w:r>
    </w:p>
    <w:p w:rsidRPr="001B5D6F" w:rsidR="001B5D6F" w:rsidP="13F48A9F" w:rsidRDefault="004B059A" w14:paraId="5F047E6D" w14:textId="4EFDB62C">
      <w:pPr>
        <w:pStyle w:val="Heading3"/>
        <w:rPr>
          <w:lang w:val="en-US"/>
        </w:rPr>
      </w:pPr>
      <w:r w:rsidRPr="13F48A9F" w:rsidR="004B059A">
        <w:rPr>
          <w:lang w:val="en-US"/>
        </w:rPr>
        <w:t>8</w:t>
      </w:r>
      <w:r w:rsidRPr="13F48A9F" w:rsidR="001B5D6F">
        <w:rPr>
          <w:lang w:val="en-US"/>
        </w:rPr>
        <w:t xml:space="preserve">. </w:t>
      </w:r>
      <w:r w:rsidRPr="13F48A9F" w:rsidR="001B5D6F">
        <w:rPr>
          <w:lang w:val="en-US"/>
        </w:rPr>
        <w:t xml:space="preserve">Wat </w:t>
      </w:r>
      <w:r w:rsidRPr="13F48A9F" w:rsidR="001B5D6F">
        <w:rPr>
          <w:lang w:val="en-US"/>
        </w:rPr>
        <w:t>verwachten</w:t>
      </w:r>
      <w:r w:rsidRPr="13F48A9F" w:rsidR="001B5D6F">
        <w:rPr>
          <w:lang w:val="en-US"/>
        </w:rPr>
        <w:t xml:space="preserve"> </w:t>
      </w:r>
      <w:r w:rsidRPr="13F48A9F" w:rsidR="001B5D6F">
        <w:rPr>
          <w:lang w:val="en-US"/>
        </w:rPr>
        <w:t>wij</w:t>
      </w:r>
      <w:r w:rsidRPr="13F48A9F" w:rsidR="001B5D6F">
        <w:rPr>
          <w:lang w:val="en-US"/>
        </w:rPr>
        <w:t xml:space="preserve"> van u?</w:t>
      </w:r>
    </w:p>
    <w:p w:rsidRPr="001B5D6F" w:rsidR="001B5D6F" w:rsidP="13F48A9F" w:rsidRDefault="001B5D6F" w14:paraId="4A72F9DB" w14:textId="77777777">
      <w:pPr>
        <w:pStyle w:val="NormalWeb"/>
        <w:spacing w:before="120"/>
        <w:jc w:val="both"/>
        <w:rPr>
          <w:rFonts w:ascii="Arial" w:hAnsi="Arial" w:cs="Arial"/>
          <w:sz w:val="20"/>
          <w:szCs w:val="20"/>
          <w:lang w:val="en-US"/>
        </w:rPr>
      </w:pPr>
      <w:r w:rsidRPr="13F48A9F" w:rsidR="001B5D6F">
        <w:rPr>
          <w:rFonts w:ascii="Arial" w:hAnsi="Arial" w:cs="Arial"/>
          <w:sz w:val="20"/>
          <w:szCs w:val="20"/>
          <w:lang w:val="en-US"/>
        </w:rPr>
        <w:t>Indien</w:t>
      </w:r>
      <w:r w:rsidRPr="13F48A9F" w:rsidR="001B5D6F">
        <w:rPr>
          <w:rFonts w:ascii="Arial" w:hAnsi="Arial" w:cs="Arial"/>
          <w:sz w:val="20"/>
          <w:szCs w:val="20"/>
          <w:lang w:val="en-US"/>
        </w:rPr>
        <w:t xml:space="preserve"> u </w:t>
      </w:r>
      <w:r w:rsidRPr="13F48A9F" w:rsidR="001B5D6F">
        <w:rPr>
          <w:rFonts w:ascii="Arial" w:hAnsi="Arial" w:cs="Arial"/>
          <w:sz w:val="20"/>
          <w:szCs w:val="20"/>
          <w:lang w:val="en-US"/>
        </w:rPr>
        <w:t>deelneemt</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vragen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wij</w:t>
      </w:r>
      <w:r w:rsidRPr="13F48A9F" w:rsidR="001B5D6F">
        <w:rPr>
          <w:rFonts w:ascii="Arial" w:hAnsi="Arial" w:cs="Arial"/>
          <w:sz w:val="20"/>
          <w:szCs w:val="20"/>
          <w:lang w:val="en-US"/>
        </w:rPr>
        <w:t xml:space="preserve"> u om:</w:t>
      </w:r>
    </w:p>
    <w:p w:rsidRPr="001B5D6F" w:rsidR="001B5D6F" w:rsidP="13F48A9F" w:rsidRDefault="001B5D6F" w14:paraId="37E833BB"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sz w:val="20"/>
          <w:szCs w:val="20"/>
          <w:lang w:val="en-US"/>
        </w:rPr>
        <w:t xml:space="preserve">open en </w:t>
      </w:r>
      <w:r w:rsidRPr="13F48A9F" w:rsidR="001B5D6F">
        <w:rPr>
          <w:rFonts w:ascii="Arial" w:hAnsi="Arial" w:cs="Arial"/>
          <w:sz w:val="20"/>
          <w:szCs w:val="20"/>
          <w:lang w:val="en-US"/>
        </w:rPr>
        <w:t>eerlijk</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uw</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ervaringen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delen</w:t>
      </w:r>
      <w:r w:rsidRPr="13F48A9F" w:rsidR="001B5D6F">
        <w:rPr>
          <w:rFonts w:ascii="Arial" w:hAnsi="Arial" w:cs="Arial"/>
          <w:sz w:val="20"/>
          <w:szCs w:val="20"/>
          <w:lang w:val="en-US"/>
        </w:rPr>
        <w:t xml:space="preserve">; </w:t>
      </w:r>
    </w:p>
    <w:p w:rsidRPr="001B5D6F" w:rsidR="001B5D6F" w:rsidP="13F48A9F" w:rsidRDefault="001B5D6F" w14:paraId="6215595C" w14:textId="77777777">
      <w:pPr>
        <w:pStyle w:val="NormalWeb"/>
        <w:numPr>
          <w:ilvl w:val="0"/>
          <w:numId w:val="44"/>
        </w:numPr>
        <w:spacing w:before="120"/>
        <w:jc w:val="both"/>
        <w:rPr>
          <w:rFonts w:ascii="Arial" w:hAnsi="Arial" w:cs="Arial"/>
          <w:sz w:val="20"/>
          <w:szCs w:val="20"/>
          <w:lang w:val="en-US"/>
        </w:rPr>
      </w:pPr>
      <w:r w:rsidRPr="13F48A9F" w:rsidR="001B5D6F">
        <w:rPr>
          <w:rFonts w:ascii="Arial" w:hAnsi="Arial" w:cs="Arial"/>
          <w:sz w:val="20"/>
          <w:szCs w:val="20"/>
          <w:lang w:val="en-US"/>
        </w:rPr>
        <w:t xml:space="preserve">mee </w:t>
      </w:r>
      <w:r w:rsidRPr="13F48A9F" w:rsidR="001B5D6F">
        <w:rPr>
          <w:rFonts w:ascii="Arial" w:hAnsi="Arial" w:cs="Arial"/>
          <w:sz w:val="20"/>
          <w:szCs w:val="20"/>
          <w:lang w:val="en-US"/>
        </w:rPr>
        <w:t>te</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werken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aan</w:t>
      </w:r>
      <w:r w:rsidRPr="13F48A9F" w:rsidR="001B5D6F">
        <w:rPr>
          <w:rFonts w:ascii="Arial" w:hAnsi="Arial" w:cs="Arial"/>
          <w:sz w:val="20"/>
          <w:szCs w:val="20"/>
          <w:lang w:val="en-US"/>
        </w:rPr>
        <w:t xml:space="preserve"> </w:t>
      </w:r>
      <w:r w:rsidRPr="13F48A9F" w:rsidR="001B5D6F">
        <w:rPr>
          <w:rFonts w:ascii="Arial" w:hAnsi="Arial" w:cs="Arial"/>
          <w:sz w:val="20"/>
          <w:szCs w:val="20"/>
          <w:lang w:val="en-US"/>
        </w:rPr>
        <w:t>een</w:t>
      </w:r>
      <w:r w:rsidRPr="13F48A9F" w:rsidR="001B5D6F">
        <w:rPr>
          <w:rFonts w:ascii="Arial" w:hAnsi="Arial" w:cs="Arial"/>
          <w:sz w:val="20"/>
          <w:szCs w:val="20"/>
          <w:lang w:val="en-US"/>
        </w:rPr>
        <w:t xml:space="preserve"> correct </w:t>
      </w:r>
      <w:r w:rsidRPr="13F48A9F" w:rsidR="001B5D6F">
        <w:rPr>
          <w:rFonts w:ascii="Arial" w:hAnsi="Arial" w:cs="Arial"/>
          <w:sz w:val="20"/>
          <w:szCs w:val="20"/>
          <w:lang w:val="en-US"/>
        </w:rPr>
        <w:t>verloop</w:t>
      </w:r>
      <w:r w:rsidRPr="13F48A9F" w:rsidR="001B5D6F">
        <w:rPr>
          <w:rFonts w:ascii="Arial" w:hAnsi="Arial" w:cs="Arial"/>
          <w:sz w:val="20"/>
          <w:szCs w:val="20"/>
          <w:lang w:val="en-US"/>
        </w:rPr>
        <w:t xml:space="preserve"> van de studie. </w:t>
      </w:r>
    </w:p>
    <w:p w:rsidRPr="001B5D6F" w:rsidR="001B5D6F" w:rsidP="13F48A9F" w:rsidRDefault="001B5D6F" w14:paraId="160061E9" w14:textId="77777777">
      <w:pPr>
        <w:pStyle w:val="NormalWeb"/>
        <w:spacing w:before="120"/>
        <w:jc w:val="both"/>
        <w:rPr>
          <w:rFonts w:ascii="Arial" w:hAnsi="Arial" w:cs="Arial"/>
          <w:b w:val="1"/>
          <w:bCs w:val="1"/>
          <w:sz w:val="20"/>
          <w:szCs w:val="20"/>
          <w:lang w:val="en-US"/>
        </w:rPr>
      </w:pPr>
      <w:r w:rsidRPr="13F48A9F" w:rsidR="001B5D6F">
        <w:rPr>
          <w:rFonts w:ascii="Arial" w:hAnsi="Arial" w:cs="Arial"/>
          <w:b w:val="1"/>
          <w:bCs w:val="1"/>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sz w:val="20"/>
          <w:szCs w:val="20"/>
          <w:lang w:val="nl-BE"/>
        </w:rPr>
        <w:t xml:space="preserve">Als u bijkomende informatie wenst, maar ook ingeval van problemen of als u zich zorgen maakt, kan u contact opnemen met de </w:t>
      </w:r>
      <w:r>
        <w:rPr>
          <w:rFonts w:ascii="Arial" w:hAnsi="Arial" w:cs="Arial"/>
          <w:sz w:val="20"/>
          <w:szCs w:val="20"/>
          <w:lang w:val="nl-BE"/>
        </w:rPr>
        <w:t xml:space="preserve">coördinerend </w:t>
      </w:r>
      <w:r w:rsidRPr="006E33CF">
        <w:rPr>
          <w:rFonts w:ascii="Arial" w:hAnsi="Arial" w:cs="Arial"/>
          <w:sz w:val="20"/>
          <w:szCs w:val="20"/>
          <w:lang w:val="nl-BE"/>
        </w:rPr>
        <w:t>onderzoeker (</w:t>
      </w:r>
      <w:r>
        <w:rPr>
          <w:rFonts w:ascii="Arial" w:hAnsi="Arial" w:cs="Arial"/>
          <w:sz w:val="20"/>
          <w:szCs w:val="20"/>
          <w:lang w:val="nl-BE"/>
        </w:rPr>
        <w:t>Kevin Deschamps</w:t>
      </w:r>
      <w:r w:rsidRPr="006E33CF">
        <w:rPr>
          <w:rFonts w:ascii="Arial" w:hAnsi="Arial" w:cs="Arial"/>
          <w:sz w:val="20"/>
          <w:szCs w:val="20"/>
          <w:lang w:val="nl-BE"/>
        </w:rPr>
        <w:t xml:space="preserve">) of een medewerker van zijn </w:t>
      </w:r>
      <w:r>
        <w:rPr>
          <w:rFonts w:ascii="Arial" w:hAnsi="Arial" w:cs="Arial"/>
          <w:sz w:val="20"/>
          <w:szCs w:val="20"/>
          <w:lang w:val="nl-BE"/>
        </w:rPr>
        <w:t xml:space="preserve">team </w:t>
      </w:r>
      <w:r w:rsidRPr="006E33CF">
        <w:rPr>
          <w:rFonts w:ascii="Arial" w:hAnsi="Arial" w:cs="Arial"/>
          <w:sz w:val="20"/>
          <w:szCs w:val="20"/>
          <w:lang w:val="nl-BE"/>
        </w:rPr>
        <w:t>op het telefoonnummer (</w:t>
      </w:r>
      <w:r>
        <w:rPr>
          <w:rFonts w:ascii="Arial" w:hAnsi="Arial" w:cs="Arial"/>
          <w:sz w:val="20"/>
          <w:szCs w:val="20"/>
          <w:lang w:val="nl-BE"/>
        </w:rPr>
        <w:t>+</w:t>
      </w:r>
      <w:r w:rsidRPr="004B059A">
        <w:rPr>
          <w:rFonts w:ascii="Arial" w:hAnsi="Arial" w:cs="Arial"/>
          <w:sz w:val="20"/>
          <w:szCs w:val="20"/>
          <w:lang w:val="nl-NL"/>
        </w:rPr>
        <w:t>32 50 66 48 00</w:t>
      </w:r>
      <w:r w:rsidRPr="00340905">
        <w:rPr>
          <w:rFonts w:ascii="Arial" w:hAnsi="Arial" w:cs="Arial"/>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sz w:val="20"/>
          <w:szCs w:val="20"/>
          <w:lang w:val="nl-BE"/>
        </w:rPr>
        <w:t xml:space="preserve">In geval van nood, kan u contact opnemen </w:t>
      </w:r>
      <w:r w:rsidRPr="008B4542">
        <w:rPr>
          <w:rFonts w:ascii="Arial" w:hAnsi="Arial" w:cs="Arial"/>
          <w:sz w:val="20"/>
          <w:szCs w:val="20"/>
          <w:lang w:val="nl-BE"/>
        </w:rPr>
        <w:t xml:space="preserve">met </w:t>
      </w:r>
      <w:r>
        <w:rPr>
          <w:rFonts w:ascii="Arial" w:hAnsi="Arial" w:cs="Arial"/>
          <w:sz w:val="20"/>
          <w:szCs w:val="20"/>
          <w:lang w:val="nl-BE"/>
        </w:rPr>
        <w:t>Kevin Deschamps</w:t>
      </w:r>
      <w:r w:rsidRPr="008B4542">
        <w:rPr>
          <w:rFonts w:ascii="Arial" w:hAnsi="Arial" w:cs="Arial"/>
          <w:sz w:val="20"/>
          <w:szCs w:val="20"/>
          <w:lang w:val="nl-BE"/>
        </w:rPr>
        <w:t xml:space="preserve"> op het telefoonnummer </w:t>
      </w:r>
      <w:r>
        <w:rPr>
          <w:rFonts w:ascii="Arial" w:hAnsi="Arial" w:cs="Arial"/>
          <w:sz w:val="20"/>
          <w:szCs w:val="20"/>
          <w:lang w:val="nl-BE"/>
        </w:rPr>
        <w:t>(</w:t>
      </w:r>
      <w:r w:rsidRPr="008B4542">
        <w:rPr>
          <w:rFonts w:ascii="Arial" w:hAnsi="Arial" w:cs="Arial"/>
          <w:sz w:val="20"/>
          <w:szCs w:val="20"/>
          <w:lang w:val="nl-BE"/>
        </w:rPr>
        <w:t xml:space="preserve">+32 </w:t>
      </w:r>
      <w:r w:rsidRPr="004B059A">
        <w:rPr>
          <w:rFonts w:ascii="Arial" w:hAnsi="Arial" w:cs="Arial"/>
          <w:sz w:val="20"/>
          <w:szCs w:val="20"/>
          <w:lang w:val="nl-NL"/>
        </w:rPr>
        <w:t>50 66 48 00</w:t>
      </w:r>
      <w:r>
        <w:rPr>
          <w:rFonts w:ascii="Arial" w:hAnsi="Arial" w:cs="Arial"/>
          <w:sz w:val="20"/>
          <w:szCs w:val="20"/>
          <w:lang w:val="nl-NL"/>
        </w:rPr>
        <w:t>)</w:t>
      </w:r>
      <w:r w:rsidRPr="008B4542">
        <w:rPr>
          <w:rFonts w:ascii="Arial" w:hAnsi="Arial" w:cs="Arial"/>
          <w:sz w:val="20"/>
          <w:szCs w:val="20"/>
          <w:lang w:val="nl-BE"/>
        </w:rPr>
        <w:t>.</w:t>
      </w:r>
      <w:r>
        <w:rPr>
          <w:rFonts w:ascii="Arial" w:hAnsi="Arial" w:cs="Arial"/>
          <w:sz w:val="20"/>
          <w:szCs w:val="20"/>
          <w:lang w:val="nl-BE"/>
        </w:rPr>
        <w:t xml:space="preserve"> </w:t>
      </w:r>
      <w:r w:rsidRPr="00EA02DB">
        <w:rPr>
          <w:rFonts w:ascii="Arial" w:hAnsi="Arial" w:cs="Arial"/>
          <w:sz w:val="20"/>
          <w:szCs w:val="20"/>
          <w:lang w:val="nl-BE"/>
        </w:rPr>
        <w:t xml:space="preserve">Als u vragen hebt met betrekking tot uw rechten als deelnemer aan de studie, kan u contact opnemen met de </w:t>
      </w:r>
      <w:proofErr w:type="spellStart"/>
      <w:r w:rsidRPr="00EA02DB">
        <w:rPr>
          <w:rFonts w:ascii="Arial" w:hAnsi="Arial" w:cs="Arial"/>
          <w:sz w:val="20"/>
          <w:szCs w:val="20"/>
          <w:lang w:val="nl-BE"/>
        </w:rPr>
        <w:t>ombudsdienst</w:t>
      </w:r>
      <w:proofErr w:type="spellEnd"/>
      <w:r w:rsidRPr="00EA02DB">
        <w:rPr>
          <w:rFonts w:ascii="Arial" w:hAnsi="Arial" w:cs="Arial"/>
          <w:sz w:val="20"/>
          <w:szCs w:val="20"/>
          <w:lang w:val="nl-BE"/>
        </w:rPr>
        <w:t xml:space="preserve"> in uw ziekenhuis. Indien nodig kan de </w:t>
      </w:r>
      <w:proofErr w:type="spellStart"/>
      <w:r w:rsidRPr="00EA02DB">
        <w:rPr>
          <w:rFonts w:ascii="Arial" w:hAnsi="Arial" w:cs="Arial"/>
          <w:sz w:val="20"/>
          <w:szCs w:val="20"/>
          <w:lang w:val="nl-BE"/>
        </w:rPr>
        <w:t>ombudsdienst</w:t>
      </w:r>
      <w:proofErr w:type="spellEnd"/>
      <w:r w:rsidRPr="00EA02DB">
        <w:rPr>
          <w:rFonts w:ascii="Arial" w:hAnsi="Arial" w:cs="Arial"/>
          <w:sz w:val="20"/>
          <w:szCs w:val="20"/>
          <w:lang w:val="nl-BE"/>
        </w:rPr>
        <w:t xml:space="preserve"> u in contact brengen met het Ethisch Comité.</w:t>
      </w:r>
      <w:r w:rsidRPr="00EA02DB" w:rsidDel="004917E4">
        <w:rPr>
          <w:rFonts w:ascii="Arial" w:hAnsi="Arial" w:cs="Arial"/>
          <w:sz w:val="20"/>
          <w:szCs w:val="20"/>
          <w:lang w:val="nl-BE"/>
        </w:rPr>
        <w:t xml:space="preserve"> </w:t>
      </w:r>
    </w:p>
    <w:p w:rsidRPr="0009574B" w:rsidR="005C0E55" w:rsidP="00FA13DE" w:rsidRDefault="004B059A" w14:paraId="759A159B" w14:textId="12233BD2">
      <w:pPr>
        <w:pStyle w:val="Heading3"/>
        <w:rPr>
          <w:lang w:val="nl-BE"/>
        </w:rPr>
      </w:pPr>
      <w:r>
        <w:rPr>
          <w:lang w:val="nl-BE"/>
        </w:rPr>
        <w:t>9</w:t>
      </w:r>
      <w:r w:rsidR="00FA13DE">
        <w:rPr>
          <w:lang w:val="nl-BE"/>
        </w:rPr>
        <w:t xml:space="preserve">. </w:t>
      </w:r>
      <w:r w:rsidRPr="0009574B" w:rsidR="00A4306D">
        <w:rPr>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del w:author="Fabienne Dobbels" w:date="2026-06-03T09:24:24.285Z" w16du:dateUtc="2026-06-03T09:24:24.285Z" w:id="161738151"/>
          <w:rFonts w:ascii="Arial" w:hAnsi="Arial" w:cs="Arial"/>
          <w:sz w:val="20"/>
          <w:szCs w:val="20"/>
          <w:lang w:val="nl-BE"/>
        </w:rPr>
      </w:pPr>
      <w:del w:author="Fabienne Dobbels" w:date="2026-06-03T09:24:24.285Z" w16du:dateUtc="2026-06-03T09:24:24.285Z" w:id="648971577">
        <w:r w:rsidRPr="13F48A9F" w:rsidDel="004B059A">
          <w:rPr>
            <w:rFonts w:ascii="Arial" w:hAnsi="Arial" w:cs="Arial"/>
            <w:sz w:val="20"/>
            <w:szCs w:val="20"/>
            <w:lang w:val="nl-BE"/>
          </w:rPr>
          <w:delText xml:space="preserve">Het is ook mogelijk dat de arts-onderzoeker uw deelname aan de studie stopzet omdat hij/zij vaststelt dat u zich niet aan de voorschriften voor deelname houdt. </w:delText>
        </w:r>
      </w:del>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sz w:val="20"/>
          <w:szCs w:val="20"/>
          <w:lang w:val="nl-BE"/>
        </w:rPr>
        <w:t>Ook gebeurt het soms dat de bevoegde nationale of internationale autoriteiten, de ethische comités die aanvankelijk goedkeuring had</w:t>
      </w:r>
      <w:r>
        <w:rPr>
          <w:rFonts w:ascii="Arial" w:hAnsi="Arial" w:cs="Arial"/>
          <w:sz w:val="20"/>
          <w:szCs w:val="20"/>
          <w:lang w:val="nl-BE"/>
        </w:rPr>
        <w:t>den</w:t>
      </w:r>
      <w:r w:rsidRPr="006E33CF">
        <w:rPr>
          <w:rFonts w:ascii="Arial" w:hAnsi="Arial" w:cs="Arial"/>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sz w:val="20"/>
          <w:szCs w:val="20"/>
          <w:lang w:val="nl-BE"/>
        </w:rPr>
        <w:t xml:space="preserve">dan verwacht </w:t>
      </w:r>
      <w:r w:rsidRPr="006E33CF">
        <w:rPr>
          <w:rFonts w:ascii="Arial" w:hAnsi="Arial" w:cs="Arial"/>
          <w:sz w:val="20"/>
          <w:szCs w:val="20"/>
          <w:lang w:val="nl-BE"/>
        </w:rPr>
        <w:t xml:space="preserve">of voor een andere reden zoals bijvoorbeeld de beslissing om de studie en de ontwikkeling van </w:t>
      </w:r>
      <w:r>
        <w:rPr>
          <w:rFonts w:ascii="Arial" w:hAnsi="Arial" w:cs="Arial"/>
          <w:sz w:val="20"/>
          <w:szCs w:val="20"/>
          <w:lang w:val="nl-BE"/>
        </w:rPr>
        <w:t>de</w:t>
      </w:r>
      <w:r w:rsidRPr="006E33CF">
        <w:rPr>
          <w:rFonts w:ascii="Arial" w:hAnsi="Arial" w:cs="Arial"/>
          <w:sz w:val="20"/>
          <w:szCs w:val="20"/>
          <w:lang w:val="nl-BE"/>
        </w:rPr>
        <w:t xml:space="preserve"> onderzochte studie</w:t>
      </w:r>
      <w:r>
        <w:rPr>
          <w:rFonts w:ascii="Arial" w:hAnsi="Arial" w:cs="Arial"/>
          <w:sz w:val="20"/>
          <w:szCs w:val="20"/>
          <w:lang w:val="nl-BE"/>
        </w:rPr>
        <w:t>therapie</w:t>
      </w:r>
      <w:r w:rsidRPr="006E33CF">
        <w:rPr>
          <w:rFonts w:ascii="Arial" w:hAnsi="Arial" w:cs="Arial"/>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sz w:val="20"/>
          <w:szCs w:val="20"/>
          <w:lang w:val="nl-BE"/>
        </w:rPr>
        <w:t xml:space="preserve">Deelname aan dit onderzoek zal voor u geen </w:t>
      </w:r>
      <w:proofErr w:type="spellStart"/>
      <w:r w:rsidRPr="00334C34">
        <w:rPr>
          <w:rFonts w:ascii="Arial" w:hAnsi="Arial" w:cs="Arial"/>
          <w:sz w:val="20"/>
          <w:szCs w:val="20"/>
          <w:lang w:val="nl-BE"/>
        </w:rPr>
        <w:t>meerkost</w:t>
      </w:r>
      <w:proofErr w:type="spellEnd"/>
      <w:r w:rsidRPr="00334C34">
        <w:rPr>
          <w:rFonts w:ascii="Arial" w:hAnsi="Arial" w:cs="Arial"/>
          <w:sz w:val="20"/>
          <w:szCs w:val="20"/>
          <w:lang w:val="nl-BE"/>
        </w:rPr>
        <w:t xml:space="preserve"> meebrengen. Uitstap uit de studie is steeds mogelijk zonder gevolg. Dit zal dus geen invloed hebben op uw verdere </w:t>
      </w:r>
      <w:r>
        <w:rPr>
          <w:rFonts w:ascii="Arial" w:hAnsi="Arial" w:cs="Arial"/>
          <w:sz w:val="20"/>
          <w:szCs w:val="20"/>
          <w:lang w:val="nl-BE"/>
        </w:rPr>
        <w:t>werk</w:t>
      </w:r>
      <w:r w:rsidRPr="00334C34">
        <w:rPr>
          <w:rFonts w:ascii="Arial" w:hAnsi="Arial" w:cs="Arial"/>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b/>
          <w:lang w:val="nl-BE"/>
        </w:rPr>
        <w:lastRenderedPageBreak/>
        <w:t xml:space="preserve">Geïnformeerde toestemming </w:t>
      </w:r>
      <w:r w:rsidRPr="0009574B" w:rsidR="001539C3">
        <w:rPr>
          <w:rFonts w:ascii="Arial" w:hAnsi="Arial" w:cs="Arial"/>
          <w:b/>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 xml:space="preserve">Naar een druk-, therapietrouw- en </w:t>
      </w:r>
      <w:proofErr w:type="spellStart"/>
      <w:r w:rsidRPr="0009574B">
        <w:rPr>
          <w:rFonts w:ascii="Arial" w:hAnsi="Arial" w:cs="Arial"/>
          <w:b/>
          <w:bCs/>
          <w:sz w:val="22"/>
          <w:szCs w:val="22"/>
          <w:lang w:val="nl-NL"/>
        </w:rPr>
        <w:t>educatiegestuurde</w:t>
      </w:r>
      <w:proofErr w:type="spellEnd"/>
      <w:r w:rsidRPr="0009574B">
        <w:rPr>
          <w:rFonts w:ascii="Arial" w:hAnsi="Arial" w:cs="Arial"/>
          <w:b/>
          <w:bCs/>
          <w:sz w:val="22"/>
          <w:szCs w:val="22"/>
          <w:lang w:val="nl-NL"/>
        </w:rPr>
        <w:t xml:space="preserve"> zorg bij diabetische voetaandoeningen</w:t>
      </w:r>
      <w:r w:rsidR="0009574B">
        <w:rPr>
          <w:rFonts w:ascii="Arial" w:hAnsi="Arial" w:cs="Arial"/>
          <w:b/>
          <w:bCs/>
          <w:sz w:val="22"/>
          <w:szCs w:val="22"/>
          <w:lang w:val="nl-NL"/>
        </w:rPr>
        <w:t xml:space="preserve">: klinische, </w:t>
      </w:r>
      <w:proofErr w:type="spellStart"/>
      <w:r w:rsidR="0009574B">
        <w:rPr>
          <w:rFonts w:ascii="Arial" w:hAnsi="Arial" w:cs="Arial"/>
          <w:b/>
          <w:bCs/>
          <w:sz w:val="22"/>
          <w:szCs w:val="22"/>
          <w:lang w:val="nl-NL"/>
        </w:rPr>
        <w:t>gezondheidseconomische</w:t>
      </w:r>
      <w:proofErr w:type="spellEnd"/>
      <w:r w:rsidR="0009574B">
        <w:rPr>
          <w:rFonts w:ascii="Arial" w:hAnsi="Arial" w:cs="Arial"/>
          <w:b/>
          <w:bCs/>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sz w:val="20"/>
          <w:szCs w:val="20"/>
          <w:lang w:val="nl-BE"/>
        </w:rPr>
        <w:t>Ik verklaar dat ik geïnformeerd ben over de aard, het doel, de duur</w:t>
      </w:r>
      <w:r>
        <w:rPr>
          <w:rFonts w:ascii="Arial" w:hAnsi="Arial" w:cs="Arial"/>
          <w:sz w:val="20"/>
          <w:szCs w:val="20"/>
          <w:lang w:val="nl-BE"/>
        </w:rPr>
        <w:t>,</w:t>
      </w:r>
      <w:r w:rsidRPr="006E33CF">
        <w:rPr>
          <w:rFonts w:ascii="Arial" w:hAnsi="Arial" w:cs="Arial"/>
          <w:sz w:val="20"/>
          <w:szCs w:val="20"/>
          <w:lang w:val="nl-BE"/>
        </w:rPr>
        <w:t xml:space="preserve"> de eventuele </w:t>
      </w:r>
      <w:r>
        <w:rPr>
          <w:rFonts w:ascii="Arial" w:hAnsi="Arial" w:cs="Arial"/>
          <w:sz w:val="20"/>
          <w:szCs w:val="20"/>
          <w:lang w:val="nl-BE"/>
        </w:rPr>
        <w:t>voordelen</w:t>
      </w:r>
      <w:r w:rsidRPr="006E33CF">
        <w:rPr>
          <w:rFonts w:ascii="Arial" w:hAnsi="Arial" w:cs="Arial"/>
          <w:sz w:val="20"/>
          <w:szCs w:val="20"/>
          <w:lang w:val="nl-BE"/>
        </w:rPr>
        <w:t xml:space="preserve"> en risico’s van de studie en dat ik weet wat van mij wordt verwacht. </w:t>
      </w:r>
    </w:p>
    <w:p w:rsidRPr="006E33CF" w:rsidR="004B059A" w:rsidP="004B059A" w:rsidRDefault="004B059A" w14:paraId="33DCFB4F" w14:textId="0E40CFB3">
      <w:pPr>
        <w:spacing w:after="60"/>
        <w:jc w:val="both"/>
        <w:rPr>
          <w:rFonts w:ascii="Arial" w:hAnsi="Arial" w:cs="Arial"/>
          <w:sz w:val="20"/>
          <w:szCs w:val="20"/>
          <w:lang w:val="nl-BE"/>
        </w:rPr>
      </w:pPr>
      <w:r w:rsidRPr="006E33CF">
        <w:rPr>
          <w:rFonts w:ascii="Arial" w:hAnsi="Arial" w:cs="Arial"/>
          <w:sz w:val="20"/>
          <w:szCs w:val="20"/>
          <w:lang w:val="nl-BE"/>
        </w:rPr>
        <w:t xml:space="preserve">Ik heb </w:t>
      </w:r>
      <w:r w:rsidRPr="006E33CF" w:rsidR="00EB499A">
        <w:rPr>
          <w:rFonts w:ascii="Arial" w:hAnsi="Arial" w:cs="Arial"/>
          <w:sz w:val="20"/>
          <w:szCs w:val="20"/>
          <w:lang w:val="nl-BE"/>
        </w:rPr>
        <w:t>kennisgenomen</w:t>
      </w:r>
      <w:r w:rsidRPr="006E33CF">
        <w:rPr>
          <w:rFonts w:ascii="Arial" w:hAnsi="Arial" w:cs="Arial"/>
          <w:sz w:val="20"/>
          <w:szCs w:val="20"/>
          <w:lang w:val="nl-BE"/>
        </w:rPr>
        <w:t xml:space="preserve"> van het informatiedocument en de bijlagen ervan.</w:t>
      </w:r>
    </w:p>
    <w:p w:rsidRPr="006E33CF" w:rsidR="004B059A" w:rsidP="004B059A" w:rsidRDefault="004B059A" w14:paraId="3FA1D1FA" w14:textId="64D5523C">
      <w:pPr>
        <w:spacing w:after="60"/>
        <w:jc w:val="both"/>
        <w:rPr>
          <w:rFonts w:ascii="Arial" w:hAnsi="Arial" w:cs="Arial"/>
          <w:sz w:val="20"/>
          <w:szCs w:val="20"/>
          <w:lang w:val="nl-BE"/>
        </w:rPr>
      </w:pPr>
      <w:r w:rsidRPr="006E33CF">
        <w:rPr>
          <w:rFonts w:ascii="Arial" w:hAnsi="Arial" w:cs="Arial"/>
          <w:sz w:val="20"/>
          <w:szCs w:val="20"/>
          <w:lang w:val="nl-BE"/>
        </w:rPr>
        <w:t xml:space="preserve">Ik heb voldoende tijd gehad om na te denken en met een door mij gekozen persoon, </w:t>
      </w:r>
      <w:r>
        <w:rPr>
          <w:rFonts w:ascii="Arial" w:hAnsi="Arial" w:cs="Arial"/>
          <w:sz w:val="20"/>
          <w:szCs w:val="20"/>
          <w:lang w:val="nl-BE"/>
        </w:rPr>
        <w:t xml:space="preserve">bijvoorbeeld een </w:t>
      </w:r>
      <w:r w:rsidR="002A69BA">
        <w:rPr>
          <w:rFonts w:ascii="Arial" w:hAnsi="Arial" w:cs="Arial"/>
          <w:sz w:val="20"/>
          <w:szCs w:val="20"/>
          <w:lang w:val="nl-BE"/>
        </w:rPr>
        <w:t xml:space="preserve">personeelslid van de diabetesvoetkliniek of </w:t>
      </w:r>
      <w:proofErr w:type="gramStart"/>
      <w:r w:rsidR="002A69BA">
        <w:rPr>
          <w:rFonts w:ascii="Arial" w:hAnsi="Arial" w:cs="Arial"/>
          <w:sz w:val="20"/>
          <w:szCs w:val="20"/>
          <w:lang w:val="nl-BE"/>
        </w:rPr>
        <w:t>collega manager</w:t>
      </w:r>
      <w:proofErr w:type="gramEnd"/>
      <w:r w:rsidRPr="006E33CF">
        <w:rPr>
          <w:rFonts w:ascii="Arial" w:hAnsi="Arial" w:cs="Arial"/>
          <w:sz w:val="20"/>
          <w:szCs w:val="20"/>
          <w:lang w:val="nl-BE"/>
        </w:rPr>
        <w:t>, te praten.</w:t>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sz w:val="20"/>
          <w:szCs w:val="20"/>
          <w:lang w:val="nl-BE"/>
        </w:rPr>
        <w:t>Ik heb alle vragen kunnen stellen die bij me opkwamen en ik heb een duidelijk antwoord gekregen op mijn vragen.</w:t>
      </w:r>
    </w:p>
    <w:p w:rsidRPr="006E33CF" w:rsidR="004B059A" w:rsidP="004B059A" w:rsidRDefault="004B059A" w14:paraId="50231404" w14:textId="4A64883D">
      <w:pPr>
        <w:spacing w:after="60"/>
        <w:jc w:val="both"/>
        <w:rPr>
          <w:rFonts w:ascii="Arial" w:hAnsi="Arial" w:cs="Arial"/>
          <w:sz w:val="20"/>
          <w:szCs w:val="20"/>
          <w:lang w:val="nl-BE"/>
        </w:rPr>
      </w:pPr>
      <w:r w:rsidRPr="006E33CF">
        <w:rPr>
          <w:rFonts w:ascii="Arial" w:hAnsi="Arial" w:cs="Arial"/>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sz w:val="20"/>
          <w:szCs w:val="20"/>
          <w:lang w:val="nl-BE"/>
        </w:rPr>
        <w:t>mijn leidinggevende</w:t>
      </w:r>
      <w:r w:rsidR="00EB499A">
        <w:rPr>
          <w:rFonts w:ascii="Arial" w:hAnsi="Arial" w:cs="Arial"/>
          <w:sz w:val="20"/>
          <w:szCs w:val="20"/>
          <w:lang w:val="nl-BE"/>
        </w:rPr>
        <w:t xml:space="preserve"> en/of personeelsleden van de diabetesvoetkliniek</w:t>
      </w:r>
      <w:r w:rsidRPr="006E33CF">
        <w:rPr>
          <w:rFonts w:ascii="Arial" w:hAnsi="Arial" w:cs="Arial"/>
          <w:sz w:val="20"/>
          <w:szCs w:val="20"/>
          <w:lang w:val="nl-BE"/>
        </w:rPr>
        <w:t>.</w:t>
      </w:r>
    </w:p>
    <w:p w:rsidR="004B059A" w:rsidP="004B059A" w:rsidRDefault="004B059A" w14:paraId="6CC3B498" w14:textId="77777777">
      <w:pPr>
        <w:spacing w:after="60"/>
        <w:jc w:val="both"/>
        <w:rPr>
          <w:lang w:val="nl-BE"/>
        </w:rPr>
      </w:pPr>
      <w:r w:rsidRPr="006E33CF">
        <w:rPr>
          <w:rFonts w:ascii="Arial" w:hAnsi="Arial" w:cs="Arial"/>
          <w:sz w:val="20"/>
          <w:szCs w:val="20"/>
          <w:lang w:val="nl-BE"/>
        </w:rPr>
        <w:t xml:space="preserve">Ik begrijp dat er tijdens mijn deelname aan </w:t>
      </w:r>
      <w:r>
        <w:rPr>
          <w:rFonts w:ascii="Arial" w:hAnsi="Arial" w:cs="Arial"/>
          <w:sz w:val="20"/>
          <w:szCs w:val="20"/>
          <w:lang w:val="nl-BE"/>
        </w:rPr>
        <w:t>deze</w:t>
      </w:r>
      <w:r w:rsidRPr="006E33CF">
        <w:rPr>
          <w:rFonts w:ascii="Arial" w:hAnsi="Arial" w:cs="Arial"/>
          <w:sz w:val="20"/>
          <w:szCs w:val="20"/>
          <w:lang w:val="nl-BE"/>
        </w:rPr>
        <w:t xml:space="preserve"> studie gegevens over mij zullen worden verzameld en dat </w:t>
      </w:r>
      <w:r w:rsidRPr="00D239B7">
        <w:rPr>
          <w:rFonts w:ascii="Arial" w:hAnsi="Arial" w:cs="Arial"/>
          <w:sz w:val="20"/>
          <w:szCs w:val="20"/>
          <w:lang w:val="nl-BE"/>
        </w:rPr>
        <w:t>de arts-onderzoeker en de opdrachtgever de vertrouwelijkheid van deze gegevens verzekeren overeenkomstig de Europese en Belgische</w:t>
      </w:r>
      <w:r w:rsidRPr="006E33CF">
        <w:rPr>
          <w:rFonts w:ascii="Arial" w:hAnsi="Arial" w:cs="Arial"/>
          <w:sz w:val="20"/>
          <w:szCs w:val="20"/>
          <w:lang w:val="nl-BE"/>
        </w:rPr>
        <w:t xml:space="preserve"> wetgeving ter zake.</w:t>
      </w:r>
      <w:r w:rsidRPr="0030493F">
        <w:rPr>
          <w:rFonts w:ascii="Arial" w:hAnsi="Arial" w:cs="Arial"/>
          <w:sz w:val="20"/>
          <w:szCs w:val="20"/>
          <w:lang w:val="nl-BE"/>
        </w:rPr>
        <w:t xml:space="preserve"> Ik begrijp dat </w:t>
      </w:r>
      <w:r>
        <w:rPr>
          <w:rFonts w:ascii="Arial" w:hAnsi="Arial" w:cs="Arial"/>
          <w:sz w:val="20"/>
          <w:szCs w:val="20"/>
          <w:lang w:val="nl-BE"/>
        </w:rPr>
        <w:t xml:space="preserve">het uitvoeren van deze studie door KU Leuven het algemeen belang dient en </w:t>
      </w:r>
      <w:r w:rsidRPr="0030493F">
        <w:rPr>
          <w:rFonts w:ascii="Arial" w:hAnsi="Arial" w:cs="Arial"/>
          <w:sz w:val="20"/>
          <w:szCs w:val="20"/>
          <w:lang w:val="nl-BE"/>
        </w:rPr>
        <w:t xml:space="preserve">de verwerking </w:t>
      </w:r>
      <w:r>
        <w:rPr>
          <w:rFonts w:ascii="Arial" w:hAnsi="Arial" w:cs="Arial"/>
          <w:sz w:val="20"/>
          <w:szCs w:val="20"/>
          <w:lang w:val="nl-BE"/>
        </w:rPr>
        <w:t xml:space="preserve">van mijn persoonsgegevens noodzakelijk is </w:t>
      </w:r>
      <w:r w:rsidRPr="0030493F">
        <w:rPr>
          <w:rFonts w:ascii="Arial" w:hAnsi="Arial" w:cs="Arial"/>
          <w:sz w:val="20"/>
          <w:szCs w:val="20"/>
          <w:lang w:val="nl-BE"/>
        </w:rPr>
        <w:t xml:space="preserve">voor het uitvoeren van </w:t>
      </w:r>
      <w:r>
        <w:rPr>
          <w:rFonts w:ascii="Arial" w:hAnsi="Arial" w:cs="Arial"/>
          <w:sz w:val="20"/>
          <w:szCs w:val="20"/>
          <w:lang w:val="nl-BE"/>
        </w:rPr>
        <w:t>deze studie.</w:t>
      </w:r>
      <w:r w:rsidRPr="0030493F">
        <w:rPr>
          <w:lang w:val="nl-BE"/>
        </w:rPr>
        <w:t xml:space="preserve"> </w:t>
      </w:r>
    </w:p>
    <w:p w:rsidRPr="00CA5A08" w:rsidR="004B059A" w:rsidP="004B059A" w:rsidRDefault="004B059A" w14:paraId="2AF40E93" w14:textId="29E27C46">
      <w:pPr>
        <w:spacing w:after="60"/>
        <w:jc w:val="both"/>
        <w:rPr>
          <w:rFonts w:ascii="Arial" w:hAnsi="Arial" w:cs="Arial"/>
          <w:sz w:val="20"/>
          <w:szCs w:val="20"/>
          <w:lang w:val="nl-BE"/>
        </w:rPr>
      </w:pPr>
      <w:bookmarkStart w:name="_Hlk158622309" w:id="1"/>
      <w:r w:rsidRPr="006A547D">
        <w:rPr>
          <w:rFonts w:ascii="Arial" w:hAnsi="Arial" w:cs="Arial"/>
          <w:sz w:val="20"/>
          <w:szCs w:val="20"/>
          <w:lang w:val="nl-BE"/>
        </w:rPr>
        <w:t xml:space="preserve">Ik begrijp dat deze </w:t>
      </w:r>
      <w:r w:rsidRPr="0009455F">
        <w:rPr>
          <w:rFonts w:ascii="Arial" w:hAnsi="Arial" w:cs="Arial"/>
          <w:sz w:val="20"/>
          <w:szCs w:val="20"/>
          <w:lang w:val="nl-BE" w:eastAsia="en-US"/>
        </w:rPr>
        <w:t xml:space="preserve">studie deel uitmaakt van een gezamenlijk project tussen KU Leuven, VUB en </w:t>
      </w:r>
      <w:r>
        <w:rPr>
          <w:rFonts w:ascii="Arial" w:hAnsi="Arial" w:cs="Arial"/>
          <w:sz w:val="20"/>
          <w:szCs w:val="20"/>
          <w:lang w:val="nl-BE" w:eastAsia="en-US"/>
        </w:rPr>
        <w:t>zes diabetesvoetklinieken (</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sidR="0002082C">
        <w:rPr>
          <w:rFonts w:ascii="Arial" w:hAnsi="Arial" w:cs="Arial"/>
          <w:sz w:val="20"/>
          <w:szCs w:val="20"/>
          <w:lang w:val="nl-BE" w:eastAsia="en-US"/>
        </w:rPr>
        <w:t>)</w:t>
      </w:r>
      <w:r>
        <w:rPr>
          <w:rFonts w:ascii="Arial" w:hAnsi="Arial" w:cs="Arial"/>
          <w:sz w:val="20"/>
          <w:szCs w:val="20"/>
          <w:lang w:val="nl-BE" w:eastAsia="en-US"/>
        </w:rPr>
        <w:t xml:space="preserve">. De </w:t>
      </w:r>
      <w:r w:rsidRPr="006A547D">
        <w:rPr>
          <w:rFonts w:ascii="Arial" w:hAnsi="Arial" w:cs="Arial"/>
          <w:sz w:val="20"/>
          <w:szCs w:val="20"/>
          <w:lang w:val="nl-BE"/>
        </w:rPr>
        <w:t xml:space="preserve">studiegegevens </w:t>
      </w:r>
      <w:r>
        <w:rPr>
          <w:rFonts w:ascii="Arial" w:hAnsi="Arial" w:cs="Arial"/>
          <w:sz w:val="20"/>
          <w:szCs w:val="20"/>
          <w:lang w:val="nl-BE"/>
        </w:rPr>
        <w:t xml:space="preserve">zullen </w:t>
      </w:r>
      <w:r w:rsidRPr="006A547D">
        <w:rPr>
          <w:rFonts w:ascii="Arial" w:hAnsi="Arial" w:cs="Arial"/>
          <w:sz w:val="20"/>
          <w:szCs w:val="20"/>
          <w:lang w:val="nl-BE"/>
        </w:rPr>
        <w:t>vertrouwelijk tussen de project partners gedeeld worden om het welslagen van dit project mogelijk te maken.</w:t>
      </w:r>
      <w:bookmarkEnd w:id="1"/>
      <w:r>
        <w:rPr>
          <w:rFonts w:ascii="Arial" w:hAnsi="Arial" w:cs="Arial"/>
          <w:sz w:val="20"/>
          <w:szCs w:val="20"/>
          <w:lang w:val="nl-BE"/>
        </w:rPr>
        <w:t xml:space="preserve"> </w:t>
      </w:r>
    </w:p>
    <w:p w:rsidR="004B059A" w:rsidP="004B059A" w:rsidRDefault="004B059A" w14:paraId="6FDFF1D8" w14:textId="28CA4CC6">
      <w:pPr>
        <w:spacing w:after="60"/>
        <w:jc w:val="both"/>
        <w:rPr>
          <w:rFonts w:ascii="Arial" w:hAnsi="Arial" w:cs="Arial"/>
          <w:sz w:val="20"/>
          <w:szCs w:val="20"/>
          <w:lang w:val="nl-BE"/>
        </w:rPr>
      </w:pPr>
      <w:r>
        <w:rPr>
          <w:rFonts w:ascii="Arial" w:hAnsi="Arial" w:cs="Arial"/>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r w:rsidR="002A69BA">
        <w:rPr>
          <w:rFonts w:ascii="Arial" w:hAnsi="Arial" w:cs="Arial"/>
          <w:sz w:val="20"/>
          <w:szCs w:val="20"/>
          <w:lang w:val="nl-BE"/>
        </w:rPr>
        <w:t>worden</w:t>
      </w:r>
      <w:r>
        <w:rPr>
          <w:rFonts w:ascii="Arial" w:hAnsi="Arial" w:cs="Arial"/>
          <w:sz w:val="20"/>
          <w:szCs w:val="20"/>
          <w:lang w:val="nl-BE"/>
        </w:rPr>
        <w:t xml:space="preserve"> volledig vertrouwelijk behandeld.</w:t>
      </w:r>
    </w:p>
    <w:p w:rsidRPr="006E33CF" w:rsidR="004B059A" w:rsidP="0002082C" w:rsidRDefault="004B059A" w14:paraId="415EB107" w14:textId="569A0F4A">
      <w:pPr>
        <w:spacing w:after="60"/>
        <w:jc w:val="both"/>
        <w:rPr>
          <w:rFonts w:ascii="Arial" w:hAnsi="Arial" w:cs="Arial"/>
          <w:sz w:val="20"/>
          <w:szCs w:val="20"/>
          <w:lang w:val="nl-BE"/>
        </w:rPr>
      </w:pPr>
      <w:bookmarkStart w:name="_Hlk158622324" w:id="2"/>
      <w:r w:rsidRPr="00CA5A08">
        <w:rPr>
          <w:rFonts w:ascii="Arial" w:hAnsi="Arial" w:cs="Arial"/>
          <w:sz w:val="20"/>
          <w:szCs w:val="20"/>
          <w:lang w:val="nl-BE"/>
        </w:rPr>
        <w:t>Ik geef toestemming dat de data die voortvloei</w:t>
      </w:r>
      <w:r w:rsidR="002A69BA">
        <w:rPr>
          <w:rFonts w:ascii="Arial" w:hAnsi="Arial" w:cs="Arial"/>
          <w:sz w:val="20"/>
          <w:szCs w:val="20"/>
          <w:lang w:val="nl-BE"/>
        </w:rPr>
        <w:t>en</w:t>
      </w:r>
      <w:r w:rsidRPr="00CA5A08">
        <w:rPr>
          <w:rFonts w:ascii="Arial" w:hAnsi="Arial" w:cs="Arial"/>
          <w:sz w:val="20"/>
          <w:szCs w:val="20"/>
          <w:lang w:val="nl-BE"/>
        </w:rPr>
        <w:t xml:space="preserve"> uit mijn deelname aan de studie, mag gebruikt worden in andere, toekomstige, wetenschappelijke studies van de </w:t>
      </w:r>
      <w:r w:rsidR="0002082C">
        <w:rPr>
          <w:rFonts w:ascii="Arial" w:hAnsi="Arial" w:cs="Arial"/>
          <w:sz w:val="20"/>
          <w:szCs w:val="20"/>
          <w:lang w:val="nl-BE"/>
        </w:rPr>
        <w:t>voormelde</w:t>
      </w:r>
      <w:r w:rsidRPr="00CA5A08">
        <w:rPr>
          <w:rFonts w:ascii="Arial" w:hAnsi="Arial" w:cs="Arial"/>
          <w:sz w:val="20"/>
          <w:szCs w:val="20"/>
          <w:lang w:val="nl-BE"/>
        </w:rPr>
        <w:t xml:space="preserve"> project partners</w:t>
      </w:r>
      <w:bookmarkEnd w:id="2"/>
      <w:r w:rsidR="0002082C">
        <w:rPr>
          <w:rFonts w:ascii="Arial" w:hAnsi="Arial" w:cs="Arial"/>
          <w:sz w:val="20"/>
          <w:szCs w:val="20"/>
          <w:lang w:val="nl-BE"/>
        </w:rPr>
        <w:t>.</w:t>
      </w:r>
    </w:p>
    <w:p w:rsidRPr="006E33CF" w:rsidR="004B059A" w:rsidP="004B059A" w:rsidRDefault="004B059A" w14:paraId="68BA3B66" w14:textId="77777777">
      <w:pPr>
        <w:spacing w:after="60"/>
        <w:jc w:val="both"/>
        <w:rPr>
          <w:rFonts w:ascii="Arial" w:hAnsi="Arial" w:cs="Arial"/>
          <w:sz w:val="20"/>
          <w:szCs w:val="20"/>
          <w:lang w:val="nl-BE"/>
        </w:rPr>
      </w:pPr>
      <w:r w:rsidRPr="006E33CF">
        <w:rPr>
          <w:rFonts w:ascii="Arial" w:hAnsi="Arial" w:cs="Arial"/>
          <w:sz w:val="20"/>
          <w:szCs w:val="20"/>
          <w:lang w:val="nl-BE"/>
        </w:rPr>
        <w:t>Ik heb een exemplaar ontvangen van de informatie aan de deelnemer en de geïnformeerde toestemming.</w:t>
      </w: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sz w:val="20"/>
          <w:szCs w:val="20"/>
          <w:lang w:val="nl-BE"/>
        </w:rPr>
        <w:t>Naam</w:t>
      </w:r>
      <w:r>
        <w:rPr>
          <w:rFonts w:ascii="Arial" w:hAnsi="Arial" w:cs="Arial"/>
          <w:sz w:val="20"/>
          <w:szCs w:val="20"/>
          <w:lang w:val="nl-BE"/>
        </w:rPr>
        <w:t xml:space="preserve"> en</w:t>
      </w:r>
      <w:r w:rsidRPr="006E33CF">
        <w:rPr>
          <w:rFonts w:ascii="Arial" w:hAnsi="Arial" w:cs="Arial"/>
          <w:sz w:val="20"/>
          <w:szCs w:val="20"/>
          <w:lang w:val="nl-BE"/>
        </w:rPr>
        <w:t xml:space="preserve"> voornaam</w:t>
      </w:r>
      <w:r>
        <w:rPr>
          <w:rFonts w:ascii="Arial" w:hAnsi="Arial" w:cs="Arial"/>
          <w:sz w:val="20"/>
          <w:szCs w:val="20"/>
          <w:lang w:val="nl-BE"/>
        </w:rPr>
        <w:t xml:space="preserve"> deelnemer</w:t>
      </w:r>
      <w:r w:rsidRPr="006E33CF">
        <w:rPr>
          <w:rFonts w:ascii="Arial" w:hAnsi="Arial" w:cs="Arial"/>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sz w:val="20"/>
          <w:szCs w:val="20"/>
          <w:lang w:val="nl-BE"/>
        </w:rPr>
        <w:t>D</w:t>
      </w:r>
      <w:r w:rsidRPr="006E33CF">
        <w:rPr>
          <w:rFonts w:ascii="Arial" w:hAnsi="Arial" w:cs="Arial"/>
          <w:sz w:val="20"/>
          <w:szCs w:val="20"/>
          <w:lang w:val="nl-BE"/>
        </w:rPr>
        <w:t xml:space="preserve">atum </w:t>
      </w:r>
      <w:r>
        <w:rPr>
          <w:rFonts w:ascii="Arial" w:hAnsi="Arial" w:cs="Arial"/>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sz w:val="20"/>
          <w:szCs w:val="20"/>
          <w:lang w:val="nl-BE"/>
        </w:rPr>
        <w:t>H</w:t>
      </w:r>
      <w:r w:rsidRPr="006E33CF">
        <w:rPr>
          <w:rFonts w:ascii="Arial" w:hAnsi="Arial" w:cs="Arial"/>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002A69BA" w:rsidRDefault="002A69BA" w14:paraId="326AFD58" w14:textId="6F497D6B">
      <w:pPr>
        <w:rPr>
          <w:rFonts w:ascii="Arial" w:hAnsi="Arial" w:cs="Arial"/>
          <w:sz w:val="20"/>
          <w:szCs w:val="20"/>
          <w:lang w:val="nl-BE"/>
        </w:rPr>
      </w:pPr>
      <w:r>
        <w:rPr>
          <w:rFonts w:ascii="Arial" w:hAnsi="Arial" w:cs="Arial"/>
          <w:sz w:val="20"/>
          <w:szCs w:val="20"/>
          <w:lang w:val="nl-BE"/>
        </w:rPr>
        <w:br w:type="page"/>
      </w:r>
    </w:p>
    <w:p w:rsidRPr="0009574B" w:rsidR="00D76428" w:rsidP="0002082C" w:rsidRDefault="00D76428" w14:paraId="4F6BEA7E" w14:textId="58DBB1F0">
      <w:pPr>
        <w:pStyle w:val="paragraph"/>
        <w:spacing w:before="0" w:beforeAutospacing="0" w:after="120" w:afterAutospacing="0"/>
        <w:jc w:val="both"/>
        <w:textAlignment w:val="baseline"/>
        <w:rPr>
          <w:rFonts w:ascii="Arial" w:hAnsi="Arial" w:cs="Arial"/>
          <w:sz w:val="18"/>
          <w:szCs w:val="18"/>
        </w:rPr>
      </w:pPr>
      <w:r w:rsidRPr="0009574B">
        <w:rPr>
          <w:rStyle w:val="tabchar"/>
          <w:rFonts w:ascii="Arial" w:hAnsi="Arial" w:cs="Arial"/>
          <w:sz w:val="20"/>
          <w:szCs w:val="20"/>
        </w:rPr>
        <w:lastRenderedPageBreak/>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eop"/>
          <w:rFonts w:ascii="Arial" w:hAnsi="Arial" w:cs="Arial"/>
          <w:sz w:val="20"/>
          <w:szCs w:val="20"/>
        </w:rPr>
        <w:t> </w:t>
      </w:r>
    </w:p>
    <w:p w:rsidRPr="0002082C" w:rsidR="00D76428" w:rsidP="00D76428" w:rsidRDefault="00D76428" w14:paraId="7A0FC567" w14:textId="7A9C4BDC">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b/>
          <w:bCs/>
          <w:sz w:val="20"/>
          <w:szCs w:val="20"/>
        </w:rPr>
        <w:t xml:space="preserve">Handtekening </w:t>
      </w:r>
      <w:proofErr w:type="spellStart"/>
      <w:r w:rsidRPr="0002082C" w:rsidR="001539C3">
        <w:rPr>
          <w:rStyle w:val="normaltextrun"/>
          <w:rFonts w:ascii="Arial" w:hAnsi="Arial" w:cs="Arial"/>
          <w:b/>
          <w:bCs/>
          <w:sz w:val="20"/>
          <w:szCs w:val="20"/>
        </w:rPr>
        <w:t>lokake</w:t>
      </w:r>
      <w:proofErr w:type="spellEnd"/>
      <w:r w:rsidRPr="0002082C" w:rsidR="001539C3">
        <w:rPr>
          <w:rStyle w:val="normaltextrun"/>
          <w:rFonts w:ascii="Arial" w:hAnsi="Arial" w:cs="Arial"/>
          <w:b/>
          <w:bCs/>
          <w:sz w:val="20"/>
          <w:szCs w:val="20"/>
        </w:rPr>
        <w:t xml:space="preserve"> hoofdonderzoeker </w:t>
      </w:r>
      <w:r w:rsidRPr="0002082C">
        <w:rPr>
          <w:rStyle w:val="normaltextrun"/>
          <w:rFonts w:ascii="Arial" w:hAnsi="Arial" w:cs="Arial"/>
          <w:b/>
          <w:bCs/>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13F48A9F" w:rsidR="00D76428">
        <w:rPr>
          <w:rFonts w:ascii="Arial" w:hAnsi="Arial" w:cs="Arial"/>
          <w:sz w:val="20"/>
          <w:szCs w:val="20"/>
          <w:lang w:val="nl-BE"/>
        </w:rPr>
        <w:t xml:space="preserve">Ik </w:t>
      </w:r>
      <w:r w:rsidRPr="13F48A9F" w:rsidR="00D76428">
        <w:rPr>
          <w:rFonts w:ascii="Arial" w:hAnsi="Arial" w:cs="Arial"/>
          <w:sz w:val="20"/>
          <w:szCs w:val="20"/>
          <w:lang w:val="nl-BE"/>
        </w:rPr>
        <w:t xml:space="preserve">ondergetekende </w:t>
      </w:r>
      <w:r w:rsidRPr="13F48A9F" w:rsidR="001539C3">
        <w:rPr>
          <w:rFonts w:ascii="Arial" w:hAnsi="Arial" w:cs="Arial"/>
          <w:sz w:val="20"/>
          <w:szCs w:val="20"/>
          <w:lang w:val="nl-BE"/>
        </w:rPr>
        <w:t xml:space="preserve"> _</w:t>
      </w:r>
      <w:r w:rsidRPr="13F48A9F" w:rsidR="001539C3">
        <w:rPr>
          <w:rFonts w:ascii="Arial" w:hAnsi="Arial" w:cs="Arial"/>
          <w:sz w:val="20"/>
          <w:szCs w:val="20"/>
          <w:lang w:val="nl-BE"/>
        </w:rPr>
        <w:t>_______________________________</w:t>
      </w:r>
      <w:r w:rsidRPr="13F48A9F" w:rsidR="001539C3">
        <w:rPr>
          <w:rFonts w:ascii="Arial" w:hAnsi="Arial" w:cs="Arial"/>
          <w:sz w:val="20"/>
          <w:szCs w:val="20"/>
          <w:lang w:val="nl-BE"/>
        </w:rPr>
        <w:t xml:space="preserve">_ </w:t>
      </w:r>
      <w:r w:rsidRPr="13F48A9F" w:rsidR="00D76428">
        <w:rPr>
          <w:rFonts w:ascii="Arial" w:hAnsi="Arial" w:cs="Arial"/>
          <w:sz w:val="20"/>
          <w:szCs w:val="20"/>
          <w:lang w:val="nl-BE"/>
        </w:rPr>
        <w:t>,</w:t>
      </w:r>
      <w:r w:rsidRPr="13F48A9F" w:rsidR="00D76428">
        <w:rPr>
          <w:rFonts w:ascii="Arial" w:hAnsi="Arial" w:cs="Arial"/>
          <w:sz w:val="20"/>
          <w:szCs w:val="20"/>
          <w:lang w:val="nl-BE"/>
        </w:rPr>
        <w:t xml:space="preserve"> onderzoeker/bevoegde onderzoeksmederwerker, verklaar de benodigde informatie </w:t>
      </w:r>
      <w:r w:rsidRPr="13F48A9F" w:rsidR="00D76428">
        <w:rPr>
          <w:rFonts w:ascii="Arial" w:hAnsi="Arial" w:cs="Arial"/>
          <w:sz w:val="20"/>
          <w:szCs w:val="20"/>
          <w:lang w:val="nl-BE"/>
        </w:rPr>
        <w:t>inzake</w:t>
      </w:r>
      <w:r w:rsidRPr="13F48A9F" w:rsidR="00D76428">
        <w:rPr>
          <w:rFonts w:ascii="Arial" w:hAnsi="Arial" w:cs="Arial"/>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sz w:val="20"/>
          <w:szCs w:val="20"/>
          <w:lang w:val="nl-BE"/>
        </w:rPr>
        <w:t>inzake</w:t>
      </w:r>
      <w:proofErr w:type="gramEnd"/>
      <w:r w:rsidRPr="0009574B">
        <w:rPr>
          <w:rFonts w:ascii="Arial" w:hAnsi="Arial" w:cs="Arial"/>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sz w:val="20"/>
                <w:szCs w:val="20"/>
                <w:lang w:val="nl-BE"/>
              </w:rPr>
              <w:t xml:space="preserve">Naam,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sz w:val="20"/>
                <w:szCs w:val="20"/>
                <w:lang w:val="nl-BE"/>
              </w:rPr>
              <w:t>Naam</w:t>
            </w:r>
            <w:r w:rsidRPr="00EC039F">
              <w:rPr>
                <w:rFonts w:ascii="Arial" w:hAnsi="Arial" w:cs="Arial"/>
                <w:sz w:val="20"/>
                <w:szCs w:val="20"/>
                <w:lang w:val="nl-BE"/>
              </w:rPr>
              <w:t xml:space="preserve">,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b/>
          <w:lang w:val="nl-BE"/>
        </w:rPr>
        <w:br w:type="page"/>
      </w:r>
      <w:r w:rsidRPr="0009574B">
        <w:rPr>
          <w:rFonts w:ascii="Arial" w:hAnsi="Arial" w:cs="Arial"/>
          <w:b/>
          <w:lang w:val="nl-BE"/>
        </w:rPr>
        <w:lastRenderedPageBreak/>
        <w:t xml:space="preserve">Geïnformeerde toestemming – Exemplaar </w:t>
      </w:r>
      <w:r>
        <w:rPr>
          <w:rFonts w:ascii="Arial" w:hAnsi="Arial" w:cs="Arial"/>
          <w:b/>
          <w:lang w:val="nl-BE"/>
        </w:rPr>
        <w:t>onderzoeker</w:t>
      </w:r>
    </w:p>
    <w:p w:rsidR="002A69BA" w:rsidP="002A69BA" w:rsidRDefault="002A69BA" w14:paraId="5FD0B9B2"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2A69BA" w:rsidP="002A69BA" w:rsidRDefault="002A69BA" w14:paraId="20C59BDE" w14:textId="4AE57545">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 xml:space="preserve">Naar een druk-, therapietrouw- en </w:t>
      </w:r>
      <w:proofErr w:type="spellStart"/>
      <w:r w:rsidRPr="0009574B">
        <w:rPr>
          <w:rFonts w:ascii="Arial" w:hAnsi="Arial" w:cs="Arial"/>
          <w:b/>
          <w:bCs/>
          <w:sz w:val="22"/>
          <w:szCs w:val="22"/>
          <w:lang w:val="nl-NL"/>
        </w:rPr>
        <w:t>educatiegestuurde</w:t>
      </w:r>
      <w:proofErr w:type="spellEnd"/>
      <w:r w:rsidRPr="0009574B">
        <w:rPr>
          <w:rFonts w:ascii="Arial" w:hAnsi="Arial" w:cs="Arial"/>
          <w:b/>
          <w:bCs/>
          <w:sz w:val="22"/>
          <w:szCs w:val="22"/>
          <w:lang w:val="nl-NL"/>
        </w:rPr>
        <w:t xml:space="preserve"> zorg bij diabetische voetaandoeningen</w:t>
      </w:r>
      <w:r>
        <w:rPr>
          <w:rFonts w:ascii="Arial" w:hAnsi="Arial" w:cs="Arial"/>
          <w:b/>
          <w:bCs/>
          <w:sz w:val="22"/>
          <w:szCs w:val="22"/>
          <w:lang w:val="nl-NL"/>
        </w:rPr>
        <w:t xml:space="preserve">: klinische, </w:t>
      </w:r>
      <w:proofErr w:type="spellStart"/>
      <w:r>
        <w:rPr>
          <w:rFonts w:ascii="Arial" w:hAnsi="Arial" w:cs="Arial"/>
          <w:b/>
          <w:bCs/>
          <w:sz w:val="22"/>
          <w:szCs w:val="22"/>
          <w:lang w:val="nl-NL"/>
        </w:rPr>
        <w:t>gezondheidseconomische</w:t>
      </w:r>
      <w:proofErr w:type="spellEnd"/>
      <w:r>
        <w:rPr>
          <w:rFonts w:ascii="Arial" w:hAnsi="Arial" w:cs="Arial"/>
          <w:b/>
          <w:bCs/>
          <w:sz w:val="22"/>
          <w:szCs w:val="22"/>
          <w:lang w:val="nl-NL"/>
        </w:rPr>
        <w:t xml:space="preserve"> en procesevaluaties</w:t>
      </w:r>
    </w:p>
    <w:p w:rsidRPr="0009574B" w:rsidR="002A69BA" w:rsidP="002A69BA" w:rsidRDefault="002A69BA" w14:paraId="57F965D8" w14:textId="77777777">
      <w:pPr>
        <w:pStyle w:val="paragraph"/>
        <w:spacing w:before="0" w:beforeAutospacing="0" w:after="0" w:afterAutospacing="0"/>
        <w:jc w:val="center"/>
        <w:textAlignment w:val="baseline"/>
        <w:rPr>
          <w:rStyle w:val="normaltextrun"/>
          <w:rFonts w:ascii="Arial" w:hAnsi="Arial" w:cs="Arial"/>
          <w:sz w:val="20"/>
          <w:szCs w:val="20"/>
        </w:rPr>
      </w:pPr>
    </w:p>
    <w:p w:rsidR="002A69BA" w:rsidP="002A69BA" w:rsidRDefault="002A69BA" w14:paraId="1249FDCF" w14:textId="77777777">
      <w:pPr>
        <w:spacing w:after="60"/>
        <w:jc w:val="both"/>
        <w:rPr>
          <w:rFonts w:ascii="Arial" w:hAnsi="Arial" w:cs="Arial"/>
          <w:sz w:val="20"/>
          <w:szCs w:val="20"/>
          <w:lang w:val="nl-BE"/>
        </w:rPr>
      </w:pPr>
      <w:r w:rsidRPr="006E33CF">
        <w:rPr>
          <w:rFonts w:ascii="Arial" w:hAnsi="Arial" w:cs="Arial"/>
          <w:sz w:val="20"/>
          <w:szCs w:val="20"/>
          <w:lang w:val="nl-BE"/>
        </w:rPr>
        <w:t>Ik verklaar dat ik geïnformeerd ben over de aard, het doel, de duur</w:t>
      </w:r>
      <w:r>
        <w:rPr>
          <w:rFonts w:ascii="Arial" w:hAnsi="Arial" w:cs="Arial"/>
          <w:sz w:val="20"/>
          <w:szCs w:val="20"/>
          <w:lang w:val="nl-BE"/>
        </w:rPr>
        <w:t>,</w:t>
      </w:r>
      <w:r w:rsidRPr="006E33CF">
        <w:rPr>
          <w:rFonts w:ascii="Arial" w:hAnsi="Arial" w:cs="Arial"/>
          <w:sz w:val="20"/>
          <w:szCs w:val="20"/>
          <w:lang w:val="nl-BE"/>
        </w:rPr>
        <w:t xml:space="preserve"> de eventuele </w:t>
      </w:r>
      <w:r>
        <w:rPr>
          <w:rFonts w:ascii="Arial" w:hAnsi="Arial" w:cs="Arial"/>
          <w:sz w:val="20"/>
          <w:szCs w:val="20"/>
          <w:lang w:val="nl-BE"/>
        </w:rPr>
        <w:t>voordelen</w:t>
      </w:r>
      <w:r w:rsidRPr="006E33CF">
        <w:rPr>
          <w:rFonts w:ascii="Arial" w:hAnsi="Arial" w:cs="Arial"/>
          <w:sz w:val="20"/>
          <w:szCs w:val="20"/>
          <w:lang w:val="nl-BE"/>
        </w:rPr>
        <w:t xml:space="preserve"> en risico’s van de studie en dat ik weet wat van mij wordt verwacht. </w:t>
      </w:r>
    </w:p>
    <w:p w:rsidRPr="006E33CF" w:rsidR="002A69BA" w:rsidP="002A69BA" w:rsidRDefault="002A69BA" w14:paraId="3B9AB2AF" w14:textId="77777777">
      <w:pPr>
        <w:spacing w:after="60"/>
        <w:jc w:val="both"/>
        <w:rPr>
          <w:rFonts w:ascii="Arial" w:hAnsi="Arial" w:cs="Arial"/>
          <w:sz w:val="20"/>
          <w:szCs w:val="20"/>
          <w:lang w:val="nl-BE"/>
        </w:rPr>
      </w:pPr>
      <w:r w:rsidRPr="006E33CF">
        <w:rPr>
          <w:rFonts w:ascii="Arial" w:hAnsi="Arial" w:cs="Arial"/>
          <w:sz w:val="20"/>
          <w:szCs w:val="20"/>
          <w:lang w:val="nl-BE"/>
        </w:rPr>
        <w:t>Ik heb kennisgenomen van het informatiedocument en de bijlagen ervan.</w:t>
      </w:r>
    </w:p>
    <w:p w:rsidRPr="006E33CF" w:rsidR="002A69BA" w:rsidP="002A69BA" w:rsidRDefault="002A69BA" w14:paraId="38C5BE2A"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heb voldoende tijd gehad om na te denken en met een door mij gekozen persoon, </w:t>
      </w:r>
      <w:r>
        <w:rPr>
          <w:rFonts w:ascii="Arial" w:hAnsi="Arial" w:cs="Arial"/>
          <w:sz w:val="20"/>
          <w:szCs w:val="20"/>
          <w:lang w:val="nl-BE"/>
        </w:rPr>
        <w:t xml:space="preserve">bijvoorbeeld een personeelslid van de diabetesvoetkliniek of </w:t>
      </w:r>
      <w:proofErr w:type="gramStart"/>
      <w:r>
        <w:rPr>
          <w:rFonts w:ascii="Arial" w:hAnsi="Arial" w:cs="Arial"/>
          <w:sz w:val="20"/>
          <w:szCs w:val="20"/>
          <w:lang w:val="nl-BE"/>
        </w:rPr>
        <w:t>collega manager</w:t>
      </w:r>
      <w:proofErr w:type="gramEnd"/>
      <w:r w:rsidRPr="006E33CF">
        <w:rPr>
          <w:rFonts w:ascii="Arial" w:hAnsi="Arial" w:cs="Arial"/>
          <w:sz w:val="20"/>
          <w:szCs w:val="20"/>
          <w:lang w:val="nl-BE"/>
        </w:rPr>
        <w:t>, te praten.</w:t>
      </w:r>
    </w:p>
    <w:p w:rsidRPr="006E33CF" w:rsidR="002A69BA" w:rsidP="002A69BA" w:rsidRDefault="002A69BA" w14:paraId="151D1BE4" w14:textId="77777777">
      <w:pPr>
        <w:spacing w:after="60"/>
        <w:jc w:val="both"/>
        <w:rPr>
          <w:rFonts w:ascii="Arial" w:hAnsi="Arial" w:cs="Arial"/>
          <w:sz w:val="20"/>
          <w:szCs w:val="20"/>
          <w:lang w:val="nl-BE"/>
        </w:rPr>
      </w:pPr>
      <w:r w:rsidRPr="006E33CF">
        <w:rPr>
          <w:rFonts w:ascii="Arial" w:hAnsi="Arial" w:cs="Arial"/>
          <w:sz w:val="20"/>
          <w:szCs w:val="20"/>
          <w:lang w:val="nl-BE"/>
        </w:rPr>
        <w:t>Ik heb alle vragen kunnen stellen die bij me opkwamen en ik heb een duidelijk antwoord gekregen op mijn vragen.</w:t>
      </w:r>
    </w:p>
    <w:p w:rsidRPr="006E33CF" w:rsidR="002A69BA" w:rsidP="002A69BA" w:rsidRDefault="002A69BA" w14:paraId="18C3AA02"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sz w:val="20"/>
          <w:szCs w:val="20"/>
          <w:lang w:val="nl-BE"/>
        </w:rPr>
        <w:t>mijn leidinggevende en/of personeelsleden van de diabetesvoetkliniek</w:t>
      </w:r>
      <w:r w:rsidRPr="006E33CF">
        <w:rPr>
          <w:rFonts w:ascii="Arial" w:hAnsi="Arial" w:cs="Arial"/>
          <w:sz w:val="20"/>
          <w:szCs w:val="20"/>
          <w:lang w:val="nl-BE"/>
        </w:rPr>
        <w:t>.</w:t>
      </w:r>
    </w:p>
    <w:p w:rsidR="002A69BA" w:rsidP="002A69BA" w:rsidRDefault="002A69BA" w14:paraId="255DE0B3" w14:textId="77777777">
      <w:pPr>
        <w:spacing w:after="60"/>
        <w:jc w:val="both"/>
        <w:rPr>
          <w:lang w:val="nl-BE"/>
        </w:rPr>
      </w:pPr>
      <w:r w:rsidRPr="006E33CF">
        <w:rPr>
          <w:rFonts w:ascii="Arial" w:hAnsi="Arial" w:cs="Arial"/>
          <w:sz w:val="20"/>
          <w:szCs w:val="20"/>
          <w:lang w:val="nl-BE"/>
        </w:rPr>
        <w:t xml:space="preserve">Ik begrijp dat er tijdens mijn deelname aan </w:t>
      </w:r>
      <w:r>
        <w:rPr>
          <w:rFonts w:ascii="Arial" w:hAnsi="Arial" w:cs="Arial"/>
          <w:sz w:val="20"/>
          <w:szCs w:val="20"/>
          <w:lang w:val="nl-BE"/>
        </w:rPr>
        <w:t>deze</w:t>
      </w:r>
      <w:r w:rsidRPr="006E33CF">
        <w:rPr>
          <w:rFonts w:ascii="Arial" w:hAnsi="Arial" w:cs="Arial"/>
          <w:sz w:val="20"/>
          <w:szCs w:val="20"/>
          <w:lang w:val="nl-BE"/>
        </w:rPr>
        <w:t xml:space="preserve"> studie gegevens over mij zullen worden verzameld en dat </w:t>
      </w:r>
      <w:r w:rsidRPr="00D239B7">
        <w:rPr>
          <w:rFonts w:ascii="Arial" w:hAnsi="Arial" w:cs="Arial"/>
          <w:sz w:val="20"/>
          <w:szCs w:val="20"/>
          <w:lang w:val="nl-BE"/>
        </w:rPr>
        <w:t>de arts-onderzoeker en de opdrachtgever de vertrouwelijkheid van deze gegevens verzekeren overeenkomstig de Europese en Belgische</w:t>
      </w:r>
      <w:r w:rsidRPr="006E33CF">
        <w:rPr>
          <w:rFonts w:ascii="Arial" w:hAnsi="Arial" w:cs="Arial"/>
          <w:sz w:val="20"/>
          <w:szCs w:val="20"/>
          <w:lang w:val="nl-BE"/>
        </w:rPr>
        <w:t xml:space="preserve"> wetgeving ter zake.</w:t>
      </w:r>
      <w:r w:rsidRPr="0030493F">
        <w:rPr>
          <w:rFonts w:ascii="Arial" w:hAnsi="Arial" w:cs="Arial"/>
          <w:sz w:val="20"/>
          <w:szCs w:val="20"/>
          <w:lang w:val="nl-BE"/>
        </w:rPr>
        <w:t xml:space="preserve"> Ik begrijp dat </w:t>
      </w:r>
      <w:r>
        <w:rPr>
          <w:rFonts w:ascii="Arial" w:hAnsi="Arial" w:cs="Arial"/>
          <w:sz w:val="20"/>
          <w:szCs w:val="20"/>
          <w:lang w:val="nl-BE"/>
        </w:rPr>
        <w:t xml:space="preserve">het uitvoeren van deze studie door KU Leuven het algemeen belang dient en </w:t>
      </w:r>
      <w:r w:rsidRPr="0030493F">
        <w:rPr>
          <w:rFonts w:ascii="Arial" w:hAnsi="Arial" w:cs="Arial"/>
          <w:sz w:val="20"/>
          <w:szCs w:val="20"/>
          <w:lang w:val="nl-BE"/>
        </w:rPr>
        <w:t xml:space="preserve">de verwerking </w:t>
      </w:r>
      <w:r>
        <w:rPr>
          <w:rFonts w:ascii="Arial" w:hAnsi="Arial" w:cs="Arial"/>
          <w:sz w:val="20"/>
          <w:szCs w:val="20"/>
          <w:lang w:val="nl-BE"/>
        </w:rPr>
        <w:t xml:space="preserve">van mijn persoonsgegevens noodzakelijk is </w:t>
      </w:r>
      <w:r w:rsidRPr="0030493F">
        <w:rPr>
          <w:rFonts w:ascii="Arial" w:hAnsi="Arial" w:cs="Arial"/>
          <w:sz w:val="20"/>
          <w:szCs w:val="20"/>
          <w:lang w:val="nl-BE"/>
        </w:rPr>
        <w:t xml:space="preserve">voor het uitvoeren van </w:t>
      </w:r>
      <w:r>
        <w:rPr>
          <w:rFonts w:ascii="Arial" w:hAnsi="Arial" w:cs="Arial"/>
          <w:sz w:val="20"/>
          <w:szCs w:val="20"/>
          <w:lang w:val="nl-BE"/>
        </w:rPr>
        <w:t>deze studie.</w:t>
      </w:r>
      <w:r w:rsidRPr="0030493F">
        <w:rPr>
          <w:lang w:val="nl-BE"/>
        </w:rPr>
        <w:t xml:space="preserve"> </w:t>
      </w:r>
    </w:p>
    <w:p w:rsidRPr="00CA5A08" w:rsidR="002A69BA" w:rsidP="002A69BA" w:rsidRDefault="002A69BA" w14:paraId="1D8201EE" w14:textId="77777777">
      <w:pPr>
        <w:spacing w:after="60"/>
        <w:jc w:val="both"/>
        <w:rPr>
          <w:rFonts w:ascii="Arial" w:hAnsi="Arial" w:cs="Arial"/>
          <w:sz w:val="20"/>
          <w:szCs w:val="20"/>
          <w:lang w:val="nl-BE"/>
        </w:rPr>
      </w:pPr>
      <w:r w:rsidRPr="006A547D">
        <w:rPr>
          <w:rFonts w:ascii="Arial" w:hAnsi="Arial" w:cs="Arial"/>
          <w:sz w:val="20"/>
          <w:szCs w:val="20"/>
          <w:lang w:val="nl-BE"/>
        </w:rPr>
        <w:t xml:space="preserve">Ik begrijp dat deze </w:t>
      </w:r>
      <w:r w:rsidRPr="0009455F">
        <w:rPr>
          <w:rFonts w:ascii="Arial" w:hAnsi="Arial" w:cs="Arial"/>
          <w:sz w:val="20"/>
          <w:szCs w:val="20"/>
          <w:lang w:val="nl-BE" w:eastAsia="en-US"/>
        </w:rPr>
        <w:t xml:space="preserve">studie deel uitmaakt van een gezamenlijk project tussen KU Leuven, VUB en </w:t>
      </w:r>
      <w:r>
        <w:rPr>
          <w:rFonts w:ascii="Arial" w:hAnsi="Arial" w:cs="Arial"/>
          <w:sz w:val="20"/>
          <w:szCs w:val="20"/>
          <w:lang w:val="nl-BE" w:eastAsia="en-US"/>
        </w:rPr>
        <w:t>zes diabetesvoetklinieken (</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Pr>
          <w:rFonts w:ascii="Arial" w:hAnsi="Arial" w:cs="Arial"/>
          <w:sz w:val="20"/>
          <w:szCs w:val="20"/>
          <w:lang w:val="nl-BE" w:eastAsia="en-US"/>
        </w:rPr>
        <w:t xml:space="preserve">). De </w:t>
      </w:r>
      <w:r w:rsidRPr="006A547D">
        <w:rPr>
          <w:rFonts w:ascii="Arial" w:hAnsi="Arial" w:cs="Arial"/>
          <w:sz w:val="20"/>
          <w:szCs w:val="20"/>
          <w:lang w:val="nl-BE"/>
        </w:rPr>
        <w:t xml:space="preserve">studiegegevens </w:t>
      </w:r>
      <w:r>
        <w:rPr>
          <w:rFonts w:ascii="Arial" w:hAnsi="Arial" w:cs="Arial"/>
          <w:sz w:val="20"/>
          <w:szCs w:val="20"/>
          <w:lang w:val="nl-BE"/>
        </w:rPr>
        <w:t xml:space="preserve">zullen </w:t>
      </w:r>
      <w:r w:rsidRPr="006A547D">
        <w:rPr>
          <w:rFonts w:ascii="Arial" w:hAnsi="Arial" w:cs="Arial"/>
          <w:sz w:val="20"/>
          <w:szCs w:val="20"/>
          <w:lang w:val="nl-BE"/>
        </w:rPr>
        <w:t>vertrouwelijk tussen de project partners gedeeld worden om het welslagen van dit project mogelijk te maken.</w:t>
      </w:r>
      <w:r>
        <w:rPr>
          <w:rFonts w:ascii="Arial" w:hAnsi="Arial" w:cs="Arial"/>
          <w:sz w:val="20"/>
          <w:szCs w:val="20"/>
          <w:lang w:val="nl-BE"/>
        </w:rPr>
        <w:t xml:space="preserve"> </w:t>
      </w:r>
    </w:p>
    <w:p w:rsidR="002A69BA" w:rsidP="002A69BA" w:rsidRDefault="002A69BA" w14:paraId="1F90C534" w14:textId="77777777">
      <w:pPr>
        <w:spacing w:after="60"/>
        <w:jc w:val="both"/>
        <w:rPr>
          <w:rFonts w:ascii="Arial" w:hAnsi="Arial" w:cs="Arial"/>
          <w:sz w:val="20"/>
          <w:szCs w:val="20"/>
          <w:lang w:val="nl-BE"/>
        </w:rPr>
      </w:pPr>
      <w:r>
        <w:rPr>
          <w:rFonts w:ascii="Arial" w:hAnsi="Arial" w:cs="Arial"/>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rsidRPr="006E33CF" w:rsidR="002A69BA" w:rsidP="002A69BA" w:rsidRDefault="002A69BA" w14:paraId="0FEA2925" w14:textId="77777777">
      <w:pPr>
        <w:spacing w:after="60"/>
        <w:jc w:val="both"/>
        <w:rPr>
          <w:rFonts w:ascii="Arial" w:hAnsi="Arial" w:cs="Arial"/>
          <w:sz w:val="20"/>
          <w:szCs w:val="20"/>
          <w:lang w:val="nl-BE"/>
        </w:rPr>
      </w:pPr>
      <w:r w:rsidRPr="00CA5A08">
        <w:rPr>
          <w:rFonts w:ascii="Arial" w:hAnsi="Arial" w:cs="Arial"/>
          <w:sz w:val="20"/>
          <w:szCs w:val="20"/>
          <w:lang w:val="nl-BE"/>
        </w:rPr>
        <w:t>Ik geef toestemming dat de data die voortvloei</w:t>
      </w:r>
      <w:r>
        <w:rPr>
          <w:rFonts w:ascii="Arial" w:hAnsi="Arial" w:cs="Arial"/>
          <w:sz w:val="20"/>
          <w:szCs w:val="20"/>
          <w:lang w:val="nl-BE"/>
        </w:rPr>
        <w:t>en</w:t>
      </w:r>
      <w:r w:rsidRPr="00CA5A08">
        <w:rPr>
          <w:rFonts w:ascii="Arial" w:hAnsi="Arial" w:cs="Arial"/>
          <w:sz w:val="20"/>
          <w:szCs w:val="20"/>
          <w:lang w:val="nl-BE"/>
        </w:rPr>
        <w:t xml:space="preserve"> uit mijn deelname aan de studie, mag gebruikt worden in andere, toekomstige, wetenschappelijke studies van de </w:t>
      </w:r>
      <w:r>
        <w:rPr>
          <w:rFonts w:ascii="Arial" w:hAnsi="Arial" w:cs="Arial"/>
          <w:sz w:val="20"/>
          <w:szCs w:val="20"/>
          <w:lang w:val="nl-BE"/>
        </w:rPr>
        <w:t>voormelde</w:t>
      </w:r>
      <w:r w:rsidRPr="00CA5A08">
        <w:rPr>
          <w:rFonts w:ascii="Arial" w:hAnsi="Arial" w:cs="Arial"/>
          <w:sz w:val="20"/>
          <w:szCs w:val="20"/>
          <w:lang w:val="nl-BE"/>
        </w:rPr>
        <w:t xml:space="preserve"> project partners</w:t>
      </w:r>
      <w:r>
        <w:rPr>
          <w:rFonts w:ascii="Arial" w:hAnsi="Arial" w:cs="Arial"/>
          <w:sz w:val="20"/>
          <w:szCs w:val="20"/>
          <w:lang w:val="nl-BE"/>
        </w:rPr>
        <w:t>.</w:t>
      </w:r>
    </w:p>
    <w:p w:rsidRPr="006E33CF" w:rsidR="002A69BA" w:rsidP="002A69BA" w:rsidRDefault="002A69BA" w14:paraId="25392E56" w14:textId="77777777">
      <w:pPr>
        <w:spacing w:after="60"/>
        <w:jc w:val="both"/>
        <w:rPr>
          <w:rFonts w:ascii="Arial" w:hAnsi="Arial" w:cs="Arial"/>
          <w:sz w:val="20"/>
          <w:szCs w:val="20"/>
          <w:lang w:val="nl-BE"/>
        </w:rPr>
      </w:pPr>
      <w:r w:rsidRPr="006E33CF">
        <w:rPr>
          <w:rFonts w:ascii="Arial" w:hAnsi="Arial" w:cs="Arial"/>
          <w:sz w:val="20"/>
          <w:szCs w:val="20"/>
          <w:lang w:val="nl-BE"/>
        </w:rPr>
        <w:t>Ik heb een exemplaar ontvangen van de informatie aan de deelnemer en de geïnformeerde toestemming.</w:t>
      </w:r>
    </w:p>
    <w:p w:rsidR="002A69BA" w:rsidP="002A69BA" w:rsidRDefault="002A69BA" w14:paraId="1DB34E12" w14:textId="77777777">
      <w:pPr>
        <w:rPr>
          <w:rFonts w:ascii="Arial" w:hAnsi="Arial" w:cs="Arial"/>
          <w:sz w:val="20"/>
          <w:szCs w:val="20"/>
          <w:lang w:val="nl-BE"/>
        </w:rPr>
      </w:pPr>
    </w:p>
    <w:p w:rsidR="002A69BA" w:rsidP="002A69BA" w:rsidRDefault="002A69BA" w14:paraId="02C6BE31" w14:textId="77777777">
      <w:pPr>
        <w:rPr>
          <w:rFonts w:ascii="Arial" w:hAnsi="Arial" w:cs="Arial"/>
          <w:sz w:val="20"/>
          <w:szCs w:val="20"/>
          <w:lang w:val="nl-BE"/>
        </w:rPr>
      </w:pPr>
      <w:r w:rsidRPr="006E33CF">
        <w:rPr>
          <w:rFonts w:ascii="Arial" w:hAnsi="Arial" w:cs="Arial"/>
          <w:sz w:val="20"/>
          <w:szCs w:val="20"/>
          <w:lang w:val="nl-BE"/>
        </w:rPr>
        <w:t>Naam</w:t>
      </w:r>
      <w:r>
        <w:rPr>
          <w:rFonts w:ascii="Arial" w:hAnsi="Arial" w:cs="Arial"/>
          <w:sz w:val="20"/>
          <w:szCs w:val="20"/>
          <w:lang w:val="nl-BE"/>
        </w:rPr>
        <w:t xml:space="preserve"> en</w:t>
      </w:r>
      <w:r w:rsidRPr="006E33CF">
        <w:rPr>
          <w:rFonts w:ascii="Arial" w:hAnsi="Arial" w:cs="Arial"/>
          <w:sz w:val="20"/>
          <w:szCs w:val="20"/>
          <w:lang w:val="nl-BE"/>
        </w:rPr>
        <w:t xml:space="preserve"> voornaam</w:t>
      </w:r>
      <w:r>
        <w:rPr>
          <w:rFonts w:ascii="Arial" w:hAnsi="Arial" w:cs="Arial"/>
          <w:sz w:val="20"/>
          <w:szCs w:val="20"/>
          <w:lang w:val="nl-BE"/>
        </w:rPr>
        <w:t xml:space="preserve"> deelnemer</w:t>
      </w:r>
      <w:r w:rsidRPr="006E33CF">
        <w:rPr>
          <w:rFonts w:ascii="Arial" w:hAnsi="Arial" w:cs="Arial"/>
          <w:sz w:val="20"/>
          <w:szCs w:val="20"/>
          <w:lang w:val="nl-BE"/>
        </w:rPr>
        <w:t xml:space="preserve"> </w:t>
      </w:r>
    </w:p>
    <w:p w:rsidR="002A69BA" w:rsidP="002A69BA" w:rsidRDefault="002A69BA" w14:paraId="1D7B1360" w14:textId="77777777">
      <w:pPr>
        <w:rPr>
          <w:rFonts w:ascii="Arial" w:hAnsi="Arial" w:cs="Arial"/>
          <w:sz w:val="20"/>
          <w:szCs w:val="20"/>
          <w:lang w:val="nl-BE"/>
        </w:rPr>
      </w:pPr>
    </w:p>
    <w:p w:rsidR="002A69BA" w:rsidP="002A69BA" w:rsidRDefault="002A69BA" w14:paraId="15A31ED9" w14:textId="77777777">
      <w:pPr>
        <w:rPr>
          <w:rFonts w:ascii="Arial" w:hAnsi="Arial" w:cs="Arial"/>
          <w:sz w:val="20"/>
          <w:szCs w:val="20"/>
          <w:lang w:val="nl-BE"/>
        </w:rPr>
      </w:pPr>
    </w:p>
    <w:p w:rsidR="002A69BA" w:rsidP="002A69BA" w:rsidRDefault="002A69BA" w14:paraId="2DE33490" w14:textId="77777777">
      <w:pPr>
        <w:rPr>
          <w:rFonts w:ascii="Arial" w:hAnsi="Arial" w:cs="Arial"/>
          <w:sz w:val="20"/>
          <w:szCs w:val="20"/>
          <w:lang w:val="nl-BE"/>
        </w:rPr>
      </w:pPr>
    </w:p>
    <w:p w:rsidR="002A69BA" w:rsidP="002A69BA" w:rsidRDefault="002A69BA" w14:paraId="006447F7" w14:textId="77777777">
      <w:pPr>
        <w:rPr>
          <w:rFonts w:ascii="Arial" w:hAnsi="Arial" w:cs="Arial"/>
          <w:sz w:val="20"/>
          <w:szCs w:val="20"/>
          <w:lang w:val="nl-BE"/>
        </w:rPr>
      </w:pPr>
    </w:p>
    <w:p w:rsidR="002A69BA" w:rsidP="002A69BA" w:rsidRDefault="002A69BA" w14:paraId="2229856E" w14:textId="77777777">
      <w:pPr>
        <w:rPr>
          <w:rFonts w:ascii="Arial" w:hAnsi="Arial" w:cs="Arial"/>
          <w:sz w:val="20"/>
          <w:szCs w:val="20"/>
          <w:lang w:val="nl-BE"/>
        </w:rPr>
      </w:pPr>
      <w:r>
        <w:rPr>
          <w:rFonts w:ascii="Arial" w:hAnsi="Arial" w:cs="Arial"/>
          <w:sz w:val="20"/>
          <w:szCs w:val="20"/>
          <w:lang w:val="nl-BE"/>
        </w:rPr>
        <w:t>D</w:t>
      </w:r>
      <w:r w:rsidRPr="006E33CF">
        <w:rPr>
          <w:rFonts w:ascii="Arial" w:hAnsi="Arial" w:cs="Arial"/>
          <w:sz w:val="20"/>
          <w:szCs w:val="20"/>
          <w:lang w:val="nl-BE"/>
        </w:rPr>
        <w:t xml:space="preserve">atum </w:t>
      </w:r>
      <w:r>
        <w:rPr>
          <w:rFonts w:ascii="Arial" w:hAnsi="Arial" w:cs="Arial"/>
          <w:sz w:val="20"/>
          <w:szCs w:val="20"/>
          <w:lang w:val="nl-BE"/>
        </w:rPr>
        <w:t>ondertekening</w:t>
      </w:r>
    </w:p>
    <w:p w:rsidR="002A69BA" w:rsidP="002A69BA" w:rsidRDefault="002A69BA" w14:paraId="2DF0975E" w14:textId="77777777">
      <w:pPr>
        <w:rPr>
          <w:rFonts w:ascii="Arial" w:hAnsi="Arial" w:cs="Arial"/>
          <w:sz w:val="20"/>
          <w:szCs w:val="20"/>
          <w:lang w:val="nl-BE"/>
        </w:rPr>
      </w:pPr>
    </w:p>
    <w:p w:rsidR="002A69BA" w:rsidP="002A69BA" w:rsidRDefault="002A69BA" w14:paraId="01EBC12D" w14:textId="77777777">
      <w:pPr>
        <w:rPr>
          <w:rFonts w:ascii="Arial" w:hAnsi="Arial" w:cs="Arial"/>
          <w:sz w:val="20"/>
          <w:szCs w:val="20"/>
          <w:lang w:val="nl-BE"/>
        </w:rPr>
      </w:pPr>
    </w:p>
    <w:p w:rsidR="002A69BA" w:rsidP="002A69BA" w:rsidRDefault="002A69BA" w14:paraId="4C5E8E86" w14:textId="77777777">
      <w:pPr>
        <w:rPr>
          <w:rFonts w:ascii="Arial" w:hAnsi="Arial" w:cs="Arial"/>
          <w:sz w:val="20"/>
          <w:szCs w:val="20"/>
          <w:lang w:val="nl-BE"/>
        </w:rPr>
      </w:pPr>
    </w:p>
    <w:p w:rsidR="002A69BA" w:rsidP="002A69BA" w:rsidRDefault="002A69BA" w14:paraId="628E86D8" w14:textId="77777777">
      <w:pPr>
        <w:rPr>
          <w:rFonts w:ascii="Arial" w:hAnsi="Arial" w:cs="Arial"/>
          <w:sz w:val="20"/>
          <w:szCs w:val="20"/>
          <w:lang w:val="nl-BE"/>
        </w:rPr>
      </w:pPr>
    </w:p>
    <w:p w:rsidRPr="006E33CF" w:rsidR="002A69BA" w:rsidP="002A69BA" w:rsidRDefault="002A69BA" w14:paraId="10D7E6FC" w14:textId="77777777">
      <w:pPr>
        <w:rPr>
          <w:rFonts w:ascii="Arial" w:hAnsi="Arial" w:cs="Arial"/>
          <w:sz w:val="20"/>
          <w:szCs w:val="20"/>
          <w:lang w:val="nl-NL"/>
        </w:rPr>
      </w:pPr>
      <w:r>
        <w:rPr>
          <w:rFonts w:ascii="Arial" w:hAnsi="Arial" w:cs="Arial"/>
          <w:sz w:val="20"/>
          <w:szCs w:val="20"/>
          <w:lang w:val="nl-BE"/>
        </w:rPr>
        <w:t>H</w:t>
      </w:r>
      <w:r w:rsidRPr="006E33CF">
        <w:rPr>
          <w:rFonts w:ascii="Arial" w:hAnsi="Arial" w:cs="Arial"/>
          <w:sz w:val="20"/>
          <w:szCs w:val="20"/>
          <w:lang w:val="nl-BE"/>
        </w:rPr>
        <w:t>andtekening van de deelnemer</w:t>
      </w:r>
    </w:p>
    <w:p w:rsidR="002A69BA" w:rsidP="002A69BA" w:rsidRDefault="002A69BA" w14:paraId="45C51535" w14:textId="77777777">
      <w:pPr>
        <w:spacing w:before="120" w:after="120"/>
        <w:rPr>
          <w:rFonts w:ascii="Arial" w:hAnsi="Arial" w:cs="Arial"/>
          <w:sz w:val="20"/>
          <w:szCs w:val="20"/>
          <w:lang w:val="nl-BE"/>
        </w:rPr>
      </w:pPr>
    </w:p>
    <w:p w:rsidR="002A69BA" w:rsidP="002A69BA" w:rsidRDefault="002A69BA" w14:paraId="34CB6CEB" w14:textId="77777777">
      <w:pPr>
        <w:spacing w:before="120" w:after="120"/>
        <w:rPr>
          <w:rFonts w:ascii="Arial" w:hAnsi="Arial" w:cs="Arial"/>
          <w:sz w:val="20"/>
          <w:szCs w:val="20"/>
          <w:lang w:val="nl-BE"/>
        </w:rPr>
      </w:pPr>
    </w:p>
    <w:p w:rsidR="002A69BA" w:rsidP="002A69BA" w:rsidRDefault="002A69BA" w14:paraId="7B1E44F7" w14:textId="77777777">
      <w:pPr>
        <w:spacing w:before="120" w:after="120"/>
        <w:rPr>
          <w:rFonts w:ascii="Arial" w:hAnsi="Arial" w:cs="Arial"/>
          <w:sz w:val="20"/>
          <w:szCs w:val="20"/>
          <w:lang w:val="nl-BE"/>
        </w:rPr>
      </w:pPr>
    </w:p>
    <w:p w:rsidR="002A69BA" w:rsidP="002A69BA" w:rsidRDefault="002A69BA" w14:paraId="5348B084" w14:textId="77777777">
      <w:pPr>
        <w:spacing w:before="120" w:after="120"/>
        <w:rPr>
          <w:rFonts w:ascii="Arial" w:hAnsi="Arial" w:cs="Arial"/>
          <w:sz w:val="20"/>
          <w:szCs w:val="20"/>
          <w:lang w:val="nl-BE"/>
        </w:rPr>
      </w:pPr>
    </w:p>
    <w:p w:rsidR="002A69BA" w:rsidP="002A69BA" w:rsidRDefault="002A69BA" w14:paraId="26A88A4D" w14:textId="77777777">
      <w:pPr>
        <w:rPr>
          <w:rFonts w:ascii="Arial" w:hAnsi="Arial" w:cs="Arial"/>
          <w:sz w:val="20"/>
          <w:szCs w:val="20"/>
          <w:lang w:val="nl-BE"/>
        </w:rPr>
      </w:pPr>
      <w:r>
        <w:rPr>
          <w:rFonts w:ascii="Arial" w:hAnsi="Arial" w:cs="Arial"/>
          <w:sz w:val="20"/>
          <w:szCs w:val="20"/>
          <w:lang w:val="nl-BE"/>
        </w:rPr>
        <w:br w:type="page"/>
      </w:r>
    </w:p>
    <w:p w:rsidRPr="0009574B" w:rsidR="002A69BA" w:rsidP="002A69BA" w:rsidRDefault="002A69BA" w14:paraId="2ACE775A" w14:textId="77777777">
      <w:pPr>
        <w:pStyle w:val="paragraph"/>
        <w:spacing w:before="0" w:beforeAutospacing="0" w:after="120" w:afterAutospacing="0"/>
        <w:jc w:val="both"/>
        <w:textAlignment w:val="baseline"/>
        <w:rPr>
          <w:rFonts w:ascii="Arial" w:hAnsi="Arial" w:cs="Arial"/>
          <w:sz w:val="18"/>
          <w:szCs w:val="18"/>
        </w:rPr>
      </w:pPr>
      <w:r w:rsidRPr="0009574B">
        <w:rPr>
          <w:rStyle w:val="tabchar"/>
          <w:rFonts w:ascii="Arial" w:hAnsi="Arial" w:cs="Arial"/>
          <w:sz w:val="20"/>
          <w:szCs w:val="20"/>
        </w:rPr>
        <w:lastRenderedPageBreak/>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eop"/>
          <w:rFonts w:ascii="Arial" w:hAnsi="Arial" w:cs="Arial"/>
          <w:sz w:val="20"/>
          <w:szCs w:val="20"/>
        </w:rPr>
        <w:t> </w:t>
      </w:r>
    </w:p>
    <w:p w:rsidRPr="0002082C" w:rsidR="002A69BA" w:rsidP="002A69BA" w:rsidRDefault="002A69BA" w14:paraId="4DC58732" w14:textId="77777777">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b/>
          <w:bCs/>
          <w:sz w:val="20"/>
          <w:szCs w:val="20"/>
        </w:rPr>
        <w:t xml:space="preserve">Handtekening </w:t>
      </w:r>
      <w:proofErr w:type="spellStart"/>
      <w:r w:rsidRPr="0002082C">
        <w:rPr>
          <w:rStyle w:val="normaltextrun"/>
          <w:rFonts w:ascii="Arial" w:hAnsi="Arial" w:cs="Arial"/>
          <w:b/>
          <w:bCs/>
          <w:sz w:val="20"/>
          <w:szCs w:val="20"/>
        </w:rPr>
        <w:t>lokake</w:t>
      </w:r>
      <w:proofErr w:type="spellEnd"/>
      <w:r w:rsidRPr="0002082C">
        <w:rPr>
          <w:rStyle w:val="normaltextrun"/>
          <w:rFonts w:ascii="Arial" w:hAnsi="Arial" w:cs="Arial"/>
          <w:b/>
          <w:bCs/>
          <w:sz w:val="20"/>
          <w:szCs w:val="20"/>
        </w:rPr>
        <w:t xml:space="preserve"> hoofdonderzoeker  </w:t>
      </w:r>
    </w:p>
    <w:p w:rsidRPr="0009574B" w:rsidR="002A69BA" w:rsidP="002A69BA" w:rsidRDefault="002A69BA" w14:paraId="2DE0584A"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sz w:val="20"/>
          <w:szCs w:val="20"/>
        </w:rPr>
        <w:t>Datum: …………………………...</w:t>
      </w:r>
    </w:p>
    <w:p w:rsidRPr="0009574B" w:rsidR="002A69BA" w:rsidP="002A69BA" w:rsidRDefault="002A69BA" w14:paraId="12A7E18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2A69BA" w:rsidP="002A69BA" w:rsidRDefault="002A69BA" w14:paraId="4D83DF4B"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2A69BA" w:rsidP="002A69BA" w:rsidRDefault="002A69BA" w14:paraId="571A259F" w14:textId="77777777">
      <w:pPr>
        <w:spacing w:after="60"/>
        <w:jc w:val="both"/>
        <w:rPr>
          <w:rFonts w:ascii="Arial" w:hAnsi="Arial" w:cs="Arial"/>
          <w:sz w:val="20"/>
          <w:szCs w:val="20"/>
          <w:lang w:val="nl-BE"/>
        </w:rPr>
      </w:pPr>
      <w:r w:rsidRPr="13F48A9F" w:rsidR="002A69BA">
        <w:rPr>
          <w:rFonts w:ascii="Arial" w:hAnsi="Arial" w:cs="Arial"/>
          <w:sz w:val="20"/>
          <w:szCs w:val="20"/>
          <w:lang w:val="nl-BE"/>
        </w:rPr>
        <w:t xml:space="preserve">Ik </w:t>
      </w:r>
      <w:r w:rsidRPr="13F48A9F" w:rsidR="002A69BA">
        <w:rPr>
          <w:rFonts w:ascii="Arial" w:hAnsi="Arial" w:cs="Arial"/>
          <w:sz w:val="20"/>
          <w:szCs w:val="20"/>
          <w:lang w:val="nl-BE"/>
        </w:rPr>
        <w:t>ondergetekende  _</w:t>
      </w:r>
      <w:r w:rsidRPr="13F48A9F" w:rsidR="002A69BA">
        <w:rPr>
          <w:rFonts w:ascii="Arial" w:hAnsi="Arial" w:cs="Arial"/>
          <w:sz w:val="20"/>
          <w:szCs w:val="20"/>
          <w:lang w:val="nl-BE"/>
        </w:rPr>
        <w:t>_______________________________</w:t>
      </w:r>
      <w:r w:rsidRPr="13F48A9F" w:rsidR="002A69BA">
        <w:rPr>
          <w:rFonts w:ascii="Arial" w:hAnsi="Arial" w:cs="Arial"/>
          <w:sz w:val="20"/>
          <w:szCs w:val="20"/>
          <w:lang w:val="nl-BE"/>
        </w:rPr>
        <w:t>_ ,</w:t>
      </w:r>
      <w:r w:rsidRPr="13F48A9F" w:rsidR="002A69BA">
        <w:rPr>
          <w:rFonts w:ascii="Arial" w:hAnsi="Arial" w:cs="Arial"/>
          <w:sz w:val="20"/>
          <w:szCs w:val="20"/>
          <w:lang w:val="nl-BE"/>
        </w:rPr>
        <w:t xml:space="preserve"> onderzoeker/bevoegde onderzoeksmederwerker, verklaar de benodigde informatie </w:t>
      </w:r>
      <w:r w:rsidRPr="13F48A9F" w:rsidR="002A69BA">
        <w:rPr>
          <w:rFonts w:ascii="Arial" w:hAnsi="Arial" w:cs="Arial"/>
          <w:sz w:val="20"/>
          <w:szCs w:val="20"/>
          <w:lang w:val="nl-BE"/>
        </w:rPr>
        <w:t>inzake</w:t>
      </w:r>
      <w:r w:rsidRPr="13F48A9F" w:rsidR="002A69BA">
        <w:rPr>
          <w:rFonts w:ascii="Arial" w:hAnsi="Arial" w:cs="Arial"/>
          <w:sz w:val="20"/>
          <w:szCs w:val="20"/>
          <w:lang w:val="nl-BE"/>
        </w:rPr>
        <w:t xml:space="preserve"> deze studie mondeling te hebben verstrekt evenals een exemplaar van het informatiedocument aan de deelnemer te hebben verstrekt. </w:t>
      </w:r>
    </w:p>
    <w:p w:rsidRPr="0009574B" w:rsidR="002A69BA" w:rsidP="002A69BA" w:rsidRDefault="002A69BA" w14:paraId="21223BC0"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2A69BA" w:rsidP="002A69BA" w:rsidRDefault="002A69BA" w14:paraId="395AF94F"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sz w:val="20"/>
          <w:szCs w:val="20"/>
          <w:lang w:val="nl-BE"/>
        </w:rPr>
        <w:t>inzake</w:t>
      </w:r>
      <w:proofErr w:type="gramEnd"/>
      <w:r w:rsidRPr="0009574B">
        <w:rPr>
          <w:rFonts w:ascii="Arial" w:hAnsi="Arial" w:cs="Arial"/>
          <w:sz w:val="20"/>
          <w:szCs w:val="20"/>
          <w:lang w:val="nl-BE"/>
        </w:rPr>
        <w:t xml:space="preserve"> experimenten op de menselijke persoon. </w:t>
      </w:r>
    </w:p>
    <w:p w:rsidRPr="006E33CF" w:rsidR="002A69BA" w:rsidP="002A69BA" w:rsidRDefault="002A69BA" w14:paraId="721B2D41"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EB499A" w:rsidR="002A69BA" w:rsidTr="00F27F55" w14:paraId="14FC3283" w14:textId="77777777">
        <w:tc>
          <w:tcPr>
            <w:tcW w:w="5495" w:type="dxa"/>
          </w:tcPr>
          <w:p w:rsidR="002A69BA" w:rsidP="00F27F55" w:rsidRDefault="002A69BA" w14:paraId="17A4037D" w14:textId="77777777">
            <w:pPr>
              <w:ind w:right="885"/>
              <w:rPr>
                <w:rFonts w:ascii="Arial" w:hAnsi="Arial" w:cs="Arial"/>
                <w:sz w:val="20"/>
                <w:szCs w:val="20"/>
                <w:lang w:val="nl-BE"/>
              </w:rPr>
            </w:pPr>
          </w:p>
          <w:p w:rsidR="002A69BA" w:rsidP="00F27F55" w:rsidRDefault="002A69BA" w14:paraId="0A26830B" w14:textId="77777777">
            <w:pPr>
              <w:ind w:right="885"/>
              <w:rPr>
                <w:rFonts w:ascii="Arial" w:hAnsi="Arial" w:cs="Arial"/>
                <w:sz w:val="20"/>
                <w:szCs w:val="20"/>
                <w:lang w:val="nl-BE"/>
              </w:rPr>
            </w:pPr>
          </w:p>
          <w:p w:rsidR="002A69BA" w:rsidP="00F27F55" w:rsidRDefault="002A69BA" w14:paraId="027DEC0E" w14:textId="77777777">
            <w:pPr>
              <w:ind w:right="885"/>
              <w:rPr>
                <w:rFonts w:ascii="Arial" w:hAnsi="Arial" w:cs="Arial"/>
                <w:sz w:val="20"/>
                <w:szCs w:val="20"/>
                <w:lang w:val="nl-BE"/>
              </w:rPr>
            </w:pPr>
          </w:p>
          <w:p w:rsidR="002A69BA" w:rsidP="00F27F55" w:rsidRDefault="002A69BA" w14:paraId="33D58B43" w14:textId="77777777">
            <w:pPr>
              <w:ind w:right="885"/>
              <w:rPr>
                <w:rFonts w:ascii="Arial" w:hAnsi="Arial" w:cs="Arial"/>
                <w:sz w:val="20"/>
                <w:szCs w:val="20"/>
                <w:lang w:val="nl-BE"/>
              </w:rPr>
            </w:pPr>
          </w:p>
          <w:p w:rsidRPr="00EC039F" w:rsidR="002A69BA" w:rsidP="00F27F55" w:rsidRDefault="002A69BA" w14:paraId="224C4955" w14:textId="77777777">
            <w:pPr>
              <w:ind w:right="885"/>
              <w:rPr>
                <w:rFonts w:ascii="Arial" w:hAnsi="Arial"/>
                <w:sz w:val="20"/>
                <w:szCs w:val="20"/>
                <w:lang w:val="nl-BE"/>
              </w:rPr>
            </w:pPr>
            <w:r w:rsidRPr="00EC039F">
              <w:rPr>
                <w:rFonts w:ascii="Arial" w:hAnsi="Arial" w:cs="Arial"/>
                <w:sz w:val="20"/>
                <w:szCs w:val="20"/>
                <w:lang w:val="nl-BE"/>
              </w:rPr>
              <w:t xml:space="preserve">Naam,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(vertegenwoordiger van de) arts-onderzoeker</w:t>
            </w:r>
          </w:p>
        </w:tc>
        <w:tc>
          <w:tcPr>
            <w:tcW w:w="3717" w:type="dxa"/>
          </w:tcPr>
          <w:p w:rsidR="002A69BA" w:rsidP="00F27F55" w:rsidRDefault="002A69BA" w14:paraId="63A61100" w14:textId="77777777">
            <w:pPr>
              <w:rPr>
                <w:rFonts w:ascii="Arial" w:hAnsi="Arial" w:cs="Arial"/>
                <w:sz w:val="20"/>
                <w:szCs w:val="20"/>
                <w:lang w:val="nl-BE"/>
              </w:rPr>
            </w:pPr>
          </w:p>
          <w:p w:rsidR="002A69BA" w:rsidP="00F27F55" w:rsidRDefault="002A69BA" w14:paraId="74E72602" w14:textId="77777777">
            <w:pPr>
              <w:rPr>
                <w:rFonts w:ascii="Arial" w:hAnsi="Arial" w:cs="Arial"/>
                <w:sz w:val="20"/>
                <w:szCs w:val="20"/>
                <w:lang w:val="nl-BE"/>
              </w:rPr>
            </w:pPr>
          </w:p>
          <w:p w:rsidR="002A69BA" w:rsidP="00F27F55" w:rsidRDefault="002A69BA" w14:paraId="62AA01FA" w14:textId="77777777">
            <w:pPr>
              <w:rPr>
                <w:rFonts w:ascii="Arial" w:hAnsi="Arial" w:cs="Arial"/>
                <w:sz w:val="20"/>
                <w:szCs w:val="20"/>
                <w:lang w:val="nl-BE"/>
              </w:rPr>
            </w:pPr>
          </w:p>
          <w:p w:rsidR="002A69BA" w:rsidP="00F27F55" w:rsidRDefault="002A69BA" w14:paraId="2F1AB959" w14:textId="77777777">
            <w:pPr>
              <w:rPr>
                <w:rFonts w:ascii="Arial" w:hAnsi="Arial" w:cs="Arial"/>
                <w:sz w:val="20"/>
                <w:szCs w:val="20"/>
                <w:lang w:val="nl-BE"/>
              </w:rPr>
            </w:pPr>
          </w:p>
          <w:p w:rsidRPr="00EC039F" w:rsidR="002A69BA" w:rsidP="00F27F55" w:rsidRDefault="002A69BA" w14:paraId="2F4569E5" w14:textId="77777777">
            <w:pPr>
              <w:rPr>
                <w:rFonts w:ascii="Arial" w:hAnsi="Arial" w:cs="Arial"/>
                <w:sz w:val="20"/>
                <w:szCs w:val="20"/>
                <w:lang w:val="nl-BE"/>
              </w:rPr>
            </w:pPr>
            <w:r>
              <w:rPr>
                <w:rFonts w:ascii="Arial" w:hAnsi="Arial" w:cs="Arial"/>
                <w:sz w:val="20"/>
                <w:szCs w:val="20"/>
                <w:lang w:val="nl-BE"/>
              </w:rPr>
              <w:t>Naam</w:t>
            </w:r>
            <w:r w:rsidRPr="00EC039F">
              <w:rPr>
                <w:rFonts w:ascii="Arial" w:hAnsi="Arial" w:cs="Arial"/>
                <w:sz w:val="20"/>
                <w:szCs w:val="20"/>
                <w:lang w:val="nl-BE"/>
              </w:rPr>
              <w:t xml:space="preserve">,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arts-onderzoeker</w:t>
            </w:r>
          </w:p>
        </w:tc>
      </w:tr>
    </w:tbl>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1ABE5E4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7A6413C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5CA77D22"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468E1E9B"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P="0002082C" w:rsidRDefault="002A69BA" w14:paraId="08C6F41D" w14:textId="77777777">
      <w:pPr>
        <w:pStyle w:val="paragraph"/>
        <w:spacing w:before="0" w:beforeAutospacing="0" w:after="0" w:afterAutospacing="0"/>
        <w:jc w:val="center"/>
        <w:textAlignment w:val="baseline"/>
        <w:rPr>
          <w:rFonts w:ascii="Arial" w:hAnsi="Arial" w:cs="Arial"/>
          <w:b/>
          <w:bCs/>
          <w:sz w:val="22"/>
          <w:szCs w:val="22"/>
          <w:lang w:val="nl-NL"/>
        </w:rPr>
      </w:pPr>
    </w:p>
    <w:p w:rsidR="002A69BA" w:rsidRDefault="002A69BA" w14:paraId="099E1722" w14:textId="77777777">
      <w:pPr>
        <w:rPr>
          <w:rFonts w:ascii="Arial" w:hAnsi="Arial" w:cs="Arial"/>
          <w:b/>
          <w:sz w:val="20"/>
          <w:szCs w:val="20"/>
          <w:u w:val="single"/>
          <w:lang w:val="nl-BE"/>
        </w:rPr>
      </w:pPr>
      <w:r>
        <w:rPr>
          <w:rFonts w:ascii="Arial" w:hAnsi="Arial" w:cs="Arial"/>
          <w:b/>
          <w:sz w:val="20"/>
          <w:szCs w:val="20"/>
          <w:u w:val="single"/>
          <w:lang w:val="nl-BE"/>
        </w:rPr>
        <w:br w:type="page"/>
      </w:r>
    </w:p>
    <w:p w:rsidRPr="00955E66" w:rsidR="00277439" w:rsidP="00277439" w:rsidRDefault="00277439" w14:paraId="442FC7D4" w14:textId="711D3C45">
      <w:pPr>
        <w:rPr>
          <w:rFonts w:ascii="Arial" w:hAnsi="Arial" w:cs="Arial"/>
          <w:b/>
          <w:sz w:val="20"/>
          <w:szCs w:val="20"/>
          <w:u w:val="single"/>
          <w:lang w:val="nl-BE"/>
        </w:rPr>
      </w:pPr>
      <w:r w:rsidRPr="009A1205">
        <w:rPr>
          <w:rFonts w:ascii="Arial" w:hAnsi="Arial" w:cs="Arial"/>
          <w:b/>
          <w:sz w:val="20"/>
          <w:szCs w:val="20"/>
          <w:u w:val="single"/>
          <w:lang w:val="nl-BE"/>
        </w:rPr>
        <w:lastRenderedPageBreak/>
        <w:t xml:space="preserve">Bijlage </w:t>
      </w:r>
      <w:proofErr w:type="gramStart"/>
      <w:r>
        <w:rPr>
          <w:rFonts w:ascii="Arial" w:hAnsi="Arial" w:cs="Arial"/>
          <w:b/>
          <w:sz w:val="20"/>
          <w:szCs w:val="20"/>
          <w:u w:val="single"/>
          <w:lang w:val="nl-BE"/>
        </w:rPr>
        <w:t>1</w:t>
      </w:r>
      <w:r w:rsidRPr="009A1205">
        <w:rPr>
          <w:rFonts w:ascii="Arial" w:hAnsi="Arial" w:cs="Arial"/>
          <w:b/>
          <w:sz w:val="20"/>
          <w:szCs w:val="20"/>
          <w:u w:val="single"/>
          <w:lang w:val="nl-BE"/>
        </w:rPr>
        <w:t> :</w:t>
      </w:r>
      <w:proofErr w:type="gramEnd"/>
      <w:r w:rsidRPr="009A1205">
        <w:rPr>
          <w:rFonts w:ascii="Arial" w:hAnsi="Arial" w:cs="Arial"/>
          <w:b/>
          <w:sz w:val="20"/>
          <w:szCs w:val="20"/>
          <w:u w:val="single"/>
          <w:lang w:val="nl-BE"/>
        </w:rPr>
        <w:t xml:space="preserve"> Aanvullende</w:t>
      </w:r>
      <w:r w:rsidRPr="00955E66">
        <w:rPr>
          <w:rFonts w:ascii="Arial" w:hAnsi="Arial" w:cs="Arial"/>
          <w:b/>
          <w:sz w:val="20"/>
          <w:szCs w:val="20"/>
          <w:u w:val="single"/>
          <w:lang w:val="nl-BE"/>
        </w:rPr>
        <w:t xml:space="preserve"> informatie over de bescherming en de rechten van deelnemers aan een klinische studie</w:t>
      </w:r>
    </w:p>
    <w:p w:rsidRPr="00955E66" w:rsidR="00277439" w:rsidP="00277439" w:rsidRDefault="00277439" w14:paraId="7811E79B" w14:textId="77777777">
      <w:pPr>
        <w:pStyle w:val="Heading3"/>
        <w:spacing w:before="200"/>
        <w:rPr>
          <w:bCs w:val="0"/>
          <w:i/>
          <w:sz w:val="20"/>
          <w:szCs w:val="20"/>
          <w:lang w:val="nl-BE"/>
        </w:rPr>
      </w:pPr>
      <w:r w:rsidRPr="00955E66">
        <w:rPr>
          <w:bCs w:val="0"/>
          <w:i/>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sz w:val="20"/>
          <w:szCs w:val="20"/>
          <w:lang w:val="nl-BE"/>
        </w:rPr>
        <w:t xml:space="preserve">Deze studie werd geëvalueerd door een </w:t>
      </w:r>
      <w:r w:rsidRPr="00D44A5A">
        <w:rPr>
          <w:rFonts w:ascii="Arial" w:hAnsi="Arial" w:cs="Arial"/>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sz w:val="20"/>
          <w:szCs w:val="20"/>
          <w:lang w:val="nl-BE"/>
        </w:rPr>
        <w:t xml:space="preserve"> te beschermen. Ze controleren of uw rechten als patiënt </w:t>
      </w:r>
      <w:r>
        <w:rPr>
          <w:rFonts w:ascii="Arial" w:hAnsi="Arial" w:cs="Arial"/>
          <w:sz w:val="20"/>
          <w:szCs w:val="20"/>
          <w:lang w:val="nl-BE"/>
        </w:rPr>
        <w:t xml:space="preserve">en als deelnemer aan een studie </w:t>
      </w:r>
      <w:r w:rsidRPr="00955E66">
        <w:rPr>
          <w:rFonts w:ascii="Arial" w:hAnsi="Arial" w:cs="Arial"/>
          <w:sz w:val="20"/>
          <w:szCs w:val="20"/>
          <w:lang w:val="nl-BE"/>
        </w:rPr>
        <w:t>gerespecteerd</w:t>
      </w:r>
      <w:r w:rsidRPr="009230BB">
        <w:rPr>
          <w:rFonts w:ascii="Arial" w:hAnsi="Arial" w:cs="Arial"/>
          <w:sz w:val="20"/>
          <w:szCs w:val="20"/>
          <w:lang w:val="nl-BE"/>
        </w:rPr>
        <w:t xml:space="preserve"> </w:t>
      </w:r>
      <w:r w:rsidRPr="00955E66">
        <w:rPr>
          <w:rFonts w:ascii="Arial" w:hAnsi="Arial" w:cs="Arial"/>
          <w:sz w:val="20"/>
          <w:szCs w:val="20"/>
          <w:lang w:val="nl-BE"/>
        </w:rPr>
        <w:t xml:space="preserve">worden, </w:t>
      </w:r>
      <w:r w:rsidRPr="009230BB">
        <w:rPr>
          <w:rFonts w:ascii="Arial" w:hAnsi="Arial" w:cs="Arial"/>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bCs w:val="0"/>
          <w:i/>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sz w:val="20"/>
          <w:szCs w:val="20"/>
          <w:lang w:val="nl-BE"/>
        </w:rPr>
        <w:t>indien</w:t>
      </w:r>
      <w:proofErr w:type="gramEnd"/>
      <w:r w:rsidRPr="00955E66">
        <w:rPr>
          <w:rFonts w:ascii="Arial" w:hAnsi="Arial" w:cs="Arial"/>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sz w:val="20"/>
          <w:lang w:val="nl-BE"/>
        </w:rPr>
        <w:t xml:space="preserve">beïnvloeden. </w:t>
      </w:r>
      <w:r w:rsidRPr="00B45E7C">
        <w:rPr>
          <w:rFonts w:ascii="Arial" w:hAnsi="Arial"/>
          <w:strike/>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00955E66">
        <w:rPr>
          <w:rFonts w:ascii="Arial" w:hAnsi="Arial"/>
          <w:sz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Pr="00955E66" w:rsidR="00277439" w:rsidP="00277439" w:rsidRDefault="00277439" w14:paraId="05DFB139" w14:textId="77777777">
      <w:pPr>
        <w:spacing w:after="60"/>
        <w:rPr>
          <w:rFonts w:ascii="Arial" w:hAnsi="Arial" w:cs="Arial"/>
          <w:sz w:val="20"/>
          <w:szCs w:val="20"/>
          <w:lang w:val="nl-BE"/>
        </w:rPr>
      </w:pPr>
      <w:r w:rsidRPr="13F48A9F" w:rsidR="00277439">
        <w:rPr>
          <w:rFonts w:ascii="Arial" w:hAnsi="Arial" w:cs="Arial"/>
          <w:sz w:val="20"/>
          <w:szCs w:val="20"/>
          <w:lang w:val="nl-BE"/>
        </w:rPr>
        <w:t>H</w:t>
      </w:r>
      <w:r w:rsidRPr="13F48A9F" w:rsidR="00277439">
        <w:rPr>
          <w:rFonts w:ascii="Arial" w:hAnsi="Arial" w:cs="Arial"/>
          <w:sz w:val="20"/>
          <w:szCs w:val="20"/>
          <w:lang w:val="nl-BE"/>
        </w:rPr>
        <w:t>et</w:t>
      </w:r>
      <w:r w:rsidRPr="13F48A9F" w:rsidR="00277439">
        <w:rPr>
          <w:rFonts w:ascii="Arial" w:hAnsi="Arial" w:cs="Arial"/>
          <w:sz w:val="20"/>
          <w:szCs w:val="20"/>
          <w:lang w:val="nl-BE"/>
        </w:rPr>
        <w:t xml:space="preserve"> is </w:t>
      </w:r>
      <w:r w:rsidRPr="13F48A9F" w:rsidR="00277439">
        <w:rPr>
          <w:rFonts w:ascii="Arial" w:hAnsi="Arial" w:cs="Arial"/>
          <w:sz w:val="20"/>
          <w:szCs w:val="20"/>
          <w:lang w:val="nl-BE"/>
        </w:rPr>
        <w:t xml:space="preserve">aanbevolen de arts-onderzoeker op de hoogte te stellen </w:t>
      </w:r>
      <w:r w:rsidRPr="13F48A9F" w:rsidR="00277439">
        <w:rPr>
          <w:rFonts w:ascii="Arial" w:hAnsi="Arial" w:cs="Arial"/>
          <w:sz w:val="20"/>
          <w:szCs w:val="20"/>
          <w:lang w:val="nl-BE"/>
        </w:rPr>
        <w:t>indien</w:t>
      </w:r>
      <w:r w:rsidRPr="13F48A9F" w:rsidR="00277439">
        <w:rPr>
          <w:rFonts w:ascii="Arial" w:hAnsi="Arial" w:cs="Arial"/>
          <w:sz w:val="20"/>
          <w:szCs w:val="20"/>
          <w:lang w:val="nl-BE"/>
        </w:rPr>
        <w:t xml:space="preserve"> u besluit uw deelname aan de studie stop te zetten.</w:t>
      </w:r>
      <w:commentRangeStart w:id="523930005"/>
      <w:commentRangeEnd w:id="523930005"/>
      <w:r>
        <w:rPr>
          <w:rStyle w:val="CommentReference"/>
        </w:rPr>
        <w:commentReference w:id="523930005"/>
      </w:r>
    </w:p>
    <w:p w:rsidR="00277439" w:rsidP="00277439" w:rsidRDefault="00277439" w14:paraId="719E966B" w14:textId="77777777">
      <w:pPr>
        <w:pStyle w:val="Heading3"/>
        <w:spacing w:before="200"/>
        <w:rPr>
          <w:bCs w:val="0"/>
          <w:i/>
          <w:sz w:val="20"/>
          <w:szCs w:val="20"/>
          <w:lang w:val="nl-BE"/>
        </w:rPr>
      </w:pPr>
      <w:r w:rsidRPr="00151C8A">
        <w:rPr>
          <w:bCs w:val="0"/>
          <w:i/>
          <w:sz w:val="20"/>
          <w:szCs w:val="20"/>
          <w:lang w:val="nl-BE"/>
        </w:rPr>
        <w:t>Kosten in verband met uw deelname</w:t>
      </w:r>
    </w:p>
    <w:p w:rsidRPr="001A17F0" w:rsidR="00277439" w:rsidP="13F48A9F" w:rsidRDefault="00277439" w14:paraId="6BFD8858" w14:textId="21CE43D4">
      <w:pPr>
        <w:rPr>
          <w:rFonts w:ascii="Arial" w:hAnsi="Arial"/>
          <w:sz w:val="20"/>
          <w:szCs w:val="20"/>
          <w:lang w:val="nl-BE"/>
        </w:rPr>
      </w:pPr>
      <w:r w:rsidRPr="13F48A9F" w:rsidR="00277439">
        <w:rPr>
          <w:rFonts w:ascii="Arial" w:hAnsi="Arial"/>
          <w:sz w:val="20"/>
          <w:szCs w:val="20"/>
          <w:lang w:val="nl-BE"/>
        </w:rPr>
        <w:t xml:space="preserve">U zult geen vergoeding krijgen voor uw deelname aan deze studie. Uw deelname zal </w:t>
      </w:r>
      <w:del w:author="Fabienne Dobbels" w:date="2026-06-03T09:29:08.861Z" w16du:dateUtc="2026-06-03T09:29:08.861Z" w:id="1842674880">
        <w:r w:rsidRPr="13F48A9F" w:rsidDel="00277439">
          <w:rPr>
            <w:rFonts w:ascii="Arial" w:hAnsi="Arial"/>
            <w:sz w:val="20"/>
            <w:szCs w:val="20"/>
            <w:lang w:val="nl-BE"/>
          </w:rPr>
          <w:delText>echter</w:delText>
        </w:r>
      </w:del>
      <w:r w:rsidRPr="13F48A9F" w:rsidR="00277439">
        <w:rPr>
          <w:rFonts w:ascii="Arial" w:hAnsi="Arial"/>
          <w:sz w:val="20"/>
          <w:szCs w:val="20"/>
          <w:lang w:val="nl-BE"/>
        </w:rPr>
        <w:t xml:space="preserve"> voor u </w:t>
      </w:r>
      <w:ins w:author="Fabienne Dobbels" w:date="2026-06-03T09:29:17.725Z" w16du:dateUtc="2026-06-03T09:29:17.725Z" w:id="732158546">
        <w:r w:rsidRPr="13F48A9F" w:rsidR="065DD8D5">
          <w:rPr>
            <w:rFonts w:ascii="Arial" w:hAnsi="Arial"/>
            <w:sz w:val="20"/>
            <w:szCs w:val="20"/>
            <w:lang w:val="nl-BE"/>
          </w:rPr>
          <w:t xml:space="preserve">ook </w:t>
        </w:r>
      </w:ins>
      <w:r w:rsidRPr="13F48A9F" w:rsidR="00277439">
        <w:rPr>
          <w:rFonts w:ascii="Arial" w:hAnsi="Arial"/>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bCs w:val="0"/>
          <w:i/>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13F48A9F" w:rsidR="00277439">
        <w:rPr>
          <w:rFonts w:ascii="Arial" w:hAnsi="Arial" w:cs="Arial"/>
          <w:sz w:val="20"/>
          <w:szCs w:val="20"/>
          <w:lang w:val="nl-BE"/>
        </w:rPr>
        <w:t>Uw deelname aan de studie betekent dat de arts-</w:t>
      </w:r>
      <w:commentRangeStart w:id="1911531606"/>
      <w:r w:rsidRPr="13F48A9F" w:rsidR="00277439">
        <w:rPr>
          <w:rFonts w:ascii="Arial" w:hAnsi="Arial" w:cs="Arial"/>
          <w:sz w:val="20"/>
          <w:szCs w:val="20"/>
          <w:lang w:val="nl-BE"/>
        </w:rPr>
        <w:t>onderzoeker</w:t>
      </w:r>
      <w:commentRangeEnd w:id="1911531606"/>
      <w:r>
        <w:rPr>
          <w:rStyle w:val="CommentReference"/>
        </w:rPr>
        <w:commentReference w:id="1911531606"/>
      </w:r>
      <w:r w:rsidRPr="13F48A9F" w:rsidR="00277439">
        <w:rPr>
          <w:rFonts w:ascii="Arial" w:hAnsi="Arial" w:cs="Arial"/>
          <w:sz w:val="20"/>
          <w:szCs w:val="20"/>
          <w:lang w:val="nl-BE"/>
        </w:rPr>
        <w:t xml:space="preserve"> gegevens over u verzamelt en dat de opdrachtgever van de studie die gebruikt voor onderzoek en in het kader van wetenschappelijke </w:t>
      </w:r>
      <w:r w:rsidRPr="13F48A9F" w:rsidR="00277439">
        <w:rPr>
          <w:rFonts w:ascii="Arial" w:hAnsi="Arial" w:cs="Arial"/>
          <w:sz w:val="20"/>
          <w:szCs w:val="20"/>
          <w:lang w:val="nl-BE"/>
        </w:rPr>
        <w:t xml:space="preserve">en </w:t>
      </w:r>
      <w:r w:rsidRPr="13F48A9F" w:rsidR="00277439">
        <w:rPr>
          <w:rFonts w:ascii="Arial" w:hAnsi="Arial" w:cs="Arial"/>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37AC7CFE">
      <w:pPr>
        <w:spacing w:after="60"/>
        <w:rPr>
          <w:rFonts w:ascii="Arial" w:hAnsi="Arial" w:cs="Arial"/>
          <w:sz w:val="20"/>
          <w:szCs w:val="20"/>
          <w:lang w:val="nl-BE"/>
        </w:rPr>
      </w:pPr>
      <w:r w:rsidRPr="00D239B7">
        <w:rPr>
          <w:rFonts w:ascii="Arial" w:hAnsi="Arial" w:cs="Arial"/>
          <w:sz w:val="20"/>
          <w:szCs w:val="20"/>
          <w:lang w:val="nl-BE"/>
        </w:rPr>
        <w:t xml:space="preserve">Uw gegevens zullen worden verwerkt overeenkomstig de Europese Algemene Verordening </w:t>
      </w:r>
      <w:proofErr w:type="gramStart"/>
      <w:r>
        <w:rPr>
          <w:rFonts w:ascii="Arial" w:hAnsi="Arial" w:cs="Arial"/>
          <w:sz w:val="20"/>
          <w:szCs w:val="20"/>
          <w:lang w:val="nl-BE"/>
        </w:rPr>
        <w:t>inzake</w:t>
      </w:r>
      <w:proofErr w:type="gramEnd"/>
      <w:r>
        <w:rPr>
          <w:rFonts w:ascii="Arial" w:hAnsi="Arial" w:cs="Arial"/>
          <w:sz w:val="20"/>
          <w:szCs w:val="20"/>
          <w:lang w:val="nl-BE"/>
        </w:rPr>
        <w:t xml:space="preserve"> Gegevensbescherming (AVG</w:t>
      </w:r>
      <w:r w:rsidRPr="00D239B7">
        <w:rPr>
          <w:rFonts w:ascii="Arial" w:hAnsi="Arial" w:cs="Arial"/>
          <w:sz w:val="20"/>
          <w:szCs w:val="20"/>
          <w:lang w:val="nl-BE"/>
        </w:rPr>
        <w:t xml:space="preserve">). </w:t>
      </w:r>
      <w:r>
        <w:rPr>
          <w:rFonts w:ascii="Arial" w:hAnsi="Arial" w:cs="Arial"/>
          <w:sz w:val="20"/>
          <w:szCs w:val="20"/>
          <w:lang w:val="nl-BE"/>
        </w:rPr>
        <w:t xml:space="preserve"> KU Leuven is samen met de VUB en zes voetklinieken</w:t>
      </w:r>
      <w:r w:rsidRPr="00D239B7">
        <w:rPr>
          <w:rFonts w:ascii="Arial" w:hAnsi="Arial" w:cs="Arial"/>
          <w:sz w:val="20"/>
          <w:szCs w:val="20"/>
          <w:lang w:val="nl-BE"/>
        </w:rPr>
        <w:t xml:space="preserve"> </w:t>
      </w:r>
      <w:r>
        <w:rPr>
          <w:rFonts w:ascii="Arial" w:hAnsi="Arial" w:cs="Arial"/>
          <w:sz w:val="20"/>
          <w:szCs w:val="20"/>
          <w:lang w:val="nl-BE"/>
        </w:rPr>
        <w:t>(</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Pr>
          <w:rFonts w:ascii="Arial" w:hAnsi="Arial" w:cs="Arial"/>
          <w:sz w:val="20"/>
          <w:szCs w:val="20"/>
          <w:lang w:val="nl-BE" w:eastAsia="en-US"/>
        </w:rPr>
        <w:t xml:space="preserve">) </w:t>
      </w:r>
      <w:r w:rsidRPr="00D239B7">
        <w:rPr>
          <w:rFonts w:ascii="Arial" w:hAnsi="Arial" w:cs="Arial"/>
          <w:sz w:val="20"/>
          <w:szCs w:val="20"/>
          <w:lang w:val="nl-BE"/>
        </w:rPr>
        <w:t xml:space="preserve">de </w:t>
      </w:r>
      <w:r>
        <w:rPr>
          <w:rFonts w:ascii="Arial" w:hAnsi="Arial" w:cs="Arial"/>
          <w:sz w:val="20"/>
          <w:szCs w:val="20"/>
          <w:lang w:val="nl-BE"/>
        </w:rPr>
        <w:t xml:space="preserve">gezamenlijke </w:t>
      </w:r>
      <w:r w:rsidRPr="00D239B7">
        <w:rPr>
          <w:rFonts w:ascii="Arial" w:hAnsi="Arial" w:cs="Arial"/>
          <w:sz w:val="20"/>
          <w:szCs w:val="20"/>
          <w:lang w:val="nl-BE"/>
        </w:rPr>
        <w:t>verwerkingsverantwoordelijke voor uw gegevens</w:t>
      </w:r>
      <w:r>
        <w:rPr>
          <w:rFonts w:ascii="Arial" w:hAnsi="Arial" w:cs="Arial"/>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sz w:val="20"/>
          <w:szCs w:val="20"/>
          <w:lang w:val="nl-BE"/>
        </w:rPr>
        <w:t xml:space="preserve">U hebt het recht om aan de arts-onderzoeker te vragen welke gegevens hij/zij over u heeft verzameld en </w:t>
      </w:r>
      <w:r w:rsidRPr="006916D0">
        <w:rPr>
          <w:rFonts w:ascii="Arial" w:hAnsi="Arial"/>
          <w:sz w:val="20"/>
          <w:lang w:val="nl-BE"/>
        </w:rPr>
        <w:t xml:space="preserve">waarvoor ze gebruikt worden </w:t>
      </w:r>
      <w:r w:rsidRPr="006916D0">
        <w:rPr>
          <w:rFonts w:ascii="Arial" w:hAnsi="Arial" w:cs="Arial"/>
          <w:sz w:val="20"/>
          <w:szCs w:val="20"/>
          <w:lang w:val="nl-BE"/>
        </w:rPr>
        <w:t xml:space="preserve">in het kader van de studie. </w:t>
      </w:r>
      <w:r w:rsidRPr="006916D0">
        <w:rPr>
          <w:rFonts w:ascii="Arial" w:hAnsi="Arial"/>
          <w:sz w:val="20"/>
          <w:lang w:val="nl-BE"/>
        </w:rPr>
        <w:t xml:space="preserve">U hebt het recht om deze gegevens in te kijken en om verbeteringen te laten aanbrengen </w:t>
      </w:r>
      <w:proofErr w:type="gramStart"/>
      <w:r w:rsidRPr="006916D0">
        <w:rPr>
          <w:rFonts w:ascii="Arial" w:hAnsi="Arial"/>
          <w:sz w:val="20"/>
          <w:lang w:val="nl-BE"/>
        </w:rPr>
        <w:t>indien</w:t>
      </w:r>
      <w:proofErr w:type="gramEnd"/>
      <w:r w:rsidRPr="006916D0">
        <w:rPr>
          <w:rFonts w:ascii="Arial" w:hAnsi="Arial"/>
          <w:sz w:val="20"/>
          <w:lang w:val="nl-BE"/>
        </w:rPr>
        <w:t xml:space="preserve"> ze foutief zouden zijn</w:t>
      </w:r>
      <w:r w:rsidRPr="006916D0">
        <w:rPr>
          <w:rStyle w:val="FootnoteReference"/>
          <w:rFonts w:ascii="Arial" w:hAnsi="Arial"/>
          <w:sz w:val="20"/>
          <w:lang w:val="nl-BE"/>
        </w:rPr>
        <w:footnoteReference w:id="1"/>
      </w:r>
      <w:r w:rsidRPr="006916D0">
        <w:rPr>
          <w:rFonts w:ascii="Arial" w:hAnsi="Arial"/>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sz w:val="20"/>
          <w:lang w:val="nl-BE"/>
        </w:rPr>
        <w:lastRenderedPageBreak/>
        <w:t>D</w:t>
      </w:r>
      <w:r w:rsidRPr="006916D0">
        <w:rPr>
          <w:rFonts w:ascii="Arial" w:hAnsi="Arial"/>
          <w:sz w:val="20"/>
          <w:lang w:val="nl-BE"/>
        </w:rPr>
        <w:t>e arts-onderzoeker is verplicht om deze verzamelde gegevens vertrouwelijk te behandelen.</w:t>
      </w:r>
      <w:r>
        <w:rPr>
          <w:rFonts w:ascii="Arial" w:hAnsi="Arial"/>
          <w:sz w:val="20"/>
          <w:lang w:val="nl-BE"/>
        </w:rPr>
        <w:t xml:space="preserve"> </w:t>
      </w:r>
      <w:r w:rsidRPr="006916D0">
        <w:rPr>
          <w:rFonts w:ascii="Arial" w:hAnsi="Arial"/>
          <w:sz w:val="20"/>
          <w:lang w:val="nl-BE"/>
        </w:rPr>
        <w:t xml:space="preserve">Dit betekent dat hij/zij zich ertoe verbindt om uw naam nooit bekend te maken </w:t>
      </w:r>
      <w:r>
        <w:rPr>
          <w:rFonts w:ascii="Arial" w:hAnsi="Arial"/>
          <w:sz w:val="20"/>
          <w:lang w:val="nl-BE"/>
        </w:rPr>
        <w:t xml:space="preserve">bv </w:t>
      </w:r>
      <w:r w:rsidRPr="006916D0">
        <w:rPr>
          <w:rFonts w:ascii="Arial" w:hAnsi="Arial"/>
          <w:sz w:val="20"/>
          <w:lang w:val="nl-BE"/>
        </w:rPr>
        <w:t xml:space="preserve">in het kader van een publicatie of een conferentie en dat hij/zij uw gegevens zal coderen </w:t>
      </w:r>
      <w:r w:rsidRPr="006916D0">
        <w:rPr>
          <w:rFonts w:ascii="Arial" w:hAnsi="Arial" w:cs="Arial"/>
          <w:sz w:val="20"/>
          <w:szCs w:val="20"/>
          <w:lang w:val="nl-BE"/>
        </w:rPr>
        <w:t xml:space="preserve">(uw identiteit zal worden </w:t>
      </w:r>
      <w:r w:rsidRPr="00325ECE">
        <w:rPr>
          <w:rFonts w:ascii="Arial" w:hAnsi="Arial" w:cs="Arial"/>
          <w:sz w:val="20"/>
          <w:szCs w:val="20"/>
          <w:lang w:val="nl-BE"/>
        </w:rPr>
        <w:t xml:space="preserve">vervangen door een identificatiecode in de studie) </w:t>
      </w:r>
      <w:r w:rsidRPr="00325ECE">
        <w:rPr>
          <w:rFonts w:ascii="Arial" w:hAnsi="Arial"/>
          <w:sz w:val="20"/>
          <w:lang w:val="nl-BE"/>
        </w:rPr>
        <w:t xml:space="preserve">voordat </w:t>
      </w:r>
      <w:r w:rsidRPr="00325ECE">
        <w:rPr>
          <w:rFonts w:ascii="Arial" w:hAnsi="Arial" w:cs="Arial"/>
          <w:sz w:val="20"/>
          <w:szCs w:val="20"/>
          <w:lang w:val="nl-BE"/>
        </w:rPr>
        <w:t>hij/zij ze doorgeeft</w:t>
      </w:r>
      <w:r w:rsidRPr="00325ECE">
        <w:rPr>
          <w:rFonts w:ascii="Arial" w:hAnsi="Arial" w:cs="Arial"/>
          <w:color w:val="000000"/>
          <w:sz w:val="20"/>
          <w:szCs w:val="20"/>
          <w:lang w:val="nl-BE"/>
        </w:rPr>
        <w:t xml:space="preserve"> </w:t>
      </w:r>
      <w:r w:rsidRPr="00325ECE">
        <w:rPr>
          <w:rFonts w:ascii="Arial" w:hAnsi="Arial" w:cs="Arial"/>
          <w:sz w:val="20"/>
          <w:szCs w:val="20"/>
          <w:lang w:val="nl-BE"/>
        </w:rPr>
        <w:t xml:space="preserve">aan de beheerder van de </w:t>
      </w:r>
      <w:r w:rsidRPr="009A1205">
        <w:rPr>
          <w:rFonts w:ascii="Arial" w:hAnsi="Arial" w:cs="Arial"/>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sz w:val="20"/>
          <w:szCs w:val="20"/>
          <w:lang w:val="nl-BE"/>
        </w:rPr>
        <w:t>De overgedragen persoonlijke gegevens omvatten geen combinatie van elementen waarmee het mogelijk is u te identificeren</w:t>
      </w:r>
      <w:r w:rsidRPr="006916D0">
        <w:rPr>
          <w:rStyle w:val="FootnoteReference"/>
          <w:rFonts w:ascii="Arial" w:hAnsi="Arial" w:cs="Arial"/>
          <w:sz w:val="20"/>
          <w:szCs w:val="20"/>
          <w:lang w:val="nl-BE"/>
        </w:rPr>
        <w:footnoteReference w:id="2"/>
      </w:r>
      <w:r w:rsidRPr="006916D0">
        <w:rPr>
          <w:rFonts w:ascii="Arial" w:hAnsi="Arial" w:cs="Arial"/>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color w:val="000000"/>
          <w:sz w:val="20"/>
          <w:szCs w:val="20"/>
          <w:lang w:val="nl-BE"/>
        </w:rPr>
        <w:t>betreffende</w:t>
      </w:r>
      <w:proofErr w:type="gramEnd"/>
      <w:r w:rsidRPr="006916D0">
        <w:rPr>
          <w:rFonts w:ascii="Arial" w:hAnsi="Arial" w:cs="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color w:val="000000"/>
          <w:sz w:val="20"/>
          <w:szCs w:val="20"/>
          <w:lang w:val="nl-BE"/>
        </w:rPr>
        <w:t xml:space="preserve">De (gecodeerde) onderzoeksgegevens kunnen doorgegeven worden aan Belgische of andere </w:t>
      </w:r>
      <w:r>
        <w:rPr>
          <w:rFonts w:ascii="Arial" w:hAnsi="Arial"/>
          <w:color w:val="000000"/>
          <w:sz w:val="20"/>
          <w:szCs w:val="20"/>
          <w:lang w:val="nl-BE"/>
        </w:rPr>
        <w:t>regelgevende instanties</w:t>
      </w:r>
      <w:r w:rsidRPr="006E33CF">
        <w:rPr>
          <w:rFonts w:ascii="Arial" w:hAnsi="Arial"/>
          <w:color w:val="000000"/>
          <w:sz w:val="20"/>
          <w:szCs w:val="20"/>
          <w:lang w:val="nl-BE"/>
        </w:rPr>
        <w:t xml:space="preserve">, aan de </w:t>
      </w:r>
      <w:r>
        <w:rPr>
          <w:rFonts w:ascii="Arial" w:hAnsi="Arial"/>
          <w:color w:val="000000"/>
          <w:sz w:val="20"/>
          <w:szCs w:val="20"/>
          <w:lang w:val="nl-BE"/>
        </w:rPr>
        <w:t xml:space="preserve">betrokken </w:t>
      </w:r>
      <w:r w:rsidRPr="006E33CF">
        <w:rPr>
          <w:rFonts w:ascii="Arial" w:hAnsi="Arial"/>
          <w:color w:val="000000"/>
          <w:sz w:val="20"/>
          <w:szCs w:val="20"/>
          <w:lang w:val="nl-BE"/>
        </w:rPr>
        <w:t xml:space="preserve">ethische comités, aan andere artsen en/of instellingen die </w:t>
      </w:r>
      <w:r w:rsidRPr="00325ECE">
        <w:rPr>
          <w:rFonts w:ascii="Arial" w:hAnsi="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00325ECE">
        <w:rPr>
          <w:rFonts w:ascii="Arial" w:hAnsi="Arial"/>
          <w:color w:val="000000"/>
          <w:sz w:val="20"/>
          <w:lang w:val="nl-BE"/>
        </w:rPr>
        <w:t xml:space="preserve">Deze artsen en/of instellingen kunnen zich situeren in België en in andere landen waar de normen </w:t>
      </w:r>
      <w:proofErr w:type="gramStart"/>
      <w:r w:rsidRPr="00325ECE">
        <w:rPr>
          <w:rFonts w:ascii="Arial" w:hAnsi="Arial"/>
          <w:sz w:val="20"/>
          <w:lang w:val="nl-BE"/>
        </w:rPr>
        <w:t>inzake</w:t>
      </w:r>
      <w:proofErr w:type="gramEnd"/>
      <w:r w:rsidRPr="00325ECE">
        <w:rPr>
          <w:rFonts w:ascii="Arial" w:hAnsi="Arial"/>
          <w:sz w:val="20"/>
          <w:lang w:val="nl-BE"/>
        </w:rPr>
        <w:t xml:space="preserve"> de bescherming van persoonsgegevens verschillend of minder strikt kunnen zijn</w:t>
      </w:r>
      <w:r w:rsidRPr="00325ECE">
        <w:rPr>
          <w:rStyle w:val="FootnoteReference"/>
          <w:rFonts w:ascii="Arial" w:hAnsi="Arial"/>
          <w:sz w:val="20"/>
          <w:lang w:val="nl-BE"/>
        </w:rPr>
        <w:footnoteReference w:id="3"/>
      </w:r>
      <w:r w:rsidRPr="00325ECE">
        <w:rPr>
          <w:rFonts w:ascii="Arial" w:hAnsi="Arial"/>
          <w:sz w:val="20"/>
          <w:lang w:val="nl-BE"/>
        </w:rPr>
        <w:t>. Dit gebeurt dan steeds in gecodeerde vorm zoals hierboven uitgelegd</w:t>
      </w:r>
      <w:r w:rsidRPr="00325ECE">
        <w:rPr>
          <w:rFonts w:ascii="Arial" w:hAnsi="Arial" w:cs="Arial"/>
          <w:sz w:val="20"/>
          <w:szCs w:val="20"/>
          <w:lang w:val="nl-BE"/>
        </w:rPr>
        <w:t>.</w:t>
      </w:r>
      <w:r w:rsidRPr="00325ECE">
        <w:rPr>
          <w:rFonts w:ascii="Arial" w:hAnsi="Arial"/>
          <w:sz w:val="20"/>
          <w:szCs w:val="20"/>
          <w:lang w:val="nl-BE"/>
        </w:rPr>
        <w:t xml:space="preserve"> </w:t>
      </w:r>
    </w:p>
    <w:p w:rsidRPr="00325ECE" w:rsidR="00277439" w:rsidP="00277439" w:rsidRDefault="00277439" w14:paraId="6E064B04" w14:textId="40C58737">
      <w:pPr>
        <w:autoSpaceDE w:val="0"/>
        <w:autoSpaceDN w:val="0"/>
        <w:adjustRightInd w:val="0"/>
        <w:spacing w:after="60"/>
        <w:rPr>
          <w:rFonts w:ascii="Arial" w:hAnsi="Arial" w:cs="Arial"/>
          <w:sz w:val="20"/>
          <w:szCs w:val="20"/>
          <w:lang w:val="nl-BE"/>
        </w:rPr>
      </w:pPr>
      <w:r w:rsidRPr="13F48A9F" w:rsidR="00277439">
        <w:rPr>
          <w:rFonts w:ascii="Arial" w:hAnsi="Arial" w:cs="Arial"/>
          <w:sz w:val="20"/>
          <w:szCs w:val="20"/>
          <w:lang w:val="nl-BE"/>
        </w:rPr>
        <w:t>De opdrachtgever, alsook de project-partners VUB</w:t>
      </w:r>
      <w:r w:rsidRPr="13F48A9F" w:rsidR="00277439">
        <w:rPr>
          <w:rFonts w:ascii="Arial" w:hAnsi="Arial" w:cs="Arial"/>
          <w:sz w:val="20"/>
          <w:szCs w:val="20"/>
          <w:lang w:val="nl-BE"/>
        </w:rPr>
        <w:t>,</w:t>
      </w:r>
      <w:r w:rsidRPr="13F48A9F" w:rsidR="00277439">
        <w:rPr>
          <w:rFonts w:ascii="Arial" w:hAnsi="Arial" w:cs="Arial"/>
          <w:sz w:val="20"/>
          <w:szCs w:val="20"/>
          <w:lang w:val="nl-BE"/>
        </w:rPr>
        <w:t xml:space="preserve"> </w:t>
      </w:r>
      <w:r w:rsidRPr="13F48A9F" w:rsidR="00277439">
        <w:rPr>
          <w:rFonts w:ascii="Arial" w:hAnsi="Arial" w:cs="Arial"/>
          <w:sz w:val="20"/>
          <w:szCs w:val="20"/>
          <w:lang w:val="nl-BE" w:eastAsia="en-US"/>
        </w:rPr>
        <w:t>UZGent</w:t>
      </w:r>
      <w:r w:rsidRPr="13F48A9F" w:rsidR="00277439">
        <w:rPr>
          <w:rFonts w:ascii="Arial" w:hAnsi="Arial" w:cs="Arial"/>
          <w:sz w:val="20"/>
          <w:szCs w:val="20"/>
          <w:lang w:val="nl-BE" w:eastAsia="en-US"/>
        </w:rPr>
        <w:t xml:space="preserve">, </w:t>
      </w:r>
      <w:r w:rsidRPr="13F48A9F" w:rsidR="00277439">
        <w:rPr>
          <w:rFonts w:ascii="Arial" w:hAnsi="Arial" w:cs="Arial"/>
          <w:sz w:val="20"/>
          <w:szCs w:val="20"/>
          <w:lang w:val="nl-BE" w:eastAsia="en-US"/>
        </w:rPr>
        <w:t>UZAntwerpen</w:t>
      </w:r>
      <w:r w:rsidRPr="13F48A9F" w:rsidR="00277439">
        <w:rPr>
          <w:rFonts w:ascii="Arial" w:hAnsi="Arial" w:cs="Arial"/>
          <w:sz w:val="20"/>
          <w:szCs w:val="20"/>
          <w:lang w:val="nl-BE" w:eastAsia="en-US"/>
        </w:rPr>
        <w:t xml:space="preserve">, AZ </w:t>
      </w:r>
      <w:r w:rsidRPr="13F48A9F" w:rsidR="00277439">
        <w:rPr>
          <w:rFonts w:ascii="Arial" w:hAnsi="Arial" w:cs="Arial"/>
          <w:sz w:val="20"/>
          <w:szCs w:val="20"/>
          <w:lang w:val="nl-BE" w:eastAsia="en-US"/>
        </w:rPr>
        <w:t>Groeninge</w:t>
      </w:r>
      <w:r w:rsidRPr="13F48A9F" w:rsidR="00277439">
        <w:rPr>
          <w:rFonts w:ascii="Arial" w:hAnsi="Arial" w:cs="Arial"/>
          <w:sz w:val="20"/>
          <w:szCs w:val="20"/>
          <w:lang w:val="nl-BE" w:eastAsia="en-US"/>
        </w:rPr>
        <w:t xml:space="preserve">, AZ Sint-Jan, </w:t>
      </w:r>
      <w:r w:rsidRPr="13F48A9F" w:rsidR="00277439">
        <w:rPr>
          <w:rFonts w:ascii="Arial" w:hAnsi="Arial" w:cs="Arial"/>
          <w:sz w:val="20"/>
          <w:szCs w:val="20"/>
          <w:lang w:val="nl-BE" w:eastAsia="en-US"/>
        </w:rPr>
        <w:t>Azorg</w:t>
      </w:r>
      <w:r w:rsidRPr="13F48A9F" w:rsidR="00277439">
        <w:rPr>
          <w:rFonts w:ascii="Arial" w:hAnsi="Arial" w:cs="Arial"/>
          <w:sz w:val="20"/>
          <w:szCs w:val="20"/>
          <w:lang w:val="nl-BE" w:eastAsia="en-US"/>
        </w:rPr>
        <w:t xml:space="preserve"> en </w:t>
      </w:r>
      <w:r w:rsidRPr="13F48A9F" w:rsidR="00277439">
        <w:rPr>
          <w:rFonts w:ascii="Arial" w:hAnsi="Arial" w:cs="Arial"/>
          <w:sz w:val="20"/>
          <w:szCs w:val="20"/>
          <w:lang w:val="nl-BE" w:eastAsia="en-US"/>
        </w:rPr>
        <w:t>UZLeuven</w:t>
      </w:r>
      <w:r w:rsidRPr="13F48A9F" w:rsidR="00277439">
        <w:rPr>
          <w:rFonts w:ascii="Arial" w:hAnsi="Arial" w:cs="Arial"/>
          <w:sz w:val="20"/>
          <w:szCs w:val="20"/>
          <w:lang w:val="nl-BE"/>
        </w:rPr>
        <w:t>, z</w:t>
      </w:r>
      <w:r w:rsidRPr="13F48A9F" w:rsidR="00277439">
        <w:rPr>
          <w:rFonts w:ascii="Arial" w:hAnsi="Arial" w:cs="Arial"/>
          <w:sz w:val="20"/>
          <w:szCs w:val="20"/>
          <w:lang w:val="nl-BE"/>
        </w:rPr>
        <w:t>ullen</w:t>
      </w:r>
      <w:r w:rsidRPr="13F48A9F" w:rsidR="00277439">
        <w:rPr>
          <w:rFonts w:ascii="Arial" w:hAnsi="Arial" w:cs="Arial"/>
          <w:sz w:val="20"/>
          <w:szCs w:val="20"/>
          <w:lang w:val="nl-BE"/>
        </w:rPr>
        <w:t xml:space="preserve"> de </w:t>
      </w:r>
      <w:r w:rsidRPr="13F48A9F" w:rsidR="00277439">
        <w:rPr>
          <w:rFonts w:ascii="Arial" w:hAnsi="Arial" w:cs="Arial"/>
          <w:sz w:val="20"/>
          <w:szCs w:val="20"/>
          <w:lang w:val="nl-BE"/>
        </w:rPr>
        <w:t xml:space="preserve">gegevens verzameld binnen het project </w:t>
      </w:r>
      <w:r w:rsidRPr="13F48A9F" w:rsidR="00277439">
        <w:rPr>
          <w:rFonts w:ascii="Arial" w:hAnsi="Arial" w:cs="Arial"/>
          <w:sz w:val="20"/>
          <w:szCs w:val="20"/>
          <w:lang w:val="nl-BE"/>
        </w:rPr>
        <w:t xml:space="preserve">gebruiken in het kader van de studie waaraan u deelneemt, maar wil ze ook kunnen aanwenden in het kader van andere studies over dezelfde </w:t>
      </w:r>
      <w:r w:rsidRPr="13F48A9F" w:rsidR="00277439">
        <w:rPr>
          <w:rFonts w:ascii="Arial" w:hAnsi="Arial" w:cs="Arial"/>
          <w:sz w:val="20"/>
          <w:szCs w:val="20"/>
          <w:lang w:val="nl-BE"/>
        </w:rPr>
        <w:t>ziekte als beschreven in deze studie</w:t>
      </w:r>
      <w:commentRangeStart w:id="1293355641"/>
      <w:r w:rsidRPr="13F48A9F" w:rsidR="00277439">
        <w:rPr>
          <w:rFonts w:ascii="Arial" w:hAnsi="Arial" w:cs="Arial"/>
          <w:sz w:val="20"/>
          <w:szCs w:val="20"/>
          <w:lang w:val="nl-BE"/>
        </w:rPr>
        <w:t>.</w:t>
      </w:r>
      <w:commentRangeEnd w:id="1293355641"/>
      <w:r>
        <w:rPr>
          <w:rStyle w:val="CommentReference"/>
        </w:rPr>
        <w:commentReference w:id="1293355641"/>
      </w:r>
      <w:r w:rsidRPr="13F48A9F" w:rsidR="00277439">
        <w:rPr>
          <w:rFonts w:ascii="Arial" w:hAnsi="Arial" w:cs="Arial"/>
          <w:sz w:val="20"/>
          <w:szCs w:val="20"/>
          <w:lang w:val="nl-BE"/>
        </w:rPr>
        <w:t xml:space="preserve"> Buiten de context die beschreven wordt in dit document, kunnen uw gegevens enkel gebruikt worden als een ethisch comité haar goedkeuring heeft gegeven.</w:t>
      </w:r>
      <w:r w:rsidRPr="13F48A9F" w:rsidR="00277439">
        <w:rPr>
          <w:rFonts w:ascii="Arial" w:hAnsi="Arial" w:cs="Arial"/>
          <w:sz w:val="20"/>
          <w:szCs w:val="20"/>
          <w:lang w:val="nl-BE"/>
        </w:rPr>
        <w:t xml:space="preserve"> </w:t>
      </w:r>
    </w:p>
    <w:p w:rsidRPr="00325ECE" w:rsidR="00277439" w:rsidP="00277439" w:rsidRDefault="00277439" w14:paraId="0278CA80" w14:textId="77777777">
      <w:pPr>
        <w:jc w:val="both"/>
        <w:rPr>
          <w:rFonts w:ascii="Arial" w:hAnsi="Arial"/>
          <w:sz w:val="20"/>
          <w:lang w:val="nl-BE"/>
        </w:rPr>
      </w:pPr>
      <w:proofErr w:type="gramStart"/>
      <w:r w:rsidRPr="00325ECE">
        <w:rPr>
          <w:rFonts w:ascii="Arial" w:hAnsi="Arial" w:cs="Arial"/>
          <w:sz w:val="20"/>
          <w:szCs w:val="20"/>
          <w:lang w:val="nl-BE"/>
        </w:rPr>
        <w:t>Indien</w:t>
      </w:r>
      <w:proofErr w:type="gramEnd"/>
      <w:r w:rsidRPr="00325ECE">
        <w:rPr>
          <w:rFonts w:ascii="Arial" w:hAnsi="Arial" w:cs="Arial"/>
          <w:sz w:val="20"/>
          <w:szCs w:val="20"/>
          <w:lang w:val="nl-BE"/>
        </w:rPr>
        <w:t xml:space="preserve"> u uw toestemming tot deelname aan de studie intrekt, zullen de gecodeerde gegevens die al verzameld waren vóór uw terugtrekking, bewaard worden. </w:t>
      </w:r>
      <w:r w:rsidRPr="00325ECE">
        <w:rPr>
          <w:rFonts w:ascii="Arial" w:hAnsi="Arial"/>
          <w:sz w:val="20"/>
          <w:lang w:val="nl-BE"/>
        </w:rPr>
        <w:t xml:space="preserve">Hierdoor wordt de geldigheid van de studie gegarandeerd. Er zal geen enkel nieuw gegeven aan de opdrachtgever worden doorgegeven. </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sz w:val="20"/>
          <w:szCs w:val="20"/>
          <w:lang w:val="nl-BE"/>
        </w:rPr>
        <w:t>Indien</w:t>
      </w:r>
      <w:proofErr w:type="gramEnd"/>
      <w:r w:rsidRPr="00D239B7">
        <w:rPr>
          <w:rFonts w:ascii="Arial" w:hAnsi="Arial" w:cs="Arial"/>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sz w:val="20"/>
          <w:szCs w:val="20"/>
          <w:lang w:val="nl-BE"/>
        </w:rPr>
        <w:t>ter uwer beschikking</w:t>
      </w:r>
      <w:proofErr w:type="gramEnd"/>
      <w:r w:rsidRPr="00D239B7">
        <w:rPr>
          <w:rFonts w:ascii="Arial" w:hAnsi="Arial" w:cs="Arial"/>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sz w:val="20"/>
          <w:szCs w:val="20"/>
          <w:lang w:val="nl-BE"/>
        </w:rPr>
        <w:t>De contactgegevens van deze laatste zijn als volgt</w:t>
      </w:r>
      <w:r w:rsidRPr="004333B6">
        <w:rPr>
          <w:rFonts w:ascii="Arial" w:hAnsi="Arial" w:cs="Arial"/>
          <w:sz w:val="20"/>
          <w:szCs w:val="20"/>
          <w:lang w:val="nl-BE"/>
        </w:rPr>
        <w:t xml:space="preserve">: DPO - </w:t>
      </w:r>
      <w:proofErr w:type="spellStart"/>
      <w:r w:rsidRPr="004333B6">
        <w:rPr>
          <w:rFonts w:ascii="Arial" w:hAnsi="Arial" w:cs="Arial"/>
          <w:sz w:val="20"/>
          <w:szCs w:val="20"/>
          <w:lang w:val="nl-BE"/>
        </w:rPr>
        <w:t>KULeuven</w:t>
      </w:r>
      <w:proofErr w:type="spellEnd"/>
      <w:r w:rsidRPr="004333B6">
        <w:rPr>
          <w:rFonts w:ascii="Arial" w:hAnsi="Arial" w:cs="Arial"/>
          <w:sz w:val="20"/>
          <w:szCs w:val="20"/>
          <w:lang w:val="nl-BE"/>
        </w:rPr>
        <w:t xml:space="preserve">, </w:t>
      </w:r>
      <w:proofErr w:type="spellStart"/>
      <w:r w:rsidRPr="004333B6">
        <w:rPr>
          <w:rFonts w:ascii="Arial" w:hAnsi="Arial" w:cs="Arial"/>
          <w:sz w:val="20"/>
          <w:szCs w:val="20"/>
          <w:lang w:val="nl-BE"/>
        </w:rPr>
        <w:t>Herestraat</w:t>
      </w:r>
      <w:proofErr w:type="spellEnd"/>
      <w:r w:rsidRPr="004333B6">
        <w:rPr>
          <w:rFonts w:ascii="Arial" w:hAnsi="Arial" w:cs="Arial"/>
          <w:sz w:val="20"/>
          <w:szCs w:val="20"/>
          <w:lang w:val="nl-BE"/>
        </w:rPr>
        <w:t xml:space="preserve"> 49, 3000 Leuven, e-mail dpo@kuleuven.be</w:t>
      </w:r>
      <w:r w:rsidRPr="01196D57">
        <w:rPr>
          <w:rFonts w:ascii="Arial" w:hAnsi="Arial" w:eastAsia="Arial" w:cs="Arial"/>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sz w:val="20"/>
          <w:szCs w:val="20"/>
          <w:lang w:val="nl-BE"/>
        </w:rPr>
        <w:t xml:space="preserve">Tot slot, </w:t>
      </w:r>
      <w:proofErr w:type="gramStart"/>
      <w:r w:rsidRPr="00D239B7">
        <w:rPr>
          <w:rFonts w:ascii="Arial" w:hAnsi="Arial" w:cs="Arial"/>
          <w:sz w:val="20"/>
          <w:szCs w:val="20"/>
          <w:lang w:val="nl-BE"/>
        </w:rPr>
        <w:t>indien</w:t>
      </w:r>
      <w:proofErr w:type="gramEnd"/>
      <w:r w:rsidRPr="00D239B7">
        <w:rPr>
          <w:rFonts w:ascii="Arial" w:hAnsi="Arial" w:cs="Arial"/>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bCs w:val="0"/>
          <w:i/>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Pr>
          <w:rFonts w:ascii="Arial" w:hAnsi="Arial" w:cs="Arial"/>
          <w:sz w:val="20"/>
          <w:szCs w:val="20"/>
          <w:lang w:val="nl-BE"/>
        </w:rPr>
        <w:t>Elke deelname aan een studie houdt een risico in, hoe klein ook</w:t>
      </w:r>
      <w:r w:rsidRPr="00286D4C">
        <w:rPr>
          <w:rFonts w:ascii="Arial" w:hAnsi="Arial" w:cs="Arial"/>
          <w:sz w:val="20"/>
          <w:szCs w:val="20"/>
          <w:lang w:val="nl-BE"/>
        </w:rPr>
        <w:t xml:space="preserve">. De opdrachtgever </w:t>
      </w:r>
      <w:r>
        <w:rPr>
          <w:rFonts w:ascii="Arial" w:hAnsi="Arial" w:cs="Arial"/>
          <w:sz w:val="20"/>
          <w:szCs w:val="20"/>
          <w:lang w:val="nl-BE"/>
        </w:rPr>
        <w:t>is -</w:t>
      </w:r>
      <w:r w:rsidRPr="00286D4C">
        <w:rPr>
          <w:rFonts w:ascii="Arial" w:hAnsi="Arial" w:cs="Arial"/>
          <w:sz w:val="20"/>
          <w:szCs w:val="20"/>
          <w:lang w:val="nl-BE"/>
        </w:rPr>
        <w:t xml:space="preserve"> ook </w:t>
      </w:r>
      <w:proofErr w:type="gramStart"/>
      <w:r w:rsidRPr="00286D4C">
        <w:rPr>
          <w:rFonts w:ascii="Arial" w:hAnsi="Arial" w:cs="Arial"/>
          <w:sz w:val="20"/>
          <w:szCs w:val="20"/>
          <w:lang w:val="nl-BE"/>
        </w:rPr>
        <w:t>indien</w:t>
      </w:r>
      <w:proofErr w:type="gramEnd"/>
      <w:r w:rsidRPr="00286D4C">
        <w:rPr>
          <w:rFonts w:ascii="Arial" w:hAnsi="Arial" w:cs="Arial"/>
          <w:sz w:val="20"/>
          <w:szCs w:val="20"/>
          <w:lang w:val="nl-BE"/>
        </w:rPr>
        <w:t xml:space="preserve"> er geen sprake is van </w:t>
      </w:r>
      <w:r>
        <w:rPr>
          <w:rFonts w:ascii="Arial" w:hAnsi="Arial" w:cs="Arial"/>
          <w:sz w:val="20"/>
          <w:szCs w:val="20"/>
          <w:lang w:val="nl-BE"/>
        </w:rPr>
        <w:t>fout -</w:t>
      </w:r>
      <w:r w:rsidRPr="00286D4C">
        <w:rPr>
          <w:rFonts w:ascii="Arial" w:hAnsi="Arial" w:cs="Arial"/>
          <w:sz w:val="20"/>
          <w:szCs w:val="20"/>
          <w:lang w:val="nl-BE"/>
        </w:rPr>
        <w:t xml:space="preserve"> </w:t>
      </w:r>
      <w:r>
        <w:rPr>
          <w:rFonts w:ascii="Arial" w:hAnsi="Arial" w:cs="Arial"/>
          <w:sz w:val="20"/>
          <w:szCs w:val="20"/>
          <w:lang w:val="nl-BE"/>
        </w:rPr>
        <w:t>aansprakelijk</w:t>
      </w:r>
      <w:r w:rsidRPr="00286D4C">
        <w:rPr>
          <w:rFonts w:ascii="Arial" w:hAnsi="Arial" w:cs="Arial"/>
          <w:sz w:val="20"/>
          <w:szCs w:val="20"/>
          <w:lang w:val="nl-BE"/>
        </w:rPr>
        <w:t xml:space="preserve"> voor de schade die de deelnemer</w:t>
      </w:r>
      <w:r>
        <w:rPr>
          <w:rFonts w:ascii="Arial" w:hAnsi="Arial" w:cs="Arial"/>
          <w:sz w:val="20"/>
          <w:szCs w:val="20"/>
          <w:lang w:val="nl-BE"/>
        </w:rPr>
        <w:t xml:space="preserve"> of in geval van overlijden zijn/haar</w:t>
      </w:r>
      <w:r w:rsidRPr="00286D4C">
        <w:rPr>
          <w:rFonts w:ascii="Arial" w:hAnsi="Arial" w:cs="Arial"/>
          <w:sz w:val="20"/>
          <w:szCs w:val="20"/>
          <w:lang w:val="nl-BE"/>
        </w:rPr>
        <w:t xml:space="preserve"> rechthebbenden</w:t>
      </w:r>
      <w:r>
        <w:rPr>
          <w:rFonts w:ascii="Arial" w:hAnsi="Arial" w:cs="Arial"/>
          <w:sz w:val="20"/>
          <w:szCs w:val="20"/>
          <w:lang w:val="nl-BE"/>
        </w:rPr>
        <w:t>,</w:t>
      </w:r>
      <w:r w:rsidRPr="00286D4C">
        <w:rPr>
          <w:rFonts w:ascii="Arial" w:hAnsi="Arial" w:cs="Arial"/>
          <w:sz w:val="20"/>
          <w:szCs w:val="20"/>
          <w:lang w:val="nl-BE"/>
        </w:rPr>
        <w:t xml:space="preserve"> </w:t>
      </w:r>
      <w:r>
        <w:rPr>
          <w:rFonts w:ascii="Arial" w:hAnsi="Arial" w:cs="Arial"/>
          <w:sz w:val="20"/>
          <w:szCs w:val="20"/>
          <w:lang w:val="nl-BE"/>
        </w:rPr>
        <w:t>oplopen</w:t>
      </w:r>
      <w:r w:rsidRPr="00286D4C">
        <w:rPr>
          <w:rFonts w:ascii="Arial" w:hAnsi="Arial" w:cs="Arial"/>
          <w:sz w:val="20"/>
          <w:szCs w:val="20"/>
          <w:lang w:val="nl-BE"/>
        </w:rPr>
        <w:t xml:space="preserve"> en die rechtstreeks of onrechtstreeks verband houdt met diens deelname aan de studie. U moet hiervoor </w:t>
      </w:r>
      <w:r>
        <w:rPr>
          <w:rFonts w:ascii="Arial" w:hAnsi="Arial" w:cs="Arial"/>
          <w:sz w:val="20"/>
          <w:szCs w:val="20"/>
          <w:lang w:val="nl-BE"/>
        </w:rPr>
        <w:t xml:space="preserve">dus </w:t>
      </w:r>
      <w:r w:rsidRPr="00286D4C">
        <w:rPr>
          <w:rFonts w:ascii="Arial" w:hAnsi="Arial" w:cs="Arial"/>
          <w:sz w:val="20"/>
          <w:szCs w:val="20"/>
          <w:lang w:val="nl-BE"/>
        </w:rPr>
        <w:t xml:space="preserve">geen fout aantonen. De opdrachtgever heeft voor deze </w:t>
      </w:r>
      <w:r>
        <w:rPr>
          <w:rFonts w:ascii="Arial" w:hAnsi="Arial" w:cs="Arial"/>
          <w:sz w:val="20"/>
          <w:szCs w:val="20"/>
          <w:lang w:val="nl-BE"/>
        </w:rPr>
        <w:t>aansprakelijkheid</w:t>
      </w:r>
      <w:r w:rsidRPr="00286D4C">
        <w:rPr>
          <w:rFonts w:ascii="Arial" w:hAnsi="Arial" w:cs="Arial"/>
          <w:sz w:val="20"/>
          <w:szCs w:val="20"/>
          <w:lang w:val="nl-BE"/>
        </w:rPr>
        <w:t xml:space="preserve"> een verzekering afgesloten</w:t>
      </w:r>
      <w:r w:rsidRPr="00286D4C">
        <w:rPr>
          <w:rStyle w:val="FootnoteReference"/>
          <w:rFonts w:ascii="Arial" w:hAnsi="Arial" w:cs="Arial"/>
          <w:sz w:val="20"/>
          <w:szCs w:val="20"/>
          <w:lang w:val="nl-BE"/>
        </w:rPr>
        <w:footnoteReference w:id="4"/>
      </w:r>
      <w:r w:rsidRPr="00286D4C">
        <w:rPr>
          <w:rFonts w:ascii="Arial" w:hAnsi="Arial" w:cs="Arial"/>
          <w:sz w:val="20"/>
          <w:szCs w:val="20"/>
          <w:lang w:val="nl-BE"/>
        </w:rPr>
        <w:t>.</w:t>
      </w:r>
    </w:p>
    <w:p w:rsidRPr="00286D4C" w:rsidR="00277439" w:rsidP="00277439" w:rsidRDefault="00277439" w14:paraId="6A696CCD" w14:textId="77777777">
      <w:pPr>
        <w:spacing w:after="60"/>
        <w:rPr>
          <w:rFonts w:ascii="Arial" w:hAnsi="Arial" w:cs="Arial"/>
          <w:sz w:val="20"/>
          <w:szCs w:val="20"/>
          <w:lang w:val="nl-BE"/>
        </w:rPr>
      </w:pPr>
      <w:r w:rsidRPr="13F48A9F" w:rsidR="00277439">
        <w:rPr>
          <w:rFonts w:ascii="Arial" w:hAnsi="Arial" w:cs="Arial"/>
          <w:sz w:val="20"/>
          <w:szCs w:val="20"/>
          <w:lang w:val="nl-BE"/>
        </w:rPr>
        <w:t>We verzoeken u daarom om elk nieuw gezondheidsprobleem aan de arts-onderzoeker te melden. Hij/Zij kan u aanvullende informatie verstrekken over mogelijke behandelingen.</w:t>
      </w:r>
      <w:commentRangeStart w:id="1672897145"/>
      <w:commentRangeEnd w:id="1672897145"/>
      <w:r>
        <w:rPr>
          <w:rStyle w:val="CommentReference"/>
        </w:rPr>
        <w:commentReference w:id="1672897145"/>
      </w:r>
    </w:p>
    <w:p w:rsidRPr="006E33CF" w:rsidR="00277439" w:rsidP="00277439" w:rsidRDefault="00277439" w14:paraId="697FD9A0" w14:textId="77777777">
      <w:pPr>
        <w:spacing w:after="60"/>
        <w:rPr>
          <w:rFonts w:ascii="Arial" w:hAnsi="Arial" w:cs="Arial"/>
          <w:sz w:val="20"/>
          <w:szCs w:val="20"/>
          <w:lang w:val="nl-BE"/>
        </w:rPr>
      </w:pPr>
      <w:proofErr w:type="gramStart"/>
      <w:r w:rsidRPr="006E33CF">
        <w:rPr>
          <w:rFonts w:ascii="Arial" w:hAnsi="Arial" w:cs="Arial"/>
          <w:sz w:val="20"/>
          <w:szCs w:val="20"/>
          <w:lang w:val="nl-BE"/>
        </w:rPr>
        <w:t>Indien</w:t>
      </w:r>
      <w:proofErr w:type="gramEnd"/>
      <w:r w:rsidRPr="006E33CF">
        <w:rPr>
          <w:rFonts w:ascii="Arial" w:hAnsi="Arial" w:cs="Arial"/>
          <w:sz w:val="20"/>
          <w:szCs w:val="20"/>
          <w:lang w:val="nl-BE"/>
        </w:rPr>
        <w:t xml:space="preserve"> de arts-onderzoeker van mening is dat er een verband met de studie mogelijk is (</w:t>
      </w:r>
      <w:r>
        <w:rPr>
          <w:rFonts w:ascii="Arial" w:hAnsi="Arial" w:cs="Arial"/>
          <w:sz w:val="20"/>
          <w:szCs w:val="20"/>
          <w:lang w:val="nl-BE"/>
        </w:rPr>
        <w:t>er is geen verband met de studie bij schade ten gevolge van</w:t>
      </w:r>
      <w:r w:rsidRPr="006E33CF">
        <w:rPr>
          <w:rFonts w:ascii="Arial" w:hAnsi="Arial" w:cs="Arial"/>
          <w:sz w:val="20"/>
          <w:szCs w:val="20"/>
          <w:lang w:val="nl-BE"/>
        </w:rPr>
        <w:t xml:space="preserve"> het natuurlijke verloop van uw ziekte of </w:t>
      </w:r>
      <w:r>
        <w:rPr>
          <w:rFonts w:ascii="Arial" w:hAnsi="Arial" w:cs="Arial"/>
          <w:sz w:val="20"/>
          <w:szCs w:val="20"/>
          <w:lang w:val="nl-BE"/>
        </w:rPr>
        <w:t>ten gevolge van</w:t>
      </w:r>
      <w:r w:rsidRPr="006E33CF">
        <w:rPr>
          <w:rFonts w:ascii="Arial" w:hAnsi="Arial" w:cs="Arial"/>
          <w:sz w:val="20"/>
          <w:szCs w:val="20"/>
          <w:lang w:val="nl-BE"/>
        </w:rPr>
        <w:t xml:space="preserve"> </w:t>
      </w:r>
      <w:r>
        <w:rPr>
          <w:rFonts w:ascii="Arial" w:hAnsi="Arial" w:cs="Arial"/>
          <w:sz w:val="20"/>
          <w:szCs w:val="20"/>
          <w:lang w:val="nl-BE"/>
        </w:rPr>
        <w:t>ge</w:t>
      </w:r>
      <w:r w:rsidRPr="006E33CF">
        <w:rPr>
          <w:rFonts w:ascii="Arial" w:hAnsi="Arial" w:cs="Arial"/>
          <w:sz w:val="20"/>
          <w:szCs w:val="20"/>
          <w:lang w:val="nl-BE"/>
        </w:rPr>
        <w:t xml:space="preserve">kende bijwerkingen van uw </w:t>
      </w:r>
      <w:r>
        <w:rPr>
          <w:rFonts w:ascii="Arial" w:hAnsi="Arial" w:cs="Arial"/>
          <w:sz w:val="20"/>
          <w:szCs w:val="20"/>
          <w:lang w:val="nl-BE"/>
        </w:rPr>
        <w:t>standaardbehandeling</w:t>
      </w:r>
      <w:r w:rsidRPr="006E33CF">
        <w:rPr>
          <w:rFonts w:ascii="Arial" w:hAnsi="Arial" w:cs="Arial"/>
          <w:sz w:val="20"/>
          <w:szCs w:val="20"/>
          <w:lang w:val="nl-BE"/>
        </w:rPr>
        <w:t xml:space="preserve">), zal hij/zij de opdrachtgever van de studie op de hoogte stellen die de </w:t>
      </w:r>
      <w:r>
        <w:rPr>
          <w:rFonts w:ascii="Arial" w:hAnsi="Arial" w:cs="Arial"/>
          <w:sz w:val="20"/>
          <w:szCs w:val="20"/>
          <w:lang w:val="nl-BE"/>
        </w:rPr>
        <w:t>aangiftep</w:t>
      </w:r>
      <w:r w:rsidRPr="006E33CF">
        <w:rPr>
          <w:rFonts w:ascii="Arial" w:hAnsi="Arial" w:cs="Arial"/>
          <w:sz w:val="20"/>
          <w:szCs w:val="20"/>
          <w:lang w:val="nl-BE"/>
        </w:rPr>
        <w:t xml:space="preserve">rocedure bij de verzekering zal starten. Deze zal, </w:t>
      </w:r>
      <w:proofErr w:type="gramStart"/>
      <w:r w:rsidRPr="006E33CF">
        <w:rPr>
          <w:rFonts w:ascii="Arial" w:hAnsi="Arial" w:cs="Arial"/>
          <w:sz w:val="20"/>
          <w:szCs w:val="20"/>
          <w:lang w:val="nl-BE"/>
        </w:rPr>
        <w:t>indien</w:t>
      </w:r>
      <w:proofErr w:type="gramEnd"/>
      <w:r w:rsidRPr="006E33CF">
        <w:rPr>
          <w:rFonts w:ascii="Arial" w:hAnsi="Arial" w:cs="Arial"/>
          <w:sz w:val="20"/>
          <w:szCs w:val="20"/>
          <w:lang w:val="nl-BE"/>
        </w:rPr>
        <w:t xml:space="preserve"> zij het nodig acht, een expert aanstellen om een oordeel uit te spreken over het verband tussen uw nieuwe gezondheidsklachten en de studie.</w:t>
      </w:r>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sz w:val="20"/>
          <w:szCs w:val="20"/>
          <w:lang w:val="nl-BE"/>
        </w:rPr>
        <w:t xml:space="preserve">In het geval van onenigheid met de arts-onderzoeker of met </w:t>
      </w:r>
      <w:r>
        <w:rPr>
          <w:rFonts w:ascii="Arial" w:hAnsi="Arial" w:cs="Arial"/>
          <w:sz w:val="20"/>
          <w:szCs w:val="20"/>
          <w:lang w:val="nl-BE"/>
        </w:rPr>
        <w:t xml:space="preserve">de </w:t>
      </w:r>
      <w:r w:rsidRPr="006E33CF">
        <w:rPr>
          <w:rFonts w:ascii="Arial" w:hAnsi="Arial" w:cs="Arial"/>
          <w:sz w:val="20"/>
          <w:szCs w:val="20"/>
          <w:lang w:val="nl-BE"/>
        </w:rPr>
        <w:t>door de verzekeringsmaatschappij aangestelde expert</w:t>
      </w:r>
      <w:r>
        <w:rPr>
          <w:rFonts w:ascii="Arial" w:hAnsi="Arial" w:cs="Arial"/>
          <w:sz w:val="20"/>
          <w:szCs w:val="20"/>
          <w:lang w:val="nl-BE"/>
        </w:rPr>
        <w:t>,</w:t>
      </w:r>
      <w:r w:rsidRPr="006E33CF">
        <w:rPr>
          <w:rFonts w:ascii="Arial" w:hAnsi="Arial" w:cs="Arial"/>
          <w:sz w:val="20"/>
          <w:szCs w:val="20"/>
          <w:lang w:val="nl-BE"/>
        </w:rPr>
        <w:t xml:space="preserve"> en steeds wanneer u dit nodig acht</w:t>
      </w:r>
      <w:r>
        <w:rPr>
          <w:rFonts w:ascii="Arial" w:hAnsi="Arial" w:cs="Arial"/>
          <w:sz w:val="20"/>
          <w:szCs w:val="20"/>
          <w:lang w:val="nl-BE"/>
        </w:rPr>
        <w:t>,</w:t>
      </w:r>
      <w:r w:rsidRPr="006E33CF">
        <w:rPr>
          <w:rFonts w:ascii="Arial" w:hAnsi="Arial" w:cs="Arial"/>
          <w:sz w:val="20"/>
          <w:szCs w:val="20"/>
          <w:lang w:val="nl-BE"/>
        </w:rPr>
        <w:t xml:space="preserve"> kunnen u </w:t>
      </w:r>
      <w:r>
        <w:rPr>
          <w:rFonts w:ascii="Arial" w:hAnsi="Arial" w:cs="Arial"/>
          <w:sz w:val="20"/>
          <w:szCs w:val="20"/>
          <w:lang w:val="nl-BE"/>
        </w:rPr>
        <w:t xml:space="preserve">of in geval van overlijden </w:t>
      </w:r>
      <w:r w:rsidRPr="006E33CF">
        <w:rPr>
          <w:rFonts w:ascii="Arial" w:hAnsi="Arial" w:cs="Arial"/>
          <w:sz w:val="20"/>
          <w:szCs w:val="20"/>
          <w:lang w:val="nl-BE"/>
        </w:rPr>
        <w:t>uw rechthebbenden de verzekeraar rechtstreeks in België dagvaarden (</w:t>
      </w:r>
      <w:proofErr w:type="spellStart"/>
      <w:r w:rsidRPr="00325ECE">
        <w:rPr>
          <w:rFonts w:ascii="Arial" w:hAnsi="Arial" w:cs="Arial"/>
          <w:sz w:val="20"/>
          <w:szCs w:val="20"/>
          <w:lang w:val="nl-BE"/>
        </w:rPr>
        <w:t>Amlin</w:t>
      </w:r>
      <w:proofErr w:type="spellEnd"/>
      <w:r w:rsidRPr="00325ECE">
        <w:rPr>
          <w:rFonts w:ascii="Arial" w:hAnsi="Arial" w:cs="Arial"/>
          <w:sz w:val="20"/>
          <w:szCs w:val="20"/>
          <w:lang w:val="nl-BE"/>
        </w:rPr>
        <w:t xml:space="preserve"> Corporate Insurance, polisnr. 299.053.700, contactgegevens makelaar: </w:t>
      </w:r>
      <w:proofErr w:type="spellStart"/>
      <w:r w:rsidRPr="00325ECE">
        <w:rPr>
          <w:rFonts w:ascii="Arial" w:hAnsi="Arial" w:cs="Arial"/>
          <w:sz w:val="20"/>
          <w:szCs w:val="20"/>
          <w:lang w:val="nl-BE"/>
        </w:rPr>
        <w:t>Vanbreda</w:t>
      </w:r>
      <w:proofErr w:type="spellEnd"/>
      <w:r w:rsidRPr="00325ECE">
        <w:rPr>
          <w:rFonts w:ascii="Arial" w:hAnsi="Arial" w:cs="Arial"/>
          <w:sz w:val="20"/>
          <w:szCs w:val="20"/>
          <w:lang w:val="nl-BE"/>
        </w:rPr>
        <w:t xml:space="preserve"> Risk &amp; Benefits, </w:t>
      </w:r>
      <w:proofErr w:type="spellStart"/>
      <w:r w:rsidRPr="00325ECE">
        <w:rPr>
          <w:rFonts w:ascii="Arial" w:hAnsi="Arial" w:cs="Arial"/>
          <w:sz w:val="20"/>
          <w:szCs w:val="20"/>
          <w:lang w:val="nl-BE"/>
        </w:rPr>
        <w:t>Plantin</w:t>
      </w:r>
      <w:proofErr w:type="spellEnd"/>
      <w:r w:rsidRPr="00325ECE">
        <w:rPr>
          <w:rFonts w:ascii="Arial" w:hAnsi="Arial" w:cs="Arial"/>
          <w:sz w:val="20"/>
          <w:szCs w:val="20"/>
          <w:lang w:val="nl-BE"/>
        </w:rPr>
        <w:t xml:space="preserve"> en </w:t>
      </w:r>
      <w:proofErr w:type="spellStart"/>
      <w:r w:rsidRPr="00325ECE">
        <w:rPr>
          <w:rFonts w:ascii="Arial" w:hAnsi="Arial" w:cs="Arial"/>
          <w:sz w:val="20"/>
          <w:szCs w:val="20"/>
          <w:lang w:val="nl-BE"/>
        </w:rPr>
        <w:t>Moretuslei</w:t>
      </w:r>
      <w:proofErr w:type="spellEnd"/>
      <w:r w:rsidRPr="00325ECE">
        <w:rPr>
          <w:rFonts w:ascii="Arial" w:hAnsi="Arial" w:cs="Arial"/>
          <w:sz w:val="20"/>
          <w:szCs w:val="20"/>
          <w:lang w:val="nl-BE"/>
        </w:rPr>
        <w:t xml:space="preserve"> 297, 2140 Antwerpen</w:t>
      </w:r>
      <w:r w:rsidRPr="006E33CF">
        <w:rPr>
          <w:rFonts w:ascii="Arial" w:hAnsi="Arial" w:cs="Arial"/>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sz w:val="20"/>
          <w:szCs w:val="20"/>
          <w:lang w:val="nl-BE"/>
        </w:rPr>
        <w:t xml:space="preserve">De wet voorziet dat de dagvaarding van de verzekeraar kan gebeuren ofwel voor de rechter van de plaats waar de </w:t>
      </w:r>
      <w:proofErr w:type="spellStart"/>
      <w:r w:rsidRPr="006E33CF">
        <w:rPr>
          <w:rFonts w:ascii="Arial" w:hAnsi="Arial"/>
          <w:sz w:val="20"/>
          <w:szCs w:val="20"/>
          <w:lang w:val="nl-BE"/>
        </w:rPr>
        <w:t>schadeverwekkende</w:t>
      </w:r>
      <w:proofErr w:type="spellEnd"/>
      <w:r w:rsidRPr="006E33CF">
        <w:rPr>
          <w:rFonts w:ascii="Arial" w:hAnsi="Arial"/>
          <w:sz w:val="20"/>
          <w:szCs w:val="20"/>
          <w:lang w:val="nl-BE"/>
        </w:rPr>
        <w:t xml:space="preserve"> feiten zich hebben voorgedaan, ofwel voor de rechter van uw woonplaats, ofwel voor de rechter van de zetel van de verzekeraar</w:t>
      </w:r>
      <w:r>
        <w:rPr>
          <w:rFonts w:ascii="Arial" w:hAnsi="Arial"/>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03T11:21:18" w:id="1985823405">
    <w:p xmlns:w14="http://schemas.microsoft.com/office/word/2010/wordml" xmlns:w="http://schemas.openxmlformats.org/wordprocessingml/2006/main" w:rsidR="78C43A46" w:rsidRDefault="67671C95" w14:paraId="42138E2D" w14:textId="0069871F">
      <w:pPr>
        <w:pStyle w:val="CommentText"/>
      </w:pPr>
      <w:r>
        <w:rPr>
          <w:rStyle w:val="CommentReference"/>
        </w:rPr>
        <w:annotationRef/>
      </w:r>
      <w:r w:rsidRPr="1C7A3C56" w:rsidR="49743122">
        <w:t xml:space="preserve">wie zal consent afnemen? </w:t>
      </w:r>
    </w:p>
  </w:comment>
  <w:comment xmlns:w="http://schemas.openxmlformats.org/wordprocessingml/2006/main" w:initials="FD" w:author="Fabienne Dobbels" w:date="2026-06-03T11:22:10" w:id="327374564">
    <w:p xmlns:w14="http://schemas.microsoft.com/office/word/2010/wordml" xmlns:w="http://schemas.openxmlformats.org/wordprocessingml/2006/main" w:rsidR="22D3484B" w:rsidRDefault="175154AF" w14:paraId="5DBED73F" w14:textId="695827CC">
      <w:pPr>
        <w:pStyle w:val="CommentText"/>
      </w:pPr>
      <w:r>
        <w:rPr>
          <w:rStyle w:val="CommentReference"/>
        </w:rPr>
        <w:annotationRef/>
      </w:r>
      <w:r w:rsidRPr="5B60EBE6" w:rsidR="1A0C073A">
        <w:t xml:space="preserve">waarom? </w:t>
      </w:r>
    </w:p>
  </w:comment>
  <w:comment xmlns:w="http://schemas.openxmlformats.org/wordprocessingml/2006/main" w:initials="FD" w:author="Fabienne Dobbels" w:date="2026-06-03T11:23:10" w:id="1364248206">
    <w:p xmlns:w14="http://schemas.microsoft.com/office/word/2010/wordml" xmlns:w="http://schemas.openxmlformats.org/wordprocessingml/2006/main" w:rsidR="7151AC07" w:rsidRDefault="5A4AB43C" w14:paraId="2CDAEB28" w14:textId="043B57E2">
      <w:pPr>
        <w:pStyle w:val="CommentText"/>
      </w:pPr>
      <w:r>
        <w:rPr>
          <w:rStyle w:val="CommentReference"/>
        </w:rPr>
        <w:annotationRef/>
      </w:r>
      <w:r w:rsidRPr="7358FDCB" w:rsidR="6E811950">
        <w:t xml:space="preserve">wat is "betrokken"? wat is dan verschil tussen site onderzoeker / arts en managers? </w:t>
      </w:r>
    </w:p>
  </w:comment>
  <w:comment xmlns:w="http://schemas.openxmlformats.org/wordprocessingml/2006/main" w:initials="FD" w:author="Fabienne Dobbels" w:date="2026-06-03T11:23:30" w:id="535210214">
    <w:p xmlns:w14="http://schemas.microsoft.com/office/word/2010/wordml" xmlns:w="http://schemas.openxmlformats.org/wordprocessingml/2006/main" w:rsidR="01A5D65F" w:rsidRDefault="6A6C29D7" w14:paraId="1D719F13" w14:textId="7EB3E72E">
      <w:pPr>
        <w:pStyle w:val="CommentText"/>
      </w:pPr>
      <w:r>
        <w:rPr>
          <w:rStyle w:val="CommentReference"/>
        </w:rPr>
        <w:annotationRef/>
      </w:r>
      <w:r w:rsidRPr="320C4019" w:rsidR="389C2A48">
        <w:t xml:space="preserve">bij deze groep toch geen observaties? </w:t>
      </w:r>
    </w:p>
  </w:comment>
  <w:comment xmlns:w="http://schemas.openxmlformats.org/wordprocessingml/2006/main" w:initials="FD" w:author="Fabienne Dobbels" w:date="2026-06-03T11:26:22" w:id="523930005">
    <w:p xmlns:w14="http://schemas.microsoft.com/office/word/2010/wordml" xmlns:w="http://schemas.openxmlformats.org/wordprocessingml/2006/main" w:rsidR="1BA2177A" w:rsidRDefault="1A5140AA" w14:paraId="11CD340C" w14:textId="45762289">
      <w:pPr>
        <w:pStyle w:val="CommentText"/>
      </w:pPr>
      <w:r>
        <w:rPr>
          <w:rStyle w:val="CommentReference"/>
        </w:rPr>
        <w:annotationRef/>
      </w:r>
      <w:r w:rsidRPr="539DBCBE" w:rsidR="42D348FE">
        <w:t>noodzakelijk? Consent best door neutraal persoon laten afnemen en nog explicieter vermelden dat gegevens neit met collega's van voetklinieken zullen worden gedeeld (gecodeerde en geaggregeerde verwerking)</w:t>
      </w:r>
    </w:p>
  </w:comment>
  <w:comment xmlns:w="http://schemas.openxmlformats.org/wordprocessingml/2006/main" w:initials="FD" w:author="Fabienne Dobbels" w:date="2026-06-03T11:29:41" w:id="1911531606">
    <w:p xmlns:w14="http://schemas.microsoft.com/office/word/2010/wordml" xmlns:w="http://schemas.openxmlformats.org/wordprocessingml/2006/main" w:rsidR="2391188A" w:rsidRDefault="470A030A" w14:paraId="79C03CC6" w14:textId="0334B52F">
      <w:pPr>
        <w:pStyle w:val="CommentText"/>
      </w:pPr>
      <w:r>
        <w:rPr>
          <w:rStyle w:val="CommentReference"/>
        </w:rPr>
        <w:annotationRef/>
      </w:r>
      <w:r w:rsidRPr="5A732A4B" w:rsidR="4C578397">
        <w:t xml:space="preserve">is dit arts-onderzoeker? </w:t>
      </w:r>
    </w:p>
  </w:comment>
  <w:comment xmlns:w="http://schemas.openxmlformats.org/wordprocessingml/2006/main" w:initials="FD" w:author="Fabienne Dobbels" w:date="2026-06-03T11:30:57" w:id="1293355641">
    <w:p xmlns:w14="http://schemas.microsoft.com/office/word/2010/wordml" xmlns:w="http://schemas.openxmlformats.org/wordprocessingml/2006/main" w:rsidR="2E9A8C71" w:rsidRDefault="03725765" w14:paraId="54736A2D" w14:textId="74357F72">
      <w:pPr>
        <w:pStyle w:val="CommentText"/>
      </w:pPr>
      <w:r>
        <w:rPr>
          <w:rStyle w:val="CommentReference"/>
        </w:rPr>
        <w:annotationRef/>
      </w:r>
      <w:r w:rsidRPr="4F8F818F" w:rsidR="0D267405">
        <w:t xml:space="preserve">zelfde ziekte of zelfde type onderzoek / interventie? </w:t>
      </w:r>
    </w:p>
  </w:comment>
  <w:comment xmlns:w="http://schemas.openxmlformats.org/wordprocessingml/2006/main" w:initials="FD" w:author="Fabienne Dobbels" w:date="2026-06-03T11:32:07" w:id="1672897145">
    <w:p xmlns:w14="http://schemas.microsoft.com/office/word/2010/wordml" xmlns:w="http://schemas.openxmlformats.org/wordprocessingml/2006/main" w:rsidR="3FFBF0D7" w:rsidRDefault="12C6F1DF" w14:paraId="2002120A" w14:textId="4BE431C3">
      <w:pPr>
        <w:pStyle w:val="CommentText"/>
      </w:pPr>
      <w:r>
        <w:rPr>
          <w:rStyle w:val="CommentReference"/>
        </w:rPr>
        <w:annotationRef/>
      </w:r>
      <w:r w:rsidRPr="3BE82401" w:rsidR="416F3BC5">
        <w:t xml:space="preserve">zie opmerking op ICF personeel: dit klinkt heel vreemd: dit lijkt eerder van toepassing te zijn op patiënt en ik zie niet in welke risico's er zouden kunnen zijn? Gaat ook over ziekte, dus niet van toepassing hier? </w:t>
      </w:r>
    </w:p>
  </w:comment>
</w:comments>
</file>

<file path=word/commentsExtended.xml><?xml version="1.0" encoding="utf-8"?>
<w15:commentsEx xmlns:mc="http://schemas.openxmlformats.org/markup-compatibility/2006" xmlns:w15="http://schemas.microsoft.com/office/word/2012/wordml" mc:Ignorable="w15">
  <w15:commentEx w15:done="0" w15:paraId="42138E2D"/>
  <w15:commentEx w15:done="0" w15:paraId="5DBED73F"/>
  <w15:commentEx w15:done="0" w15:paraId="2CDAEB28"/>
  <w15:commentEx w15:done="0" w15:paraId="1D719F13"/>
  <w15:commentEx w15:done="0" w15:paraId="11CD340C"/>
  <w15:commentEx w15:done="0" w15:paraId="79C03CC6"/>
  <w15:commentEx w15:done="0" w15:paraId="54736A2D"/>
  <w15:commentEx w15:done="0" w15:paraId="2002120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65A606" w16cex:dateUtc="2026-06-03T09:21:18.28Z"/>
  <w16cex:commentExtensible w16cex:durableId="1527B8D4" w16cex:dateUtc="2026-06-03T09:22:10.706Z"/>
  <w16cex:commentExtensible w16cex:durableId="06134D4C" w16cex:dateUtc="2026-06-03T09:23:10.731Z"/>
  <w16cex:commentExtensible w16cex:durableId="38FE7430" w16cex:dateUtc="2026-06-03T09:23:30.27Z"/>
  <w16cex:commentExtensible w16cex:durableId="031FFCFB" w16cex:dateUtc="2026-06-03T09:26:22.653Z"/>
  <w16cex:commentExtensible w16cex:durableId="18ECCADA" w16cex:dateUtc="2026-06-03T09:29:41.184Z"/>
  <w16cex:commentExtensible w16cex:durableId="080F8FC5" w16cex:dateUtc="2026-06-03T09:30:57.083Z"/>
  <w16cex:commentExtensible w16cex:durableId="36AE4152" w16cex:dateUtc="2026-06-03T09:32:07.274Z"/>
</w16cex:commentsExtensible>
</file>

<file path=word/commentsIds.xml><?xml version="1.0" encoding="utf-8"?>
<w16cid:commentsIds xmlns:mc="http://schemas.openxmlformats.org/markup-compatibility/2006" xmlns:w16cid="http://schemas.microsoft.com/office/word/2016/wordml/cid" mc:Ignorable="w16cid">
  <w16cid:commentId w16cid:paraId="42138E2D" w16cid:durableId="0F65A606"/>
  <w16cid:commentId w16cid:paraId="5DBED73F" w16cid:durableId="1527B8D4"/>
  <w16cid:commentId w16cid:paraId="2CDAEB28" w16cid:durableId="06134D4C"/>
  <w16cid:commentId w16cid:paraId="1D719F13" w16cid:durableId="38FE7430"/>
  <w16cid:commentId w16cid:paraId="11CD340C" w16cid:durableId="031FFCFB"/>
  <w16cid:commentId w16cid:paraId="79C03CC6" w16cid:durableId="18ECCADA"/>
  <w16cid:commentId w16cid:paraId="54736A2D" w16cid:durableId="080F8FC5"/>
  <w16cid:commentId w16cid:paraId="2002120A" w16cid:durableId="36AE41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E17" w:rsidRDefault="00221E17" w14:paraId="268C3992" w14:textId="77777777">
      <w:r>
        <w:separator/>
      </w:r>
    </w:p>
  </w:endnote>
  <w:endnote w:type="continuationSeparator" w:id="0">
    <w:p w:rsidR="00221E17" w:rsidRDefault="00221E17" w14:paraId="6E98E7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50702E" w:rsidP="0050702E" w:rsidRDefault="0050702E" w14:paraId="00EAFB86" w14:textId="7C10D4DC">
    <w:pPr>
      <w:pStyle w:val="Header"/>
      <w:jc w:val="center"/>
      <w:rPr>
        <w:rFonts w:ascii="Arial" w:hAnsi="Arial" w:cs="Arial"/>
        <w:sz w:val="18"/>
        <w:szCs w:val="18"/>
        <w:lang w:val="nl-BE"/>
      </w:rPr>
    </w:pPr>
    <w:r w:rsidRPr="00167085">
      <w:rPr>
        <w:rFonts w:ascii="Arial" w:hAnsi="Arial" w:cs="Arial"/>
        <w:sz w:val="18"/>
        <w:szCs w:val="18"/>
        <w:lang w:val="nl-BE"/>
      </w:rPr>
      <w:t>Informatie en toestemmingsformulier –</w:t>
    </w:r>
    <w:r>
      <w:rPr>
        <w:rFonts w:ascii="Arial" w:hAnsi="Arial" w:cs="Arial"/>
        <w:sz w:val="18"/>
        <w:szCs w:val="18"/>
        <w:lang w:val="nl-BE"/>
      </w:rPr>
      <w:t>PARADISE trial -</w:t>
    </w:r>
    <w:r w:rsidRPr="00167085">
      <w:rPr>
        <w:rFonts w:ascii="Arial" w:hAnsi="Arial" w:cs="Arial"/>
        <w:sz w:val="18"/>
        <w:szCs w:val="18"/>
        <w:lang w:val="nl-BE"/>
      </w:rPr>
      <w:t xml:space="preserve"> </w:t>
    </w:r>
    <w:r>
      <w:rPr>
        <w:rFonts w:ascii="Arial" w:hAnsi="Arial" w:cs="Arial"/>
        <w:sz w:val="18"/>
        <w:szCs w:val="18"/>
        <w:lang w:val="nl-BE"/>
      </w:rPr>
      <w:t>S</w:t>
    </w:r>
    <w:r w:rsidRPr="00EF42E9">
      <w:rPr>
        <w:rFonts w:ascii="Arial" w:hAnsi="Arial" w:cs="Arial"/>
        <w:sz w:val="18"/>
        <w:szCs w:val="18"/>
        <w:lang w:val="nl-NL"/>
      </w:rPr>
      <w:t>71769</w:t>
    </w:r>
    <w:r>
      <w:rPr>
        <w:rFonts w:ascii="Arial" w:hAnsi="Arial" w:cs="Arial"/>
        <w:sz w:val="18"/>
        <w:szCs w:val="18"/>
        <w:lang w:val="nl-NL"/>
      </w:rPr>
      <w:t xml:space="preserve">      </w:t>
    </w:r>
    <w:r w:rsidRPr="0050702E">
      <w:rPr>
        <w:rFonts w:ascii="Arial" w:hAnsi="Arial" w:cs="Arial"/>
        <w:color w:val="EE0000"/>
        <w:sz w:val="18"/>
        <w:szCs w:val="18"/>
        <w:lang w:val="nl-NL"/>
      </w:rPr>
      <w:t>versie XXXXXXXXXXX</w:t>
    </w:r>
  </w:p>
  <w:p w:rsidRPr="00EF42E9" w:rsidR="00173D49" w:rsidP="00EE0D0C" w:rsidRDefault="00173D49" w14:paraId="6439095C" w14:textId="5C45E83B">
    <w:pPr>
      <w:pStyle w:val="Footer"/>
      <w:jc w:val="center"/>
      <w:rPr>
        <w:rFonts w:ascii="Arial" w:hAnsi="Arial" w:cs="Arial"/>
        <w:color w:val="FF0000"/>
        <w:sz w:val="16"/>
        <w:szCs w:val="16"/>
        <w:lang w:val="nl-BE"/>
      </w:rPr>
    </w:pPr>
    <w:r w:rsidRPr="0050702E">
      <w:rPr>
        <w:rFonts w:ascii="Arial" w:hAnsi="Arial" w:cs="Arial"/>
        <w:sz w:val="16"/>
        <w:szCs w:val="16"/>
        <w:lang w:val="nl-BE"/>
      </w:rPr>
      <w:t xml:space="preserve">- </w:t>
    </w:r>
    <w:r w:rsidRPr="0050702E">
      <w:rPr>
        <w:rFonts w:ascii="Arial" w:hAnsi="Arial" w:cs="Arial"/>
        <w:sz w:val="16"/>
        <w:szCs w:val="16"/>
        <w:lang w:val="nl-NL"/>
      </w:rPr>
      <w:t xml:space="preserve">pagina </w:t>
    </w:r>
    <w:r w:rsidRPr="0050702E">
      <w:rPr>
        <w:rFonts w:ascii="Arial" w:hAnsi="Arial" w:cs="Arial"/>
        <w:sz w:val="16"/>
        <w:szCs w:val="16"/>
      </w:rPr>
      <w:fldChar w:fldCharType="begin"/>
    </w:r>
    <w:r w:rsidRPr="0050702E">
      <w:rPr>
        <w:rFonts w:ascii="Arial" w:hAnsi="Arial" w:cs="Arial"/>
        <w:sz w:val="16"/>
        <w:szCs w:val="16"/>
        <w:lang w:val="nl-NL"/>
      </w:rPr>
      <w:instrText xml:space="preserve"> PAGE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14</w:t>
    </w:r>
    <w:r w:rsidRPr="0050702E">
      <w:rPr>
        <w:rFonts w:ascii="Arial" w:hAnsi="Arial" w:cs="Arial"/>
        <w:sz w:val="16"/>
        <w:szCs w:val="16"/>
      </w:rPr>
      <w:fldChar w:fldCharType="end"/>
    </w:r>
    <w:r w:rsidRPr="0050702E">
      <w:rPr>
        <w:rFonts w:ascii="Arial" w:hAnsi="Arial" w:cs="Arial"/>
        <w:sz w:val="16"/>
        <w:szCs w:val="16"/>
        <w:lang w:val="nl-NL"/>
      </w:rPr>
      <w:t xml:space="preserve"> van </w:t>
    </w:r>
    <w:r w:rsidRPr="0050702E">
      <w:rPr>
        <w:rFonts w:ascii="Arial" w:hAnsi="Arial" w:cs="Arial"/>
        <w:sz w:val="16"/>
        <w:szCs w:val="16"/>
      </w:rPr>
      <w:fldChar w:fldCharType="begin"/>
    </w:r>
    <w:r w:rsidRPr="0050702E">
      <w:rPr>
        <w:rFonts w:ascii="Arial" w:hAnsi="Arial" w:cs="Arial"/>
        <w:sz w:val="16"/>
        <w:szCs w:val="16"/>
        <w:lang w:val="nl-NL"/>
      </w:rPr>
      <w:instrText xml:space="preserve"> NUMPAGES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16</w:t>
    </w:r>
    <w:r w:rsidRPr="0050702E">
      <w:rPr>
        <w:rFonts w:ascii="Arial" w:hAnsi="Arial" w:cs="Arial"/>
        <w:sz w:val="16"/>
        <w:szCs w:val="16"/>
      </w:rPr>
      <w:fldChar w:fldCharType="end"/>
    </w:r>
    <w:r w:rsidRPr="00EF42E9">
      <w:rPr>
        <w:rFonts w:ascii="Arial" w:hAnsi="Arial" w:cs="Arial"/>
        <w:color w:val="FF0000"/>
        <w:sz w:val="16"/>
        <w:szCs w:val="16"/>
        <w:lang w:val="nl-BE"/>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E17" w:rsidRDefault="00221E17" w14:paraId="1E52A491" w14:textId="77777777">
      <w:r>
        <w:separator/>
      </w:r>
    </w:p>
  </w:footnote>
  <w:footnote w:type="continuationSeparator" w:id="0">
    <w:p w:rsidR="00221E17" w:rsidRDefault="00221E17" w14:paraId="4426BE14" w14:textId="77777777">
      <w:r>
        <w:continuationSeparator/>
      </w:r>
    </w:p>
  </w:footnote>
  <w:footnote w:id="1">
    <w:p w:rsidRPr="00B75C50" w:rsidR="00277439" w:rsidP="00277439" w:rsidRDefault="00277439" w14:paraId="0128E5C2" w14:textId="77777777">
      <w:pPr>
        <w:spacing w:after="40"/>
        <w:rPr>
          <w:lang w:val="nl-NL"/>
        </w:rPr>
      </w:pPr>
      <w:r w:rsidRPr="008012C6">
        <w:rPr>
          <w:rFonts w:ascii="Arial" w:hAnsi="Arial"/>
          <w:sz w:val="16"/>
          <w:vertAlign w:val="superscript"/>
        </w:rPr>
        <w:footnoteRef/>
      </w: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sidRPr="008012C6">
        <w:rPr>
          <w:rFonts w:ascii="Arial" w:hAnsi="Arial"/>
          <w:sz w:val="16"/>
          <w:vertAlign w:val="superscript"/>
        </w:rPr>
        <w:footnoteRef/>
      </w: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(dd/mm/jjjj).</w:t>
      </w:r>
    </w:p>
  </w:footnote>
  <w:footnote w:id="3">
    <w:p w:rsidRPr="006A413D" w:rsidR="00277439" w:rsidP="00277439" w:rsidRDefault="00277439" w14:paraId="1EDA8212" w14:textId="77777777">
      <w:pPr>
        <w:pStyle w:val="FootnoteText"/>
        <w:rPr>
          <w:lang w:val="nl-BE"/>
        </w:rPr>
      </w:pPr>
      <w:r w:rsidRPr="008012C6">
        <w:rPr>
          <w:rStyle w:val="FootnoteReference"/>
          <w:rFonts w:ascii="Arial" w:hAnsi="Arial" w:cs="Arial"/>
          <w:sz w:val="16"/>
          <w:szCs w:val="16"/>
        </w:rPr>
        <w:footnoteRef/>
      </w: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en de Belgische Wetgeving 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sidRPr="008012C6">
        <w:rPr>
          <w:rStyle w:val="FootnoteReference"/>
          <w:rFonts w:ascii="Arial" w:hAnsi="Arial" w:cs="Arial"/>
          <w:sz w:val="16"/>
          <w:szCs w:val="16"/>
        </w:rPr>
        <w:footnoteRef/>
      </w: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et 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rPr>
        <w:rFonts w:ascii="Arial" w:hAnsi="Arial" w:cs="Arial"/>
        <w:sz w:val="18"/>
        <w:szCs w:val="18"/>
        <w:lang w:val="nl-BE"/>
      </w:rPr>
    </w:pPr>
    <w:r>
      <w:rPr>
        <w:rFonts w:ascii="Arial" w:hAnsi="Arial" w:cs="Arial"/>
        <w:sz w:val="18"/>
        <w:szCs w:val="18"/>
        <w:lang w:val="nl-B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rson w15:author="Fabienne Dobbels">
    <w15:presenceInfo w15:providerId="AD" w15:userId="S::fabienne.dobbels@kuleuven.be::6af49e9b-5a3b-47c4-8312-83989a90b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1E17"/>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69BA"/>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99A"/>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65DD8D5"/>
    <w:rsid w:val="1017374C"/>
    <w:rsid w:val="13F48A9F"/>
    <w:rsid w:val="1D037984"/>
    <w:rsid w:val="2FCD3185"/>
    <w:rsid w:val="49B05F70"/>
    <w:rsid w:val="51B7B92E"/>
    <w:rsid w:val="61D7C4F9"/>
    <w:rsid w:val="6E7962D5"/>
    <w:rsid w:val="714BCA73"/>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mailto:fabienne.dobbels@kuleuven.be" TargetMode="External" Id="rId8" /><Relationship Type="http://schemas.openxmlformats.org/officeDocument/2006/relationships/hyperlink" Target="mailto:Eveline.dirinck@uza.be" TargetMode="External"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mailto:kevin.deschamps@kuleuven.be" TargetMode="External" Id="rId7" /><Relationship Type="http://schemas.openxmlformats.org/officeDocument/2006/relationships/hyperlink" Target="mailto:caren.randon@uzgent.be" TargetMode="External" Id="rId12" /><Relationship Type="http://schemas.openxmlformats.org/officeDocument/2006/relationships/hyperlink" Target="http://www.gegevensbeschermingsautoriteit.be" TargetMode="External" Id="rId1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hyperlink" Target="mailto:gertjan.vereecke@azgroeninge.be" TargetMode="External" Id="rId16" /><Relationship Type="http://schemas.openxmlformats.org/officeDocument/2006/relationships/header" Target="header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giovanni.matricali@uzleuven.be" TargetMode="External" Id="rId11" /><Relationship Type="http://schemas.openxmlformats.org/officeDocument/2006/relationships/customXml" Target="../customXml/item2.xml" Id="rId24" /><Relationship Type="http://schemas.openxmlformats.org/officeDocument/2006/relationships/footnotes" Target="footnotes.xml" Id="rId5" /><Relationship Type="http://schemas.openxmlformats.org/officeDocument/2006/relationships/hyperlink" Target="mailto:youri.taes@azsintjan.be" TargetMode="External" Id="rId15" /><Relationship Type="http://schemas.openxmlformats.org/officeDocument/2006/relationships/customXml" Target="../customXml/item1.xml" Id="rId23" /><Relationship Type="http://schemas.openxmlformats.org/officeDocument/2006/relationships/hyperlink" Target="mailto:koen.putman@vub.be" TargetMode="External"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hyperlink" Target="mailto:maaike.fobelets@vub.be" TargetMode="External" Id="rId9" /><Relationship Type="http://schemas.openxmlformats.org/officeDocument/2006/relationships/hyperlink" Target="mailto:frank.nobels@azorg.be" TargetMode="External" Id="rId14" /><Relationship Type="http://schemas.openxmlformats.org/officeDocument/2006/relationships/theme" Target="theme/theme1.xml" Id="rId22" /><Relationship Type="http://schemas.openxmlformats.org/officeDocument/2006/relationships/comments" Target="comments.xml" Id="R457819c0e01f42b2" /><Relationship Type="http://schemas.microsoft.com/office/2016/09/relationships/commentsIds" Target="commentsIds.xml" Id="R72ddb23a6cc94c82" /><Relationship Type="http://schemas.microsoft.com/office/2011/relationships/commentsExtended" Target="commentsExtended.xml" Id="R1de0c68de5504183" /><Relationship Type="http://schemas.microsoft.com/office/2018/08/relationships/commentsExtensible" Target="commentsExtensible.xml" Id="R609ff60331e4465e" /><Relationship Type="http://schemas.microsoft.com/office/2011/relationships/people" Target="people.xml" Id="Rad0fd9a1ebfe4d89"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8241C4-8E5C-49E7-89BE-BDD63018FDE1}"/>
</file>

<file path=customXml/itemProps2.xml><?xml version="1.0" encoding="utf-8"?>
<ds:datastoreItem xmlns:ds="http://schemas.openxmlformats.org/officeDocument/2006/customXml" ds:itemID="{F4873DA6-73A3-417D-9878-3617BE1D0085}"/>
</file>

<file path=customXml/itemProps3.xml><?xml version="1.0" encoding="utf-8"?>
<ds:datastoreItem xmlns:ds="http://schemas.openxmlformats.org/officeDocument/2006/customXml" ds:itemID="{A3FDBDA2-25E5-432F-837D-794B79B4FC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Fabienne Dobbels</cp:lastModifiedBy>
  <cp:revision>3</cp:revision>
  <cp:lastPrinted>2013-06-14T13:58:00Z</cp:lastPrinted>
  <dcterms:created xsi:type="dcterms:W3CDTF">2026-05-17T12:58:00Z</dcterms:created>
  <dcterms:modified xsi:type="dcterms:W3CDTF">2026-06-03T09:32:17Z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