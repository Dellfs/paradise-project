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D12AF2" w:rsidR="00FF50C5" w:rsidP="00E8560D" w:rsidRDefault="00447043" w14:paraId="7D1D3514" w14:textId="74F92D84">
      <w:pPr>
        <w:tabs>
          <w:tab w:val="left" w:leader="dot" w:pos="8505"/>
        </w:tabs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1D490F63" w:rsidR="0044704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Appendix </w:t>
      </w:r>
      <w:r w:rsidRPr="1D490F63" w:rsidR="01FA2A00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5</w:t>
      </w:r>
      <w:r w:rsidRPr="1D490F63" w:rsidR="0044704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- Baseline </w:t>
      </w:r>
      <w:r w:rsidRPr="1D490F63" w:rsidR="0044704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eligibility</w:t>
      </w:r>
      <w:r w:rsidRPr="1D490F63" w:rsidR="0044704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1D490F63" w:rsidR="0044704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confirmation</w:t>
      </w:r>
    </w:p>
    <w:p w:rsidRPr="004F3BDA" w:rsidR="00D12AF2" w:rsidP="00E8560D" w:rsidRDefault="00D12AF2" w14:paraId="2F0C6E86" w14:textId="77777777">
      <w:pPr>
        <w:spacing w:after="12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Calibri" w:hAnsi="Calibri" w:cs="Calibri"/>
          <w:b/>
          <w:bCs/>
          <w:sz w:val="24"/>
          <w:szCs w:val="24"/>
        </w:rPr>
        <w:t>Referentie: .........................................................</w:t>
      </w:r>
    </w:p>
    <w:p w:rsidRPr="004F3BDA" w:rsidR="00D12AF2" w:rsidP="00F7082E" w:rsidRDefault="00D12AF2" w14:paraId="0AF8E0B3" w14:textId="77777777">
      <w:pPr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Calibri" w:hAnsi="Calibri" w:cs="Calibri"/>
          <w:b/>
          <w:bCs/>
          <w:sz w:val="24"/>
          <w:szCs w:val="24"/>
        </w:rPr>
        <w:t>Datum: .................................................................</w:t>
      </w:r>
    </w:p>
    <w:p w:rsidR="00D12AF2" w:rsidP="00F7082E" w:rsidRDefault="00D12AF2" w14:paraId="08D0FA96" w14:textId="77777777">
      <w:pPr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Calibri" w:hAnsi="Calibri" w:cs="Calibri"/>
          <w:b/>
          <w:bCs/>
          <w:sz w:val="24"/>
          <w:szCs w:val="24"/>
        </w:rPr>
        <w:t>Onderzoeker: ......................................................</w:t>
      </w:r>
    </w:p>
    <w:p w:rsidRPr="004F3BDA" w:rsidR="00F7082E" w:rsidP="00D12AF2" w:rsidRDefault="00F7082E" w14:paraId="0C55803F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:rsidRPr="00F7082E" w:rsidR="00D12AF2" w:rsidP="00D12AF2" w:rsidRDefault="00D12AF2" w14:paraId="6CFC9FDB" w14:textId="18A372A1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4F3BDA">
        <w:rPr>
          <w:rFonts w:ascii="Calibri" w:hAnsi="Calibri" w:cs="Calibri"/>
          <w:b/>
          <w:bCs/>
          <w:sz w:val="28"/>
          <w:szCs w:val="28"/>
        </w:rPr>
        <w:t>Geschiktheidscriteria</w:t>
      </w:r>
    </w:p>
    <w:p w:rsidRPr="004F3BDA" w:rsidR="00D12AF2" w:rsidP="00D12AF2" w:rsidRDefault="00D12AF2" w14:paraId="328D7A76" w14:textId="77777777">
      <w:pPr>
        <w:spacing w:before="120" w:after="0" w:line="240" w:lineRule="auto"/>
        <w:contextualSpacing/>
        <w:rPr>
          <w:rFonts w:ascii="Calibri" w:hAnsi="Calibri" w:cs="Calibri"/>
          <w:b/>
          <w:sz w:val="24"/>
          <w:szCs w:val="24"/>
        </w:rPr>
      </w:pPr>
      <w:r w:rsidRPr="004F3BDA">
        <w:rPr>
          <w:rFonts w:ascii="Calibri" w:hAnsi="Calibri" w:cs="Calibri"/>
          <w:b/>
          <w:sz w:val="24"/>
          <w:szCs w:val="24"/>
        </w:rPr>
        <w:t>Inclusiecriteria</w:t>
      </w:r>
    </w:p>
    <w:p w:rsidRPr="004F3BDA" w:rsidR="00D12AF2" w:rsidP="00D12AF2" w:rsidRDefault="00D12AF2" w14:paraId="789FDBE7" w14:textId="77777777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 xml:space="preserve">Patiënten met diabetes worden gerekruteerd volgens de volgende criteria: </w:t>
      </w:r>
    </w:p>
    <w:p w:rsidRPr="004F3BDA" w:rsidR="00D12AF2" w:rsidP="00D12AF2" w:rsidRDefault="00D12AF2" w14:paraId="27C4215C" w14:textId="77777777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8258955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4F3BDA">
        <w:rPr>
          <w:rFonts w:ascii="Calibri" w:hAnsi="Calibri" w:cs="Calibri"/>
          <w:sz w:val="24"/>
          <w:szCs w:val="24"/>
        </w:rPr>
        <w:t xml:space="preserve">  Volwassen Nederlandstalige patiënten (of die Nederlands begrijpen) ≥ 18 jaar.</w:t>
      </w:r>
    </w:p>
    <w:p w:rsidRPr="004F3BDA" w:rsidR="00D12AF2" w:rsidP="00D12AF2" w:rsidRDefault="00D12AF2" w14:paraId="2A408464" w14:textId="77777777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:rsidRPr="004F3BDA" w:rsidR="00D12AF2" w:rsidP="00D12AF2" w:rsidRDefault="00D12AF2" w14:paraId="0823AC20" w14:textId="77777777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9780726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4F3BDA">
        <w:rPr>
          <w:rFonts w:ascii="Calibri" w:hAnsi="Calibri" w:cs="Calibri"/>
          <w:sz w:val="24"/>
          <w:szCs w:val="24"/>
        </w:rPr>
        <w:t xml:space="preserve">  Diabetes mellitus type 1 of 2.</w:t>
      </w:r>
    </w:p>
    <w:p w:rsidRPr="004F3BDA" w:rsidR="00D12AF2" w:rsidP="00D12AF2" w:rsidRDefault="00D12AF2" w14:paraId="5B8EF927" w14:textId="77777777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:rsidRPr="004F3BDA" w:rsidR="00D12AF2" w:rsidP="00D12AF2" w:rsidRDefault="00D12AF2" w14:paraId="16F9297C" w14:noSpellErr="1" w14:textId="6D7BB5CA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id w:val="-892502822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Calibri" w:hAnsi="Calibri" w:cs="Calibri"/>
            <w:sz w:val="24"/>
            <w:szCs w:val="24"/>
          </w:rPr>
        </w:sdtPr>
        <w:sdtContent>
          <w:r w:rsidRPr="590A4E77" w:rsidR="00D12AF2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  <w:sdtEndPr>
          <w:rPr>
            <w:rFonts w:ascii="Calibri" w:hAnsi="Calibri" w:cs="Calibri"/>
            <w:sz w:val="24"/>
            <w:szCs w:val="24"/>
          </w:rPr>
        </w:sdtEndPr>
      </w:sdt>
      <w:r w:rsidRPr="590A4E77" w:rsidR="00D12AF2">
        <w:rPr>
          <w:rFonts w:ascii="Calibri" w:hAnsi="Calibri" w:cs="Calibri"/>
          <w:sz w:val="24"/>
          <w:szCs w:val="24"/>
        </w:rPr>
        <w:t xml:space="preserve">  Risicovoet (categorie 3) met een recent genezen </w:t>
      </w:r>
      <w:r w:rsidRPr="590A4E77" w:rsidR="00D12AF2">
        <w:rPr>
          <w:rFonts w:ascii="Calibri" w:hAnsi="Calibri" w:cs="Calibri"/>
          <w:sz w:val="24"/>
          <w:szCs w:val="24"/>
        </w:rPr>
        <w:t>plantair</w:t>
      </w:r>
      <w:r w:rsidRPr="590A4E77" w:rsidR="00D12AF2">
        <w:rPr>
          <w:rFonts w:ascii="Calibri" w:hAnsi="Calibri" w:cs="Calibri"/>
          <w:sz w:val="24"/>
          <w:szCs w:val="24"/>
        </w:rPr>
        <w:t xml:space="preserve"> voetzweer of een partiële</w:t>
      </w:r>
      <w:ins w:author="Fabienne Dobbels" w:date="2026-06-03T10:51:43.595Z" w16du:dateUtc="2026-06-03T10:51:43.595Z" w:id="232139111">
        <w:r w:rsidRPr="590A4E77" w:rsidR="25B2F6A9">
          <w:rPr>
            <w:rFonts w:ascii="Calibri" w:hAnsi="Calibri" w:cs="Calibri"/>
            <w:sz w:val="24"/>
            <w:szCs w:val="24"/>
          </w:rPr>
          <w:t xml:space="preserve"> </w:t>
        </w:r>
      </w:ins>
      <w:del w:author="Fabienne Dobbels" w:date="2026-06-03T10:51:42.854Z" w16du:dateUtc="2026-06-03T10:51:42.854Z" w:id="566559316">
        <w:r>
          <w:tab/>
        </w:r>
      </w:del>
      <w:r w:rsidRPr="590A4E77" w:rsidR="00D12AF2">
        <w:rPr>
          <w:rFonts w:ascii="Calibri" w:hAnsi="Calibri" w:cs="Calibri"/>
          <w:sz w:val="24"/>
          <w:szCs w:val="24"/>
        </w:rPr>
        <w:t xml:space="preserve">voetamputatie (één of meerdere tenen, inclusief </w:t>
      </w:r>
      <w:r w:rsidRPr="590A4E77" w:rsidR="00D12AF2">
        <w:rPr>
          <w:rFonts w:ascii="Calibri" w:hAnsi="Calibri" w:cs="Calibri"/>
          <w:sz w:val="24"/>
          <w:szCs w:val="24"/>
        </w:rPr>
        <w:t>hallux</w:t>
      </w:r>
      <w:r w:rsidRPr="590A4E77" w:rsidR="00D12AF2">
        <w:rPr>
          <w:rFonts w:ascii="Calibri" w:hAnsi="Calibri" w:cs="Calibri"/>
          <w:sz w:val="24"/>
          <w:szCs w:val="24"/>
        </w:rPr>
        <w:t>) of resectie van één of</w:t>
      </w:r>
      <w:ins w:author="Fabienne Dobbels" w:date="2026-06-03T10:51:47.173Z" w16du:dateUtc="2026-06-03T10:51:47.173Z" w:id="2099457632">
        <w:r w:rsidRPr="590A4E77" w:rsidR="07F68909">
          <w:rPr>
            <w:rFonts w:ascii="Calibri" w:hAnsi="Calibri" w:cs="Calibri"/>
            <w:sz w:val="24"/>
            <w:szCs w:val="24"/>
          </w:rPr>
          <w:t xml:space="preserve"> </w:t>
        </w:r>
      </w:ins>
      <w:del w:author="Fabienne Dobbels" w:date="2026-06-03T10:51:46.698Z" w16du:dateUtc="2026-06-03T10:51:46.698Z" w:id="213849812">
        <w:r>
          <w:tab/>
        </w:r>
      </w:del>
      <w:r w:rsidRPr="590A4E77" w:rsidR="00D12AF2">
        <w:rPr>
          <w:rFonts w:ascii="Calibri" w:hAnsi="Calibri" w:cs="Calibri"/>
          <w:sz w:val="24"/>
          <w:szCs w:val="24"/>
        </w:rPr>
        <w:t xml:space="preserve">meerdere </w:t>
      </w:r>
      <w:r w:rsidRPr="590A4E77" w:rsidR="00D12AF2">
        <w:rPr>
          <w:rFonts w:ascii="Calibri" w:hAnsi="Calibri" w:cs="Calibri"/>
          <w:sz w:val="24"/>
          <w:szCs w:val="24"/>
        </w:rPr>
        <w:t>metatarsale</w:t>
      </w:r>
      <w:r w:rsidRPr="590A4E77" w:rsidR="00D12AF2">
        <w:rPr>
          <w:rFonts w:ascii="Calibri" w:hAnsi="Calibri" w:cs="Calibri"/>
          <w:sz w:val="24"/>
          <w:szCs w:val="24"/>
        </w:rPr>
        <w:t xml:space="preserve"> koppen (niet de eerste </w:t>
      </w:r>
      <w:r w:rsidRPr="590A4E77" w:rsidR="00D12AF2">
        <w:rPr>
          <w:rFonts w:ascii="Calibri" w:hAnsi="Calibri" w:cs="Calibri"/>
          <w:sz w:val="24"/>
          <w:szCs w:val="24"/>
        </w:rPr>
        <w:t>metatarsale</w:t>
      </w:r>
      <w:r w:rsidRPr="590A4E77" w:rsidR="00D12AF2">
        <w:rPr>
          <w:rFonts w:ascii="Calibri" w:hAnsi="Calibri" w:cs="Calibri"/>
          <w:sz w:val="24"/>
          <w:szCs w:val="24"/>
        </w:rPr>
        <w:t xml:space="preserve"> kop) in de afgelopen</w:t>
      </w:r>
      <w:ins w:author="Fabienne Dobbels" w:date="2026-06-03T10:51:54.784Z" w16du:dateUtc="2026-06-03T10:51:54.784Z" w:id="1013986604">
        <w:r w:rsidRPr="590A4E77" w:rsidR="747DC451">
          <w:rPr>
            <w:rFonts w:ascii="Calibri" w:hAnsi="Calibri" w:cs="Calibri"/>
            <w:sz w:val="24"/>
            <w:szCs w:val="24"/>
          </w:rPr>
          <w:t xml:space="preserve"> </w:t>
        </w:r>
      </w:ins>
      <w:r>
        <w:tab/>
      </w:r>
      <w:r w:rsidRPr="590A4E77" w:rsidR="00D12AF2">
        <w:rPr>
          <w:rFonts w:ascii="Calibri" w:hAnsi="Calibri" w:cs="Calibri"/>
          <w:sz w:val="24"/>
          <w:szCs w:val="24"/>
        </w:rPr>
        <w:t>18 maanden tot 2 weken vóór inclusie.</w:t>
      </w:r>
    </w:p>
    <w:p w:rsidRPr="004F3BDA" w:rsidR="00D12AF2" w:rsidP="00D12AF2" w:rsidRDefault="00D12AF2" w14:paraId="6FB92521" w14:textId="77777777">
      <w:pPr>
        <w:pStyle w:val="ListParagraph"/>
        <w:spacing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:rsidRPr="004F3BDA" w:rsidR="00D12AF2" w:rsidP="00D12AF2" w:rsidRDefault="00FA6610" w14:paraId="2CD24DD6" w14:textId="0794D63C">
      <w:pPr>
        <w:spacing w:line="240" w:lineRule="auto"/>
        <w:jc w:val="both"/>
        <w:rPr>
          <w:rFonts w:ascii="Calibri" w:hAnsi="Calibri" w:cs="Calibri"/>
          <w:b w:val="1"/>
          <w:bCs w:val="1"/>
          <w:sz w:val="24"/>
          <w:szCs w:val="24"/>
        </w:rPr>
      </w:pPr>
      <w:r w:rsidRPr="004F3BDA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EFF655" wp14:editId="0D8D9CEC">
                <wp:simplePos x="0" y="0"/>
                <wp:positionH relativeFrom="column">
                  <wp:posOffset>3363733</wp:posOffset>
                </wp:positionH>
                <wp:positionV relativeFrom="paragraph">
                  <wp:posOffset>285584</wp:posOffset>
                </wp:positionV>
                <wp:extent cx="2721428" cy="2039258"/>
                <wp:effectExtent l="0" t="0" r="22225" b="18415"/>
                <wp:wrapNone/>
                <wp:docPr id="1364132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428" cy="20392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83CEDC6">
              <v:rect id="Rectangle 1" style="position:absolute;margin-left:264.85pt;margin-top:22.5pt;width:214.3pt;height:16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030e13 [484]" strokeweight="1.5pt" w14:anchorId="27EFF7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"/>
            </w:pict>
          </mc:Fallback>
        </mc:AlternateContent>
      </w:r>
      <w:r w:rsidRPr="004F3BDA" w:rsidR="00D12AF2">
        <w:rPr>
          <w:rFonts w:ascii="Calibri" w:hAnsi="Calibri" w:cs="Calibri"/>
          <w:sz w:val="24"/>
          <w:szCs w:val="24"/>
        </w:rPr>
        <w:t xml:space="preserve"> </w:t>
      </w:r>
      <w:r w:rsidRPr="004F3BDA" w:rsidR="00D12AF2">
        <w:rPr>
          <w:rFonts w:ascii="Calibri" w:hAnsi="Calibri" w:cs="Calibri"/>
          <w:b w:val="1"/>
          <w:bCs w:val="1"/>
          <w:sz w:val="24"/>
          <w:szCs w:val="24"/>
        </w:rPr>
        <w:t>Noteer de locatie van eerdere ulcera en de datum van genezing:</w:t>
      </w:r>
      <w:commentRangeStart w:id="1574275910"/>
      <w:commentRangeStart w:id="496959764"/>
      <w:commentRangeEnd w:id="1574275910"/>
      <w:r>
        <w:rPr>
          <w:rStyle w:val="CommentReference"/>
        </w:rPr>
        <w:commentReference w:id="1574275910"/>
      </w:r>
      <w:commentRangeEnd w:id="496959764"/>
      <w:r>
        <w:rPr>
          <w:rStyle w:val="CommentReference"/>
        </w:rPr>
        <w:commentReference w:id="496959764"/>
      </w:r>
    </w:p>
    <w:p w:rsidRPr="004F3BDA" w:rsidR="00D12AF2" w:rsidP="00D12AF2" w:rsidRDefault="00FA6610" w14:paraId="1B00E57C" w14:textId="3F1E6ECE">
      <w:pPr>
        <w:pStyle w:val="ListParagraph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F1549B2" wp14:editId="18E41ACE">
            <wp:simplePos x="0" y="0"/>
            <wp:positionH relativeFrom="column">
              <wp:posOffset>3383694</wp:posOffset>
            </wp:positionH>
            <wp:positionV relativeFrom="paragraph">
              <wp:posOffset>4445</wp:posOffset>
            </wp:positionV>
            <wp:extent cx="2675255" cy="2104390"/>
            <wp:effectExtent l="0" t="0" r="0" b="0"/>
            <wp:wrapSquare wrapText="bothSides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48387B9-AC5C-4151-DEDF-C5485E252E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48387B9-AC5C-4151-DEDF-C5485E252E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1A6FED" w:rsidR="00D12AF2" w:rsidP="001A6FED" w:rsidRDefault="00D12AF2" w14:paraId="0C707841" w14:textId="7AA1962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A6FED">
        <w:rPr>
          <w:rFonts w:ascii="Calibri" w:hAnsi="Calibri" w:cs="Calibri"/>
          <w:b/>
          <w:bCs/>
          <w:sz w:val="24"/>
          <w:szCs w:val="24"/>
        </w:rPr>
        <w:t xml:space="preserve">Locatie: </w:t>
      </w:r>
    </w:p>
    <w:p w:rsidRPr="004F3BDA" w:rsidR="00D12AF2" w:rsidP="00D12AF2" w:rsidRDefault="00D12AF2" w14:paraId="51C1FD8D" w14:textId="77777777">
      <w:pPr>
        <w:pStyle w:val="ListParagraph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:rsidRPr="004F3BDA" w:rsidR="00D12AF2" w:rsidP="00D12AF2" w:rsidRDefault="00D12AF2" w14:paraId="1A28DCF2" w14:textId="77777777">
      <w:pPr>
        <w:pStyle w:val="ListParagraph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:rsidRPr="004F3BDA" w:rsidR="00D12AF2" w:rsidP="00D12AF2" w:rsidRDefault="00D12AF2" w14:paraId="2CB0F7C6" w14:textId="77777777">
      <w:pPr>
        <w:pStyle w:val="ListParagraph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:rsidRPr="004F3BDA" w:rsidR="00D12AF2" w:rsidP="00D12AF2" w:rsidRDefault="00D12AF2" w14:paraId="1C1E21D3" w14:textId="77777777">
      <w:pPr>
        <w:pStyle w:val="ListParagraph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:rsidRPr="004F3BDA" w:rsidR="00D12AF2" w:rsidP="00D12AF2" w:rsidRDefault="00D12AF2" w14:paraId="4B046CA6" w14:textId="77777777">
      <w:pPr>
        <w:pStyle w:val="ListParagraph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:rsidRPr="001A6FED" w:rsidR="00D12AF2" w:rsidP="001A6FED" w:rsidRDefault="00D12AF2" w14:paraId="02BAFF24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:rsidRPr="001A6FED" w:rsidR="00D12AF2" w:rsidP="001A6FED" w:rsidRDefault="00D12AF2" w14:paraId="5ADAA706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A6FED">
        <w:rPr>
          <w:rFonts w:ascii="Calibri" w:hAnsi="Calibri" w:cs="Calibri"/>
          <w:b/>
          <w:bCs/>
          <w:sz w:val="24"/>
          <w:szCs w:val="24"/>
        </w:rPr>
        <w:t xml:space="preserve">Datum van genezing: </w:t>
      </w:r>
      <w:r w:rsidRPr="001A6FED">
        <w:rPr>
          <w:rFonts w:ascii="Calibri" w:hAnsi="Calibri" w:cs="Calibri"/>
          <w:sz w:val="24"/>
          <w:szCs w:val="24"/>
        </w:rPr>
        <w:t>_____ / _____ / _____</w:t>
      </w:r>
    </w:p>
    <w:p w:rsidRPr="004F3BDA" w:rsidR="00D12AF2" w:rsidP="00D12AF2" w:rsidRDefault="00D12AF2" w14:paraId="11466BB3" w14:textId="77777777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:rsidRPr="004F3BDA" w:rsidR="00D12AF2" w:rsidP="00D12AF2" w:rsidRDefault="00D12AF2" w14:paraId="559E6654" w14:textId="77777777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8311437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4F3BDA">
        <w:rPr>
          <w:rFonts w:ascii="Calibri" w:hAnsi="Calibri" w:cs="Calibri"/>
          <w:sz w:val="24"/>
          <w:szCs w:val="24"/>
        </w:rPr>
        <w:t xml:space="preserve">  In staat om zelfstandig en zonder hulpmiddelen op blote voeten te stappen.</w:t>
      </w:r>
    </w:p>
    <w:p w:rsidRPr="004F3BDA" w:rsidR="00D12AF2" w:rsidP="00D12AF2" w:rsidRDefault="00D12AF2" w14:paraId="38C8761D" w14:textId="77777777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:rsidR="00D12AF2" w:rsidP="00D12AF2" w:rsidRDefault="00D12AF2" w14:paraId="7D6808F4" w14:textId="77777777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10903867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F3BDA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4F3BDA">
        <w:rPr>
          <w:rFonts w:ascii="Calibri" w:hAnsi="Calibri" w:cs="Calibri"/>
          <w:sz w:val="24"/>
          <w:szCs w:val="24"/>
        </w:rPr>
        <w:t xml:space="preserve"> Beschikt over beschermend schoeisel dat volledig op maat gemaakt is (‘orthopedisch schoeisel’) of bestaat uit op maat gemaakte voetzolen gedragen in semi-orthopedisch schoeisel of adequate confectieschoenen met extra diepte. Indien de patiënt nog niet over dergelijk schoeisel beschikt, moet hij/zij bereid zijn om over te schakelen naar dergelijk beschermend schoeisel (reeds terugbetaald door het RIZIV-INAMI).</w:t>
      </w:r>
    </w:p>
    <w:p w:rsidRPr="004F3BDA" w:rsidR="00C43AD2" w:rsidP="00D12AF2" w:rsidRDefault="00C43AD2" w14:paraId="56C90A4A" w14:textId="77777777">
      <w:pPr>
        <w:pStyle w:val="ListParagraph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:rsidR="00D12AF2" w:rsidP="00CD24AE" w:rsidRDefault="00D12AF2" w14:paraId="13055527" w14:textId="7777777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4F3BDA">
        <w:rPr>
          <w:rFonts w:ascii="Calibri" w:hAnsi="Calibri" w:cs="Calibri"/>
          <w:b/>
          <w:bCs/>
          <w:sz w:val="28"/>
          <w:szCs w:val="28"/>
        </w:rPr>
        <w:t>Sjabloon voor schoenbeoordeling (</w:t>
      </w:r>
      <w:r w:rsidRPr="00CD24AE">
        <w:rPr>
          <w:rFonts w:ascii="Calibri" w:hAnsi="Calibri" w:cs="Calibri"/>
          <w:b/>
          <w:bCs/>
          <w:sz w:val="28"/>
          <w:szCs w:val="28"/>
        </w:rPr>
        <w:t>BUITENSCHOEISEL</w:t>
      </w:r>
      <w:r w:rsidRPr="004F3BDA">
        <w:rPr>
          <w:rFonts w:ascii="Calibri" w:hAnsi="Calibri" w:cs="Calibri"/>
          <w:b/>
          <w:bCs/>
          <w:sz w:val="28"/>
          <w:szCs w:val="28"/>
        </w:rPr>
        <w:t>)</w:t>
      </w:r>
    </w:p>
    <w:p w:rsidRPr="004F3BDA" w:rsidR="00CD24AE" w:rsidP="00CD24AE" w:rsidRDefault="00CD24AE" w14:paraId="35BD698C" w14:textId="7777777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</w:p>
    <w:p w:rsidRPr="004F3BDA" w:rsidR="00D12AF2" w:rsidP="00D12AF2" w:rsidRDefault="00D12AF2" w14:paraId="4EA06945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Calibri" w:hAnsi="Calibri" w:cs="Calibri"/>
          <w:b/>
          <w:bCs/>
          <w:sz w:val="24"/>
          <w:szCs w:val="24"/>
        </w:rPr>
        <w:t>1. Deelnemersinformatie</w:t>
      </w:r>
    </w:p>
    <w:p w:rsidRPr="004F3BDA" w:rsidR="00D12AF2" w:rsidP="00D12AF2" w:rsidRDefault="00D12AF2" w14:paraId="7AF36D6E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>Stud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ie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 ID: </w:t>
      </w:r>
      <w:r w:rsidRPr="004F3BDA">
        <w:rPr>
          <w:rFonts w:ascii="Calibri" w:hAnsi="Calibri" w:cs="Calibri"/>
          <w:sz w:val="24"/>
          <w:szCs w:val="24"/>
          <w:lang w:val="en-US"/>
        </w:rPr>
        <w:tab/>
      </w:r>
    </w:p>
    <w:p w:rsidRPr="004F3BDA" w:rsidR="00D12AF2" w:rsidP="00D12AF2" w:rsidRDefault="00D12AF2" w14:paraId="67BA0E58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Bezoek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omcirkelen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): Baseline / Follow-up / </w:t>
      </w:r>
      <w:r w:rsidRPr="004F3BDA">
        <w:rPr>
          <w:rFonts w:ascii="Calibri" w:hAnsi="Calibri" w:cs="Calibri"/>
          <w:sz w:val="24"/>
          <w:szCs w:val="24"/>
          <w:lang w:val="en-US"/>
        </w:rPr>
        <w:t>Anders</w:t>
      </w:r>
      <w:r w:rsidRPr="004F3BDA">
        <w:rPr>
          <w:rFonts w:ascii="Calibri" w:hAnsi="Calibri" w:cs="Calibri"/>
          <w:sz w:val="24"/>
          <w:szCs w:val="24"/>
        </w:rPr>
        <w:t>: _________</w:t>
      </w:r>
    </w:p>
    <w:p w:rsidRPr="004F3BDA" w:rsidR="00D12AF2" w:rsidP="00D12AF2" w:rsidRDefault="00D12AF2" w14:paraId="67C529B2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>Dat</w:t>
      </w:r>
      <w:r w:rsidRPr="004F3BDA">
        <w:rPr>
          <w:rFonts w:ascii="Calibri" w:hAnsi="Calibri" w:cs="Calibri"/>
          <w:sz w:val="24"/>
          <w:szCs w:val="24"/>
          <w:lang w:val="en-US"/>
        </w:rPr>
        <w:t>um (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dag</w:t>
      </w:r>
      <w:proofErr w:type="spellEnd"/>
      <w:r w:rsidRPr="004F3BDA">
        <w:rPr>
          <w:rFonts w:ascii="Calibri" w:hAnsi="Calibri" w:cs="Calibri"/>
          <w:sz w:val="24"/>
          <w:szCs w:val="24"/>
          <w:lang w:val="en-US"/>
        </w:rPr>
        <w:t>/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maand</w:t>
      </w:r>
      <w:proofErr w:type="spellEnd"/>
      <w:r w:rsidRPr="004F3BDA">
        <w:rPr>
          <w:rFonts w:ascii="Calibri" w:hAnsi="Calibri" w:cs="Calibri"/>
          <w:sz w:val="24"/>
          <w:szCs w:val="24"/>
          <w:lang w:val="en-US"/>
        </w:rPr>
        <w:t>/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jaar</w:t>
      </w:r>
      <w:proofErr w:type="spellEnd"/>
      <w:r w:rsidRPr="004F3BDA">
        <w:rPr>
          <w:rFonts w:ascii="Calibri" w:hAnsi="Calibri" w:cs="Calibri"/>
          <w:sz w:val="24"/>
          <w:szCs w:val="24"/>
          <w:lang w:val="en-US"/>
        </w:rPr>
        <w:t>)</w:t>
      </w:r>
      <w:r w:rsidRPr="004F3BDA">
        <w:rPr>
          <w:rFonts w:ascii="Calibri" w:hAnsi="Calibri" w:cs="Calibri"/>
          <w:sz w:val="24"/>
          <w:szCs w:val="24"/>
        </w:rPr>
        <w:t xml:space="preserve">: </w:t>
      </w:r>
      <w:r w:rsidRPr="004F3BDA">
        <w:rPr>
          <w:rFonts w:ascii="Calibri" w:hAnsi="Calibri" w:cs="Calibri"/>
          <w:sz w:val="24"/>
          <w:szCs w:val="24"/>
          <w:lang w:val="en-US"/>
        </w:rPr>
        <w:t>_____</w:t>
      </w:r>
      <w:r w:rsidRPr="004F3BDA">
        <w:rPr>
          <w:rFonts w:ascii="Calibri" w:hAnsi="Calibri" w:cs="Calibri"/>
          <w:sz w:val="24"/>
          <w:szCs w:val="24"/>
        </w:rPr>
        <w:t xml:space="preserve"> / </w:t>
      </w:r>
      <w:r w:rsidRPr="004F3BDA">
        <w:rPr>
          <w:rFonts w:ascii="Calibri" w:hAnsi="Calibri" w:cs="Calibri"/>
          <w:sz w:val="24"/>
          <w:szCs w:val="24"/>
          <w:lang w:val="en-US"/>
        </w:rPr>
        <w:t>_____</w:t>
      </w:r>
      <w:r w:rsidRPr="004F3BDA">
        <w:rPr>
          <w:rFonts w:ascii="Calibri" w:hAnsi="Calibri" w:cs="Calibri"/>
          <w:sz w:val="24"/>
          <w:szCs w:val="24"/>
        </w:rPr>
        <w:t xml:space="preserve"> / </w:t>
      </w:r>
      <w:r w:rsidRPr="004F3BDA">
        <w:rPr>
          <w:rFonts w:ascii="Calibri" w:hAnsi="Calibri" w:cs="Calibri"/>
          <w:sz w:val="24"/>
          <w:szCs w:val="24"/>
          <w:lang w:val="en-US"/>
        </w:rPr>
        <w:t>_____</w:t>
      </w:r>
    </w:p>
    <w:p w:rsidRPr="004F3BDA" w:rsidR="00D12AF2" w:rsidP="00D12AF2" w:rsidRDefault="00D12AF2" w14:paraId="11DD88CE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  <w:lang w:val="en-US"/>
        </w:rPr>
        <w:t>Beoordelaar</w:t>
      </w:r>
      <w:r w:rsidRPr="004F3BDA">
        <w:rPr>
          <w:rFonts w:ascii="Calibri" w:hAnsi="Calibri" w:cs="Calibri"/>
          <w:sz w:val="24"/>
          <w:szCs w:val="24"/>
        </w:rPr>
        <w:t xml:space="preserve"> (</w:t>
      </w:r>
      <w:r w:rsidRPr="004F3BDA">
        <w:rPr>
          <w:rFonts w:ascii="Calibri" w:hAnsi="Calibri" w:cs="Calibri"/>
          <w:sz w:val="24"/>
          <w:szCs w:val="24"/>
          <w:lang w:val="en-US"/>
        </w:rPr>
        <w:t>naam</w:t>
      </w:r>
      <w:r w:rsidRPr="004F3BDA">
        <w:rPr>
          <w:rFonts w:ascii="Calibri" w:hAnsi="Calibri" w:cs="Calibri"/>
          <w:sz w:val="24"/>
          <w:szCs w:val="24"/>
        </w:rPr>
        <w:t xml:space="preserve"> &amp; 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functie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): </w:t>
      </w:r>
      <w:r w:rsidRPr="004F3BDA">
        <w:rPr>
          <w:rFonts w:ascii="Calibri" w:hAnsi="Calibri" w:cs="Calibri"/>
          <w:sz w:val="24"/>
          <w:szCs w:val="24"/>
          <w:lang w:val="en-US"/>
        </w:rPr>
        <w:tab/>
      </w:r>
    </w:p>
    <w:p w:rsidRPr="004F3BDA" w:rsidR="00D12AF2" w:rsidP="00D12AF2" w:rsidRDefault="00D12AF2" w14:paraId="7AD5F2F7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Kliniek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: </w:t>
      </w:r>
      <w:r w:rsidRPr="004F3BDA">
        <w:rPr>
          <w:rFonts w:ascii="Calibri" w:hAnsi="Calibri" w:cs="Calibri"/>
          <w:sz w:val="24"/>
          <w:szCs w:val="24"/>
          <w:lang w:val="en-US"/>
        </w:rPr>
        <w:tab/>
      </w:r>
    </w:p>
    <w:p w:rsidRPr="004F3BDA" w:rsidR="00D12AF2" w:rsidP="00482F69" w:rsidRDefault="00482F69" w14:paraId="7CD6ED68" w14:textId="7BCB9A6F">
      <w:pPr>
        <w:tabs>
          <w:tab w:val="left" w:pos="1928"/>
        </w:tabs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30"/>
        <w:gridCol w:w="66"/>
        <w:gridCol w:w="33"/>
        <w:gridCol w:w="33"/>
        <w:gridCol w:w="45"/>
      </w:tblGrid>
      <w:tr w:rsidRPr="004F3BDA" w:rsidR="00D12AF2" w:rsidTr="00E72F28" w14:paraId="62C83E20" w14:textId="77777777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Pr="004F3BDA" w:rsidR="00D12AF2" w:rsidP="00D12AF2" w:rsidRDefault="00D12AF2" w14:paraId="5C5E9C66" w14:textId="77777777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Type </w:t>
            </w:r>
            <w:proofErr w:type="spellStart"/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schoeisel</w:t>
            </w:r>
            <w:proofErr w:type="spellEnd"/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ab/>
            </w: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0" w:type="auto"/>
            <w:vAlign w:val="center"/>
          </w:tcPr>
          <w:p w:rsidRPr="004F3BDA" w:rsidR="00D12AF2" w:rsidP="00E72F28" w:rsidRDefault="00D12AF2" w14:paraId="34A2EB5E" w14:textId="77777777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692C47B8" w14:textId="77777777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Pr="005F6727" w:rsidR="00D12AF2" w:rsidTr="00E72F28" w14:paraId="43998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3BDA" w:rsidR="00D12AF2" w:rsidP="00D12AF2" w:rsidRDefault="00D12AF2" w14:paraId="37043B20" w14:textId="77777777">
            <w:pPr>
              <w:pStyle w:val="ListParagraph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 xml:space="preserve">Op maat gemaakt orthopedisch schoeisel      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:rsidRPr="004F3BDA" w:rsidR="00D12AF2" w:rsidP="00E72F28" w:rsidRDefault="00D12AF2" w14:paraId="385D0AE0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6476FB74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5F6727" w:rsidR="00D12AF2" w:rsidTr="00E72F28" w14:paraId="39008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3BDA" w:rsidR="00D12AF2" w:rsidP="00D12AF2" w:rsidRDefault="00D12AF2" w14:paraId="73E87FF8" w14:textId="77777777">
            <w:pPr>
              <w:pStyle w:val="ListParagraph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 xml:space="preserve">Semi-orthopedische schoenen – extra diepte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:rsidRPr="004F3BDA" w:rsidR="00D12AF2" w:rsidP="00E72F28" w:rsidRDefault="00D12AF2" w14:paraId="3982359F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534FD739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D12AF2" w:rsidTr="00E72F28" w14:paraId="3B9F6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3BDA" w:rsidR="00D12AF2" w:rsidP="00D12AF2" w:rsidRDefault="00D12AF2" w14:paraId="63D387E6" w14:textId="77777777">
            <w:pPr>
              <w:pStyle w:val="ListParagraph"/>
              <w:numPr>
                <w:ilvl w:val="1"/>
                <w:numId w:val="3"/>
              </w:numPr>
              <w:tabs>
                <w:tab w:val="left" w:pos="5670"/>
              </w:tabs>
              <w:spacing w:line="240" w:lineRule="auto"/>
              <w:ind w:left="380" w:hanging="38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 xml:space="preserve">Confectieschoenen                                              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:rsidRPr="004F3BDA" w:rsidR="00D12AF2" w:rsidP="00E72F28" w:rsidRDefault="00D12AF2" w14:paraId="45117558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49CF954C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D12AF2" w:rsidTr="00E72F28" w14:paraId="1C0E118C" w14:textId="77777777">
        <w:trPr>
          <w:tblCellSpacing w:w="15" w:type="dxa"/>
        </w:trPr>
        <w:tc>
          <w:tcPr>
            <w:tcW w:w="0" w:type="auto"/>
            <w:vAlign w:val="center"/>
          </w:tcPr>
          <w:p w:rsidRPr="004F3BDA" w:rsidR="00D12AF2" w:rsidP="00E72F28" w:rsidRDefault="00D12AF2" w14:paraId="6D364517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Align w:val="center"/>
          </w:tcPr>
          <w:p w:rsidRPr="004F3BDA" w:rsidR="00D12AF2" w:rsidP="00E72F28" w:rsidRDefault="00D12AF2" w14:paraId="56058608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2CF3B25B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Pr="004F3BDA" w:rsidR="00D12AF2" w:rsidP="00D12AF2" w:rsidRDefault="00D12AF2" w14:paraId="62C3DC15" w14:textId="77777777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3</w:t>
      </w:r>
      <w:r w:rsidRPr="004F3BDA">
        <w:rPr>
          <w:rFonts w:ascii="Calibri" w:hAnsi="Calibri" w:cs="Calibri"/>
          <w:b/>
          <w:bCs/>
          <w:sz w:val="24"/>
          <w:szCs w:val="24"/>
        </w:rPr>
        <w:t>. Algemene schoenvereisten</w:t>
      </w:r>
    </w:p>
    <w:tbl>
      <w:tblPr>
        <w:tblStyle w:val="TableGrid"/>
        <w:tblW w:w="89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572"/>
        <w:gridCol w:w="4762"/>
        <w:gridCol w:w="567"/>
      </w:tblGrid>
      <w:tr w:rsidRPr="004F3BDA" w:rsidR="00D12AF2" w:rsidTr="00E72F28" w14:paraId="77826398" w14:textId="77777777">
        <w:tc>
          <w:tcPr>
            <w:tcW w:w="3572" w:type="dxa"/>
          </w:tcPr>
          <w:p w:rsidRPr="004F3BDA" w:rsidR="00D12AF2" w:rsidP="00E72F28" w:rsidRDefault="00D12AF2" w14:paraId="0EDF02A0" w14:textId="77777777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4762" w:type="dxa"/>
          </w:tcPr>
          <w:p w:rsidRPr="004F3BDA" w:rsidR="00D12AF2" w:rsidP="00E72F28" w:rsidRDefault="00D12AF2" w14:paraId="1C74644E" w14:textId="77777777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Criterium</w:t>
            </w:r>
          </w:p>
        </w:tc>
        <w:tc>
          <w:tcPr>
            <w:tcW w:w="567" w:type="dxa"/>
          </w:tcPr>
          <w:p w:rsidRPr="004F3BDA" w:rsidR="00D12AF2" w:rsidP="00E72F28" w:rsidRDefault="00D12AF2" w14:paraId="3838D64F" w14:textId="77777777">
            <w:pPr>
              <w:tabs>
                <w:tab w:val="left" w:pos="3969"/>
              </w:tabs>
              <w:spacing w:line="360" w:lineRule="auto"/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Pr="004F3BDA" w:rsidR="00D12AF2" w:rsidTr="00E72F28" w14:paraId="2BC37A6C" w14:textId="77777777">
        <w:tc>
          <w:tcPr>
            <w:tcW w:w="3572" w:type="dxa"/>
          </w:tcPr>
          <w:p w:rsidRPr="004F3BDA" w:rsidR="00D12AF2" w:rsidP="00E72F28" w:rsidRDefault="00D12AF2" w14:paraId="6033C8AF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3.1. Lengte</w:t>
            </w:r>
          </w:p>
          <w:p w:rsidRPr="004F3BDA" w:rsidR="00D12AF2" w:rsidP="00E72F28" w:rsidRDefault="00D12AF2" w14:paraId="3DA6D530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444D76B1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≥ 1 cm ruimte tussen langste teen en voorkant schoen</w:t>
            </w:r>
          </w:p>
        </w:tc>
        <w:tc>
          <w:tcPr>
            <w:tcW w:w="567" w:type="dxa"/>
          </w:tcPr>
          <w:p w:rsidRPr="004F3BDA" w:rsidR="00D12AF2" w:rsidP="00E72F28" w:rsidRDefault="00D12AF2" w14:paraId="6ACF3F7C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1CB9BC6A" w14:textId="77777777">
        <w:tc>
          <w:tcPr>
            <w:tcW w:w="3572" w:type="dxa"/>
          </w:tcPr>
          <w:p w:rsidRPr="004F3BDA" w:rsidR="00D12AF2" w:rsidP="00E72F28" w:rsidRDefault="00D12AF2" w14:paraId="053C5D2D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3.2. Breedte</w:t>
            </w:r>
          </w:p>
          <w:p w:rsidRPr="004F3BDA" w:rsidR="00D12AF2" w:rsidP="00E72F28" w:rsidRDefault="00D12AF2" w14:paraId="77CF35F3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6355AABB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Geen compressie</w:t>
            </w:r>
          </w:p>
        </w:tc>
        <w:tc>
          <w:tcPr>
            <w:tcW w:w="567" w:type="dxa"/>
          </w:tcPr>
          <w:p w:rsidRPr="004F3BDA" w:rsidR="00D12AF2" w:rsidP="00E72F28" w:rsidRDefault="00D12AF2" w14:paraId="6883A0B9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6CDA326B" w14:textId="77777777">
        <w:tc>
          <w:tcPr>
            <w:tcW w:w="3572" w:type="dxa"/>
          </w:tcPr>
          <w:p w:rsidRPr="004F3BDA" w:rsidR="00D12AF2" w:rsidP="00E72F28" w:rsidRDefault="00D12AF2" w14:paraId="1C7DF4D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 xml:space="preserve">3.3. Hoogte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</w:rPr>
              <w:t>teenbox</w:t>
            </w:r>
            <w:proofErr w:type="spellEnd"/>
          </w:p>
          <w:p w:rsidRPr="004F3BDA" w:rsidR="00D12AF2" w:rsidP="00E72F28" w:rsidRDefault="00D12AF2" w14:paraId="2727B1A1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38D6442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 xml:space="preserve">Voldoende voor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</w:rPr>
              <w:t>deformiteiten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</w:rPr>
              <w:t xml:space="preserve"> (klauw/hamertenen,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</w:rPr>
              <w:t>hallux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567" w:type="dxa"/>
          </w:tcPr>
          <w:p w:rsidRPr="004F3BDA" w:rsidR="00D12AF2" w:rsidP="00E72F28" w:rsidRDefault="00D12AF2" w14:paraId="0F02789F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778D34EE" w14:textId="77777777">
        <w:tc>
          <w:tcPr>
            <w:tcW w:w="3572" w:type="dxa"/>
          </w:tcPr>
          <w:p w:rsidRPr="004F3BDA" w:rsidR="00D12AF2" w:rsidP="00E72F28" w:rsidRDefault="00D12AF2" w14:paraId="09CD17BA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3.4. Interne naden</w:t>
            </w:r>
          </w:p>
          <w:p w:rsidRPr="004F3BDA" w:rsidR="00D12AF2" w:rsidP="00E72F28" w:rsidRDefault="00D12AF2" w14:paraId="1C1400E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46747371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Geen interne naden aanwezig</w:t>
            </w:r>
          </w:p>
        </w:tc>
        <w:tc>
          <w:tcPr>
            <w:tcW w:w="567" w:type="dxa"/>
          </w:tcPr>
          <w:p w:rsidRPr="004F3BDA" w:rsidR="00D12AF2" w:rsidP="00E72F28" w:rsidRDefault="00D12AF2" w14:paraId="7C7D8CBD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A9E8945" w14:textId="77777777">
        <w:tc>
          <w:tcPr>
            <w:tcW w:w="3572" w:type="dxa"/>
          </w:tcPr>
          <w:p w:rsidRPr="004F3BDA" w:rsidR="00D12AF2" w:rsidP="00E72F28" w:rsidRDefault="00D12AF2" w14:paraId="7F347B7A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3.5. Sluitingssysteem</w:t>
            </w:r>
          </w:p>
          <w:p w:rsidRPr="004F3BDA" w:rsidR="00D12AF2" w:rsidP="00E72F28" w:rsidRDefault="00D12AF2" w14:paraId="1B72029D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7FDB0E48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 xml:space="preserve">Veters /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</w:rPr>
              <w:t>velcro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</w:rPr>
              <w:t xml:space="preserve"> (bij beperkte handfunctie)</w:t>
            </w:r>
          </w:p>
        </w:tc>
        <w:tc>
          <w:tcPr>
            <w:tcW w:w="567" w:type="dxa"/>
          </w:tcPr>
          <w:p w:rsidRPr="004F3BDA" w:rsidR="00D12AF2" w:rsidP="00E72F28" w:rsidRDefault="00D12AF2" w14:paraId="11BFEAC7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100D647" w14:textId="77777777">
        <w:tc>
          <w:tcPr>
            <w:tcW w:w="3572" w:type="dxa"/>
          </w:tcPr>
          <w:p w:rsidRPr="004F3BDA" w:rsidR="00D12AF2" w:rsidP="00E72F28" w:rsidRDefault="00D12AF2" w14:paraId="7F04DFA6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3.6. Schokabsorptie</w:t>
            </w:r>
          </w:p>
          <w:p w:rsidRPr="004F3BDA" w:rsidR="00D12AF2" w:rsidP="00E72F28" w:rsidRDefault="00D12AF2" w14:paraId="7904DD5C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4AAD0E94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Voldoende demping bij belasting</w:t>
            </w:r>
          </w:p>
        </w:tc>
        <w:tc>
          <w:tcPr>
            <w:tcW w:w="567" w:type="dxa"/>
          </w:tcPr>
          <w:p w:rsidRPr="004F3BDA" w:rsidR="00D12AF2" w:rsidP="00E72F28" w:rsidRDefault="00D12AF2" w14:paraId="6C151CDA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17E528DD" w14:textId="77777777">
        <w:tc>
          <w:tcPr>
            <w:tcW w:w="3572" w:type="dxa"/>
          </w:tcPr>
          <w:p w:rsidRPr="004F3BDA" w:rsidR="00D12AF2" w:rsidP="00E72F28" w:rsidRDefault="00D12AF2" w14:paraId="182917AB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3.7. Gewicht &amp; duurzaamheid</w:t>
            </w:r>
          </w:p>
          <w:p w:rsidRPr="004F3BDA" w:rsidR="00D12AF2" w:rsidP="00E72F28" w:rsidRDefault="00D12AF2" w14:paraId="7B7DC599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2312790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Geschikt voor actief gebruik</w:t>
            </w:r>
          </w:p>
        </w:tc>
        <w:tc>
          <w:tcPr>
            <w:tcW w:w="567" w:type="dxa"/>
          </w:tcPr>
          <w:p w:rsidRPr="004F3BDA" w:rsidR="00D12AF2" w:rsidP="00E72F28" w:rsidRDefault="00D12AF2" w14:paraId="16BAD0B3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F848E83" w14:textId="77777777">
        <w:tc>
          <w:tcPr>
            <w:tcW w:w="3572" w:type="dxa"/>
          </w:tcPr>
          <w:p w:rsidRPr="004F3BDA" w:rsidR="00D12AF2" w:rsidP="00E72F28" w:rsidRDefault="00D12AF2" w14:paraId="4D5D64DA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3.8. Stabiliteit</w:t>
            </w:r>
          </w:p>
          <w:p w:rsidRPr="004F3BDA" w:rsidR="00D12AF2" w:rsidP="00E72F28" w:rsidRDefault="00D12AF2" w14:paraId="12F2CC60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079735CD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Voldoende ondersteuning (zeker bij verminderde proprioceptie)</w:t>
            </w:r>
          </w:p>
        </w:tc>
        <w:tc>
          <w:tcPr>
            <w:tcW w:w="567" w:type="dxa"/>
          </w:tcPr>
          <w:p w:rsidRPr="004F3BDA" w:rsidR="00D12AF2" w:rsidP="00E72F28" w:rsidRDefault="00D12AF2" w14:paraId="4EF7B26B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23F89125" w14:textId="77777777">
        <w:tc>
          <w:tcPr>
            <w:tcW w:w="3572" w:type="dxa"/>
          </w:tcPr>
          <w:p w:rsidRPr="004F3BDA" w:rsidR="00D12AF2" w:rsidP="00E72F28" w:rsidRDefault="00D12AF2" w14:paraId="6B5BF0AF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3.9. Schoenhoogte vs. aandoening</w:t>
            </w:r>
          </w:p>
          <w:p w:rsidRPr="004F3BDA" w:rsidR="00D12AF2" w:rsidP="00E72F28" w:rsidRDefault="00D12AF2" w14:paraId="412D5326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02DBB01A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Geschikt bij oedeem/kwetsbare huid</w:t>
            </w:r>
          </w:p>
        </w:tc>
        <w:tc>
          <w:tcPr>
            <w:tcW w:w="567" w:type="dxa"/>
          </w:tcPr>
          <w:p w:rsidRPr="004F3BDA" w:rsidR="00D12AF2" w:rsidP="00E72F28" w:rsidRDefault="00D12AF2" w14:paraId="40FF7A03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5BE9335B" w14:textId="77777777">
        <w:tc>
          <w:tcPr>
            <w:tcW w:w="3572" w:type="dxa"/>
          </w:tcPr>
          <w:p w:rsidRPr="004F3BDA" w:rsidR="00D12AF2" w:rsidP="00E72F28" w:rsidRDefault="00D12AF2" w14:paraId="11E510EF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3.10. Volumeregeling</w:t>
            </w:r>
          </w:p>
        </w:tc>
        <w:tc>
          <w:tcPr>
            <w:tcW w:w="4762" w:type="dxa"/>
          </w:tcPr>
          <w:p w:rsidRPr="004F3BDA" w:rsidR="00D12AF2" w:rsidP="00E72F28" w:rsidRDefault="00D12AF2" w14:paraId="1BC76829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Laag van 1,5 mm aanwezig voor oedeemvariaties</w:t>
            </w:r>
          </w:p>
        </w:tc>
        <w:tc>
          <w:tcPr>
            <w:tcW w:w="567" w:type="dxa"/>
          </w:tcPr>
          <w:p w:rsidRPr="004F3BDA" w:rsidR="00D12AF2" w:rsidP="00E72F28" w:rsidRDefault="00D12AF2" w14:paraId="4BF39D5F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:rsidRPr="004F3BDA" w:rsidR="00D12AF2" w:rsidP="00D12AF2" w:rsidRDefault="00D12AF2" w14:paraId="1C640ED7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459A0D58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Calibri" w:hAnsi="Calibri" w:cs="Calibri"/>
          <w:b/>
          <w:bCs/>
          <w:sz w:val="24"/>
          <w:szCs w:val="24"/>
        </w:rPr>
        <w:t>4. Schoen- / schachthoogte</w:t>
      </w:r>
    </w:p>
    <w:p w:rsidRPr="004F3BDA" w:rsidR="00D12AF2" w:rsidP="00D12AF2" w:rsidRDefault="00D12AF2" w14:paraId="41FECE7F" w14:textId="77777777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 xml:space="preserve">4.1. Laag(onder </w:t>
      </w:r>
      <w:proofErr w:type="spellStart"/>
      <w:r w:rsidRPr="004F3BDA">
        <w:rPr>
          <w:rFonts w:ascii="Calibri" w:hAnsi="Calibri" w:cs="Calibri"/>
          <w:sz w:val="24"/>
          <w:szCs w:val="24"/>
        </w:rPr>
        <w:t>malleolus</w:t>
      </w:r>
      <w:proofErr w:type="spellEnd"/>
      <w:r w:rsidRPr="004F3BDA">
        <w:rPr>
          <w:rFonts w:ascii="Calibri" w:hAnsi="Calibri" w:cs="Calibri"/>
          <w:sz w:val="24"/>
          <w:szCs w:val="24"/>
        </w:rPr>
        <w:t>)</w:t>
      </w:r>
      <w:r w:rsidRPr="004F3BDA">
        <w:rPr>
          <w:rFonts w:ascii="Calibri" w:hAnsi="Calibri" w:cs="Calibri"/>
          <w:sz w:val="24"/>
          <w:szCs w:val="24"/>
        </w:rPr>
        <w:tab/>
      </w:r>
      <w:r w:rsidRPr="004F3BDA">
        <w:rPr>
          <w:rFonts w:ascii="Calibri" w:hAnsi="Calibri" w:cs="Calibri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:rsidRPr="004F3BDA" w:rsidR="00D12AF2" w:rsidP="00D12AF2" w:rsidRDefault="00D12AF2" w14:paraId="6744BCB2" w14:textId="77777777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 xml:space="preserve">4.2. Hoog (ter hoogte van </w:t>
      </w:r>
      <w:proofErr w:type="spellStart"/>
      <w:r w:rsidRPr="004F3BDA">
        <w:rPr>
          <w:rFonts w:ascii="Calibri" w:hAnsi="Calibri" w:cs="Calibri"/>
          <w:sz w:val="24"/>
          <w:szCs w:val="24"/>
        </w:rPr>
        <w:t>malleolus</w:t>
      </w:r>
      <w:proofErr w:type="spellEnd"/>
      <w:r w:rsidRPr="004F3BDA">
        <w:rPr>
          <w:rFonts w:ascii="Calibri" w:hAnsi="Calibri" w:cs="Calibri"/>
          <w:sz w:val="24"/>
          <w:szCs w:val="24"/>
        </w:rPr>
        <w:t>)</w:t>
      </w:r>
      <w:r w:rsidRPr="004F3BDA">
        <w:rPr>
          <w:rFonts w:ascii="Calibri" w:hAnsi="Calibri" w:cs="Calibri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:rsidRPr="004F3BDA" w:rsidR="00D12AF2" w:rsidP="00D12AF2" w:rsidRDefault="00D12AF2" w14:paraId="5307DB58" w14:textId="77777777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 xml:space="preserve">4.3. Extra hoog (boven </w:t>
      </w:r>
      <w:proofErr w:type="spellStart"/>
      <w:r w:rsidRPr="004F3BDA">
        <w:rPr>
          <w:rFonts w:ascii="Calibri" w:hAnsi="Calibri" w:cs="Calibri"/>
          <w:sz w:val="24"/>
          <w:szCs w:val="24"/>
        </w:rPr>
        <w:t>malleolus</w:t>
      </w:r>
      <w:proofErr w:type="spellEnd"/>
      <w:r w:rsidRPr="004F3BDA">
        <w:rPr>
          <w:rFonts w:ascii="Calibri" w:hAnsi="Calibri" w:cs="Calibri"/>
          <w:sz w:val="24"/>
          <w:szCs w:val="24"/>
        </w:rPr>
        <w:t>)</w:t>
      </w:r>
      <w:r w:rsidRPr="004F3BDA">
        <w:rPr>
          <w:rFonts w:ascii="Calibri" w:hAnsi="Calibri" w:cs="Calibri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:rsidRPr="004F3BDA" w:rsidR="00D12AF2" w:rsidP="00D12AF2" w:rsidRDefault="00D12AF2" w14:paraId="6F76A146" w14:textId="77777777">
      <w:pPr>
        <w:tabs>
          <w:tab w:val="left" w:leader="underscore" w:pos="8505"/>
        </w:tabs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>Opmerkingen:</w:t>
      </w:r>
      <w:r w:rsidRPr="004F3BDA">
        <w:rPr>
          <w:rFonts w:ascii="Calibri" w:hAnsi="Calibri" w:cs="Calibri"/>
          <w:sz w:val="24"/>
          <w:szCs w:val="24"/>
        </w:rPr>
        <w:tab/>
      </w:r>
    </w:p>
    <w:p w:rsidRPr="004F3BDA" w:rsidR="00D12AF2" w:rsidP="00D12AF2" w:rsidRDefault="00D12AF2" w14:paraId="3515E042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:rsidRPr="004F3BDA" w:rsidR="00D12AF2" w:rsidP="00D12AF2" w:rsidRDefault="00D12AF2" w14:paraId="23491820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5</w:t>
      </w:r>
      <w:r w:rsidRPr="004F3BDA">
        <w:rPr>
          <w:rFonts w:ascii="Calibri" w:hAnsi="Calibri" w:cs="Calibri"/>
          <w:b/>
          <w:bCs/>
          <w:sz w:val="24"/>
          <w:szCs w:val="24"/>
        </w:rPr>
        <w:t>. Schachtflexibiliteit / versteviging</w:t>
      </w:r>
    </w:p>
    <w:tbl>
      <w:tblPr>
        <w:tblStyle w:val="TableGrid"/>
        <w:tblW w:w="86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912"/>
        <w:gridCol w:w="4082"/>
        <w:gridCol w:w="624"/>
      </w:tblGrid>
      <w:tr w:rsidRPr="004F3BDA" w:rsidR="00D12AF2" w:rsidTr="00E72F28" w14:paraId="1CE4CD49" w14:textId="77777777">
        <w:tc>
          <w:tcPr>
            <w:tcW w:w="3912" w:type="dxa"/>
          </w:tcPr>
          <w:p w:rsidRPr="004F3BDA" w:rsidR="00D12AF2" w:rsidP="00E72F28" w:rsidRDefault="00D12AF2" w14:paraId="462F366D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4082" w:type="dxa"/>
          </w:tcPr>
          <w:p w:rsidRPr="004F3BDA" w:rsidR="00D12AF2" w:rsidP="00E72F28" w:rsidRDefault="00D12AF2" w14:paraId="1C47D349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624" w:type="dxa"/>
          </w:tcPr>
          <w:p w:rsidRPr="004F3BDA" w:rsidR="00D12AF2" w:rsidP="00E72F28" w:rsidRDefault="00D12AF2" w14:paraId="0A814947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Pr="004F3BDA" w:rsidR="00D12AF2" w:rsidTr="00E72F28" w14:paraId="5B004798" w14:textId="77777777">
        <w:tc>
          <w:tcPr>
            <w:tcW w:w="3912" w:type="dxa"/>
            <w:vAlign w:val="center"/>
          </w:tcPr>
          <w:p w:rsidRPr="004F3BDA" w:rsidR="00D12AF2" w:rsidP="00E72F28" w:rsidRDefault="00D12AF2" w14:paraId="10A42E9B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Calibri" w:hAnsi="Calibri" w:cs="Calibri"/>
                <w:sz w:val="24"/>
                <w:szCs w:val="24"/>
              </w:rPr>
              <w:t>.1. Laterale versteviging (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</w:rPr>
              <w:t>varus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</w:rPr>
              <w:t>)</w:t>
            </w:r>
          </w:p>
          <w:p w:rsidRPr="004F3BDA" w:rsidR="00D12AF2" w:rsidP="00E72F28" w:rsidRDefault="00D12AF2" w14:paraId="059CB5EC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67FBC86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:rsidRPr="004F3BDA" w:rsidR="00D12AF2" w:rsidP="00E72F28" w:rsidRDefault="00D12AF2" w14:paraId="4143A43B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6F7198E8" w14:textId="77777777">
        <w:tc>
          <w:tcPr>
            <w:tcW w:w="3912" w:type="dxa"/>
            <w:vAlign w:val="center"/>
          </w:tcPr>
          <w:p w:rsidRPr="004F3BDA" w:rsidR="00D12AF2" w:rsidP="00E72F28" w:rsidRDefault="00D12AF2" w14:paraId="34C77C18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Calibri" w:hAnsi="Calibri" w:cs="Calibri"/>
                <w:sz w:val="24"/>
                <w:szCs w:val="24"/>
              </w:rPr>
              <w:t>.2. Mediale versteviging (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</w:rPr>
              <w:t>valgus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</w:rPr>
              <w:t>)</w:t>
            </w:r>
          </w:p>
          <w:p w:rsidRPr="004F3BDA" w:rsidR="00D12AF2" w:rsidP="00E72F28" w:rsidRDefault="00D12AF2" w14:paraId="63F07172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1A3CFC41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:rsidRPr="004F3BDA" w:rsidR="00D12AF2" w:rsidP="00E72F28" w:rsidRDefault="00D12AF2" w14:paraId="30A61B49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4A8F57A1" w14:textId="77777777">
        <w:tc>
          <w:tcPr>
            <w:tcW w:w="3912" w:type="dxa"/>
            <w:vAlign w:val="center"/>
          </w:tcPr>
          <w:p w:rsidRPr="004F3BDA" w:rsidR="00D12AF2" w:rsidP="00E72F28" w:rsidRDefault="00D12AF2" w14:paraId="7403F0DE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Calibri" w:hAnsi="Calibri" w:cs="Calibri"/>
                <w:sz w:val="24"/>
                <w:szCs w:val="24"/>
              </w:rPr>
              <w:t>.3. Contralaterale versteviging</w:t>
            </w:r>
          </w:p>
          <w:p w:rsidRPr="004F3BDA" w:rsidR="00D12AF2" w:rsidP="00E72F28" w:rsidRDefault="00D12AF2" w14:paraId="563C66C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663F3941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Toegepast</w:t>
            </w:r>
            <w:proofErr w:type="spellEnd"/>
          </w:p>
        </w:tc>
        <w:tc>
          <w:tcPr>
            <w:tcW w:w="624" w:type="dxa"/>
          </w:tcPr>
          <w:p w:rsidRPr="004F3BDA" w:rsidR="00D12AF2" w:rsidP="00E72F28" w:rsidRDefault="00D12AF2" w14:paraId="22845A77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78F865A" w14:textId="77777777">
        <w:tc>
          <w:tcPr>
            <w:tcW w:w="3912" w:type="dxa"/>
            <w:vAlign w:val="center"/>
          </w:tcPr>
          <w:p w:rsidRPr="004F3BDA" w:rsidR="00D12AF2" w:rsidP="00E72F28" w:rsidRDefault="00D12AF2" w14:paraId="78219181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Calibri" w:hAnsi="Calibri" w:cs="Calibri"/>
                <w:sz w:val="24"/>
                <w:szCs w:val="24"/>
              </w:rPr>
              <w:t>.4. Achtervoetwig (5°)</w:t>
            </w:r>
          </w:p>
          <w:p w:rsidRPr="004F3BDA" w:rsidR="00D12AF2" w:rsidP="00E72F28" w:rsidRDefault="00D12AF2" w14:paraId="3AD7EFC9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0916B77B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Toegepast bij corrigeerbare deformiteit</w:t>
            </w:r>
          </w:p>
        </w:tc>
        <w:tc>
          <w:tcPr>
            <w:tcW w:w="624" w:type="dxa"/>
          </w:tcPr>
          <w:p w:rsidRPr="004F3BDA" w:rsidR="00D12AF2" w:rsidP="00E72F28" w:rsidRDefault="00D12AF2" w14:paraId="4789ABC5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B100F5F" w14:textId="77777777">
        <w:tc>
          <w:tcPr>
            <w:tcW w:w="3912" w:type="dxa"/>
            <w:vAlign w:val="center"/>
          </w:tcPr>
          <w:p w:rsidRPr="004F3BDA" w:rsidR="00D12AF2" w:rsidP="00E72F28" w:rsidRDefault="00D12AF2" w14:paraId="2821DFBF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Calibri" w:hAnsi="Calibri" w:cs="Calibri"/>
                <w:sz w:val="24"/>
                <w:szCs w:val="24"/>
              </w:rPr>
              <w:t>.5. Extra hoge schachtondersteuning</w:t>
            </w:r>
          </w:p>
          <w:p w:rsidRPr="004F3BDA" w:rsidR="00D12AF2" w:rsidP="00E72F28" w:rsidRDefault="00D12AF2" w14:paraId="36916CF1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040D2921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Gebruikt bij spierzwakte</w:t>
            </w:r>
          </w:p>
        </w:tc>
        <w:tc>
          <w:tcPr>
            <w:tcW w:w="624" w:type="dxa"/>
          </w:tcPr>
          <w:p w:rsidRPr="004F3BDA" w:rsidR="00D12AF2" w:rsidP="00E72F28" w:rsidRDefault="00D12AF2" w14:paraId="07EF86B9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4FF02E71" w14:textId="77777777">
        <w:tc>
          <w:tcPr>
            <w:tcW w:w="3912" w:type="dxa"/>
            <w:vAlign w:val="center"/>
          </w:tcPr>
          <w:p w:rsidRPr="004F3BDA" w:rsidR="00D12AF2" w:rsidP="00E72F28" w:rsidRDefault="00D12AF2" w14:paraId="022A70C7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Calibri" w:hAnsi="Calibri" w:cs="Calibri"/>
                <w:sz w:val="24"/>
                <w:szCs w:val="24"/>
              </w:rPr>
              <w:t>.6. Externe orthese</w:t>
            </w:r>
          </w:p>
          <w:p w:rsidRPr="004F3BDA" w:rsidR="00D12AF2" w:rsidP="00E72F28" w:rsidRDefault="00D12AF2" w14:paraId="31353DCA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62902A67" w14:textId="3AB06EC6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Gebruikt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624" w:type="dxa"/>
          </w:tcPr>
          <w:p w:rsidRPr="004F3BDA" w:rsidR="00D12AF2" w:rsidP="00E72F28" w:rsidRDefault="00D12AF2" w14:paraId="4FB78EDA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:rsidRPr="004F3BDA" w:rsidR="00D12AF2" w:rsidP="00D12AF2" w:rsidRDefault="00D12AF2" w14:paraId="4C327872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47438D9F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6</w:t>
      </w:r>
      <w:r w:rsidRPr="004F3BDA">
        <w:rPr>
          <w:rFonts w:ascii="Calibri" w:hAnsi="Calibri" w:cs="Calibri"/>
          <w:b/>
          <w:bCs/>
          <w:sz w:val="24"/>
          <w:szCs w:val="24"/>
        </w:rPr>
        <w:t xml:space="preserve">. </w:t>
      </w:r>
      <w:proofErr w:type="spellStart"/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Rockerprofiel</w:t>
      </w:r>
      <w:proofErr w:type="spellEnd"/>
    </w:p>
    <w:tbl>
      <w:tblPr>
        <w:tblStyle w:val="TableGrid"/>
        <w:tblW w:w="94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363"/>
        <w:gridCol w:w="2431"/>
        <w:gridCol w:w="5676"/>
      </w:tblGrid>
      <w:tr w:rsidRPr="004F3BDA" w:rsidR="00D12AF2" w:rsidTr="46976BAE" w14:paraId="4DE86434" w14:textId="77777777">
        <w:tc>
          <w:tcPr>
            <w:tcW w:w="1363" w:type="dxa"/>
            <w:tcMar/>
          </w:tcPr>
          <w:p w:rsidRPr="004F3BDA" w:rsidR="00D12AF2" w:rsidP="00E72F28" w:rsidRDefault="00D12AF2" w14:paraId="059CEF4C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2431" w:type="dxa"/>
            <w:tcMar/>
          </w:tcPr>
          <w:p w:rsidRPr="004F3BDA" w:rsidR="00D12AF2" w:rsidP="00E72F28" w:rsidRDefault="00D12AF2" w14:paraId="7094E49D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Doel</w:t>
            </w:r>
          </w:p>
        </w:tc>
        <w:tc>
          <w:tcPr>
            <w:tcW w:w="5676" w:type="dxa"/>
            <w:tcMar/>
          </w:tcPr>
          <w:p w:rsidRPr="004F3BDA" w:rsidR="00D12AF2" w:rsidP="00E72F28" w:rsidRDefault="00D12AF2" w14:paraId="1B13491B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Pr="004F3BDA" w:rsidR="00D12AF2" w:rsidTr="46976BAE" w14:paraId="7C521EBB" w14:textId="77777777">
        <w:tc>
          <w:tcPr>
            <w:tcW w:w="1363" w:type="dxa"/>
            <w:tcMar/>
          </w:tcPr>
          <w:p w:rsidRPr="004F3BDA" w:rsidR="00D12AF2" w:rsidP="00E72F28" w:rsidRDefault="00D12AF2" w14:paraId="6758FF19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Rockertype</w:t>
            </w:r>
          </w:p>
          <w:p w:rsidRPr="004F3BDA" w:rsidR="00D12AF2" w:rsidP="00E72F28" w:rsidRDefault="00D12AF2" w14:paraId="5C3F449D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  <w:tcMar/>
          </w:tcPr>
          <w:p w:rsidRPr="004F3BDA" w:rsidR="00D12AF2" w:rsidP="00E72F28" w:rsidRDefault="00D12AF2" w14:paraId="02380F69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 xml:space="preserve">Binnenzool (op maat)  </w:t>
            </w:r>
          </w:p>
        </w:tc>
        <w:tc>
          <w:tcPr>
            <w:tcW w:w="5676" w:type="dxa"/>
            <w:tcMar/>
          </w:tcPr>
          <w:p w:rsidRPr="004F3BDA" w:rsidR="00D12AF2" w:rsidP="00E72F28" w:rsidRDefault="00D12AF2" w14:paraId="3BB3D07D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Pr="004F3BDA" w:rsidR="00D12AF2" w:rsidTr="46976BAE" w14:paraId="274404F9" w14:textId="77777777">
        <w:tc>
          <w:tcPr>
            <w:tcW w:w="1363" w:type="dxa"/>
            <w:tcMar/>
          </w:tcPr>
          <w:p w:rsidRPr="004F3BDA" w:rsidR="00D12AF2" w:rsidP="00E72F28" w:rsidRDefault="00D12AF2" w14:paraId="7571DC2C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Rockertype</w:t>
            </w:r>
          </w:p>
          <w:p w:rsidRPr="004F3BDA" w:rsidR="00D12AF2" w:rsidP="00E72F28" w:rsidRDefault="00D12AF2" w14:paraId="2C188816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  <w:tcMar/>
          </w:tcPr>
          <w:p w:rsidRPr="004F3BDA" w:rsidR="00D12AF2" w:rsidP="00E72F28" w:rsidRDefault="00D12AF2" w14:paraId="44297076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Buitenzool</w:t>
            </w:r>
          </w:p>
        </w:tc>
        <w:tc>
          <w:tcPr>
            <w:tcW w:w="5676" w:type="dxa"/>
            <w:tcMar/>
          </w:tcPr>
          <w:p w:rsidRPr="004F3BDA" w:rsidR="00D12AF2" w:rsidP="00E72F28" w:rsidRDefault="00D12AF2" w14:paraId="04CC28C0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Pr="004F3BDA" w:rsidR="00D12AF2" w:rsidTr="46976BAE" w14:paraId="49E60AC8" w14:textId="77777777">
        <w:tc>
          <w:tcPr>
            <w:tcW w:w="1363" w:type="dxa"/>
            <w:tcMar/>
          </w:tcPr>
          <w:p w:rsidRPr="004F3BDA" w:rsidR="00D12AF2" w:rsidP="00E72F28" w:rsidRDefault="00D12AF2" w14:paraId="777F9946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Apexpositie</w:t>
            </w:r>
          </w:p>
          <w:p w:rsidRPr="004F3BDA" w:rsidR="00D12AF2" w:rsidP="00E72F28" w:rsidRDefault="00D12AF2" w14:paraId="752803F1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  <w:tcMar/>
          </w:tcPr>
          <w:p w:rsidRPr="004F3BDA" w:rsidR="00D12AF2" w:rsidP="00E72F28" w:rsidRDefault="00D12AF2" w14:paraId="1B2C3BF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% s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fr-FR"/>
              </w:rPr>
              <w:t>choen</w:t>
            </w:r>
            <w:r w:rsidRPr="004F3BDA">
              <w:rPr>
                <w:rFonts w:ascii="Calibri" w:hAnsi="Calibri" w:cs="Calibri"/>
                <w:sz w:val="24"/>
                <w:szCs w:val="24"/>
              </w:rPr>
              <w:t>len</w:t>
            </w:r>
            <w:r w:rsidRPr="004F3BDA">
              <w:rPr>
                <w:rFonts w:ascii="Calibri" w:hAnsi="Calibri" w:cs="Calibri"/>
                <w:sz w:val="24"/>
                <w:szCs w:val="24"/>
                <w:lang w:val="fr-FR"/>
              </w:rPr>
              <w:t>gte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</w:rPr>
              <w:t xml:space="preserve">    </w:t>
            </w:r>
          </w:p>
        </w:tc>
        <w:tc>
          <w:tcPr>
            <w:tcW w:w="5676" w:type="dxa"/>
            <w:tcMar/>
          </w:tcPr>
          <w:p w:rsidRPr="004F3BDA" w:rsidR="00D12AF2" w:rsidP="00E72F28" w:rsidRDefault="00D12AF2" w14:paraId="0B04957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Schoenlengte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 xml:space="preserve">______________ 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Apexpositie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__________</w:t>
            </w:r>
          </w:p>
        </w:tc>
      </w:tr>
      <w:tr w:rsidRPr="004F3BDA" w:rsidR="00D12AF2" w:rsidTr="46976BAE" w14:paraId="234DA903" w14:textId="77777777">
        <w:tc>
          <w:tcPr>
            <w:tcW w:w="1363" w:type="dxa"/>
            <w:tcMar/>
          </w:tcPr>
          <w:p w:rsidRPr="004F3BDA" w:rsidR="00D12AF2" w:rsidP="00E72F28" w:rsidRDefault="00D12AF2" w14:paraId="193888BB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46976BAE" w:rsidR="00D12AF2">
              <w:rPr>
                <w:rFonts w:ascii="Calibri" w:hAnsi="Calibri" w:cs="Calibri"/>
                <w:sz w:val="24"/>
                <w:szCs w:val="24"/>
              </w:rPr>
              <w:t>Rock</w:t>
            </w:r>
            <w:r w:rsidRPr="46976BAE" w:rsidR="00D12AF2">
              <w:rPr>
                <w:rFonts w:ascii="Calibri" w:hAnsi="Calibri" w:cs="Calibri"/>
                <w:sz w:val="24"/>
                <w:szCs w:val="24"/>
                <w:lang w:val="en-US"/>
              </w:rPr>
              <w:t>erhoek</w:t>
            </w:r>
            <w:commentRangeStart w:id="1557228492"/>
            <w:commentRangeEnd w:id="1557228492"/>
            <w:r>
              <w:rPr>
                <w:rStyle w:val="CommentReference"/>
              </w:rPr>
              <w:commentReference w:id="1557228492"/>
            </w:r>
          </w:p>
          <w:p w:rsidRPr="004F3BDA" w:rsidR="00D12AF2" w:rsidP="00E72F28" w:rsidRDefault="00D12AF2" w14:paraId="28E21AE4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  <w:tcMar/>
          </w:tcPr>
          <w:p w:rsidRPr="004F3BDA" w:rsidR="00D12AF2" w:rsidP="00E72F28" w:rsidRDefault="00D12AF2" w14:paraId="052E7612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20°</w:t>
            </w:r>
          </w:p>
        </w:tc>
        <w:tc>
          <w:tcPr>
            <w:tcW w:w="5676" w:type="dxa"/>
            <w:tcMar/>
          </w:tcPr>
          <w:p w:rsidRPr="004F3BDA" w:rsidR="00D12AF2" w:rsidP="00E72F28" w:rsidRDefault="00D12AF2" w14:paraId="627450D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Hoogte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distaal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punt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schoen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_____________________</w:t>
            </w:r>
          </w:p>
        </w:tc>
      </w:tr>
    </w:tbl>
    <w:p w:rsidRPr="004F3BDA" w:rsidR="00D12AF2" w:rsidP="00D12AF2" w:rsidRDefault="00D12AF2" w14:paraId="7559A351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0ADB425B" w14:textId="77777777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7</w:t>
      </w:r>
      <w:r w:rsidRPr="004F3BDA">
        <w:rPr>
          <w:rFonts w:ascii="Calibri" w:hAnsi="Calibri" w:cs="Calibri"/>
          <w:b/>
          <w:bCs/>
          <w:sz w:val="24"/>
          <w:szCs w:val="24"/>
        </w:rPr>
        <w:t xml:space="preserve">. </w:t>
      </w:r>
      <w:proofErr w:type="spellStart"/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Buitenzool</w:t>
      </w:r>
      <w:proofErr w:type="spellEnd"/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05"/>
        <w:gridCol w:w="4139"/>
        <w:gridCol w:w="454"/>
      </w:tblGrid>
      <w:tr w:rsidRPr="004F3BDA" w:rsidR="00D12AF2" w:rsidTr="00E72F28" w14:paraId="1B3BCFDD" w14:textId="77777777">
        <w:tc>
          <w:tcPr>
            <w:tcW w:w="3005" w:type="dxa"/>
          </w:tcPr>
          <w:p w:rsidRPr="004F3BDA" w:rsidR="00D12AF2" w:rsidP="00E72F28" w:rsidRDefault="00D12AF2" w14:paraId="188D4E24" w14:textId="77777777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39" w:type="dxa"/>
          </w:tcPr>
          <w:p w:rsidRPr="004F3BDA" w:rsidR="00D12AF2" w:rsidP="00E72F28" w:rsidRDefault="00D12AF2" w14:paraId="7FFB6D94" w14:textId="77777777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Criterium</w:t>
            </w:r>
          </w:p>
        </w:tc>
        <w:tc>
          <w:tcPr>
            <w:tcW w:w="454" w:type="dxa"/>
          </w:tcPr>
          <w:p w:rsidRPr="004F3BDA" w:rsidR="00D12AF2" w:rsidP="00E72F28" w:rsidRDefault="00D12AF2" w14:paraId="6BA7B0F0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Pr="004F3BDA" w:rsidR="00D12AF2" w:rsidTr="00E72F28" w14:paraId="74E9637A" w14:textId="77777777">
        <w:tc>
          <w:tcPr>
            <w:tcW w:w="3005" w:type="dxa"/>
          </w:tcPr>
          <w:p w:rsidRPr="004F3BDA" w:rsidR="00D12AF2" w:rsidP="00E72F28" w:rsidRDefault="00D12AF2" w14:paraId="60A221AE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Schokdemping</w:t>
            </w:r>
            <w:proofErr w:type="spellEnd"/>
          </w:p>
          <w:p w:rsidRPr="004F3BDA" w:rsidR="00D12AF2" w:rsidP="00E72F28" w:rsidRDefault="00D12AF2" w14:paraId="46F30C98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:rsidRPr="004F3BDA" w:rsidR="00D12AF2" w:rsidP="00E72F28" w:rsidRDefault="00D12AF2" w14:paraId="7536EAC6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Voldoende</w:t>
            </w:r>
            <w:proofErr w:type="spellEnd"/>
          </w:p>
        </w:tc>
        <w:tc>
          <w:tcPr>
            <w:tcW w:w="454" w:type="dxa"/>
          </w:tcPr>
          <w:p w:rsidRPr="004F3BDA" w:rsidR="00D12AF2" w:rsidP="00E72F28" w:rsidRDefault="00D12AF2" w14:paraId="56D999A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6A7EE59E" w14:textId="77777777">
        <w:tc>
          <w:tcPr>
            <w:tcW w:w="3005" w:type="dxa"/>
          </w:tcPr>
          <w:p w:rsidRPr="004F3BDA" w:rsidR="00D12AF2" w:rsidP="00E72F28" w:rsidRDefault="00D12AF2" w14:paraId="389A3329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Type</w:t>
            </w:r>
          </w:p>
          <w:p w:rsidRPr="004F3BDA" w:rsidR="00D12AF2" w:rsidP="00E72F28" w:rsidRDefault="00D12AF2" w14:paraId="0EA97ED8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:rsidRPr="004F3BDA" w:rsidR="00D12AF2" w:rsidP="00E72F28" w:rsidRDefault="00D12AF2" w14:paraId="1773DAD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Soepel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/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/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Stijf</w:t>
            </w:r>
            <w:proofErr w:type="spellEnd"/>
          </w:p>
        </w:tc>
        <w:tc>
          <w:tcPr>
            <w:tcW w:w="454" w:type="dxa"/>
          </w:tcPr>
          <w:p w:rsidRPr="004F3BDA" w:rsidR="00D12AF2" w:rsidP="00E72F28" w:rsidRDefault="00D12AF2" w14:paraId="52A04B8B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3077EA42" w14:textId="77777777">
        <w:tc>
          <w:tcPr>
            <w:tcW w:w="3005" w:type="dxa"/>
          </w:tcPr>
          <w:p w:rsidRPr="004F3BDA" w:rsidR="00D12AF2" w:rsidP="00E72F28" w:rsidRDefault="00D12AF2" w14:paraId="213BBB3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Proprioceptie-aanpassing</w:t>
            </w:r>
            <w:proofErr w:type="spellEnd"/>
          </w:p>
          <w:p w:rsidRPr="004F3BDA" w:rsidR="00D12AF2" w:rsidP="00E72F28" w:rsidRDefault="00D12AF2" w14:paraId="0B8AC8AA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:rsidRPr="004F3BDA" w:rsidR="00D12AF2" w:rsidP="00E72F28" w:rsidRDefault="00D12AF2" w14:paraId="6640C965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aanbevolen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bij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vermindering</w:t>
            </w:r>
            <w:proofErr w:type="spellEnd"/>
          </w:p>
        </w:tc>
        <w:tc>
          <w:tcPr>
            <w:tcW w:w="454" w:type="dxa"/>
          </w:tcPr>
          <w:p w:rsidRPr="004F3BDA" w:rsidR="00D12AF2" w:rsidP="00E72F28" w:rsidRDefault="00D12AF2" w14:paraId="5E7B04E7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2562757B" w14:textId="77777777">
        <w:tc>
          <w:tcPr>
            <w:tcW w:w="3005" w:type="dxa"/>
          </w:tcPr>
          <w:p w:rsidRPr="004F3BDA" w:rsidR="00D12AF2" w:rsidP="00E72F28" w:rsidRDefault="00D12AF2" w14:paraId="0362C5B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Grip</w:t>
            </w:r>
          </w:p>
          <w:p w:rsidRPr="004F3BDA" w:rsidR="00D12AF2" w:rsidP="00E72F28" w:rsidRDefault="00D12AF2" w14:paraId="7F489C61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:rsidRPr="004F3BDA" w:rsidR="00D12AF2" w:rsidP="00E72F28" w:rsidRDefault="00D12AF2" w14:paraId="1FA42256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Voldoende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tractie</w:t>
            </w:r>
            <w:proofErr w:type="spellEnd"/>
          </w:p>
        </w:tc>
        <w:tc>
          <w:tcPr>
            <w:tcW w:w="454" w:type="dxa"/>
          </w:tcPr>
          <w:p w:rsidRPr="004F3BDA" w:rsidR="00D12AF2" w:rsidP="00E72F28" w:rsidRDefault="00D12AF2" w14:paraId="76C602B3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:rsidRPr="004F3BDA" w:rsidR="00D12AF2" w:rsidP="00D12AF2" w:rsidRDefault="00D12AF2" w14:paraId="4D41AB40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6B539F99" w14:textId="77777777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8</w:t>
      </w:r>
      <w:r w:rsidRPr="004F3BDA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Tong</w:t>
      </w:r>
    </w:p>
    <w:p w:rsidRPr="004F3BDA" w:rsidR="00D12AF2" w:rsidP="00D12AF2" w:rsidRDefault="00D12AF2" w14:paraId="021E9943" w14:textId="77777777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 xml:space="preserve">Type: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Soepel</w:t>
      </w:r>
      <w:proofErr w:type="spellEnd"/>
      <w:r w:rsidRPr="004F3BDA">
        <w:rPr>
          <w:rFonts w:ascii="Calibri" w:hAnsi="Calibri" w:cs="Calibri"/>
          <w:sz w:val="24"/>
          <w:szCs w:val="24"/>
          <w:lang w:val="en-US"/>
        </w:rPr>
        <w:t xml:space="preserve">  </w:t>
      </w:r>
      <w:r w:rsidRPr="004F3BDA">
        <w:rPr>
          <w:rFonts w:ascii="Calibri" w:hAnsi="Calibri" w:cs="Calibri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Verstevigd</w:t>
      </w:r>
      <w:proofErr w:type="spellEnd"/>
      <w:r w:rsidRPr="004F3BDA">
        <w:rPr>
          <w:rFonts w:ascii="Calibri" w:hAnsi="Calibri" w:cs="Calibri"/>
          <w:sz w:val="24"/>
          <w:szCs w:val="24"/>
          <w:lang w:val="en-US"/>
        </w:rPr>
        <w:t xml:space="preserve">  </w:t>
      </w:r>
      <w:r w:rsidRPr="004F3BDA">
        <w:rPr>
          <w:rFonts w:ascii="Calibri" w:hAnsi="Calibri" w:cs="Calibri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Stijf</w:t>
      </w:r>
      <w:proofErr w:type="spellEnd"/>
    </w:p>
    <w:p w:rsidRPr="004F3BDA" w:rsidR="00D12AF2" w:rsidP="00D12AF2" w:rsidRDefault="00D12AF2" w14:paraId="6AEA495F" w14:textId="77777777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>Pad</w:t>
      </w:r>
      <w:r w:rsidRPr="004F3BDA">
        <w:rPr>
          <w:rFonts w:ascii="Calibri" w:hAnsi="Calibri" w:cs="Calibri"/>
          <w:sz w:val="24"/>
          <w:szCs w:val="24"/>
          <w:lang w:val="en-US"/>
        </w:rPr>
        <w:t xml:space="preserve">ding 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aanwezig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Calibri" w:hAnsi="Calibri" w:cs="Calibri"/>
          <w:sz w:val="24"/>
          <w:szCs w:val="24"/>
        </w:rPr>
        <w:t xml:space="preserve"> </w:t>
      </w:r>
      <w:r w:rsidRPr="004F3BDA">
        <w:rPr>
          <w:rFonts w:ascii="Calibri" w:hAnsi="Calibri" w:cs="Calibri"/>
          <w:sz w:val="24"/>
          <w:szCs w:val="24"/>
          <w:lang w:val="en-US"/>
        </w:rPr>
        <w:t xml:space="preserve">Ja  </w:t>
      </w:r>
      <w:r w:rsidRPr="004F3BDA">
        <w:rPr>
          <w:rFonts w:ascii="Calibri" w:hAnsi="Calibri" w:cs="Calibri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Calibri" w:hAnsi="Calibri" w:cs="Calibri"/>
          <w:sz w:val="24"/>
          <w:szCs w:val="24"/>
        </w:rPr>
        <w:t xml:space="preserve"> N</w:t>
      </w:r>
      <w:r w:rsidRPr="004F3BDA">
        <w:rPr>
          <w:rFonts w:ascii="Calibri" w:hAnsi="Calibri" w:cs="Calibri"/>
          <w:sz w:val="24"/>
          <w:szCs w:val="24"/>
          <w:lang w:val="en-US"/>
        </w:rPr>
        <w:t>ee</w:t>
      </w:r>
    </w:p>
    <w:p w:rsidRPr="004F3BDA" w:rsidR="00D12AF2" w:rsidP="00D12AF2" w:rsidRDefault="00D12AF2" w14:paraId="390DBDE5" w14:textId="77777777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Indicatie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bijvoorbeeld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4F3BDA">
        <w:rPr>
          <w:rFonts w:ascii="Calibri" w:hAnsi="Calibri" w:cs="Calibri"/>
          <w:sz w:val="24"/>
          <w:szCs w:val="24"/>
        </w:rPr>
        <w:t>amputa</w:t>
      </w:r>
      <w:proofErr w:type="spellEnd"/>
      <w:r w:rsidRPr="004F3BDA">
        <w:rPr>
          <w:rFonts w:ascii="Calibri" w:hAnsi="Calibri" w:cs="Calibri"/>
          <w:sz w:val="24"/>
          <w:szCs w:val="24"/>
          <w:lang w:val="en-US"/>
        </w:rPr>
        <w:t>tie</w:t>
      </w:r>
      <w:r w:rsidRPr="004F3BDA">
        <w:rPr>
          <w:rFonts w:ascii="Calibri" w:hAnsi="Calibri" w:cs="Calibri"/>
          <w:sz w:val="24"/>
          <w:szCs w:val="24"/>
        </w:rPr>
        <w:t>): __________________________</w:t>
      </w:r>
    </w:p>
    <w:p w:rsidRPr="004F3BDA" w:rsidR="00D12AF2" w:rsidP="00D12AF2" w:rsidRDefault="00D12AF2" w14:paraId="5F3AD8D3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6F9D004C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75216828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1DA5ACD0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9</w:t>
      </w:r>
      <w:r w:rsidRPr="004F3BDA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Hiel</w:t>
      </w:r>
    </w:p>
    <w:tbl>
      <w:tblPr>
        <w:tblStyle w:val="TableGrid"/>
        <w:tblW w:w="7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871"/>
        <w:gridCol w:w="4195"/>
        <w:gridCol w:w="1474"/>
      </w:tblGrid>
      <w:tr w:rsidRPr="004F3BDA" w:rsidR="00D12AF2" w:rsidTr="46976BAE" w14:paraId="6B0A6CB6" w14:textId="77777777">
        <w:tc>
          <w:tcPr>
            <w:tcW w:w="1871" w:type="dxa"/>
            <w:tcMar/>
          </w:tcPr>
          <w:p w:rsidRPr="004F3BDA" w:rsidR="00D12AF2" w:rsidP="00E72F28" w:rsidRDefault="00D12AF2" w14:paraId="77E358CA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95" w:type="dxa"/>
            <w:tcMar/>
          </w:tcPr>
          <w:p w:rsidRPr="004F3BDA" w:rsidR="00D12AF2" w:rsidP="00E72F28" w:rsidRDefault="00D12AF2" w14:paraId="67D2242F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1474" w:type="dxa"/>
            <w:tcMar/>
          </w:tcPr>
          <w:p w:rsidRPr="004F3BDA" w:rsidR="00D12AF2" w:rsidP="00E72F28" w:rsidRDefault="00D12AF2" w14:paraId="03C30102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Waarde</w:t>
            </w:r>
            <w:proofErr w:type="spellEnd"/>
          </w:p>
        </w:tc>
      </w:tr>
      <w:tr w:rsidRPr="004F3BDA" w:rsidR="00D12AF2" w:rsidTr="46976BAE" w14:paraId="2DBAD80F" w14:textId="77777777">
        <w:tc>
          <w:tcPr>
            <w:tcW w:w="1871" w:type="dxa"/>
            <w:tcMar/>
          </w:tcPr>
          <w:p w:rsidRPr="004F3BDA" w:rsidR="00D12AF2" w:rsidP="00E72F28" w:rsidRDefault="00D12AF2" w14:paraId="09F96ACC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H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ielhoogte</w:t>
            </w:r>
            <w:proofErr w:type="spellEnd"/>
          </w:p>
          <w:p w:rsidRPr="004F3BDA" w:rsidR="00D12AF2" w:rsidP="00E72F28" w:rsidRDefault="00D12AF2" w14:paraId="4082BE25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  <w:tcMar/>
          </w:tcPr>
          <w:p w:rsidRPr="004F3BDA" w:rsidR="00D12AF2" w:rsidP="00E72F28" w:rsidRDefault="00D12AF2" w14:paraId="72C56775" w14:textId="338CAA0E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46976BAE" w:rsidR="00D12AF2">
              <w:rPr>
                <w:rFonts w:ascii="Calibri" w:hAnsi="Calibri" w:cs="Calibri"/>
                <w:sz w:val="24"/>
                <w:szCs w:val="24"/>
                <w:lang w:val="en-US"/>
              </w:rPr>
              <w:t>Mannen</w:t>
            </w:r>
            <w:r w:rsidRPr="46976BAE" w:rsidR="00D12AF2">
              <w:rPr>
                <w:rFonts w:ascii="Calibri" w:hAnsi="Calibri" w:cs="Calibri"/>
                <w:sz w:val="24"/>
                <w:szCs w:val="24"/>
              </w:rPr>
              <w:t xml:space="preserve">: 1.5–2 </w:t>
            </w:r>
            <w:r w:rsidRPr="46976BAE" w:rsidR="00D12AF2">
              <w:rPr>
                <w:rFonts w:ascii="Calibri" w:hAnsi="Calibri" w:cs="Calibri"/>
                <w:sz w:val="24"/>
                <w:szCs w:val="24"/>
              </w:rPr>
              <w:t>cm /</w:t>
            </w:r>
            <w:r w:rsidRPr="46976BAE" w:rsidR="00D12AF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ins w:author="Fabienne Dobbels" w:date="2026-06-03T10:56:09.141Z" w16du:dateUtc="2026-06-03T10:56:09.141Z" w:id="418152547">
              <w:r w:rsidRPr="46976BAE" w:rsidR="332DF69B">
                <w:rPr>
                  <w:rFonts w:ascii="Calibri" w:hAnsi="Calibri" w:cs="Calibri"/>
                  <w:sz w:val="24"/>
                  <w:szCs w:val="24"/>
                </w:rPr>
                <w:t>Vrouwen</w:t>
              </w:r>
            </w:ins>
            <w:del w:author="Fabienne Dobbels" w:date="2026-06-03T10:56:06.026Z" w16du:dateUtc="2026-06-03T10:56:06.026Z" w:id="391981488">
              <w:r w:rsidRPr="46976BAE" w:rsidDel="00D12AF2">
                <w:rPr>
                  <w:rFonts w:ascii="Calibri" w:hAnsi="Calibri" w:cs="Calibri"/>
                  <w:sz w:val="24"/>
                  <w:szCs w:val="24"/>
                </w:rPr>
                <w:delText>Women</w:delText>
              </w:r>
            </w:del>
            <w:r w:rsidRPr="46976BAE" w:rsidR="00D12AF2">
              <w:rPr>
                <w:rFonts w:ascii="Calibri" w:hAnsi="Calibri" w:cs="Calibri"/>
                <w:sz w:val="24"/>
                <w:szCs w:val="24"/>
              </w:rPr>
              <w:t>: 2.5–3 cm</w:t>
            </w:r>
          </w:p>
        </w:tc>
        <w:tc>
          <w:tcPr>
            <w:tcW w:w="1474" w:type="dxa"/>
            <w:tcMar/>
          </w:tcPr>
          <w:p w:rsidRPr="004F3BDA" w:rsidR="00D12AF2" w:rsidP="00E72F28" w:rsidRDefault="00D12AF2" w14:paraId="1A1EE16D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________</w:t>
            </w:r>
          </w:p>
        </w:tc>
      </w:tr>
      <w:tr w:rsidRPr="004F3BDA" w:rsidR="00D12AF2" w:rsidTr="46976BAE" w14:paraId="1ECA6C09" w14:textId="77777777">
        <w:tc>
          <w:tcPr>
            <w:tcW w:w="1871" w:type="dxa"/>
            <w:tcMar/>
          </w:tcPr>
          <w:p w:rsidRPr="004F3BDA" w:rsidR="00D12AF2" w:rsidP="00E72F28" w:rsidRDefault="00D12AF2" w14:paraId="73FF7988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H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ielverhoging</w:t>
            </w:r>
            <w:proofErr w:type="spellEnd"/>
          </w:p>
          <w:p w:rsidRPr="004F3BDA" w:rsidR="00D12AF2" w:rsidP="00E72F28" w:rsidRDefault="00D12AF2" w14:paraId="2AE65E8D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  <w:tcMar/>
          </w:tcPr>
          <w:p w:rsidRPr="004F3BDA" w:rsidR="00D12AF2" w:rsidP="00E72F28" w:rsidRDefault="00D12AF2" w14:paraId="62C622B5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Aanwezig (max. 1 cm prefab)</w:t>
            </w:r>
          </w:p>
        </w:tc>
        <w:tc>
          <w:tcPr>
            <w:tcW w:w="1474" w:type="dxa"/>
            <w:tcMar/>
          </w:tcPr>
          <w:p w:rsidRPr="004F3BDA" w:rsidR="00D12AF2" w:rsidP="00E72F28" w:rsidRDefault="00D12AF2" w14:paraId="662E71A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________</w:t>
            </w:r>
          </w:p>
        </w:tc>
      </w:tr>
      <w:tr w:rsidRPr="004F3BDA" w:rsidR="00D12AF2" w:rsidTr="46976BAE" w14:paraId="23BDB007" w14:textId="77777777">
        <w:tc>
          <w:tcPr>
            <w:tcW w:w="1871" w:type="dxa"/>
            <w:tcMar/>
          </w:tcPr>
          <w:p w:rsidRPr="004F3BDA" w:rsidR="00D12AF2" w:rsidP="00E72F28" w:rsidRDefault="00D12AF2" w14:paraId="569F455F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Heel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uitzetting</w:t>
            </w:r>
            <w:proofErr w:type="spellEnd"/>
          </w:p>
          <w:p w:rsidRPr="004F3BDA" w:rsidR="00D12AF2" w:rsidP="00E72F28" w:rsidRDefault="00D12AF2" w14:paraId="37353EE1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  <w:tcMar/>
          </w:tcPr>
          <w:p w:rsidRPr="004F3BDA" w:rsidR="00D12AF2" w:rsidP="00E72F28" w:rsidRDefault="00D12AF2" w14:paraId="10BA10C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Mediaal / Lateraal / Geen</w:t>
            </w:r>
          </w:p>
        </w:tc>
        <w:tc>
          <w:tcPr>
            <w:tcW w:w="1474" w:type="dxa"/>
            <w:tcMar/>
          </w:tcPr>
          <w:p w:rsidRPr="004F3BDA" w:rsidR="00D12AF2" w:rsidP="00E72F28" w:rsidRDefault="00D12AF2" w14:paraId="4D21C635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________</w:t>
            </w:r>
          </w:p>
        </w:tc>
      </w:tr>
    </w:tbl>
    <w:p w:rsidRPr="004F3BDA" w:rsidR="00D12AF2" w:rsidP="00D12AF2" w:rsidRDefault="00D12AF2" w14:paraId="3F16CF0A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69118BF2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Calibri" w:hAnsi="Calibri" w:cs="Calibri"/>
          <w:b/>
          <w:bCs/>
          <w:sz w:val="24"/>
          <w:szCs w:val="24"/>
        </w:rPr>
        <w:t xml:space="preserve">10. Digitale foto’s van het gevalideerde schoeisel </w:t>
      </w:r>
    </w:p>
    <w:p w:rsidRPr="004F3BDA" w:rsidR="00D12AF2" w:rsidP="00D12AF2" w:rsidRDefault="00D12AF2" w14:paraId="6132B088" w14:textId="77777777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 xml:space="preserve">Gelieve foto’s te nemen van het gevalideerde buitenschoeisel en deze toe te voegen aan het huidige studiedossier.  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:rsidRPr="004F3BDA" w:rsidR="00D12AF2" w:rsidP="00D12AF2" w:rsidRDefault="00D12AF2" w14:paraId="70AB47A4" w14:textId="77777777">
      <w:pPr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br w:type="page"/>
      </w:r>
    </w:p>
    <w:p w:rsidRPr="004F3BDA" w:rsidR="00D12AF2" w:rsidP="00B622E7" w:rsidRDefault="00D12AF2" w14:paraId="6C66C8F9" w14:textId="7777777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4F3BDA">
        <w:rPr>
          <w:rFonts w:ascii="Calibri" w:hAnsi="Calibri" w:cs="Calibri"/>
          <w:b/>
          <w:bCs/>
          <w:sz w:val="28"/>
          <w:szCs w:val="28"/>
        </w:rPr>
        <w:t xml:space="preserve">Sjabloon voor </w:t>
      </w:r>
      <w:r w:rsidRPr="00B622E7">
        <w:rPr>
          <w:rFonts w:ascii="Calibri" w:hAnsi="Calibri" w:cs="Calibri"/>
          <w:b/>
          <w:bCs/>
          <w:sz w:val="28"/>
          <w:szCs w:val="28"/>
        </w:rPr>
        <w:t>schoenbeoordeling (</w:t>
      </w:r>
      <w:r w:rsidRPr="00B622E7">
        <w:rPr>
          <w:rFonts w:ascii="Calibri" w:hAnsi="Calibri" w:cs="Calibri"/>
          <w:b/>
          <w:bCs/>
          <w:sz w:val="28"/>
          <w:szCs w:val="28"/>
          <w:lang w:val="en-US"/>
        </w:rPr>
        <w:t>BINNENSCHOEISEL</w:t>
      </w:r>
      <w:r w:rsidRPr="00B622E7">
        <w:rPr>
          <w:rFonts w:ascii="Calibri" w:hAnsi="Calibri" w:cs="Calibri"/>
          <w:b/>
          <w:bCs/>
          <w:sz w:val="28"/>
          <w:szCs w:val="28"/>
        </w:rPr>
        <w:t>)</w:t>
      </w:r>
    </w:p>
    <w:p w:rsidRPr="004F3BDA" w:rsidR="00D12AF2" w:rsidP="00D12AF2" w:rsidRDefault="00D12AF2" w14:paraId="3E38E8A0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Calibri" w:hAnsi="Calibri" w:cs="Calibri"/>
          <w:b/>
          <w:bCs/>
          <w:sz w:val="24"/>
          <w:szCs w:val="24"/>
        </w:rPr>
        <w:t>1. Deelnemersinformatie</w:t>
      </w:r>
    </w:p>
    <w:p w:rsidRPr="004F3BDA" w:rsidR="00D12AF2" w:rsidP="00D12AF2" w:rsidRDefault="00D12AF2" w14:paraId="284118D2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>Stud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ie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 ID: </w:t>
      </w:r>
      <w:r w:rsidRPr="004F3BDA">
        <w:rPr>
          <w:rFonts w:ascii="Calibri" w:hAnsi="Calibri" w:cs="Calibri"/>
          <w:sz w:val="24"/>
          <w:szCs w:val="24"/>
          <w:lang w:val="en-US"/>
        </w:rPr>
        <w:tab/>
      </w:r>
    </w:p>
    <w:p w:rsidRPr="004F3BDA" w:rsidR="00D12AF2" w:rsidP="00D12AF2" w:rsidRDefault="00D12AF2" w14:paraId="6461E9D5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Bezoek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omcirkelen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): Baseline / Follow-up / </w:t>
      </w:r>
      <w:r w:rsidRPr="004F3BDA">
        <w:rPr>
          <w:rFonts w:ascii="Calibri" w:hAnsi="Calibri" w:cs="Calibri"/>
          <w:sz w:val="24"/>
          <w:szCs w:val="24"/>
          <w:lang w:val="en-US"/>
        </w:rPr>
        <w:t>Anders</w:t>
      </w:r>
      <w:r w:rsidRPr="004F3BDA">
        <w:rPr>
          <w:rFonts w:ascii="Calibri" w:hAnsi="Calibri" w:cs="Calibri"/>
          <w:sz w:val="24"/>
          <w:szCs w:val="24"/>
        </w:rPr>
        <w:t>: _________</w:t>
      </w:r>
    </w:p>
    <w:p w:rsidRPr="004F3BDA" w:rsidR="00D12AF2" w:rsidP="00D12AF2" w:rsidRDefault="00D12AF2" w14:paraId="1B547D67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>Dat</w:t>
      </w:r>
      <w:r w:rsidRPr="004F3BDA">
        <w:rPr>
          <w:rFonts w:ascii="Calibri" w:hAnsi="Calibri" w:cs="Calibri"/>
          <w:sz w:val="24"/>
          <w:szCs w:val="24"/>
          <w:lang w:val="en-US"/>
        </w:rPr>
        <w:t>um (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dag</w:t>
      </w:r>
      <w:proofErr w:type="spellEnd"/>
      <w:r w:rsidRPr="004F3BDA">
        <w:rPr>
          <w:rFonts w:ascii="Calibri" w:hAnsi="Calibri" w:cs="Calibri"/>
          <w:sz w:val="24"/>
          <w:szCs w:val="24"/>
          <w:lang w:val="en-US"/>
        </w:rPr>
        <w:t>/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maand</w:t>
      </w:r>
      <w:proofErr w:type="spellEnd"/>
      <w:r w:rsidRPr="004F3BDA">
        <w:rPr>
          <w:rFonts w:ascii="Calibri" w:hAnsi="Calibri" w:cs="Calibri"/>
          <w:sz w:val="24"/>
          <w:szCs w:val="24"/>
          <w:lang w:val="en-US"/>
        </w:rPr>
        <w:t>/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jaar</w:t>
      </w:r>
      <w:proofErr w:type="spellEnd"/>
      <w:r w:rsidRPr="004F3BDA">
        <w:rPr>
          <w:rFonts w:ascii="Calibri" w:hAnsi="Calibri" w:cs="Calibri"/>
          <w:sz w:val="24"/>
          <w:szCs w:val="24"/>
          <w:lang w:val="en-US"/>
        </w:rPr>
        <w:t>)</w:t>
      </w:r>
      <w:r w:rsidRPr="004F3BDA">
        <w:rPr>
          <w:rFonts w:ascii="Calibri" w:hAnsi="Calibri" w:cs="Calibri"/>
          <w:sz w:val="24"/>
          <w:szCs w:val="24"/>
        </w:rPr>
        <w:t xml:space="preserve">: </w:t>
      </w:r>
      <w:r w:rsidRPr="004F3BDA">
        <w:rPr>
          <w:rFonts w:ascii="Calibri" w:hAnsi="Calibri" w:cs="Calibri"/>
          <w:sz w:val="24"/>
          <w:szCs w:val="24"/>
          <w:lang w:val="en-US"/>
        </w:rPr>
        <w:t>_____</w:t>
      </w:r>
      <w:r w:rsidRPr="004F3BDA">
        <w:rPr>
          <w:rFonts w:ascii="Calibri" w:hAnsi="Calibri" w:cs="Calibri"/>
          <w:sz w:val="24"/>
          <w:szCs w:val="24"/>
        </w:rPr>
        <w:t xml:space="preserve"> / </w:t>
      </w:r>
      <w:r w:rsidRPr="004F3BDA">
        <w:rPr>
          <w:rFonts w:ascii="Calibri" w:hAnsi="Calibri" w:cs="Calibri"/>
          <w:sz w:val="24"/>
          <w:szCs w:val="24"/>
          <w:lang w:val="en-US"/>
        </w:rPr>
        <w:t>_____</w:t>
      </w:r>
      <w:r w:rsidRPr="004F3BDA">
        <w:rPr>
          <w:rFonts w:ascii="Calibri" w:hAnsi="Calibri" w:cs="Calibri"/>
          <w:sz w:val="24"/>
          <w:szCs w:val="24"/>
        </w:rPr>
        <w:t xml:space="preserve"> / </w:t>
      </w:r>
      <w:r w:rsidRPr="004F3BDA">
        <w:rPr>
          <w:rFonts w:ascii="Calibri" w:hAnsi="Calibri" w:cs="Calibri"/>
          <w:sz w:val="24"/>
          <w:szCs w:val="24"/>
          <w:lang w:val="en-US"/>
        </w:rPr>
        <w:t>_____</w:t>
      </w:r>
    </w:p>
    <w:p w:rsidRPr="004F3BDA" w:rsidR="00D12AF2" w:rsidP="00D12AF2" w:rsidRDefault="00D12AF2" w14:paraId="135B96E9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  <w:lang w:val="en-US"/>
        </w:rPr>
        <w:t>Beoordelaar</w:t>
      </w:r>
      <w:r w:rsidRPr="004F3BDA">
        <w:rPr>
          <w:rFonts w:ascii="Calibri" w:hAnsi="Calibri" w:cs="Calibri"/>
          <w:sz w:val="24"/>
          <w:szCs w:val="24"/>
        </w:rPr>
        <w:t xml:space="preserve"> (</w:t>
      </w:r>
      <w:r w:rsidRPr="004F3BDA">
        <w:rPr>
          <w:rFonts w:ascii="Calibri" w:hAnsi="Calibri" w:cs="Calibri"/>
          <w:sz w:val="24"/>
          <w:szCs w:val="24"/>
          <w:lang w:val="en-US"/>
        </w:rPr>
        <w:t>naam</w:t>
      </w:r>
      <w:r w:rsidRPr="004F3BDA">
        <w:rPr>
          <w:rFonts w:ascii="Calibri" w:hAnsi="Calibri" w:cs="Calibri"/>
          <w:sz w:val="24"/>
          <w:szCs w:val="24"/>
        </w:rPr>
        <w:t xml:space="preserve"> &amp; 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functie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): </w:t>
      </w:r>
      <w:r w:rsidRPr="004F3BDA">
        <w:rPr>
          <w:rFonts w:ascii="Calibri" w:hAnsi="Calibri" w:cs="Calibri"/>
          <w:sz w:val="24"/>
          <w:szCs w:val="24"/>
          <w:lang w:val="en-US"/>
        </w:rPr>
        <w:tab/>
      </w:r>
    </w:p>
    <w:p w:rsidRPr="004F3BDA" w:rsidR="00D12AF2" w:rsidP="00D12AF2" w:rsidRDefault="00D12AF2" w14:paraId="3BB92EDA" w14:textId="77777777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Kliniek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: </w:t>
      </w:r>
      <w:r w:rsidRPr="004F3BDA">
        <w:rPr>
          <w:rFonts w:ascii="Calibri" w:hAnsi="Calibri" w:cs="Calibri"/>
          <w:sz w:val="24"/>
          <w:szCs w:val="24"/>
          <w:lang w:val="en-US"/>
        </w:rPr>
        <w:tab/>
      </w:r>
    </w:p>
    <w:p w:rsidRPr="004F3BDA" w:rsidR="00D12AF2" w:rsidP="00D12AF2" w:rsidRDefault="00D12AF2" w14:paraId="4A47429A" w14:textId="77777777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30"/>
        <w:gridCol w:w="66"/>
        <w:gridCol w:w="33"/>
        <w:gridCol w:w="33"/>
        <w:gridCol w:w="45"/>
      </w:tblGrid>
      <w:tr w:rsidRPr="004F3BDA" w:rsidR="00D12AF2" w:rsidTr="00E72F28" w14:paraId="48511864" w14:textId="77777777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Pr="004F3BDA" w:rsidR="00D12AF2" w:rsidP="00D12AF2" w:rsidRDefault="00D12AF2" w14:paraId="2AD2ECE2" w14:textId="77777777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Type </w:t>
            </w:r>
            <w:proofErr w:type="spellStart"/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schoeisel</w:t>
            </w:r>
            <w:proofErr w:type="spellEnd"/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ab/>
            </w: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0" w:type="auto"/>
            <w:vAlign w:val="center"/>
          </w:tcPr>
          <w:p w:rsidRPr="004F3BDA" w:rsidR="00D12AF2" w:rsidP="00E72F28" w:rsidRDefault="00D12AF2" w14:paraId="78D652E5" w14:textId="77777777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51370F41" w14:textId="77777777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Pr="005F6727" w:rsidR="00D12AF2" w:rsidTr="00E72F28" w14:paraId="7F0EF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3BDA" w:rsidR="00D12AF2" w:rsidP="00D12AF2" w:rsidRDefault="00D12AF2" w14:paraId="6A217DC1" w14:textId="77777777">
            <w:pPr>
              <w:pStyle w:val="ListParagraph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 xml:space="preserve">Op maat gemaakt orthopedisch schoeisel      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:rsidRPr="004F3BDA" w:rsidR="00D12AF2" w:rsidP="00E72F28" w:rsidRDefault="00D12AF2" w14:paraId="21E2559E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02FB5596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5F6727" w:rsidR="00D12AF2" w:rsidTr="00E72F28" w14:paraId="58617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3BDA" w:rsidR="00D12AF2" w:rsidP="00D12AF2" w:rsidRDefault="00D12AF2" w14:paraId="7D346EFE" w14:textId="77777777">
            <w:pPr>
              <w:pStyle w:val="ListParagraph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 xml:space="preserve">Semi-orthopedische schoenen – extra diepte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:rsidRPr="004F3BDA" w:rsidR="00D12AF2" w:rsidP="00E72F28" w:rsidRDefault="00D12AF2" w14:paraId="5F930161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25A8D0DD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D12AF2" w:rsidTr="00E72F28" w14:paraId="22B70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F3BDA" w:rsidR="00D12AF2" w:rsidP="00D12AF2" w:rsidRDefault="00D12AF2" w14:paraId="2DAAC816" w14:textId="77777777">
            <w:pPr>
              <w:pStyle w:val="ListParagraph"/>
              <w:numPr>
                <w:ilvl w:val="1"/>
                <w:numId w:val="3"/>
              </w:numPr>
              <w:tabs>
                <w:tab w:val="left" w:pos="5670"/>
              </w:tabs>
              <w:spacing w:line="240" w:lineRule="auto"/>
              <w:ind w:left="380" w:hanging="38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 xml:space="preserve">Confectieschoenen                                              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:rsidRPr="004F3BDA" w:rsidR="00D12AF2" w:rsidP="00E72F28" w:rsidRDefault="00D12AF2" w14:paraId="0BCAC96A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7D9D9DAD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D12AF2" w:rsidTr="00E72F28" w14:paraId="6E578969" w14:textId="77777777">
        <w:trPr>
          <w:tblCellSpacing w:w="15" w:type="dxa"/>
        </w:trPr>
        <w:tc>
          <w:tcPr>
            <w:tcW w:w="0" w:type="auto"/>
            <w:vAlign w:val="center"/>
          </w:tcPr>
          <w:p w:rsidRPr="004F3BDA" w:rsidR="00D12AF2" w:rsidP="00E72F28" w:rsidRDefault="00D12AF2" w14:paraId="61EA2CF2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Align w:val="center"/>
          </w:tcPr>
          <w:p w:rsidRPr="004F3BDA" w:rsidR="00D12AF2" w:rsidP="00E72F28" w:rsidRDefault="00D12AF2" w14:paraId="6FCB298F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Pr="004F3BDA" w:rsidR="00D12AF2" w:rsidP="00E72F28" w:rsidRDefault="00D12AF2" w14:paraId="6006577F" w14:textId="77777777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Pr="004F3BDA" w:rsidR="00D12AF2" w:rsidP="00D12AF2" w:rsidRDefault="00D12AF2" w14:paraId="2F3F7F07" w14:textId="77777777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3</w:t>
      </w:r>
      <w:r w:rsidRPr="004F3BDA">
        <w:rPr>
          <w:rFonts w:ascii="Calibri" w:hAnsi="Calibri" w:cs="Calibri"/>
          <w:b/>
          <w:bCs/>
          <w:sz w:val="24"/>
          <w:szCs w:val="24"/>
        </w:rPr>
        <w:t>. Algemene schoenvereisten</w:t>
      </w:r>
    </w:p>
    <w:tbl>
      <w:tblPr>
        <w:tblStyle w:val="TableGrid"/>
        <w:tblW w:w="89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572"/>
        <w:gridCol w:w="4762"/>
        <w:gridCol w:w="567"/>
      </w:tblGrid>
      <w:tr w:rsidRPr="004F3BDA" w:rsidR="00D12AF2" w:rsidTr="00E72F28" w14:paraId="225DA2EC" w14:textId="77777777">
        <w:tc>
          <w:tcPr>
            <w:tcW w:w="3572" w:type="dxa"/>
          </w:tcPr>
          <w:p w:rsidRPr="004F3BDA" w:rsidR="00D12AF2" w:rsidP="00E72F28" w:rsidRDefault="00D12AF2" w14:paraId="31F8E904" w14:textId="77777777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4762" w:type="dxa"/>
          </w:tcPr>
          <w:p w:rsidRPr="004F3BDA" w:rsidR="00D12AF2" w:rsidP="00E72F28" w:rsidRDefault="00D12AF2" w14:paraId="350FFE25" w14:textId="77777777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Criterium</w:t>
            </w:r>
          </w:p>
        </w:tc>
        <w:tc>
          <w:tcPr>
            <w:tcW w:w="567" w:type="dxa"/>
          </w:tcPr>
          <w:p w:rsidRPr="004F3BDA" w:rsidR="00D12AF2" w:rsidP="00E72F28" w:rsidRDefault="00D12AF2" w14:paraId="4195940E" w14:textId="77777777">
            <w:pPr>
              <w:tabs>
                <w:tab w:val="left" w:pos="3969"/>
              </w:tabs>
              <w:spacing w:line="360" w:lineRule="auto"/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Pr="004F3BDA" w:rsidR="00D12AF2" w:rsidTr="00E72F28" w14:paraId="5C6F662D" w14:textId="77777777">
        <w:tc>
          <w:tcPr>
            <w:tcW w:w="3572" w:type="dxa"/>
          </w:tcPr>
          <w:p w:rsidRPr="004F3BDA" w:rsidR="00D12AF2" w:rsidP="00E72F28" w:rsidRDefault="00D12AF2" w14:paraId="7D3FF64C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3.1. Lengte</w:t>
            </w:r>
          </w:p>
          <w:p w:rsidRPr="004F3BDA" w:rsidR="00D12AF2" w:rsidP="00E72F28" w:rsidRDefault="00D12AF2" w14:paraId="19D8B527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29AA503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≥ 1 cm ruimte tussen langste teen en voorkant schoen</w:t>
            </w:r>
          </w:p>
        </w:tc>
        <w:tc>
          <w:tcPr>
            <w:tcW w:w="567" w:type="dxa"/>
          </w:tcPr>
          <w:p w:rsidRPr="004F3BDA" w:rsidR="00D12AF2" w:rsidP="00E72F28" w:rsidRDefault="00D12AF2" w14:paraId="05D52169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24FFCE40" w14:textId="77777777">
        <w:tc>
          <w:tcPr>
            <w:tcW w:w="3572" w:type="dxa"/>
          </w:tcPr>
          <w:p w:rsidRPr="004F3BDA" w:rsidR="00D12AF2" w:rsidP="00E72F28" w:rsidRDefault="00D12AF2" w14:paraId="38AFAC8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3.2. Breedte</w:t>
            </w:r>
          </w:p>
          <w:p w:rsidRPr="004F3BDA" w:rsidR="00D12AF2" w:rsidP="00E72F28" w:rsidRDefault="00D12AF2" w14:paraId="467BA61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10A0A145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Geen compressie</w:t>
            </w:r>
          </w:p>
        </w:tc>
        <w:tc>
          <w:tcPr>
            <w:tcW w:w="567" w:type="dxa"/>
          </w:tcPr>
          <w:p w:rsidRPr="004F3BDA" w:rsidR="00D12AF2" w:rsidP="00E72F28" w:rsidRDefault="00D12AF2" w14:paraId="7D579BC5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699DE87" w14:textId="77777777">
        <w:tc>
          <w:tcPr>
            <w:tcW w:w="3572" w:type="dxa"/>
          </w:tcPr>
          <w:p w:rsidRPr="004F3BDA" w:rsidR="00D12AF2" w:rsidP="00E72F28" w:rsidRDefault="00D12AF2" w14:paraId="0498467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 xml:space="preserve">3.3. Hoogte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</w:rPr>
              <w:t>teenbox</w:t>
            </w:r>
            <w:proofErr w:type="spellEnd"/>
          </w:p>
          <w:p w:rsidRPr="004F3BDA" w:rsidR="00D12AF2" w:rsidP="00E72F28" w:rsidRDefault="00D12AF2" w14:paraId="60D5100F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68D609C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 xml:space="preserve">Voldoende voor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</w:rPr>
              <w:t>deformiteiten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</w:rPr>
              <w:t xml:space="preserve"> (klauw/hamertenen,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</w:rPr>
              <w:t>hallux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567" w:type="dxa"/>
          </w:tcPr>
          <w:p w:rsidRPr="004F3BDA" w:rsidR="00D12AF2" w:rsidP="00E72F28" w:rsidRDefault="00D12AF2" w14:paraId="7643156D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3CAE2679" w14:textId="77777777">
        <w:tc>
          <w:tcPr>
            <w:tcW w:w="3572" w:type="dxa"/>
          </w:tcPr>
          <w:p w:rsidRPr="004F3BDA" w:rsidR="00D12AF2" w:rsidP="00E72F28" w:rsidRDefault="00D12AF2" w14:paraId="57FA921F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3.4. Interne naden</w:t>
            </w:r>
          </w:p>
          <w:p w:rsidRPr="004F3BDA" w:rsidR="00D12AF2" w:rsidP="00E72F28" w:rsidRDefault="00D12AF2" w14:paraId="42C48820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08A71DCD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Geen interne naden aanwezig</w:t>
            </w:r>
          </w:p>
        </w:tc>
        <w:tc>
          <w:tcPr>
            <w:tcW w:w="567" w:type="dxa"/>
          </w:tcPr>
          <w:p w:rsidRPr="004F3BDA" w:rsidR="00D12AF2" w:rsidP="00E72F28" w:rsidRDefault="00D12AF2" w14:paraId="0E2F03B6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54B06ADE" w14:textId="77777777">
        <w:tc>
          <w:tcPr>
            <w:tcW w:w="3572" w:type="dxa"/>
          </w:tcPr>
          <w:p w:rsidRPr="004F3BDA" w:rsidR="00D12AF2" w:rsidP="00E72F28" w:rsidRDefault="00D12AF2" w14:paraId="0006C322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3.5. Sluitingssysteem</w:t>
            </w:r>
          </w:p>
          <w:p w:rsidRPr="004F3BDA" w:rsidR="00D12AF2" w:rsidP="00E72F28" w:rsidRDefault="00D12AF2" w14:paraId="1E78944B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12DDC9C8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 xml:space="preserve">Veters /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</w:rPr>
              <w:t>velcro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</w:rPr>
              <w:t xml:space="preserve"> (bij beperkte handfunctie)</w:t>
            </w:r>
          </w:p>
        </w:tc>
        <w:tc>
          <w:tcPr>
            <w:tcW w:w="567" w:type="dxa"/>
          </w:tcPr>
          <w:p w:rsidRPr="004F3BDA" w:rsidR="00D12AF2" w:rsidP="00E72F28" w:rsidRDefault="00D12AF2" w14:paraId="6192B82C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335A8316" w14:textId="77777777">
        <w:tc>
          <w:tcPr>
            <w:tcW w:w="3572" w:type="dxa"/>
          </w:tcPr>
          <w:p w:rsidRPr="004F3BDA" w:rsidR="00D12AF2" w:rsidP="00E72F28" w:rsidRDefault="00D12AF2" w14:paraId="0F009C4B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3.6. Schokabsorptie</w:t>
            </w:r>
          </w:p>
          <w:p w:rsidRPr="004F3BDA" w:rsidR="00D12AF2" w:rsidP="00E72F28" w:rsidRDefault="00D12AF2" w14:paraId="2578B454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22AAAE25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Voldoende demping bij belasting</w:t>
            </w:r>
          </w:p>
        </w:tc>
        <w:tc>
          <w:tcPr>
            <w:tcW w:w="567" w:type="dxa"/>
          </w:tcPr>
          <w:p w:rsidRPr="004F3BDA" w:rsidR="00D12AF2" w:rsidP="00E72F28" w:rsidRDefault="00D12AF2" w14:paraId="08E77AB1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20C12F17" w14:textId="77777777">
        <w:tc>
          <w:tcPr>
            <w:tcW w:w="3572" w:type="dxa"/>
          </w:tcPr>
          <w:p w:rsidRPr="004F3BDA" w:rsidR="00D12AF2" w:rsidP="00E72F28" w:rsidRDefault="00D12AF2" w14:paraId="3263B1F8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3.7. Gewicht &amp; duurzaamheid</w:t>
            </w:r>
          </w:p>
          <w:p w:rsidRPr="004F3BDA" w:rsidR="00D12AF2" w:rsidP="00E72F28" w:rsidRDefault="00D12AF2" w14:paraId="35AF3BCE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1E9616F8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Geschikt voor actief gebruik</w:t>
            </w:r>
          </w:p>
        </w:tc>
        <w:tc>
          <w:tcPr>
            <w:tcW w:w="567" w:type="dxa"/>
          </w:tcPr>
          <w:p w:rsidRPr="004F3BDA" w:rsidR="00D12AF2" w:rsidP="00E72F28" w:rsidRDefault="00D12AF2" w14:paraId="7EFBE65B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6899DE7B" w14:textId="77777777">
        <w:tc>
          <w:tcPr>
            <w:tcW w:w="3572" w:type="dxa"/>
          </w:tcPr>
          <w:p w:rsidRPr="004F3BDA" w:rsidR="00D12AF2" w:rsidP="00E72F28" w:rsidRDefault="00D12AF2" w14:paraId="2E384CEA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3.8. Stabiliteit</w:t>
            </w:r>
          </w:p>
          <w:p w:rsidRPr="004F3BDA" w:rsidR="00D12AF2" w:rsidP="00E72F28" w:rsidRDefault="00D12AF2" w14:paraId="40EB7264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239047D0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Voldoende ondersteuning (zeker bij verminderde proprioceptie)</w:t>
            </w:r>
          </w:p>
        </w:tc>
        <w:tc>
          <w:tcPr>
            <w:tcW w:w="567" w:type="dxa"/>
          </w:tcPr>
          <w:p w:rsidRPr="004F3BDA" w:rsidR="00D12AF2" w:rsidP="00E72F28" w:rsidRDefault="00D12AF2" w14:paraId="711FB619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C82271D" w14:textId="77777777">
        <w:tc>
          <w:tcPr>
            <w:tcW w:w="3572" w:type="dxa"/>
          </w:tcPr>
          <w:p w:rsidRPr="004F3BDA" w:rsidR="00D12AF2" w:rsidP="00E72F28" w:rsidRDefault="00D12AF2" w14:paraId="71F90932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3.9. Schoenhoogte vs. aandoening</w:t>
            </w:r>
          </w:p>
          <w:p w:rsidRPr="004F3BDA" w:rsidR="00D12AF2" w:rsidP="00E72F28" w:rsidRDefault="00D12AF2" w14:paraId="79E2AE4F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:rsidRPr="004F3BDA" w:rsidR="00D12AF2" w:rsidP="00E72F28" w:rsidRDefault="00D12AF2" w14:paraId="08460350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Geschikt bij oedeem/kwetsbare huid</w:t>
            </w:r>
          </w:p>
        </w:tc>
        <w:tc>
          <w:tcPr>
            <w:tcW w:w="567" w:type="dxa"/>
          </w:tcPr>
          <w:p w:rsidRPr="004F3BDA" w:rsidR="00D12AF2" w:rsidP="00E72F28" w:rsidRDefault="00D12AF2" w14:paraId="00F9DC39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A69182C" w14:textId="77777777">
        <w:tc>
          <w:tcPr>
            <w:tcW w:w="3572" w:type="dxa"/>
          </w:tcPr>
          <w:p w:rsidRPr="004F3BDA" w:rsidR="00D12AF2" w:rsidP="00E72F28" w:rsidRDefault="00D12AF2" w14:paraId="7823440C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3.10. Volumeregeling</w:t>
            </w:r>
          </w:p>
        </w:tc>
        <w:tc>
          <w:tcPr>
            <w:tcW w:w="4762" w:type="dxa"/>
          </w:tcPr>
          <w:p w:rsidRPr="004F3BDA" w:rsidR="00D12AF2" w:rsidP="00E72F28" w:rsidRDefault="00D12AF2" w14:paraId="7BF674C2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Laag van 1,5 mm aanwezig voor oedeemvariaties</w:t>
            </w:r>
          </w:p>
        </w:tc>
        <w:tc>
          <w:tcPr>
            <w:tcW w:w="567" w:type="dxa"/>
          </w:tcPr>
          <w:p w:rsidRPr="004F3BDA" w:rsidR="00D12AF2" w:rsidP="00E72F28" w:rsidRDefault="00D12AF2" w14:paraId="38EA2A64" w14:textId="77777777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:rsidRPr="004F3BDA" w:rsidR="00D12AF2" w:rsidP="00D12AF2" w:rsidRDefault="00D12AF2" w14:paraId="7CD0FB4A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784545A2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Calibri" w:hAnsi="Calibri" w:cs="Calibri"/>
          <w:b/>
          <w:bCs/>
          <w:sz w:val="24"/>
          <w:szCs w:val="24"/>
        </w:rPr>
        <w:t>4. Schoen- / schachthoogte</w:t>
      </w:r>
    </w:p>
    <w:p w:rsidRPr="004F3BDA" w:rsidR="00D12AF2" w:rsidP="00D12AF2" w:rsidRDefault="00D12AF2" w14:paraId="148D4C85" w14:textId="77777777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 xml:space="preserve">4.1. Laag(onder </w:t>
      </w:r>
      <w:proofErr w:type="spellStart"/>
      <w:r w:rsidRPr="004F3BDA">
        <w:rPr>
          <w:rFonts w:ascii="Calibri" w:hAnsi="Calibri" w:cs="Calibri"/>
          <w:sz w:val="24"/>
          <w:szCs w:val="24"/>
        </w:rPr>
        <w:t>malleolus</w:t>
      </w:r>
      <w:proofErr w:type="spellEnd"/>
      <w:r w:rsidRPr="004F3BDA">
        <w:rPr>
          <w:rFonts w:ascii="Calibri" w:hAnsi="Calibri" w:cs="Calibri"/>
          <w:sz w:val="24"/>
          <w:szCs w:val="24"/>
        </w:rPr>
        <w:t>)</w:t>
      </w:r>
      <w:r w:rsidRPr="004F3BDA">
        <w:rPr>
          <w:rFonts w:ascii="Calibri" w:hAnsi="Calibri" w:cs="Calibri"/>
          <w:sz w:val="24"/>
          <w:szCs w:val="24"/>
        </w:rPr>
        <w:tab/>
      </w:r>
      <w:r w:rsidRPr="004F3BDA">
        <w:rPr>
          <w:rFonts w:ascii="Calibri" w:hAnsi="Calibri" w:cs="Calibri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:rsidRPr="004F3BDA" w:rsidR="00D12AF2" w:rsidP="00D12AF2" w:rsidRDefault="00D12AF2" w14:paraId="0BBD36C1" w14:textId="77777777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 xml:space="preserve">4.2. Hoog (ter hoogte van </w:t>
      </w:r>
      <w:proofErr w:type="spellStart"/>
      <w:r w:rsidRPr="004F3BDA">
        <w:rPr>
          <w:rFonts w:ascii="Calibri" w:hAnsi="Calibri" w:cs="Calibri"/>
          <w:sz w:val="24"/>
          <w:szCs w:val="24"/>
        </w:rPr>
        <w:t>malleolus</w:t>
      </w:r>
      <w:proofErr w:type="spellEnd"/>
      <w:r w:rsidRPr="004F3BDA">
        <w:rPr>
          <w:rFonts w:ascii="Calibri" w:hAnsi="Calibri" w:cs="Calibri"/>
          <w:sz w:val="24"/>
          <w:szCs w:val="24"/>
        </w:rPr>
        <w:t>)</w:t>
      </w:r>
      <w:r w:rsidRPr="004F3BDA">
        <w:rPr>
          <w:rFonts w:ascii="Calibri" w:hAnsi="Calibri" w:cs="Calibri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:rsidRPr="004F3BDA" w:rsidR="00D12AF2" w:rsidP="00D12AF2" w:rsidRDefault="00D12AF2" w14:paraId="74EA3292" w14:textId="77777777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 xml:space="preserve">4.3. Extra hoog (boven </w:t>
      </w:r>
      <w:proofErr w:type="spellStart"/>
      <w:r w:rsidRPr="004F3BDA">
        <w:rPr>
          <w:rFonts w:ascii="Calibri" w:hAnsi="Calibri" w:cs="Calibri"/>
          <w:sz w:val="24"/>
          <w:szCs w:val="24"/>
        </w:rPr>
        <w:t>malleolus</w:t>
      </w:r>
      <w:proofErr w:type="spellEnd"/>
      <w:r w:rsidRPr="004F3BDA">
        <w:rPr>
          <w:rFonts w:ascii="Calibri" w:hAnsi="Calibri" w:cs="Calibri"/>
          <w:sz w:val="24"/>
          <w:szCs w:val="24"/>
        </w:rPr>
        <w:t>)</w:t>
      </w:r>
      <w:r w:rsidRPr="004F3BDA">
        <w:rPr>
          <w:rFonts w:ascii="Calibri" w:hAnsi="Calibri" w:cs="Calibri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:rsidRPr="004F3BDA" w:rsidR="00D12AF2" w:rsidP="00D12AF2" w:rsidRDefault="00D12AF2" w14:paraId="57A30E89" w14:textId="77777777">
      <w:pPr>
        <w:tabs>
          <w:tab w:val="left" w:leader="underscore" w:pos="8505"/>
        </w:tabs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>Opmerkingen:</w:t>
      </w:r>
      <w:r w:rsidRPr="004F3BDA">
        <w:rPr>
          <w:rFonts w:ascii="Calibri" w:hAnsi="Calibri" w:cs="Calibri"/>
          <w:sz w:val="24"/>
          <w:szCs w:val="24"/>
        </w:rPr>
        <w:tab/>
      </w:r>
    </w:p>
    <w:p w:rsidRPr="004F3BDA" w:rsidR="00D12AF2" w:rsidP="00D12AF2" w:rsidRDefault="00D12AF2" w14:paraId="25719595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:rsidRPr="004F3BDA" w:rsidR="00D12AF2" w:rsidP="00D12AF2" w:rsidRDefault="00D12AF2" w14:paraId="1184399E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5</w:t>
      </w:r>
      <w:r w:rsidRPr="004F3BDA">
        <w:rPr>
          <w:rFonts w:ascii="Calibri" w:hAnsi="Calibri" w:cs="Calibri"/>
          <w:b/>
          <w:bCs/>
          <w:sz w:val="24"/>
          <w:szCs w:val="24"/>
        </w:rPr>
        <w:t>. Schachtflexibiliteit / versteviging</w:t>
      </w:r>
    </w:p>
    <w:tbl>
      <w:tblPr>
        <w:tblStyle w:val="TableGrid"/>
        <w:tblW w:w="86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912"/>
        <w:gridCol w:w="4082"/>
        <w:gridCol w:w="624"/>
      </w:tblGrid>
      <w:tr w:rsidRPr="004F3BDA" w:rsidR="00D12AF2" w:rsidTr="00E72F28" w14:paraId="630ECB00" w14:textId="77777777">
        <w:tc>
          <w:tcPr>
            <w:tcW w:w="3912" w:type="dxa"/>
          </w:tcPr>
          <w:p w:rsidRPr="004F3BDA" w:rsidR="00D12AF2" w:rsidP="00E72F28" w:rsidRDefault="00D12AF2" w14:paraId="18A316A0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4082" w:type="dxa"/>
          </w:tcPr>
          <w:p w:rsidRPr="004F3BDA" w:rsidR="00D12AF2" w:rsidP="00E72F28" w:rsidRDefault="00D12AF2" w14:paraId="43A7C2C1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624" w:type="dxa"/>
          </w:tcPr>
          <w:p w:rsidRPr="004F3BDA" w:rsidR="00D12AF2" w:rsidP="00E72F28" w:rsidRDefault="00D12AF2" w14:paraId="15E73CA9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Pr="004F3BDA" w:rsidR="00D12AF2" w:rsidTr="00E72F28" w14:paraId="35919748" w14:textId="77777777">
        <w:tc>
          <w:tcPr>
            <w:tcW w:w="3912" w:type="dxa"/>
            <w:vAlign w:val="center"/>
          </w:tcPr>
          <w:p w:rsidRPr="004F3BDA" w:rsidR="00D12AF2" w:rsidP="00E72F28" w:rsidRDefault="00D12AF2" w14:paraId="498EB44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Calibri" w:hAnsi="Calibri" w:cs="Calibri"/>
                <w:sz w:val="24"/>
                <w:szCs w:val="24"/>
              </w:rPr>
              <w:t>.1. Laterale versteviging (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</w:rPr>
              <w:t>varus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</w:rPr>
              <w:t>)</w:t>
            </w:r>
          </w:p>
          <w:p w:rsidRPr="004F3BDA" w:rsidR="00D12AF2" w:rsidP="00E72F28" w:rsidRDefault="00D12AF2" w14:paraId="02A6527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41B5ACAA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:rsidRPr="004F3BDA" w:rsidR="00D12AF2" w:rsidP="00E72F28" w:rsidRDefault="00D12AF2" w14:paraId="71ADDA0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6BDC2FEF" w14:textId="77777777">
        <w:tc>
          <w:tcPr>
            <w:tcW w:w="3912" w:type="dxa"/>
            <w:vAlign w:val="center"/>
          </w:tcPr>
          <w:p w:rsidRPr="004F3BDA" w:rsidR="00D12AF2" w:rsidP="00E72F28" w:rsidRDefault="00D12AF2" w14:paraId="2D65781A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Calibri" w:hAnsi="Calibri" w:cs="Calibri"/>
                <w:sz w:val="24"/>
                <w:szCs w:val="24"/>
              </w:rPr>
              <w:t>.2. Mediale versteviging (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</w:rPr>
              <w:t>valgus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</w:rPr>
              <w:t>)</w:t>
            </w:r>
          </w:p>
          <w:p w:rsidRPr="004F3BDA" w:rsidR="00D12AF2" w:rsidP="00E72F28" w:rsidRDefault="00D12AF2" w14:paraId="28BD5A35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033A7827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:rsidRPr="004F3BDA" w:rsidR="00D12AF2" w:rsidP="00E72F28" w:rsidRDefault="00D12AF2" w14:paraId="75201BEC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18C143D4" w14:textId="77777777">
        <w:tc>
          <w:tcPr>
            <w:tcW w:w="3912" w:type="dxa"/>
            <w:vAlign w:val="center"/>
          </w:tcPr>
          <w:p w:rsidRPr="004F3BDA" w:rsidR="00D12AF2" w:rsidP="00E72F28" w:rsidRDefault="00D12AF2" w14:paraId="7927D6B0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Calibri" w:hAnsi="Calibri" w:cs="Calibri"/>
                <w:sz w:val="24"/>
                <w:szCs w:val="24"/>
              </w:rPr>
              <w:t>.3. Contralaterale versteviging</w:t>
            </w:r>
          </w:p>
          <w:p w:rsidRPr="004F3BDA" w:rsidR="00D12AF2" w:rsidP="00E72F28" w:rsidRDefault="00D12AF2" w14:paraId="08640950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00C600C8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Toegepast</w:t>
            </w:r>
            <w:proofErr w:type="spellEnd"/>
          </w:p>
        </w:tc>
        <w:tc>
          <w:tcPr>
            <w:tcW w:w="624" w:type="dxa"/>
          </w:tcPr>
          <w:p w:rsidRPr="004F3BDA" w:rsidR="00D12AF2" w:rsidP="00E72F28" w:rsidRDefault="00D12AF2" w14:paraId="4718AD68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5142F1A6" w14:textId="77777777">
        <w:tc>
          <w:tcPr>
            <w:tcW w:w="3912" w:type="dxa"/>
            <w:vAlign w:val="center"/>
          </w:tcPr>
          <w:p w:rsidRPr="004F3BDA" w:rsidR="00D12AF2" w:rsidP="00E72F28" w:rsidRDefault="00D12AF2" w14:paraId="4953E12D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Calibri" w:hAnsi="Calibri" w:cs="Calibri"/>
                <w:sz w:val="24"/>
                <w:szCs w:val="24"/>
              </w:rPr>
              <w:t>.4. Achtervoetwig (5°)</w:t>
            </w:r>
          </w:p>
          <w:p w:rsidRPr="004F3BDA" w:rsidR="00D12AF2" w:rsidP="00E72F28" w:rsidRDefault="00D12AF2" w14:paraId="31F247ED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36BE1B00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Toegepast bij corrigeerbare deformiteit</w:t>
            </w:r>
          </w:p>
        </w:tc>
        <w:tc>
          <w:tcPr>
            <w:tcW w:w="624" w:type="dxa"/>
          </w:tcPr>
          <w:p w:rsidRPr="004F3BDA" w:rsidR="00D12AF2" w:rsidP="00E72F28" w:rsidRDefault="00D12AF2" w14:paraId="361EA8EA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64C7F565" w14:textId="77777777">
        <w:tc>
          <w:tcPr>
            <w:tcW w:w="3912" w:type="dxa"/>
            <w:vAlign w:val="center"/>
          </w:tcPr>
          <w:p w:rsidRPr="004F3BDA" w:rsidR="00D12AF2" w:rsidP="00E72F28" w:rsidRDefault="00D12AF2" w14:paraId="103D4294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Calibri" w:hAnsi="Calibri" w:cs="Calibri"/>
                <w:sz w:val="24"/>
                <w:szCs w:val="24"/>
              </w:rPr>
              <w:t>.5. Extra hoge schachtondersteuning</w:t>
            </w:r>
          </w:p>
          <w:p w:rsidRPr="004F3BDA" w:rsidR="00D12AF2" w:rsidP="00E72F28" w:rsidRDefault="00D12AF2" w14:paraId="192FD001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5A4B7E98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Gebruikt bij spierzwakte</w:t>
            </w:r>
          </w:p>
        </w:tc>
        <w:tc>
          <w:tcPr>
            <w:tcW w:w="624" w:type="dxa"/>
          </w:tcPr>
          <w:p w:rsidRPr="004F3BDA" w:rsidR="00D12AF2" w:rsidP="00E72F28" w:rsidRDefault="00D12AF2" w14:paraId="1D446AF5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1A3F50BF" w14:textId="77777777">
        <w:tc>
          <w:tcPr>
            <w:tcW w:w="3912" w:type="dxa"/>
            <w:vAlign w:val="center"/>
          </w:tcPr>
          <w:p w:rsidRPr="004F3BDA" w:rsidR="00D12AF2" w:rsidP="00E72F28" w:rsidRDefault="00D12AF2" w14:paraId="661E0CF7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5</w:t>
            </w:r>
            <w:r w:rsidRPr="004F3BDA">
              <w:rPr>
                <w:rFonts w:ascii="Calibri" w:hAnsi="Calibri" w:cs="Calibri"/>
                <w:sz w:val="24"/>
                <w:szCs w:val="24"/>
              </w:rPr>
              <w:t>.6. Externe orthese</w:t>
            </w:r>
          </w:p>
          <w:p w:rsidRPr="004F3BDA" w:rsidR="00D12AF2" w:rsidP="00E72F28" w:rsidRDefault="00D12AF2" w14:paraId="29E44170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:rsidRPr="004F3BDA" w:rsidR="00D12AF2" w:rsidP="00E72F28" w:rsidRDefault="00D12AF2" w14:paraId="34AF3A22" w14:textId="7EA5276F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Gebruikt</w:t>
            </w:r>
            <w:proofErr w:type="spellEnd"/>
          </w:p>
        </w:tc>
        <w:tc>
          <w:tcPr>
            <w:tcW w:w="624" w:type="dxa"/>
          </w:tcPr>
          <w:p w:rsidRPr="004F3BDA" w:rsidR="00D12AF2" w:rsidP="00E72F28" w:rsidRDefault="00D12AF2" w14:paraId="4155F907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:rsidR="00D12AF2" w:rsidP="00D12AF2" w:rsidRDefault="00D12AF2" w14:paraId="0A0962A4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5E2BC5" w:rsidP="00D12AF2" w:rsidRDefault="005E2BC5" w14:paraId="36D86438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2519EA59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6</w:t>
      </w:r>
      <w:r w:rsidRPr="004F3BDA">
        <w:rPr>
          <w:rFonts w:ascii="Calibri" w:hAnsi="Calibri" w:cs="Calibri"/>
          <w:b/>
          <w:bCs/>
          <w:sz w:val="24"/>
          <w:szCs w:val="24"/>
        </w:rPr>
        <w:t xml:space="preserve">. </w:t>
      </w:r>
      <w:proofErr w:type="spellStart"/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Rockerprofiel</w:t>
      </w:r>
      <w:proofErr w:type="spellEnd"/>
    </w:p>
    <w:tbl>
      <w:tblPr>
        <w:tblStyle w:val="TableGrid"/>
        <w:tblW w:w="94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363"/>
        <w:gridCol w:w="2431"/>
        <w:gridCol w:w="5676"/>
      </w:tblGrid>
      <w:tr w:rsidRPr="004F3BDA" w:rsidR="00D12AF2" w:rsidTr="00E72F28" w14:paraId="02ACDEC2" w14:textId="77777777">
        <w:tc>
          <w:tcPr>
            <w:tcW w:w="1363" w:type="dxa"/>
          </w:tcPr>
          <w:p w:rsidRPr="004F3BDA" w:rsidR="00D12AF2" w:rsidP="00E72F28" w:rsidRDefault="00D12AF2" w14:paraId="6E4017B8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2431" w:type="dxa"/>
          </w:tcPr>
          <w:p w:rsidRPr="004F3BDA" w:rsidR="00D12AF2" w:rsidP="00E72F28" w:rsidRDefault="00D12AF2" w14:paraId="2BDAE14F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Doel</w:t>
            </w:r>
          </w:p>
        </w:tc>
        <w:tc>
          <w:tcPr>
            <w:tcW w:w="5676" w:type="dxa"/>
          </w:tcPr>
          <w:p w:rsidRPr="004F3BDA" w:rsidR="00D12AF2" w:rsidP="00E72F28" w:rsidRDefault="00D12AF2" w14:paraId="07026A18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Pr="004F3BDA" w:rsidR="00D12AF2" w:rsidTr="00E72F28" w14:paraId="5578500D" w14:textId="77777777">
        <w:tc>
          <w:tcPr>
            <w:tcW w:w="1363" w:type="dxa"/>
          </w:tcPr>
          <w:p w:rsidRPr="004F3BDA" w:rsidR="00D12AF2" w:rsidP="00E72F28" w:rsidRDefault="00D12AF2" w14:paraId="3CEA6941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Rockertype</w:t>
            </w:r>
          </w:p>
          <w:p w:rsidRPr="004F3BDA" w:rsidR="00D12AF2" w:rsidP="00E72F28" w:rsidRDefault="00D12AF2" w14:paraId="07D4C5F9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:rsidRPr="004F3BDA" w:rsidR="00D12AF2" w:rsidP="00E72F28" w:rsidRDefault="00D12AF2" w14:paraId="08BBA665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 xml:space="preserve">Binnenzool (op maat)  </w:t>
            </w:r>
          </w:p>
        </w:tc>
        <w:tc>
          <w:tcPr>
            <w:tcW w:w="5676" w:type="dxa"/>
          </w:tcPr>
          <w:p w:rsidRPr="004F3BDA" w:rsidR="00D12AF2" w:rsidP="00E72F28" w:rsidRDefault="00D12AF2" w14:paraId="21EB285E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Pr="004F3BDA" w:rsidR="00D12AF2" w:rsidTr="00E72F28" w14:paraId="040D891A" w14:textId="77777777">
        <w:tc>
          <w:tcPr>
            <w:tcW w:w="1363" w:type="dxa"/>
          </w:tcPr>
          <w:p w:rsidRPr="004F3BDA" w:rsidR="00D12AF2" w:rsidP="00E72F28" w:rsidRDefault="00D12AF2" w14:paraId="03A3DB84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Rockertype</w:t>
            </w:r>
          </w:p>
          <w:p w:rsidRPr="004F3BDA" w:rsidR="00D12AF2" w:rsidP="00E72F28" w:rsidRDefault="00D12AF2" w14:paraId="402913CC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:rsidRPr="004F3BDA" w:rsidR="00D12AF2" w:rsidP="00E72F28" w:rsidRDefault="00D12AF2" w14:paraId="02E93F79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Buitenzool</w:t>
            </w:r>
          </w:p>
        </w:tc>
        <w:tc>
          <w:tcPr>
            <w:tcW w:w="5676" w:type="dxa"/>
          </w:tcPr>
          <w:p w:rsidRPr="004F3BDA" w:rsidR="00D12AF2" w:rsidP="00E72F28" w:rsidRDefault="00D12AF2" w14:paraId="4934A793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Pr="004F3BDA" w:rsidR="00D12AF2" w:rsidTr="00E72F28" w14:paraId="33239E9E" w14:textId="77777777">
        <w:tc>
          <w:tcPr>
            <w:tcW w:w="1363" w:type="dxa"/>
          </w:tcPr>
          <w:p w:rsidRPr="004F3BDA" w:rsidR="00D12AF2" w:rsidP="00E72F28" w:rsidRDefault="00D12AF2" w14:paraId="165154A2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Apexpositie</w:t>
            </w:r>
          </w:p>
          <w:p w:rsidRPr="004F3BDA" w:rsidR="00D12AF2" w:rsidP="00E72F28" w:rsidRDefault="00D12AF2" w14:paraId="49288871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:rsidRPr="004F3BDA" w:rsidR="00D12AF2" w:rsidP="00E72F28" w:rsidRDefault="00D12AF2" w14:paraId="33073CBB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% s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fr-FR"/>
              </w:rPr>
              <w:t>choen</w:t>
            </w:r>
            <w:r w:rsidRPr="004F3BDA">
              <w:rPr>
                <w:rFonts w:ascii="Calibri" w:hAnsi="Calibri" w:cs="Calibri"/>
                <w:sz w:val="24"/>
                <w:szCs w:val="24"/>
              </w:rPr>
              <w:t>len</w:t>
            </w:r>
            <w:r w:rsidRPr="004F3BDA">
              <w:rPr>
                <w:rFonts w:ascii="Calibri" w:hAnsi="Calibri" w:cs="Calibri"/>
                <w:sz w:val="24"/>
                <w:szCs w:val="24"/>
                <w:lang w:val="fr-FR"/>
              </w:rPr>
              <w:t>gte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</w:rPr>
              <w:t xml:space="preserve">    </w:t>
            </w:r>
          </w:p>
        </w:tc>
        <w:tc>
          <w:tcPr>
            <w:tcW w:w="5676" w:type="dxa"/>
          </w:tcPr>
          <w:p w:rsidRPr="004F3BDA" w:rsidR="00D12AF2" w:rsidP="00E72F28" w:rsidRDefault="00D12AF2" w14:paraId="37B19811" w14:textId="27BC122F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Schoenlengte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___________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Apexpositie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__________</w:t>
            </w:r>
            <w:r w:rsidR="0053641E">
              <w:rPr>
                <w:rFonts w:ascii="Calibri" w:hAnsi="Calibri" w:cs="Calibri"/>
                <w:sz w:val="24"/>
                <w:szCs w:val="24"/>
                <w:lang w:val="en-US"/>
              </w:rPr>
              <w:t>____</w:t>
            </w:r>
          </w:p>
        </w:tc>
      </w:tr>
      <w:tr w:rsidRPr="004F3BDA" w:rsidR="00D12AF2" w:rsidTr="00E72F28" w14:paraId="7990AFD9" w14:textId="77777777">
        <w:tc>
          <w:tcPr>
            <w:tcW w:w="1363" w:type="dxa"/>
          </w:tcPr>
          <w:p w:rsidRPr="004F3BDA" w:rsidR="00D12AF2" w:rsidP="00E72F28" w:rsidRDefault="00D12AF2" w14:paraId="7888D016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Rock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erhoek</w:t>
            </w:r>
            <w:proofErr w:type="spellEnd"/>
          </w:p>
          <w:p w:rsidRPr="004F3BDA" w:rsidR="00D12AF2" w:rsidP="00E72F28" w:rsidRDefault="00D12AF2" w14:paraId="33A3E124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:rsidRPr="004F3BDA" w:rsidR="00D12AF2" w:rsidP="00E72F28" w:rsidRDefault="00D12AF2" w14:paraId="3100F360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20°</w:t>
            </w:r>
          </w:p>
        </w:tc>
        <w:tc>
          <w:tcPr>
            <w:tcW w:w="5676" w:type="dxa"/>
          </w:tcPr>
          <w:p w:rsidRPr="004F3BDA" w:rsidR="00D12AF2" w:rsidP="00E72F28" w:rsidRDefault="00D12AF2" w14:paraId="0C8586CA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Hoogte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distaal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punt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schoen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_______________________</w:t>
            </w:r>
          </w:p>
        </w:tc>
      </w:tr>
    </w:tbl>
    <w:p w:rsidRPr="004F3BDA" w:rsidR="00D12AF2" w:rsidP="00D12AF2" w:rsidRDefault="00D12AF2" w14:paraId="3EB70813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0EBD9EA4" w14:textId="77777777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7</w:t>
      </w:r>
      <w:r w:rsidRPr="004F3BDA">
        <w:rPr>
          <w:rFonts w:ascii="Calibri" w:hAnsi="Calibri" w:cs="Calibri"/>
          <w:b/>
          <w:bCs/>
          <w:sz w:val="24"/>
          <w:szCs w:val="24"/>
        </w:rPr>
        <w:t xml:space="preserve">. </w:t>
      </w:r>
      <w:proofErr w:type="spellStart"/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Buitenzool</w:t>
      </w:r>
      <w:proofErr w:type="spellEnd"/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005"/>
        <w:gridCol w:w="4139"/>
        <w:gridCol w:w="454"/>
      </w:tblGrid>
      <w:tr w:rsidRPr="004F3BDA" w:rsidR="00D12AF2" w:rsidTr="00E72F28" w14:paraId="51CDD501" w14:textId="77777777">
        <w:tc>
          <w:tcPr>
            <w:tcW w:w="3005" w:type="dxa"/>
          </w:tcPr>
          <w:p w:rsidRPr="004F3BDA" w:rsidR="00D12AF2" w:rsidP="00E72F28" w:rsidRDefault="00D12AF2" w14:paraId="1B7BB5F9" w14:textId="77777777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39" w:type="dxa"/>
          </w:tcPr>
          <w:p w:rsidRPr="004F3BDA" w:rsidR="00D12AF2" w:rsidP="00E72F28" w:rsidRDefault="00D12AF2" w14:paraId="7400D45D" w14:textId="77777777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Criterium</w:t>
            </w:r>
          </w:p>
        </w:tc>
        <w:tc>
          <w:tcPr>
            <w:tcW w:w="454" w:type="dxa"/>
          </w:tcPr>
          <w:p w:rsidRPr="004F3BDA" w:rsidR="00D12AF2" w:rsidP="00E72F28" w:rsidRDefault="00D12AF2" w14:paraId="5EDFFBDA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Pr="004F3BDA" w:rsidR="00D12AF2" w:rsidTr="00E72F28" w14:paraId="3FE33C2C" w14:textId="77777777">
        <w:tc>
          <w:tcPr>
            <w:tcW w:w="3005" w:type="dxa"/>
          </w:tcPr>
          <w:p w:rsidRPr="004F3BDA" w:rsidR="00D12AF2" w:rsidP="00E72F28" w:rsidRDefault="00D12AF2" w14:paraId="60715609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Schokdemping</w:t>
            </w:r>
            <w:proofErr w:type="spellEnd"/>
          </w:p>
          <w:p w:rsidRPr="004F3BDA" w:rsidR="00D12AF2" w:rsidP="00E72F28" w:rsidRDefault="00D12AF2" w14:paraId="76FE8CD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:rsidRPr="004F3BDA" w:rsidR="00D12AF2" w:rsidP="00E72F28" w:rsidRDefault="00D12AF2" w14:paraId="1E6DA0FF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Voldoende</w:t>
            </w:r>
            <w:proofErr w:type="spellEnd"/>
          </w:p>
        </w:tc>
        <w:tc>
          <w:tcPr>
            <w:tcW w:w="454" w:type="dxa"/>
          </w:tcPr>
          <w:p w:rsidRPr="004F3BDA" w:rsidR="00D12AF2" w:rsidP="00E72F28" w:rsidRDefault="00D12AF2" w14:paraId="6EC61367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6DC16DF8" w14:textId="77777777">
        <w:tc>
          <w:tcPr>
            <w:tcW w:w="3005" w:type="dxa"/>
          </w:tcPr>
          <w:p w:rsidRPr="004F3BDA" w:rsidR="00D12AF2" w:rsidP="00E72F28" w:rsidRDefault="00D12AF2" w14:paraId="0B88313D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Type</w:t>
            </w:r>
          </w:p>
          <w:p w:rsidRPr="004F3BDA" w:rsidR="00D12AF2" w:rsidP="00E72F28" w:rsidRDefault="00D12AF2" w14:paraId="02D5AF0E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:rsidRPr="004F3BDA" w:rsidR="00D12AF2" w:rsidP="00E72F28" w:rsidRDefault="00D12AF2" w14:paraId="5AA960E9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Soepel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/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/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Stijf</w:t>
            </w:r>
            <w:proofErr w:type="spellEnd"/>
          </w:p>
        </w:tc>
        <w:tc>
          <w:tcPr>
            <w:tcW w:w="454" w:type="dxa"/>
          </w:tcPr>
          <w:p w:rsidRPr="004F3BDA" w:rsidR="00D12AF2" w:rsidP="00E72F28" w:rsidRDefault="00D12AF2" w14:paraId="2EF7A6A9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035B2951" w14:textId="77777777">
        <w:tc>
          <w:tcPr>
            <w:tcW w:w="3005" w:type="dxa"/>
          </w:tcPr>
          <w:p w:rsidRPr="004F3BDA" w:rsidR="00D12AF2" w:rsidP="00E72F28" w:rsidRDefault="00D12AF2" w14:paraId="30A4B55C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Proprioceptie-aanpassing</w:t>
            </w:r>
            <w:proofErr w:type="spellEnd"/>
          </w:p>
          <w:p w:rsidRPr="004F3BDA" w:rsidR="00D12AF2" w:rsidP="00E72F28" w:rsidRDefault="00D12AF2" w14:paraId="39CE6469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:rsidRPr="004F3BDA" w:rsidR="00D12AF2" w:rsidP="00E72F28" w:rsidRDefault="00D12AF2" w14:paraId="3DEEEFC1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aanbevolen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bij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vermindering</w:t>
            </w:r>
            <w:proofErr w:type="spellEnd"/>
          </w:p>
        </w:tc>
        <w:tc>
          <w:tcPr>
            <w:tcW w:w="454" w:type="dxa"/>
          </w:tcPr>
          <w:p w:rsidRPr="004F3BDA" w:rsidR="00D12AF2" w:rsidP="00E72F28" w:rsidRDefault="00D12AF2" w14:paraId="12709044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Pr="004F3BDA" w:rsidR="00D12AF2" w:rsidTr="00E72F28" w14:paraId="1675264F" w14:textId="77777777">
        <w:tc>
          <w:tcPr>
            <w:tcW w:w="3005" w:type="dxa"/>
          </w:tcPr>
          <w:p w:rsidRPr="004F3BDA" w:rsidR="00D12AF2" w:rsidP="00E72F28" w:rsidRDefault="00D12AF2" w14:paraId="5B4CCD22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Grip</w:t>
            </w:r>
          </w:p>
          <w:p w:rsidRPr="004F3BDA" w:rsidR="00D12AF2" w:rsidP="00E72F28" w:rsidRDefault="00D12AF2" w14:paraId="2C6680D9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:rsidRPr="004F3BDA" w:rsidR="00D12AF2" w:rsidP="00E72F28" w:rsidRDefault="00D12AF2" w14:paraId="7369C318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Voldoende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tractie</w:t>
            </w:r>
            <w:proofErr w:type="spellEnd"/>
          </w:p>
        </w:tc>
        <w:tc>
          <w:tcPr>
            <w:tcW w:w="454" w:type="dxa"/>
          </w:tcPr>
          <w:p w:rsidRPr="004F3BDA" w:rsidR="00D12AF2" w:rsidP="00E72F28" w:rsidRDefault="00D12AF2" w14:paraId="3B6E6DC0" w14:textId="77777777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:rsidRPr="004F3BDA" w:rsidR="00D12AF2" w:rsidP="00D12AF2" w:rsidRDefault="00D12AF2" w14:paraId="274B6A16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1331891D" w14:textId="77777777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8</w:t>
      </w:r>
      <w:r w:rsidRPr="004F3BDA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Tong</w:t>
      </w:r>
    </w:p>
    <w:p w:rsidRPr="004F3BDA" w:rsidR="00D12AF2" w:rsidP="00D12AF2" w:rsidRDefault="00D12AF2" w14:paraId="6E65DD12" w14:textId="77777777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 xml:space="preserve">Type: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Soepel</w:t>
      </w:r>
      <w:proofErr w:type="spellEnd"/>
      <w:r w:rsidRPr="004F3BDA">
        <w:rPr>
          <w:rFonts w:ascii="Calibri" w:hAnsi="Calibri" w:cs="Calibri"/>
          <w:sz w:val="24"/>
          <w:szCs w:val="24"/>
          <w:lang w:val="en-US"/>
        </w:rPr>
        <w:t xml:space="preserve">  </w:t>
      </w:r>
      <w:r w:rsidRPr="004F3BDA">
        <w:rPr>
          <w:rFonts w:ascii="Calibri" w:hAnsi="Calibri" w:cs="Calibri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Verstevigd</w:t>
      </w:r>
      <w:proofErr w:type="spellEnd"/>
      <w:r w:rsidRPr="004F3BDA">
        <w:rPr>
          <w:rFonts w:ascii="Calibri" w:hAnsi="Calibri" w:cs="Calibri"/>
          <w:sz w:val="24"/>
          <w:szCs w:val="24"/>
          <w:lang w:val="en-US"/>
        </w:rPr>
        <w:t xml:space="preserve">  </w:t>
      </w:r>
      <w:r w:rsidRPr="004F3BDA">
        <w:rPr>
          <w:rFonts w:ascii="Calibri" w:hAnsi="Calibri" w:cs="Calibri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Stijf</w:t>
      </w:r>
      <w:proofErr w:type="spellEnd"/>
    </w:p>
    <w:p w:rsidRPr="004F3BDA" w:rsidR="00D12AF2" w:rsidP="00D12AF2" w:rsidRDefault="00D12AF2" w14:paraId="54DEFCF0" w14:textId="77777777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>Pad</w:t>
      </w:r>
      <w:r w:rsidRPr="004F3BDA">
        <w:rPr>
          <w:rFonts w:ascii="Calibri" w:hAnsi="Calibri" w:cs="Calibri"/>
          <w:sz w:val="24"/>
          <w:szCs w:val="24"/>
          <w:lang w:val="en-US"/>
        </w:rPr>
        <w:t xml:space="preserve">ding 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aanwezig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Calibri" w:hAnsi="Calibri" w:cs="Calibri"/>
          <w:sz w:val="24"/>
          <w:szCs w:val="24"/>
        </w:rPr>
        <w:t xml:space="preserve"> </w:t>
      </w:r>
      <w:r w:rsidRPr="004F3BDA">
        <w:rPr>
          <w:rFonts w:ascii="Calibri" w:hAnsi="Calibri" w:cs="Calibri"/>
          <w:sz w:val="24"/>
          <w:szCs w:val="24"/>
          <w:lang w:val="en-US"/>
        </w:rPr>
        <w:t xml:space="preserve">Ja  </w:t>
      </w:r>
      <w:r w:rsidRPr="004F3BDA">
        <w:rPr>
          <w:rFonts w:ascii="Calibri" w:hAnsi="Calibri" w:cs="Calibri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rFonts w:ascii="Calibri" w:hAnsi="Calibri" w:cs="Calibri"/>
          <w:sz w:val="24"/>
          <w:szCs w:val="24"/>
        </w:rPr>
        <w:t xml:space="preserve"> N</w:t>
      </w:r>
      <w:r w:rsidRPr="004F3BDA">
        <w:rPr>
          <w:rFonts w:ascii="Calibri" w:hAnsi="Calibri" w:cs="Calibri"/>
          <w:sz w:val="24"/>
          <w:szCs w:val="24"/>
          <w:lang w:val="en-US"/>
        </w:rPr>
        <w:t>ee</w:t>
      </w:r>
    </w:p>
    <w:p w:rsidRPr="004F3BDA" w:rsidR="00D12AF2" w:rsidP="00D12AF2" w:rsidRDefault="00D12AF2" w14:paraId="099A77B4" w14:textId="77777777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Indicatie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Pr="004F3BDA">
        <w:rPr>
          <w:rFonts w:ascii="Calibri" w:hAnsi="Calibri" w:cs="Calibri"/>
          <w:sz w:val="24"/>
          <w:szCs w:val="24"/>
          <w:lang w:val="en-US"/>
        </w:rPr>
        <w:t>bijvoorbeeld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4F3BDA">
        <w:rPr>
          <w:rFonts w:ascii="Calibri" w:hAnsi="Calibri" w:cs="Calibri"/>
          <w:sz w:val="24"/>
          <w:szCs w:val="24"/>
        </w:rPr>
        <w:t>amputa</w:t>
      </w:r>
      <w:proofErr w:type="spellEnd"/>
      <w:r w:rsidRPr="004F3BDA">
        <w:rPr>
          <w:rFonts w:ascii="Calibri" w:hAnsi="Calibri" w:cs="Calibri"/>
          <w:sz w:val="24"/>
          <w:szCs w:val="24"/>
          <w:lang w:val="en-US"/>
        </w:rPr>
        <w:t>tie</w:t>
      </w:r>
      <w:r w:rsidRPr="004F3BDA">
        <w:rPr>
          <w:rFonts w:ascii="Calibri" w:hAnsi="Calibri" w:cs="Calibri"/>
          <w:sz w:val="24"/>
          <w:szCs w:val="24"/>
        </w:rPr>
        <w:t>): __________________________</w:t>
      </w:r>
    </w:p>
    <w:p w:rsidRPr="004F3BDA" w:rsidR="00D12AF2" w:rsidP="00D12AF2" w:rsidRDefault="00D12AF2" w14:paraId="05EEF92E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3BDA0372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35C30CEC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16D391C7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9</w:t>
      </w:r>
      <w:r w:rsidRPr="004F3BDA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4F3BDA">
        <w:rPr>
          <w:rFonts w:ascii="Calibri" w:hAnsi="Calibri" w:cs="Calibri"/>
          <w:b/>
          <w:bCs/>
          <w:sz w:val="24"/>
          <w:szCs w:val="24"/>
          <w:lang w:val="en-US"/>
        </w:rPr>
        <w:t>Hiel</w:t>
      </w:r>
    </w:p>
    <w:tbl>
      <w:tblPr>
        <w:tblStyle w:val="TableGrid"/>
        <w:tblW w:w="7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871"/>
        <w:gridCol w:w="4195"/>
        <w:gridCol w:w="1474"/>
      </w:tblGrid>
      <w:tr w:rsidRPr="004F3BDA" w:rsidR="00D12AF2" w:rsidTr="00E72F28" w14:paraId="483BBDDA" w14:textId="77777777">
        <w:tc>
          <w:tcPr>
            <w:tcW w:w="1871" w:type="dxa"/>
          </w:tcPr>
          <w:p w:rsidRPr="004F3BDA" w:rsidR="00D12AF2" w:rsidP="00E72F28" w:rsidRDefault="00D12AF2" w14:paraId="4D8C432D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95" w:type="dxa"/>
          </w:tcPr>
          <w:p w:rsidRPr="004F3BDA" w:rsidR="00D12AF2" w:rsidP="00E72F28" w:rsidRDefault="00D12AF2" w14:paraId="18FA04EB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1474" w:type="dxa"/>
          </w:tcPr>
          <w:p w:rsidRPr="004F3BDA" w:rsidR="00D12AF2" w:rsidP="00E72F28" w:rsidRDefault="00D12AF2" w14:paraId="4A9B709B" w14:textId="7777777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Waarde</w:t>
            </w:r>
            <w:proofErr w:type="spellEnd"/>
          </w:p>
        </w:tc>
      </w:tr>
      <w:tr w:rsidRPr="004F3BDA" w:rsidR="00D12AF2" w:rsidTr="00E72F28" w14:paraId="5702800B" w14:textId="77777777">
        <w:tc>
          <w:tcPr>
            <w:tcW w:w="1871" w:type="dxa"/>
          </w:tcPr>
          <w:p w:rsidRPr="004F3BDA" w:rsidR="00D12AF2" w:rsidP="00E72F28" w:rsidRDefault="00D12AF2" w14:paraId="36EF4257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H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ielhoogte</w:t>
            </w:r>
            <w:proofErr w:type="spellEnd"/>
          </w:p>
          <w:p w:rsidRPr="004F3BDA" w:rsidR="00D12AF2" w:rsidP="00E72F28" w:rsidRDefault="00D12AF2" w14:paraId="13D0DDE6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:rsidRPr="004F3BDA" w:rsidR="00D12AF2" w:rsidP="00E72F28" w:rsidRDefault="00D12AF2" w14:paraId="4EDD6F4F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Mannen</w:t>
            </w:r>
            <w:r w:rsidRPr="004F3BDA">
              <w:rPr>
                <w:rFonts w:ascii="Calibri" w:hAnsi="Calibri" w:cs="Calibri"/>
                <w:sz w:val="24"/>
                <w:szCs w:val="24"/>
              </w:rPr>
              <w:t xml:space="preserve">: 1.5–2 cm / 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</w:rPr>
              <w:t>Women</w:t>
            </w:r>
            <w:proofErr w:type="spellEnd"/>
            <w:r w:rsidRPr="004F3BDA">
              <w:rPr>
                <w:rFonts w:ascii="Calibri" w:hAnsi="Calibri" w:cs="Calibri"/>
                <w:sz w:val="24"/>
                <w:szCs w:val="24"/>
              </w:rPr>
              <w:t>: 2.5–3 cm</w:t>
            </w:r>
          </w:p>
        </w:tc>
        <w:tc>
          <w:tcPr>
            <w:tcW w:w="1474" w:type="dxa"/>
          </w:tcPr>
          <w:p w:rsidRPr="004F3BDA" w:rsidR="00D12AF2" w:rsidP="00E72F28" w:rsidRDefault="00D12AF2" w14:paraId="200410BA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________</w:t>
            </w:r>
          </w:p>
        </w:tc>
      </w:tr>
      <w:tr w:rsidRPr="004F3BDA" w:rsidR="00D12AF2" w:rsidTr="00E72F28" w14:paraId="7C0D9BE7" w14:textId="77777777">
        <w:tc>
          <w:tcPr>
            <w:tcW w:w="1871" w:type="dxa"/>
          </w:tcPr>
          <w:p w:rsidRPr="004F3BDA" w:rsidR="00D12AF2" w:rsidP="00E72F28" w:rsidRDefault="00D12AF2" w14:paraId="15F702FC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H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ielverhoging</w:t>
            </w:r>
            <w:proofErr w:type="spellEnd"/>
          </w:p>
          <w:p w:rsidRPr="004F3BDA" w:rsidR="00D12AF2" w:rsidP="00E72F28" w:rsidRDefault="00D12AF2" w14:paraId="403A40FC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:rsidRPr="004F3BDA" w:rsidR="00D12AF2" w:rsidP="00E72F28" w:rsidRDefault="00D12AF2" w14:paraId="15DBC94F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Aanwezig (max. 1 cm prefab)</w:t>
            </w:r>
          </w:p>
        </w:tc>
        <w:tc>
          <w:tcPr>
            <w:tcW w:w="1474" w:type="dxa"/>
          </w:tcPr>
          <w:p w:rsidRPr="004F3BDA" w:rsidR="00D12AF2" w:rsidP="00E72F28" w:rsidRDefault="00D12AF2" w14:paraId="2BC6934C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________</w:t>
            </w:r>
          </w:p>
        </w:tc>
      </w:tr>
      <w:tr w:rsidRPr="004F3BDA" w:rsidR="00D12AF2" w:rsidTr="00E72F28" w14:paraId="7661DC22" w14:textId="77777777">
        <w:tc>
          <w:tcPr>
            <w:tcW w:w="1871" w:type="dxa"/>
          </w:tcPr>
          <w:p w:rsidRPr="004F3BDA" w:rsidR="00D12AF2" w:rsidP="00E72F28" w:rsidRDefault="00D12AF2" w14:paraId="24656AA2" w14:textId="16151866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Heel</w:t>
            </w:r>
            <w:proofErr w:type="spellStart"/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uitzetting</w:t>
            </w:r>
            <w:proofErr w:type="spellEnd"/>
          </w:p>
        </w:tc>
        <w:tc>
          <w:tcPr>
            <w:tcW w:w="4195" w:type="dxa"/>
          </w:tcPr>
          <w:p w:rsidRPr="004F3BDA" w:rsidR="00D12AF2" w:rsidP="00E72F28" w:rsidRDefault="00D12AF2" w14:paraId="61B892BB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Mediaal / Lateraal / Geen</w:t>
            </w:r>
          </w:p>
        </w:tc>
        <w:tc>
          <w:tcPr>
            <w:tcW w:w="1474" w:type="dxa"/>
          </w:tcPr>
          <w:p w:rsidRPr="004F3BDA" w:rsidR="00D12AF2" w:rsidP="00E72F28" w:rsidRDefault="00D12AF2" w14:paraId="00E1ED86" w14:textId="77777777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sz w:val="24"/>
                <w:szCs w:val="24"/>
                <w:lang w:val="en-US"/>
              </w:rPr>
              <w:t>________</w:t>
            </w:r>
          </w:p>
        </w:tc>
      </w:tr>
    </w:tbl>
    <w:p w:rsidRPr="004F3BDA" w:rsidR="00D12AF2" w:rsidP="00D12AF2" w:rsidRDefault="00D12AF2" w14:paraId="2346F5DF" w14:textId="77777777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:rsidRPr="004F3BDA" w:rsidR="00D12AF2" w:rsidP="00D12AF2" w:rsidRDefault="00D12AF2" w14:paraId="74533237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Calibri" w:hAnsi="Calibri" w:cs="Calibri"/>
          <w:b/>
          <w:bCs/>
          <w:sz w:val="24"/>
          <w:szCs w:val="24"/>
        </w:rPr>
        <w:t xml:space="preserve">10. Digitale foto’s van het gevalideerde schoeisel </w:t>
      </w:r>
    </w:p>
    <w:p w:rsidRPr="004F3BDA" w:rsidR="00D12AF2" w:rsidP="00D12AF2" w:rsidRDefault="00D12AF2" w14:paraId="36BA6FC0" w14:textId="77777777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 xml:space="preserve">Gelieve foto’s te nemen van het gevalideerde buitenschoeisel en deze toe te voegen aan het huidige studiedossier.  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:rsidRPr="004F3BDA" w:rsidR="00D12AF2" w:rsidP="00D12AF2" w:rsidRDefault="00D12AF2" w14:paraId="295DF7B0" w14:textId="77777777">
      <w:pPr>
        <w:rPr>
          <w:rFonts w:ascii="Calibri" w:hAnsi="Calibri" w:cs="Calibri"/>
        </w:rPr>
      </w:pPr>
      <w:r w:rsidRPr="004F3BDA">
        <w:rPr>
          <w:rFonts w:ascii="Calibri" w:hAnsi="Calibri" w:cs="Calibri"/>
        </w:rPr>
        <w:br w:type="page"/>
      </w:r>
    </w:p>
    <w:p w:rsidRPr="005E2BC5" w:rsidR="00D12AF2" w:rsidP="00D12AF2" w:rsidRDefault="00D12AF2" w14:paraId="690EA0FF" w14:textId="77777777">
      <w:pPr>
        <w:spacing w:before="120" w:after="0" w:line="240" w:lineRule="auto"/>
        <w:contextualSpacing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rFonts w:ascii="Calibri" w:hAnsi="Calibri" w:cs="Calibri"/>
          <w:b/>
          <w:bCs/>
          <w:sz w:val="24"/>
          <w:szCs w:val="24"/>
        </w:rPr>
        <w:t>Exclusiecriteria</w:t>
      </w:r>
    </w:p>
    <w:p w:rsidRPr="005E2BC5" w:rsidR="00D12AF2" w:rsidP="00D12AF2" w:rsidRDefault="00D12AF2" w14:paraId="71433E56" w14:textId="77777777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E2BC5">
        <w:rPr>
          <w:rFonts w:ascii="Calibri" w:hAnsi="Calibri" w:cs="Calibri"/>
          <w:sz w:val="24"/>
          <w:szCs w:val="24"/>
        </w:rPr>
        <w:t>Patiënten met diabetes worden uitgesloten indien zij:</w:t>
      </w:r>
    </w:p>
    <w:p w:rsidRPr="005E2BC5" w:rsidR="00D12AF2" w:rsidP="00D12AF2" w:rsidRDefault="00D12AF2" w14:paraId="3BBB5211" w14:textId="77777777">
      <w:pPr>
        <w:tabs>
          <w:tab w:val="left" w:pos="1985"/>
        </w:tabs>
        <w:spacing w:line="240" w:lineRule="auto"/>
        <w:ind w:left="1985" w:hanging="545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eastAsia="MS Gothic" w:cs="Calibri"/>
            <w:sz w:val="24"/>
            <w:szCs w:val="24"/>
          </w:rPr>
          <w:id w:val="-8773874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E2BC5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5E2BC5">
        <w:rPr>
          <w:rFonts w:ascii="Calibri" w:hAnsi="Calibri" w:cs="Calibri"/>
          <w:sz w:val="24"/>
          <w:szCs w:val="24"/>
        </w:rPr>
        <w:tab/>
      </w:r>
      <w:r w:rsidRPr="005E2BC5">
        <w:rPr>
          <w:rFonts w:ascii="Calibri" w:hAnsi="Calibri" w:cs="Calibri"/>
          <w:sz w:val="24"/>
          <w:szCs w:val="24"/>
        </w:rPr>
        <w:t xml:space="preserve">Een amputatie hebben ondergaan proximaal van de </w:t>
      </w:r>
      <w:proofErr w:type="spellStart"/>
      <w:r w:rsidRPr="005E2BC5">
        <w:rPr>
          <w:rFonts w:ascii="Calibri" w:hAnsi="Calibri" w:cs="Calibri"/>
          <w:sz w:val="24"/>
          <w:szCs w:val="24"/>
        </w:rPr>
        <w:t>metatarsofalangeale</w:t>
      </w:r>
      <w:proofErr w:type="spellEnd"/>
      <w:r w:rsidRPr="005E2BC5">
        <w:rPr>
          <w:rFonts w:ascii="Calibri" w:hAnsi="Calibri" w:cs="Calibri"/>
          <w:sz w:val="24"/>
          <w:szCs w:val="24"/>
        </w:rPr>
        <w:t xml:space="preserve"> gewrichten.</w:t>
      </w:r>
    </w:p>
    <w:p w:rsidRPr="005E2BC5" w:rsidR="00D12AF2" w:rsidP="005E2BC5" w:rsidRDefault="00D12AF2" w14:paraId="1C483483" w14:textId="77777777">
      <w:pPr>
        <w:pStyle w:val="ListParagraph"/>
        <w:tabs>
          <w:tab w:val="left" w:pos="1701"/>
          <w:tab w:val="left" w:pos="1985"/>
        </w:tabs>
        <w:spacing w:after="0" w:line="360" w:lineRule="auto"/>
        <w:ind w:left="1440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12469949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E2BC5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5E2BC5">
        <w:rPr>
          <w:rFonts w:ascii="Calibri" w:hAnsi="Calibri" w:cs="Calibri"/>
          <w:sz w:val="24"/>
          <w:szCs w:val="24"/>
        </w:rPr>
        <w:tab/>
      </w:r>
      <w:r w:rsidRPr="005E2BC5">
        <w:rPr>
          <w:rFonts w:ascii="Calibri" w:hAnsi="Calibri" w:cs="Calibri"/>
          <w:sz w:val="24"/>
          <w:szCs w:val="24"/>
        </w:rPr>
        <w:tab/>
      </w:r>
      <w:r w:rsidRPr="005E2BC5">
        <w:rPr>
          <w:rFonts w:ascii="Calibri" w:hAnsi="Calibri" w:cs="Calibri"/>
          <w:sz w:val="24"/>
          <w:szCs w:val="24"/>
        </w:rPr>
        <w:t>Een actief voetzweer of een Charcot-deformiteit hebben</w:t>
      </w:r>
    </w:p>
    <w:p w:rsidRPr="005E2BC5" w:rsidR="00D12AF2" w:rsidP="005E2BC5" w:rsidRDefault="00D12AF2" w14:paraId="1913535E" w14:textId="3B6F3735">
      <w:pPr>
        <w:pStyle w:val="ListParagraph"/>
        <w:tabs>
          <w:tab w:val="left" w:pos="1985"/>
        </w:tabs>
        <w:spacing w:after="0" w:line="360" w:lineRule="auto"/>
        <w:ind w:left="1440"/>
        <w:jc w:val="both"/>
        <w:rPr>
          <w:rFonts w:ascii="Calibri" w:hAnsi="Calibri" w:cs="Calibri"/>
          <w:sz w:val="24"/>
          <w:szCs w:val="24"/>
        </w:rPr>
      </w:pPr>
      <w:sdt>
        <w:sdtPr>
          <w:id w:val="-1882007869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Calibri" w:hAnsi="Calibri" w:cs="Calibri"/>
            <w:sz w:val="24"/>
            <w:szCs w:val="24"/>
          </w:rPr>
        </w:sdtPr>
        <w:sdtContent>
          <w:r w:rsidRPr="46976BAE" w:rsidR="005E2BC5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  <w:sdtEndPr>
          <w:rPr>
            <w:rFonts w:ascii="Calibri" w:hAnsi="Calibri" w:cs="Calibri"/>
            <w:sz w:val="24"/>
            <w:szCs w:val="24"/>
          </w:rPr>
        </w:sdtEndPr>
      </w:sdt>
      <w:r w:rsidRPr="46976BAE" w:rsidR="00D12AF2">
        <w:rPr>
          <w:rFonts w:ascii="Calibri" w:hAnsi="Calibri" w:cs="Calibri"/>
          <w:sz w:val="24"/>
          <w:szCs w:val="24"/>
        </w:rPr>
        <w:t xml:space="preserve"> </w:t>
      </w:r>
      <w:r>
        <w:tab/>
      </w:r>
      <w:commentRangeStart w:id="1303098769"/>
      <w:r w:rsidRPr="46976BAE" w:rsidR="00D12AF2">
        <w:rPr>
          <w:rFonts w:ascii="Calibri" w:hAnsi="Calibri" w:cs="Calibri"/>
          <w:sz w:val="24"/>
          <w:szCs w:val="24"/>
        </w:rPr>
        <w:t>Hemodialyse</w:t>
      </w:r>
      <w:commentRangeEnd w:id="1303098769"/>
      <w:r>
        <w:rPr>
          <w:rStyle w:val="CommentReference"/>
        </w:rPr>
        <w:commentReference w:id="1303098769"/>
      </w:r>
      <w:r w:rsidRPr="46976BAE" w:rsidR="00D12AF2">
        <w:rPr>
          <w:rFonts w:ascii="Calibri" w:hAnsi="Calibri" w:cs="Calibri"/>
          <w:sz w:val="24"/>
          <w:szCs w:val="24"/>
        </w:rPr>
        <w:t xml:space="preserve"> ondergaan</w:t>
      </w:r>
    </w:p>
    <w:p w:rsidRPr="005E2BC5" w:rsidR="00D12AF2" w:rsidP="005E2BC5" w:rsidRDefault="00D12AF2" w14:paraId="15720575" w14:textId="77777777">
      <w:pPr>
        <w:pStyle w:val="ListParagraph"/>
        <w:tabs>
          <w:tab w:val="left" w:pos="1985"/>
        </w:tabs>
        <w:spacing w:after="0" w:line="360" w:lineRule="auto"/>
        <w:ind w:left="1985" w:hanging="545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13618563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E2BC5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5E2BC5">
        <w:rPr>
          <w:rFonts w:ascii="Calibri" w:hAnsi="Calibri" w:cs="Calibri"/>
          <w:sz w:val="24"/>
          <w:szCs w:val="24"/>
        </w:rPr>
        <w:t xml:space="preserve"> </w:t>
      </w:r>
      <w:r w:rsidRPr="005E2BC5">
        <w:rPr>
          <w:rFonts w:ascii="Calibri" w:hAnsi="Calibri" w:cs="Calibri"/>
          <w:sz w:val="24"/>
          <w:szCs w:val="24"/>
        </w:rPr>
        <w:tab/>
      </w:r>
      <w:r w:rsidRPr="005E2BC5">
        <w:rPr>
          <w:rFonts w:ascii="Calibri" w:hAnsi="Calibri" w:cs="Calibri"/>
          <w:sz w:val="24"/>
          <w:szCs w:val="24"/>
        </w:rPr>
        <w:t>Een ernstige aandoening hebben die de overleving binnen 18 maanden beperkt (beoordeeld door de behandelende arts)</w:t>
      </w:r>
    </w:p>
    <w:p w:rsidRPr="005E2BC5" w:rsidR="00D12AF2" w:rsidP="005E2BC5" w:rsidRDefault="00D12AF2" w14:paraId="524817D8" w14:textId="173D9BC9">
      <w:pPr>
        <w:pStyle w:val="ListParagraph"/>
        <w:tabs>
          <w:tab w:val="left" w:pos="1985"/>
        </w:tabs>
        <w:spacing w:after="0" w:line="360" w:lineRule="auto"/>
        <w:ind w:left="1985" w:hanging="545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16573479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E2BC5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5E2BC5">
        <w:rPr>
          <w:rFonts w:ascii="Calibri" w:hAnsi="Calibri" w:cs="Calibri"/>
          <w:sz w:val="24"/>
          <w:szCs w:val="24"/>
        </w:rPr>
        <w:t xml:space="preserve"> </w:t>
      </w:r>
      <w:r w:rsidRPr="005E2BC5">
        <w:rPr>
          <w:rFonts w:ascii="Calibri" w:hAnsi="Calibri" w:cs="Calibri"/>
          <w:sz w:val="24"/>
          <w:szCs w:val="24"/>
        </w:rPr>
        <w:tab/>
      </w:r>
      <w:r w:rsidRPr="005E2BC5">
        <w:rPr>
          <w:rFonts w:ascii="Calibri" w:hAnsi="Calibri" w:cs="Calibri"/>
          <w:sz w:val="24"/>
          <w:szCs w:val="24"/>
        </w:rPr>
        <w:t>Niet in staat zijn om toestemming te geven of de studie-instructies te</w:t>
      </w:r>
      <w:r w:rsidRPr="005E2BC5" w:rsidR="005E2BC5">
        <w:rPr>
          <w:rFonts w:ascii="Calibri" w:hAnsi="Calibri" w:cs="Calibri"/>
          <w:sz w:val="24"/>
          <w:szCs w:val="24"/>
        </w:rPr>
        <w:t xml:space="preserve"> </w:t>
      </w:r>
      <w:r w:rsidRPr="005E2BC5">
        <w:rPr>
          <w:rFonts w:ascii="Calibri" w:hAnsi="Calibri" w:cs="Calibri"/>
          <w:sz w:val="24"/>
          <w:szCs w:val="24"/>
        </w:rPr>
        <w:t>volgen</w:t>
      </w:r>
    </w:p>
    <w:p w:rsidRPr="005E2BC5" w:rsidR="00D12AF2" w:rsidP="005E2BC5" w:rsidRDefault="00D12AF2" w14:paraId="32C7981B" w14:textId="77777777">
      <w:pPr>
        <w:pStyle w:val="ListParagraph"/>
        <w:tabs>
          <w:tab w:val="left" w:pos="1985"/>
        </w:tabs>
        <w:spacing w:after="0" w:line="360" w:lineRule="auto"/>
        <w:ind w:left="1985" w:hanging="545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3754738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E2BC5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5E2BC5">
        <w:rPr>
          <w:rFonts w:ascii="Calibri" w:hAnsi="Calibri" w:cs="Calibri"/>
          <w:sz w:val="24"/>
          <w:szCs w:val="24"/>
        </w:rPr>
        <w:t xml:space="preserve"> </w:t>
      </w:r>
      <w:r w:rsidRPr="005E2BC5">
        <w:rPr>
          <w:rFonts w:ascii="Calibri" w:hAnsi="Calibri" w:cs="Calibri"/>
          <w:sz w:val="24"/>
          <w:szCs w:val="24"/>
        </w:rPr>
        <w:tab/>
      </w:r>
      <w:r w:rsidRPr="005E2BC5">
        <w:rPr>
          <w:rFonts w:ascii="Calibri" w:hAnsi="Calibri" w:cs="Calibri"/>
          <w:sz w:val="24"/>
          <w:szCs w:val="24"/>
        </w:rPr>
        <w:t>Hulpmiddelen gebruiken die de toepassing van druksensoren beperken (bv. enkel-voetorthese)</w:t>
      </w:r>
    </w:p>
    <w:p w:rsidRPr="005E2BC5" w:rsidR="00D12AF2" w:rsidP="005E2BC5" w:rsidRDefault="00D12AF2" w14:paraId="2E230718" w14:textId="77777777">
      <w:pPr>
        <w:pStyle w:val="ListParagraph"/>
        <w:tabs>
          <w:tab w:val="left" w:pos="1985"/>
        </w:tabs>
        <w:spacing w:after="0" w:line="360" w:lineRule="auto"/>
        <w:ind w:left="1440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10050145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5E2BC5">
            <w:rPr>
              <w:rFonts w:ascii="Segoe UI Symbol" w:hAnsi="Segoe UI Symbol" w:eastAsia="MS Gothic" w:cs="Segoe UI Symbol"/>
              <w:sz w:val="24"/>
              <w:szCs w:val="24"/>
            </w:rPr>
            <w:t>☐</w:t>
          </w:r>
        </w:sdtContent>
      </w:sdt>
      <w:r w:rsidRPr="005E2BC5">
        <w:rPr>
          <w:rFonts w:ascii="Calibri" w:hAnsi="Calibri" w:cs="Calibri"/>
          <w:sz w:val="24"/>
          <w:szCs w:val="24"/>
        </w:rPr>
        <w:t xml:space="preserve"> </w:t>
      </w:r>
      <w:r w:rsidRPr="005E2BC5">
        <w:rPr>
          <w:rFonts w:ascii="Calibri" w:hAnsi="Calibri" w:cs="Calibri"/>
          <w:sz w:val="24"/>
          <w:szCs w:val="24"/>
        </w:rPr>
        <w:tab/>
      </w:r>
      <w:r w:rsidRPr="005E2BC5">
        <w:rPr>
          <w:rFonts w:ascii="Calibri" w:hAnsi="Calibri" w:cs="Calibri"/>
          <w:sz w:val="24"/>
          <w:szCs w:val="24"/>
        </w:rPr>
        <w:t>Weigeren het voorgeschreven beschermend schoeisel te dragen</w:t>
      </w:r>
    </w:p>
    <w:p w:rsidRPr="004F3BDA" w:rsidR="00D12AF2" w:rsidP="00D12AF2" w:rsidRDefault="00D12AF2" w14:paraId="10D401E8" w14:textId="77777777">
      <w:pPr>
        <w:spacing w:line="240" w:lineRule="auto"/>
        <w:jc w:val="both"/>
        <w:rPr>
          <w:rFonts w:ascii="Calibri" w:hAnsi="Calibri" w:cs="Calibri"/>
          <w:b/>
          <w:bCs/>
        </w:rPr>
      </w:pPr>
    </w:p>
    <w:p w:rsidRPr="005E2BC5" w:rsidR="00D12AF2" w:rsidP="00D12AF2" w:rsidRDefault="00D12AF2" w14:paraId="3059E11F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rFonts w:ascii="Calibri" w:hAnsi="Calibri" w:cs="Calibri"/>
          <w:b/>
          <w:bCs/>
          <w:sz w:val="24"/>
          <w:szCs w:val="24"/>
        </w:rPr>
        <w:t xml:space="preserve">Noodzaak tot het voorschrijven van specifiek schoeisel: </w:t>
      </w:r>
    </w:p>
    <w:p w:rsidRPr="004F3BDA" w:rsidR="00D12AF2" w:rsidP="00D12AF2" w:rsidRDefault="00D12AF2" w14:paraId="031E32D0" w14:textId="77777777">
      <w:pPr>
        <w:spacing w:line="240" w:lineRule="auto"/>
        <w:jc w:val="both"/>
        <w:rPr>
          <w:rFonts w:ascii="Calibri" w:hAnsi="Calibri" w:cs="Calibri"/>
          <w:b/>
          <w:bCs/>
        </w:rPr>
      </w:pPr>
    </w:p>
    <w:p w:rsidRPr="005E2BC5" w:rsidR="00D12AF2" w:rsidP="00D12AF2" w:rsidRDefault="00D12AF2" w14:paraId="38901328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rFonts w:ascii="Calibri" w:hAnsi="Calibri" w:cs="Calibri"/>
          <w:b/>
          <w:bCs/>
          <w:sz w:val="24"/>
          <w:szCs w:val="24"/>
        </w:rPr>
        <w:t>Volledig op maat gemaakt orthopedisch schoeisel: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F6727" w:rsidR="00D12AF2" w:rsidTr="00E72F28" w14:paraId="2FB9E193" w14:textId="77777777">
        <w:tc>
          <w:tcPr>
            <w:tcW w:w="9016" w:type="dxa"/>
          </w:tcPr>
          <w:p w:rsidRPr="004F3BDA" w:rsidR="00D12AF2" w:rsidP="00E72F28" w:rsidRDefault="00D12AF2" w14:paraId="0A3BA4DA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2D2FF5F8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23FBFC78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1511451D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529521E1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3E41A55B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77716E1F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559A81D6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2373E235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</w:tbl>
    <w:p w:rsidRPr="004F3BDA" w:rsidR="00D12AF2" w:rsidP="00D12AF2" w:rsidRDefault="00D12AF2" w14:paraId="090F8179" w14:textId="77777777">
      <w:pPr>
        <w:spacing w:line="240" w:lineRule="auto"/>
        <w:jc w:val="both"/>
        <w:rPr>
          <w:rFonts w:ascii="Calibri" w:hAnsi="Calibri" w:cs="Calibri"/>
          <w:b/>
          <w:bCs/>
        </w:rPr>
      </w:pPr>
    </w:p>
    <w:p w:rsidRPr="005E2BC5" w:rsidR="00D12AF2" w:rsidP="00D12AF2" w:rsidRDefault="00D12AF2" w14:paraId="32E6B3DC" w14:textId="77777777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rFonts w:ascii="Calibri" w:hAnsi="Calibri" w:cs="Calibri"/>
          <w:b/>
          <w:bCs/>
          <w:sz w:val="24"/>
          <w:szCs w:val="24"/>
        </w:rPr>
        <w:t>Extra diep of semi-orthopedisch schoeisel: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4F3BDA" w:rsidR="00D12AF2" w:rsidTr="00E72F28" w14:paraId="72FA49D9" w14:textId="77777777">
        <w:tc>
          <w:tcPr>
            <w:tcW w:w="9016" w:type="dxa"/>
          </w:tcPr>
          <w:p w:rsidRPr="004F3BDA" w:rsidR="00D12AF2" w:rsidP="00E72F28" w:rsidRDefault="00D12AF2" w14:paraId="578EBB8A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19BD74F4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143C63A0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6BC6A054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3E01A0FD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5F89E818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4899C6EC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4E711C48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:rsidRPr="004F3BDA" w:rsidR="00D12AF2" w:rsidP="00E72F28" w:rsidRDefault="00D12AF2" w14:paraId="6456DA1C" w14:textId="77777777">
            <w:pPr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</w:tbl>
    <w:p w:rsidR="00E13A59" w:rsidP="00E50D99" w:rsidRDefault="00E13A59" w14:paraId="0293A539" w14:textId="77777777"/>
    <w:sectPr w:rsidR="00E13A59"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FD" w:author="Fabienne Dobbels" w:date="2026-06-03T12:52:53" w:id="1574275910">
    <w:p xmlns:w14="http://schemas.microsoft.com/office/word/2010/wordml" xmlns:w="http://schemas.openxmlformats.org/wordprocessingml/2006/main" w:rsidR="190E100F" w:rsidRDefault="5FF1D8B3" w14:paraId="0B809813" w14:textId="474746DF">
      <w:pPr>
        <w:pStyle w:val="CommentText"/>
      </w:pPr>
      <w:r>
        <w:rPr>
          <w:rStyle w:val="CommentReference"/>
        </w:rPr>
        <w:annotationRef/>
      </w:r>
      <w:r w:rsidRPr="064E025F" w:rsidR="3F9CE99E">
        <w:t>detail, maar links rechts staat nu in het Frans, maar ik veronderstel dat dit voor iedereen wel duidelijk zal zijn...</w:t>
      </w:r>
    </w:p>
  </w:comment>
  <w:comment xmlns:w="http://schemas.openxmlformats.org/wordprocessingml/2006/main" w:initials="FD" w:author="Fabienne Dobbels" w:date="2026-06-03T12:53:47" w:id="496959764">
    <w:p xmlns:w14="http://schemas.microsoft.com/office/word/2010/wordml" xmlns:w="http://schemas.openxmlformats.org/wordprocessingml/2006/main" w:rsidR="3755BF70" w:rsidRDefault="3A37273E" w14:paraId="3BA44693" w14:textId="119EF3A9">
      <w:pPr>
        <w:pStyle w:val="CommentText"/>
      </w:pPr>
      <w:r>
        <w:rPr>
          <w:rStyle w:val="CommentReference"/>
        </w:rPr>
        <w:annotationRef/>
      </w:r>
      <w:r w:rsidRPr="5B809276" w:rsidR="3AE3AB3A">
        <w:t>alle ulcera vermelden of enkel de laatste? nu kan er maar 1 datum van genezing worden ingevuld. Is dit de laatste datum?</w:t>
      </w:r>
    </w:p>
  </w:comment>
  <w:comment xmlns:w="http://schemas.openxmlformats.org/wordprocessingml/2006/main" w:initials="FD" w:author="Fabienne Dobbels" w:date="2026-06-03T12:55:49" w:id="1557228492">
    <w:p xmlns:w14="http://schemas.microsoft.com/office/word/2010/wordml" xmlns:w="http://schemas.openxmlformats.org/wordprocessingml/2006/main" w:rsidR="0509CE68" w:rsidRDefault="64AA545E" w14:paraId="297D2AAE" w14:textId="6FF7935D">
      <w:pPr>
        <w:pStyle w:val="CommentText"/>
      </w:pPr>
      <w:r>
        <w:rPr>
          <w:rStyle w:val="CommentReference"/>
        </w:rPr>
        <w:annotationRef/>
      </w:r>
      <w:r w:rsidRPr="7E1A1A63" w:rsidR="73672BBD">
        <w:t>lay-out hier en daar niet optimaal</w:t>
      </w:r>
    </w:p>
  </w:comment>
  <w:comment xmlns:w="http://schemas.openxmlformats.org/wordprocessingml/2006/main" w:initials="FD" w:author="Fabienne Dobbels" w:date="2026-06-03T12:57:24" w:id="1303098769">
    <w:p xmlns:w14="http://schemas.microsoft.com/office/word/2010/wordml" xmlns:w="http://schemas.openxmlformats.org/wordprocessingml/2006/main" w:rsidR="2032DA60" w:rsidRDefault="3706130F" w14:paraId="5C264A39" w14:textId="662CEB06">
      <w:pPr>
        <w:pStyle w:val="CommentText"/>
      </w:pPr>
      <w:r>
        <w:rPr>
          <w:rStyle w:val="CommentReference"/>
        </w:rPr>
        <w:annotationRef/>
      </w:r>
      <w:r w:rsidRPr="56E8C58C" w:rsidR="06B209F8">
        <w:t>meer algemeen dialyse? peritoneal dialyse toegelaten?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B809813"/>
  <w15:commentEx w15:done="0" w15:paraId="3BA44693" w15:paraIdParent="0B809813"/>
  <w15:commentEx w15:done="0" w15:paraId="297D2AAE"/>
  <w15:commentEx w15:done="0" w15:paraId="5C264A3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03EFF25" w16cex:dateUtc="2026-06-03T10:52:53.322Z"/>
  <w16cex:commentExtensible w16cex:durableId="4B4DF533" w16cex:dateUtc="2026-06-03T10:53:47.918Z"/>
  <w16cex:commentExtensible w16cex:durableId="1420A798" w16cex:dateUtc="2026-06-03T10:55:49.712Z"/>
  <w16cex:commentExtensible w16cex:durableId="01CD17D9" w16cex:dateUtc="2026-06-03T10:57:24.4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B809813" w16cid:durableId="003EFF25"/>
  <w16cid:commentId w16cid:paraId="3BA44693" w16cid:durableId="4B4DF533"/>
  <w16cid:commentId w16cid:paraId="297D2AAE" w16cid:durableId="1420A798"/>
  <w16cid:commentId w16cid:paraId="5C264A39" w16cid:durableId="01CD17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EC572D" w:rsidP="00F65961" w:rsidRDefault="00EC572D" w14:paraId="771DE688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EC572D" w:rsidP="00F65961" w:rsidRDefault="00EC572D" w14:paraId="1CE3D194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02BA3DEA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B81FF0">
          <w:rPr>
            <w:rFonts w:ascii="Calibri" w:hAnsi="Calibri" w:cs="Calibri"/>
            <w:color w:val="000000" w:themeColor="text1"/>
            <w:spacing w:val="60"/>
          </w:rPr>
          <w:t>10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EC572D" w:rsidP="00F65961" w:rsidRDefault="00EC572D" w14:paraId="14D0DCE5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EC572D" w:rsidP="00F65961" w:rsidRDefault="00EC572D" w14:paraId="2435E20E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F50C5" w:rsidR="00F65961" w:rsidRDefault="00616924" w14:paraId="2BC88831" w14:textId="7EBA1305">
    <w:pPr>
      <w:pStyle w:val="Header"/>
      <w:rPr>
        <w:color w:val="000000" w:themeColor="text1"/>
        <w:sz w:val="18"/>
        <w:szCs w:val="18"/>
        <w:lang w:val="de-DE"/>
      </w:rPr>
    </w:pPr>
    <w:r w:rsidRPr="00616924">
      <w:rPr>
        <w:rFonts w:ascii="Calibri" w:hAnsi="Calibri" w:cs="Calibri"/>
        <w:color w:val="000000" w:themeColor="text1"/>
        <w:lang w:val="de-DE"/>
      </w:rPr>
      <w:t xml:space="preserve">Baseline </w:t>
    </w:r>
    <w:proofErr w:type="spellStart"/>
    <w:r w:rsidRPr="00616924">
      <w:rPr>
        <w:rFonts w:ascii="Calibri" w:hAnsi="Calibri" w:cs="Calibri"/>
        <w:color w:val="000000" w:themeColor="text1"/>
        <w:lang w:val="de-DE"/>
      </w:rPr>
      <w:t>eligibility</w:t>
    </w:r>
    <w:proofErr w:type="spellEnd"/>
    <w:r w:rsidRPr="00616924">
      <w:rPr>
        <w:rFonts w:ascii="Calibri" w:hAnsi="Calibri" w:cs="Calibri"/>
        <w:color w:val="000000" w:themeColor="text1"/>
        <w:lang w:val="de-DE"/>
      </w:rPr>
      <w:t xml:space="preserve"> </w:t>
    </w:r>
    <w:proofErr w:type="spellStart"/>
    <w:r w:rsidRPr="00616924">
      <w:rPr>
        <w:rFonts w:ascii="Calibri" w:hAnsi="Calibri" w:cs="Calibri"/>
        <w:color w:val="000000" w:themeColor="text1"/>
        <w:lang w:val="de-DE"/>
      </w:rPr>
      <w:t>confirmation</w:t>
    </w:r>
    <w:proofErr w:type="spellEnd"/>
    <w:r w:rsidRPr="00FF50C5" w:rsidR="00F65961">
      <w:rPr>
        <w:rFonts w:ascii="Calibri" w:hAnsi="Calibri" w:cs="Calibri"/>
        <w:color w:val="000000" w:themeColor="text1"/>
        <w:lang w:val="de-DE"/>
      </w:rPr>
      <w:tab/>
    </w:r>
    <w:r>
      <w:rPr>
        <w:rFonts w:ascii="Calibri" w:hAnsi="Calibri" w:cs="Calibri"/>
        <w:color w:val="000000" w:themeColor="text1"/>
        <w:lang w:val="de-DE"/>
      </w:rPr>
      <w:tab/>
    </w:r>
    <w:r w:rsidRPr="00FF50C5" w:rsidR="00F65961">
      <w:rPr>
        <w:rFonts w:ascii="Calibri" w:hAnsi="Calibri" w:cs="Calibri"/>
        <w:color w:val="000000" w:themeColor="text1"/>
        <w:lang w:val="de-DE"/>
      </w:rPr>
      <w:t>v</w:t>
    </w:r>
    <w:r w:rsidRPr="00FF50C5" w:rsidR="00B9635A">
      <w:rPr>
        <w:rFonts w:ascii="Calibri" w:hAnsi="Calibri" w:cs="Calibri"/>
        <w:color w:val="000000" w:themeColor="text1"/>
        <w:lang w:val="de-DE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2DF"/>
    <w:multiLevelType w:val="multilevel"/>
    <w:tmpl w:val="A5C4C3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D5F0D57"/>
    <w:multiLevelType w:val="multilevel"/>
    <w:tmpl w:val="DB8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8946002">
    <w:abstractNumId w:val="2"/>
  </w:num>
  <w:num w:numId="2" w16cid:durableId="1838030279">
    <w:abstractNumId w:val="1"/>
  </w:num>
  <w:num w:numId="3" w16cid:durableId="841159878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70158"/>
    <w:rsid w:val="00171254"/>
    <w:rsid w:val="0018199E"/>
    <w:rsid w:val="001A6FED"/>
    <w:rsid w:val="00262FCE"/>
    <w:rsid w:val="00277E82"/>
    <w:rsid w:val="002C3181"/>
    <w:rsid w:val="002D2B81"/>
    <w:rsid w:val="00344170"/>
    <w:rsid w:val="003539DF"/>
    <w:rsid w:val="0035570B"/>
    <w:rsid w:val="00367CBB"/>
    <w:rsid w:val="003C3562"/>
    <w:rsid w:val="00447043"/>
    <w:rsid w:val="004475F9"/>
    <w:rsid w:val="00482F69"/>
    <w:rsid w:val="0053641E"/>
    <w:rsid w:val="005C26B5"/>
    <w:rsid w:val="005E2BC5"/>
    <w:rsid w:val="00616924"/>
    <w:rsid w:val="00652A07"/>
    <w:rsid w:val="006721FC"/>
    <w:rsid w:val="00711066"/>
    <w:rsid w:val="0073481C"/>
    <w:rsid w:val="00737223"/>
    <w:rsid w:val="00795DD0"/>
    <w:rsid w:val="008020F9"/>
    <w:rsid w:val="008131E7"/>
    <w:rsid w:val="00813349"/>
    <w:rsid w:val="009431A3"/>
    <w:rsid w:val="00A27939"/>
    <w:rsid w:val="00A44462"/>
    <w:rsid w:val="00AF0C26"/>
    <w:rsid w:val="00B118EF"/>
    <w:rsid w:val="00B622E7"/>
    <w:rsid w:val="00B81FF0"/>
    <w:rsid w:val="00B9635A"/>
    <w:rsid w:val="00BF6AED"/>
    <w:rsid w:val="00C157D2"/>
    <w:rsid w:val="00C22F06"/>
    <w:rsid w:val="00C34113"/>
    <w:rsid w:val="00C43AD2"/>
    <w:rsid w:val="00CA4254"/>
    <w:rsid w:val="00CD24AE"/>
    <w:rsid w:val="00D12AF2"/>
    <w:rsid w:val="00D243A7"/>
    <w:rsid w:val="00D512D3"/>
    <w:rsid w:val="00DE35BB"/>
    <w:rsid w:val="00E13A59"/>
    <w:rsid w:val="00E34A1C"/>
    <w:rsid w:val="00E50D99"/>
    <w:rsid w:val="00E8560D"/>
    <w:rsid w:val="00EC572D"/>
    <w:rsid w:val="00F65961"/>
    <w:rsid w:val="00F7082E"/>
    <w:rsid w:val="00F853FD"/>
    <w:rsid w:val="00F943CF"/>
    <w:rsid w:val="00F95F27"/>
    <w:rsid w:val="00FA6610"/>
    <w:rsid w:val="00FF4562"/>
    <w:rsid w:val="00FF50C5"/>
    <w:rsid w:val="01FA2A00"/>
    <w:rsid w:val="07F68909"/>
    <w:rsid w:val="1D490F63"/>
    <w:rsid w:val="25B2F6A9"/>
    <w:rsid w:val="332DF69B"/>
    <w:rsid w:val="46976BAE"/>
    <w:rsid w:val="50D03CE0"/>
    <w:rsid w:val="590A4E77"/>
    <w:rsid w:val="64310BF4"/>
    <w:rsid w:val="715C67D1"/>
    <w:rsid w:val="747DC451"/>
    <w:rsid w:val="7F0BC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Relationship Type="http://schemas.openxmlformats.org/officeDocument/2006/relationships/comments" Target="comments.xml" Id="Re58e9a93ea9d4bde" /><Relationship Type="http://schemas.microsoft.com/office/2016/09/relationships/commentsIds" Target="commentsIds.xml" Id="Rec04322034814192" /><Relationship Type="http://schemas.microsoft.com/office/2011/relationships/commentsExtended" Target="commentsExtended.xml" Id="R11e8c396934e4a91" /><Relationship Type="http://schemas.microsoft.com/office/2018/08/relationships/commentsExtensible" Target="commentsExtensible.xml" Id="Rc246407b80b847be" /><Relationship Type="http://schemas.microsoft.com/office/2011/relationships/people" Target="people.xml" Id="Rb86b95fa596f4ea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972920-EED2-4BB2-BFA0-803A1768070F}"/>
</file>

<file path=customXml/itemProps2.xml><?xml version="1.0" encoding="utf-8"?>
<ds:datastoreItem xmlns:ds="http://schemas.openxmlformats.org/officeDocument/2006/customXml" ds:itemID="{FA9D3BFA-1C0A-4A10-9B48-5C33CD3198A0}"/>
</file>

<file path=customXml/itemProps3.xml><?xml version="1.0" encoding="utf-8"?>
<ds:datastoreItem xmlns:ds="http://schemas.openxmlformats.org/officeDocument/2006/customXml" ds:itemID="{C4A6588C-D91F-475D-974C-D2D7348CC3B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Fabienne Dobbels</cp:lastModifiedBy>
  <cp:revision>24</cp:revision>
  <dcterms:created xsi:type="dcterms:W3CDTF">2026-03-30T10:37:00Z</dcterms:created>
  <dcterms:modified xsi:type="dcterms:W3CDTF">2026-06-03T10:57:44Z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