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0625D" w:rsidR="0060625D" w:rsidP="00D12BB6" w:rsidRDefault="00447043" w14:paraId="241A9F92" w14:textId="2BB7B629">
      <w:pPr>
        <w:spacing w:after="120" w:line="360" w:lineRule="auto"/>
        <w:jc w:val="center"/>
        <w:rPr>
          <w:rFonts w:ascii="Calibri" w:hAnsi="Calibri" w:cs="Calibri"/>
          <w:b w:val="1"/>
          <w:bCs w:val="1"/>
          <w:color w:val="EE0000"/>
          <w:sz w:val="28"/>
          <w:szCs w:val="28"/>
          <w:lang w:val="en-US"/>
        </w:rPr>
      </w:pPr>
      <w:r w:rsidRPr="3B233081" w:rsidR="00447043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en-US"/>
        </w:rPr>
        <w:t xml:space="preserve">Appendix </w:t>
      </w:r>
      <w:r w:rsidRPr="3B233081" w:rsidR="00C90578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en-US"/>
        </w:rPr>
        <w:t>1</w:t>
      </w:r>
      <w:r w:rsidRPr="3B233081" w:rsidR="1993F9CA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en-US"/>
        </w:rPr>
        <w:t>4</w:t>
      </w:r>
      <w:r w:rsidRPr="3B233081" w:rsidR="00447043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en-US"/>
        </w:rPr>
        <w:t xml:space="preserve">- </w:t>
      </w:r>
      <w:r w:rsidRPr="3B233081" w:rsidR="0060625D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en-US"/>
        </w:rPr>
        <w:t>Nottingham Assessment of Functional Foot Care (NAFF)</w:t>
      </w:r>
      <w:commentRangeStart w:id="987391388"/>
      <w:commentRangeEnd w:id="987391388"/>
      <w:r>
        <w:rPr>
          <w:rStyle w:val="CommentReference"/>
        </w:rPr>
        <w:commentReference w:id="987391388"/>
      </w:r>
    </w:p>
    <w:p w:rsidRPr="00D12BB6" w:rsidR="0060625D" w:rsidP="0060625D" w:rsidRDefault="0060625D" w14:paraId="2C687869" w14:textId="2485B56D">
      <w:pPr>
        <w:rPr>
          <w:rFonts w:ascii="Calibri" w:hAnsi="Calibri" w:cs="Calibri"/>
          <w:color w:val="000000" w:themeColor="text1"/>
          <w:sz w:val="24"/>
          <w:szCs w:val="24"/>
        </w:rPr>
      </w:pPr>
      <w:r w:rsidRPr="3B233081" w:rsidR="0060625D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We willen graag weten wat u doet om </w:t>
      </w:r>
      <w:del w:author="Fabienne Dobbels" w:date="2026-06-03T15:19:56.67Z" w16du:dateUtc="2026-06-03T15:19:56.67Z" w:id="790683918">
        <w:r w:rsidRPr="3B233081" w:rsidDel="0060625D">
          <w:rPr>
            <w:rFonts w:ascii="Calibri" w:hAnsi="Calibri" w:cs="Calibri"/>
            <w:color w:val="000000" w:themeColor="text1" w:themeTint="FF" w:themeShade="FF"/>
            <w:sz w:val="24"/>
            <w:szCs w:val="24"/>
          </w:rPr>
          <w:delText xml:space="preserve">voor </w:delText>
        </w:r>
      </w:del>
      <w:r w:rsidRPr="3B233081" w:rsidR="0060625D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uw voeten te </w:t>
      </w:r>
      <w:ins w:author="Fabienne Dobbels" w:date="2026-06-03T15:20:01.716Z" w16du:dateUtc="2026-06-03T15:20:01.716Z" w:id="603034179">
        <w:r w:rsidRPr="3B233081" w:rsidR="047E402A">
          <w:rPr>
            <w:rFonts w:ascii="Calibri" w:hAnsi="Calibri" w:cs="Calibri"/>
            <w:color w:val="000000" w:themeColor="text1" w:themeTint="FF" w:themeShade="FF"/>
            <w:sz w:val="24"/>
            <w:szCs w:val="24"/>
          </w:rPr>
          <w:t>ver</w:t>
        </w:r>
      </w:ins>
      <w:r w:rsidRPr="3B233081" w:rsidR="0060625D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zorgen. Gelieve de categorie aan te duiden die het best weergeeft wat u </w:t>
      </w:r>
      <w:ins w:author="Fabienne Dobbels" w:date="2026-06-03T15:20:51.899Z" w16du:dateUtc="2026-06-03T15:20:51.899Z" w:id="899447698">
        <w:r w:rsidRPr="3B233081" w:rsidR="2CDEF823">
          <w:rPr>
            <w:rFonts w:ascii="Calibri" w:hAnsi="Calibri" w:cs="Calibri"/>
            <w:color w:val="000000" w:themeColor="text1" w:themeTint="FF" w:themeShade="FF"/>
            <w:sz w:val="24"/>
            <w:szCs w:val="24"/>
          </w:rPr>
          <w:t xml:space="preserve">daadwerkelijk </w:t>
        </w:r>
      </w:ins>
      <w:r w:rsidRPr="3B233081" w:rsidR="0060625D">
        <w:rPr>
          <w:rFonts w:ascii="Calibri" w:hAnsi="Calibri" w:cs="Calibri"/>
          <w:color w:val="000000" w:themeColor="text1" w:themeTint="FF" w:themeShade="FF"/>
          <w:sz w:val="24"/>
          <w:szCs w:val="24"/>
        </w:rPr>
        <w:t>doet. Beantwoord alstublieft elke vraag. Bedankt.</w:t>
      </w:r>
    </w:p>
    <w:p w:rsidRPr="006B3E25" w:rsidR="0060625D" w:rsidP="00C065DB" w:rsidRDefault="0060625D" w14:paraId="3EE01BDA" w14:textId="77777777">
      <w:pPr>
        <w:spacing w:after="0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tbl>
      <w:tblPr>
        <w:tblStyle w:val="TableGrid"/>
        <w:tblW w:w="907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924"/>
        <w:gridCol w:w="2046"/>
        <w:gridCol w:w="2053"/>
        <w:gridCol w:w="2049"/>
      </w:tblGrid>
      <w:tr w:rsidRPr="004F3BDA" w:rsidR="0060625D" w:rsidTr="3B233081" w14:paraId="323F9A32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4F3BDA" w:rsidR="0060625D" w:rsidP="00E72F28" w:rsidRDefault="0060625D" w14:paraId="36994D84" w14:textId="296DF8B5">
            <w:pPr>
              <w:spacing w:line="360" w:lineRule="auto"/>
              <w:rPr>
                <w:rFonts w:ascii="Calibri" w:hAnsi="Calibri" w:cs="Calibri"/>
                <w:b w:val="1"/>
                <w:bCs w:val="1"/>
                <w:color w:val="000000" w:themeColor="text1"/>
                <w:sz w:val="24"/>
                <w:szCs w:val="24"/>
                <w:lang w:val="en-US"/>
              </w:rPr>
            </w:pPr>
            <w:r w:rsidRPr="3B233081" w:rsidR="0060625D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  <w:lang w:val="en-US"/>
              </w:rPr>
              <w:t xml:space="preserve">1. </w:t>
            </w:r>
            <w:del w:author="Fabienne Dobbels" w:date="2026-06-03T15:33:18.825Z" w16du:dateUtc="2026-06-03T15:33:18.825Z" w:id="1834159005">
              <w:r w:rsidRPr="3B233081" w:rsidDel="0060625D">
                <w:rPr>
                  <w:rFonts w:ascii="Calibri" w:hAnsi="Calibri" w:cs="Calibri"/>
                  <w:b w:val="1"/>
                  <w:bCs w:val="1"/>
                  <w:color w:val="000000" w:themeColor="text1" w:themeTint="FF" w:themeShade="FF"/>
                </w:rPr>
                <w:delText>Onderzoekt u uw voeten</w:delText>
              </w:r>
            </w:del>
            <w:ins w:author="Fabienne Dobbels" w:date="2026-06-03T15:33:24.15Z" w16du:dateUtc="2026-06-03T15:33:24.15Z" w:id="495787017">
              <w:r w:rsidRPr="3B233081" w:rsidR="250D398A">
                <w:rPr>
                  <w:rFonts w:ascii="Calibri" w:hAnsi="Calibri" w:cs="Calibri"/>
                  <w:b w:val="1"/>
                  <w:bCs w:val="1"/>
                  <w:color w:val="000000" w:themeColor="text1" w:themeTint="FF" w:themeShade="FF"/>
                </w:rPr>
                <w:t>Controleert u uw voeten wel eens</w:t>
              </w:r>
            </w:ins>
            <w:r w:rsidRPr="3B233081" w:rsidR="0060625D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</w:rPr>
              <w:t>?</w:t>
            </w:r>
          </w:p>
        </w:tc>
      </w:tr>
      <w:tr w:rsidRPr="004F3BDA" w:rsidR="0060625D" w:rsidTr="3B233081" w14:paraId="1AB66882" w14:textId="77777777">
        <w:tc>
          <w:tcPr>
            <w:tcW w:w="2924" w:type="dxa"/>
            <w:tcMar/>
          </w:tcPr>
          <w:p w:rsidRPr="004F3BDA" w:rsidR="0060625D" w:rsidP="00E72F28" w:rsidRDefault="0060625D" w14:paraId="4D0B3074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Meer dan één keer per dag</w:t>
            </w:r>
          </w:p>
          <w:p w:rsidRPr="004F3BDA" w:rsidR="0060625D" w:rsidP="00E72F28" w:rsidRDefault="0060625D" w14:paraId="414EA623" w14:textId="67C8DC8D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838343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B3E25">
                  <w:rPr>
                    <w:rFonts w:hint="eastAsia" w:ascii="MS Gothic" w:hAnsi="MS Gothic" w:eastAsia="MS Gothic" w:cs="Calibri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014857F2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Eén keer per dag</w:t>
            </w:r>
          </w:p>
          <w:p w:rsidRPr="004F3BDA" w:rsidR="0060625D" w:rsidP="00E72F28" w:rsidRDefault="0060625D" w14:paraId="4F62A07A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839309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15B33FB1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2–6 keer per week</w:t>
            </w:r>
          </w:p>
          <w:p w:rsidRPr="004F3BDA" w:rsidR="0060625D" w:rsidP="00E72F28" w:rsidRDefault="0060625D" w14:paraId="189F204D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50647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2BA6E9E3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Eén keer per week of minder</w:t>
            </w:r>
          </w:p>
          <w:p w:rsidR="0060625D" w:rsidP="001248E4" w:rsidRDefault="0060625D" w14:paraId="5E4E1281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591703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Pr="001248E4" w:rsidR="001248E4" w:rsidP="001248E4" w:rsidRDefault="001248E4" w14:paraId="46CBFD04" w14:textId="5CB8F434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</w:p>
        </w:tc>
      </w:tr>
      <w:tr w:rsidRPr="005F6727" w:rsidR="0060625D" w:rsidTr="3B233081" w14:paraId="7AF0CEEF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D12BB6" w:rsidR="0060625D" w:rsidP="00E72F28" w:rsidRDefault="0060625D" w14:paraId="62D405D6" w14:textId="4F71A1AC">
            <w:pPr>
              <w:spacing w:line="360" w:lineRule="auto"/>
              <w:rPr>
                <w:rFonts w:ascii="Calibri" w:hAnsi="Calibri" w:cs="Calibri"/>
                <w:b w:val="1"/>
                <w:bCs w:val="1"/>
                <w:color w:val="000000" w:themeColor="text1"/>
              </w:rPr>
            </w:pPr>
            <w:r w:rsidRPr="3B233081" w:rsidR="0060625D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</w:rPr>
              <w:t xml:space="preserve">2. Controleert </w:t>
            </w:r>
            <w:r w:rsidRPr="3B233081" w:rsidR="0060625D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</w:rPr>
              <w:t>u uw schoenen vóór u ze aantrekt?</w:t>
            </w:r>
          </w:p>
        </w:tc>
      </w:tr>
      <w:tr w:rsidRPr="004F3BDA" w:rsidR="0060625D" w:rsidTr="3B233081" w14:paraId="04E14DEA" w14:textId="77777777">
        <w:tc>
          <w:tcPr>
            <w:tcW w:w="2924" w:type="dxa"/>
            <w:tcMar/>
          </w:tcPr>
          <w:p w:rsidRPr="004F3BDA" w:rsidR="0060625D" w:rsidP="00E72F28" w:rsidRDefault="0060625D" w14:paraId="033FB21F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rFonts w:ascii="Calibri" w:hAnsi="Calibri" w:cs="Calibri"/>
                <w:color w:val="000000" w:themeColor="text1"/>
                <w:lang w:val="en-US"/>
              </w:rPr>
              <w:t>Vaak</w:t>
            </w:r>
          </w:p>
          <w:p w:rsidRPr="004F3BDA" w:rsidR="0060625D" w:rsidP="00E72F28" w:rsidRDefault="0060625D" w14:paraId="3DA0F626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9912078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630FF40F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rFonts w:ascii="Calibri" w:hAnsi="Calibri" w:cs="Calibri"/>
                <w:color w:val="000000" w:themeColor="text1"/>
                <w:lang w:val="en-US"/>
              </w:rPr>
              <w:t>Soms</w:t>
            </w:r>
          </w:p>
          <w:p w:rsidRPr="004F3BDA" w:rsidR="0060625D" w:rsidP="00E72F28" w:rsidRDefault="0060625D" w14:paraId="7612D5A3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771443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4B9AC786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proofErr w:type="spellStart"/>
            <w:r w:rsidRPr="004F3BDA">
              <w:rPr>
                <w:rFonts w:ascii="Calibri" w:hAnsi="Calibri" w:cs="Calibri"/>
                <w:color w:val="000000" w:themeColor="text1"/>
                <w:lang w:val="en-US"/>
              </w:rPr>
              <w:t>Zelden</w:t>
            </w:r>
            <w:proofErr w:type="spellEnd"/>
          </w:p>
          <w:p w:rsidRPr="004F3BDA" w:rsidR="0060625D" w:rsidP="00E72F28" w:rsidRDefault="0060625D" w14:paraId="0BE53C85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3905673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744F6FD0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rFonts w:ascii="Calibri" w:hAnsi="Calibri" w:cs="Calibri"/>
                <w:color w:val="000000" w:themeColor="text1"/>
                <w:lang w:val="en-US"/>
              </w:rPr>
              <w:t>Nooit</w:t>
            </w:r>
          </w:p>
          <w:p w:rsidRPr="004F3BDA" w:rsidR="0060625D" w:rsidP="00E72F28" w:rsidRDefault="0060625D" w14:paraId="268172EE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514543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Pr="004F3BDA" w:rsidR="0060625D" w:rsidP="00E72F28" w:rsidRDefault="0060625D" w14:paraId="4F22CB62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Pr="005F6727" w:rsidR="0060625D" w:rsidTr="3B233081" w14:paraId="30950C9E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4F3BDA" w:rsidR="0060625D" w:rsidP="00E72F28" w:rsidRDefault="0060625D" w14:paraId="5276BF48" w14:textId="1440C892">
            <w:pPr>
              <w:spacing w:line="360" w:lineRule="auto"/>
              <w:rPr>
                <w:rFonts w:ascii="Calibri" w:hAnsi="Calibri" w:cs="Calibri"/>
                <w:b w:val="1"/>
                <w:bCs w:val="1"/>
                <w:color w:val="000000" w:themeColor="text1"/>
                <w:sz w:val="28"/>
                <w:szCs w:val="28"/>
              </w:rPr>
            </w:pPr>
            <w:r w:rsidRPr="3B233081" w:rsidR="0060625D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</w:rPr>
              <w:t xml:space="preserve">3. Controleert </w:t>
            </w:r>
            <w:r w:rsidRPr="3B233081" w:rsidR="0060625D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</w:rPr>
              <w:t>u uw schoenen wanneer u ze uittrekt?</w:t>
            </w:r>
          </w:p>
        </w:tc>
      </w:tr>
      <w:tr w:rsidRPr="004F3BDA" w:rsidR="0060625D" w:rsidTr="3B233081" w14:paraId="01C8D65F" w14:textId="77777777">
        <w:tc>
          <w:tcPr>
            <w:tcW w:w="2924" w:type="dxa"/>
            <w:tcMar/>
          </w:tcPr>
          <w:p w:rsidRPr="004F3BDA" w:rsidR="0060625D" w:rsidP="00E72F28" w:rsidRDefault="0060625D" w14:paraId="6111CC9C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rFonts w:ascii="Calibri" w:hAnsi="Calibri" w:cs="Calibri"/>
                <w:color w:val="000000" w:themeColor="text1"/>
                <w:lang w:val="en-US"/>
              </w:rPr>
              <w:t>Vaak</w:t>
            </w:r>
          </w:p>
          <w:p w:rsidRPr="004F3BDA" w:rsidR="0060625D" w:rsidP="00E72F28" w:rsidRDefault="0060625D" w14:paraId="02E353E4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9064453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661615C9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rFonts w:ascii="Calibri" w:hAnsi="Calibri" w:cs="Calibri"/>
                <w:color w:val="000000" w:themeColor="text1"/>
                <w:lang w:val="en-US"/>
              </w:rPr>
              <w:t>Soms</w:t>
            </w:r>
          </w:p>
          <w:p w:rsidRPr="004F3BDA" w:rsidR="0060625D" w:rsidP="00E72F28" w:rsidRDefault="0060625D" w14:paraId="784EB68E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2242607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7EBE6410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proofErr w:type="spellStart"/>
            <w:r w:rsidRPr="004F3BDA">
              <w:rPr>
                <w:rFonts w:ascii="Calibri" w:hAnsi="Calibri" w:cs="Calibri"/>
                <w:color w:val="000000" w:themeColor="text1"/>
                <w:lang w:val="en-US"/>
              </w:rPr>
              <w:t>Zelden</w:t>
            </w:r>
            <w:proofErr w:type="spellEnd"/>
          </w:p>
          <w:p w:rsidRPr="004F3BDA" w:rsidR="0060625D" w:rsidP="00E72F28" w:rsidRDefault="0060625D" w14:paraId="6911AB07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1717212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65DB1710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rFonts w:ascii="Calibri" w:hAnsi="Calibri" w:cs="Calibri"/>
                <w:color w:val="000000" w:themeColor="text1"/>
                <w:lang w:val="en-US"/>
              </w:rPr>
              <w:t>Nooit</w:t>
            </w:r>
          </w:p>
          <w:p w:rsidRPr="004F3BDA" w:rsidR="0060625D" w:rsidP="00E72F28" w:rsidRDefault="0060625D" w14:paraId="2110B3C1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889984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Pr="004F3BDA" w:rsidR="0060625D" w:rsidP="00E72F28" w:rsidRDefault="0060625D" w14:paraId="18CCBF05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Pr="004F3BDA" w:rsidR="0060625D" w:rsidTr="3B233081" w14:paraId="49F596A7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4F3BDA" w:rsidR="0060625D" w:rsidP="00E72F28" w:rsidRDefault="0060625D" w14:paraId="10D4ACCB" w14:textId="798B526C">
            <w:pPr>
              <w:spacing w:line="360" w:lineRule="auto"/>
              <w:rPr>
                <w:rFonts w:ascii="Calibri" w:hAnsi="Calibri" w:cs="Calibri"/>
                <w:b w:val="1"/>
                <w:bCs w:val="1"/>
                <w:color w:val="000000" w:themeColor="text1"/>
                <w:sz w:val="28"/>
                <w:szCs w:val="28"/>
                <w:lang w:val="en-US"/>
              </w:rPr>
            </w:pPr>
            <w:r w:rsidRPr="3B233081" w:rsidR="0060625D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  <w:lang w:val="en-US"/>
              </w:rPr>
              <w:t xml:space="preserve">4. </w:t>
            </w:r>
            <w:r w:rsidRPr="3B233081" w:rsidR="0060625D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</w:rPr>
              <w:t xml:space="preserve">Wast </w:t>
            </w:r>
            <w:r w:rsidRPr="3B233081" w:rsidR="0060625D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</w:rPr>
              <w:t>u uw voeten?</w:t>
            </w:r>
          </w:p>
        </w:tc>
      </w:tr>
      <w:tr w:rsidRPr="004F3BDA" w:rsidR="0060625D" w:rsidTr="3B233081" w14:paraId="31F8BDB7" w14:textId="77777777">
        <w:tc>
          <w:tcPr>
            <w:tcW w:w="2924" w:type="dxa"/>
            <w:tcMar/>
          </w:tcPr>
          <w:p w:rsidRPr="004F3BDA" w:rsidR="0060625D" w:rsidP="00E72F28" w:rsidRDefault="0060625D" w14:paraId="6DA16A45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Meer dan één keer per dag</w:t>
            </w:r>
          </w:p>
          <w:p w:rsidRPr="004F3BDA" w:rsidR="0060625D" w:rsidP="00E72F28" w:rsidRDefault="0060625D" w14:paraId="6476BE98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833213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3A7AABDB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Eén keer per dag</w:t>
            </w:r>
          </w:p>
          <w:p w:rsidRPr="004F3BDA" w:rsidR="0060625D" w:rsidP="00E72F28" w:rsidRDefault="0060625D" w14:paraId="0F1FB3D9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0165818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3B233081" w:rsidRDefault="0060625D" w14:paraId="4E4343A7" w14:textId="608A1CB7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center"/>
              <w:rPr>
                <w:rFonts w:ascii="Calibri" w:hAnsi="Calibri" w:eastAsia="Calibri" w:cs="Calibri"/>
                <w:noProof w:val="0"/>
                <w:sz w:val="22"/>
                <w:szCs w:val="22"/>
                <w:lang w:val="nl-BE"/>
              </w:rPr>
              <w:pPrChange w:author="Fabienne Dobbels" w:date="2026-06-03T15:28:32.534Z">
                <w:pPr>
                  <w:pStyle w:val="Normal"/>
                  <w:spacing w:line="360" w:lineRule="auto"/>
                  <w:jc w:val="center"/>
                </w:pPr>
              </w:pPrChange>
            </w:pPr>
            <w:del w:author="Fabienne Dobbels" w:date="2026-06-03T15:28:32.44Z" w16du:dateUtc="2026-06-03T15:28:32.44Z" w:id="1625593937">
              <w:r w:rsidRPr="3B233081" w:rsidDel="0060625D">
                <w:rPr>
                  <w:rFonts w:ascii="Calibri" w:hAnsi="Calibri" w:cs="Calibri"/>
                  <w:color w:val="000000" w:themeColor="text1" w:themeTint="FF" w:themeShade="FF"/>
                </w:rPr>
                <w:delText>Meestal elke weekdag</w:delText>
              </w:r>
            </w:del>
            <w:ins w:author="Fabienne Dobbels" w:date="2026-06-03T15:28:36.264Z" w16du:dateUtc="2026-06-03T15:28:36.264Z" w:id="59307397">
              <w:r w:rsidRPr="3B233081" w:rsidR="109136B7">
                <w:rPr>
                  <w:rFonts w:ascii="Calibri" w:hAnsi="Calibri" w:cs="Calibri"/>
                  <w:color w:val="000000" w:themeColor="text1" w:themeTint="FF" w:themeShade="FF"/>
                </w:rPr>
                <w:t>Op de meeste dagen</w:t>
              </w:r>
            </w:ins>
          </w:p>
          <w:p w:rsidRPr="004F3BDA" w:rsidR="0060625D" w:rsidP="00E72F28" w:rsidRDefault="0060625D" w14:paraId="058743E0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723824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31439290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Enkele dagen per week</w:t>
            </w:r>
          </w:p>
          <w:p w:rsidR="0060625D" w:rsidP="001248E4" w:rsidRDefault="0060625D" w14:paraId="5E364A07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5736988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Pr="001248E4" w:rsidR="001248E4" w:rsidP="001248E4" w:rsidRDefault="001248E4" w14:paraId="0D849299" w14:textId="4F69B6B3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</w:p>
        </w:tc>
      </w:tr>
      <w:tr w:rsidRPr="0060625D" w:rsidR="0060625D" w:rsidTr="3B233081" w14:paraId="560AED6D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4F3BDA" w:rsidR="0060625D" w:rsidP="3B233081" w:rsidRDefault="0060625D" w14:paraId="2E92EFEC" w14:textId="0A87DAC9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  <w:lang w:val="en-US"/>
              </w:rPr>
              <w:pPrChange w:author="Fabienne Dobbels" w:date="2026-06-03T15:29:12.121Z">
                <w:pPr>
                  <w:pStyle w:val="Normal"/>
                  <w:spacing w:line="360" w:lineRule="auto"/>
                </w:pPr>
              </w:pPrChange>
            </w:pPr>
            <w:r w:rsidRPr="3B233081" w:rsidR="0060625D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  <w:lang w:val="en-US"/>
              </w:rPr>
              <w:t xml:space="preserve">5. </w:t>
            </w:r>
            <w:del w:author="Fabienne Dobbels" w:date="2026-06-03T15:29:12.05Z" w16du:dateUtc="2026-06-03T15:29:12.05Z" w:id="2019713781">
              <w:r w:rsidRPr="3B233081" w:rsidDel="0060625D">
                <w:rPr>
                  <w:rFonts w:ascii="Calibri" w:hAnsi="Calibri" w:cs="Calibri"/>
                  <w:b w:val="1"/>
                  <w:bCs w:val="1"/>
                  <w:color w:val="000000" w:themeColor="text1" w:themeTint="FF" w:themeShade="FF"/>
                  <w:lang w:val="en-US"/>
                </w:rPr>
                <w:delText>Do you check your feet are dry after washing?</w:delText>
              </w:r>
            </w:del>
            <w:ins w:author="Fabienne Dobbels" w:date="2026-06-03T15:29:20.544Z" w16du:dateUtc="2026-06-03T15:29:20.544Z" w:id="727946961">
              <w:r w:rsidRPr="3B233081" w:rsidR="39716115">
                <w:rPr>
                  <w:rFonts w:ascii="Calibri" w:hAnsi="Calibri" w:cs="Calibri"/>
                  <w:b w:val="1"/>
                  <w:bCs w:val="1"/>
                  <w:color w:val="000000" w:themeColor="text1" w:themeTint="FF" w:themeShade="FF"/>
                  <w:lang w:val="en-US"/>
                </w:rPr>
                <w:t>Controleer</w:t>
              </w:r>
            </w:ins>
            <w:ins w:author="Fabienne Dobbels" w:date="2026-06-03T15:34:21.7Z" w16du:dateUtc="2026-06-03T15:34:21.7Z" w:id="1870401714">
              <w:r w:rsidRPr="3B233081" w:rsidR="73B7120D">
                <w:rPr>
                  <w:rFonts w:ascii="Calibri" w:hAnsi="Calibri" w:cs="Calibri"/>
                  <w:b w:val="1"/>
                  <w:bCs w:val="1"/>
                  <w:color w:val="000000" w:themeColor="text1" w:themeTint="FF" w:themeShade="FF"/>
                  <w:lang w:val="en-US"/>
                </w:rPr>
                <w:t>t u</w:t>
              </w:r>
            </w:ins>
            <w:ins w:author="Fabienne Dobbels" w:date="2026-06-03T15:29:20.544Z" w16du:dateUtc="2026-06-03T15:29:20.544Z" w:id="2128001927">
              <w:r w:rsidRPr="3B233081" w:rsidR="39716115">
                <w:rPr>
                  <w:rFonts w:ascii="Calibri" w:hAnsi="Calibri" w:cs="Calibri"/>
                  <w:b w:val="1"/>
                  <w:bCs w:val="1"/>
                  <w:color w:val="000000" w:themeColor="text1" w:themeTint="FF" w:themeShade="FF"/>
                  <w:lang w:val="en-US"/>
                </w:rPr>
                <w:t xml:space="preserve"> of </w:t>
              </w:r>
            </w:ins>
            <w:ins w:author="Fabienne Dobbels" w:date="2026-06-03T15:34:25.6Z" w16du:dateUtc="2026-06-03T15:34:25.6Z" w:id="326899870">
              <w:r w:rsidRPr="3B233081" w:rsidR="542FDE25">
                <w:rPr>
                  <w:rFonts w:ascii="Calibri" w:hAnsi="Calibri" w:cs="Calibri"/>
                  <w:b w:val="1"/>
                  <w:bCs w:val="1"/>
                  <w:color w:val="000000" w:themeColor="text1" w:themeTint="FF" w:themeShade="FF"/>
                  <w:lang w:val="en-US"/>
                </w:rPr>
                <w:t>uw</w:t>
              </w:r>
            </w:ins>
            <w:ins w:author="Fabienne Dobbels" w:date="2026-06-03T15:29:20.544Z" w16du:dateUtc="2026-06-03T15:29:20.544Z" w:id="584660732">
              <w:r w:rsidRPr="3B233081" w:rsidR="39716115">
                <w:rPr>
                  <w:rFonts w:ascii="Calibri" w:hAnsi="Calibri" w:cs="Calibri"/>
                  <w:b w:val="1"/>
                  <w:bCs w:val="1"/>
                  <w:color w:val="000000" w:themeColor="text1" w:themeTint="FF" w:themeShade="FF"/>
                  <w:lang w:val="en-US"/>
                </w:rPr>
                <w:t xml:space="preserve"> </w:t>
              </w:r>
              <w:r w:rsidRPr="3B233081" w:rsidR="39716115">
                <w:rPr>
                  <w:rFonts w:ascii="Calibri" w:hAnsi="Calibri" w:cs="Calibri"/>
                  <w:b w:val="1"/>
                  <w:bCs w:val="1"/>
                  <w:color w:val="000000" w:themeColor="text1" w:themeTint="FF" w:themeShade="FF"/>
                  <w:lang w:val="en-US"/>
                </w:rPr>
                <w:t>voeten</w:t>
              </w:r>
              <w:r w:rsidRPr="3B233081" w:rsidR="39716115">
                <w:rPr>
                  <w:rFonts w:ascii="Calibri" w:hAnsi="Calibri" w:cs="Calibri"/>
                  <w:b w:val="1"/>
                  <w:bCs w:val="1"/>
                  <w:color w:val="000000" w:themeColor="text1" w:themeTint="FF" w:themeShade="FF"/>
                  <w:lang w:val="en-US"/>
                </w:rPr>
                <w:t xml:space="preserve"> </w:t>
              </w:r>
              <w:r w:rsidRPr="3B233081" w:rsidR="39716115">
                <w:rPr>
                  <w:rFonts w:ascii="Calibri" w:hAnsi="Calibri" w:cs="Calibri"/>
                  <w:b w:val="1"/>
                  <w:bCs w:val="1"/>
                  <w:color w:val="000000" w:themeColor="text1" w:themeTint="FF" w:themeShade="FF"/>
                  <w:lang w:val="en-US"/>
                </w:rPr>
                <w:t>droog</w:t>
              </w:r>
              <w:r w:rsidRPr="3B233081" w:rsidR="39716115">
                <w:rPr>
                  <w:rFonts w:ascii="Calibri" w:hAnsi="Calibri" w:cs="Calibri"/>
                  <w:b w:val="1"/>
                  <w:bCs w:val="1"/>
                  <w:color w:val="000000" w:themeColor="text1" w:themeTint="FF" w:themeShade="FF"/>
                  <w:lang w:val="en-US"/>
                </w:rPr>
                <w:t xml:space="preserve"> </w:t>
              </w:r>
              <w:r w:rsidRPr="3B233081" w:rsidR="39716115">
                <w:rPr>
                  <w:rFonts w:ascii="Calibri" w:hAnsi="Calibri" w:cs="Calibri"/>
                  <w:b w:val="1"/>
                  <w:bCs w:val="1"/>
                  <w:color w:val="000000" w:themeColor="text1" w:themeTint="FF" w:themeShade="FF"/>
                  <w:lang w:val="en-US"/>
                </w:rPr>
                <w:t>zijn</w:t>
              </w:r>
              <w:r w:rsidRPr="3B233081" w:rsidR="39716115">
                <w:rPr>
                  <w:rFonts w:ascii="Calibri" w:hAnsi="Calibri" w:cs="Calibri"/>
                  <w:b w:val="1"/>
                  <w:bCs w:val="1"/>
                  <w:color w:val="000000" w:themeColor="text1" w:themeTint="FF" w:themeShade="FF"/>
                  <w:lang w:val="en-US"/>
                </w:rPr>
                <w:t xml:space="preserve"> </w:t>
              </w:r>
              <w:r w:rsidRPr="3B233081" w:rsidR="39716115">
                <w:rPr>
                  <w:rFonts w:ascii="Calibri" w:hAnsi="Calibri" w:cs="Calibri"/>
                  <w:b w:val="1"/>
                  <w:bCs w:val="1"/>
                  <w:color w:val="000000" w:themeColor="text1" w:themeTint="FF" w:themeShade="FF"/>
                  <w:lang w:val="en-US"/>
                </w:rPr>
                <w:t>na</w:t>
              </w:r>
              <w:r w:rsidRPr="3B233081" w:rsidR="39716115">
                <w:rPr>
                  <w:rFonts w:ascii="Calibri" w:hAnsi="Calibri" w:cs="Calibri"/>
                  <w:b w:val="1"/>
                  <w:bCs w:val="1"/>
                  <w:color w:val="000000" w:themeColor="text1" w:themeTint="FF" w:themeShade="FF"/>
                  <w:lang w:val="en-US"/>
                </w:rPr>
                <w:t xml:space="preserve"> het </w:t>
              </w:r>
              <w:r w:rsidRPr="3B233081" w:rsidR="39716115">
                <w:rPr>
                  <w:rFonts w:ascii="Calibri" w:hAnsi="Calibri" w:cs="Calibri"/>
                  <w:b w:val="1"/>
                  <w:bCs w:val="1"/>
                  <w:color w:val="000000" w:themeColor="text1" w:themeTint="FF" w:themeShade="FF"/>
                  <w:lang w:val="en-US"/>
                </w:rPr>
                <w:t>wassen</w:t>
              </w:r>
              <w:r w:rsidRPr="3B233081" w:rsidR="39716115">
                <w:rPr>
                  <w:rFonts w:ascii="Calibri" w:hAnsi="Calibri" w:cs="Calibri"/>
                  <w:b w:val="1"/>
                  <w:bCs w:val="1"/>
                  <w:color w:val="000000" w:themeColor="text1" w:themeTint="FF" w:themeShade="FF"/>
                  <w:lang w:val="en-US"/>
                </w:rPr>
                <w:t>?</w:t>
              </w:r>
            </w:ins>
          </w:p>
        </w:tc>
      </w:tr>
      <w:tr w:rsidRPr="004F3BDA" w:rsidR="0060625D" w:rsidTr="3B233081" w14:paraId="6D75EABD" w14:textId="77777777">
        <w:tc>
          <w:tcPr>
            <w:tcW w:w="2924" w:type="dxa"/>
            <w:tcMar/>
          </w:tcPr>
          <w:p w:rsidRPr="004F3BDA" w:rsidR="0060625D" w:rsidP="00E72F28" w:rsidRDefault="0060625D" w14:paraId="7C434D61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rFonts w:ascii="Calibri" w:hAnsi="Calibri" w:cs="Calibri"/>
                <w:color w:val="000000" w:themeColor="text1"/>
                <w:lang w:val="en-US"/>
              </w:rPr>
              <w:t>Vaak</w:t>
            </w:r>
          </w:p>
          <w:p w:rsidRPr="004F3BDA" w:rsidR="0060625D" w:rsidP="00E72F28" w:rsidRDefault="0060625D" w14:paraId="3CFC79D3" w14:textId="77777777">
            <w:pPr>
              <w:spacing w:line="360" w:lineRule="auto"/>
              <w:jc w:val="center"/>
              <w:rPr>
                <w:rFonts w:ascii="Calibri" w:hAnsi="Calibri" w:cs="Calibri"/>
                <w:color w:val="EE0000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258327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3CDA6998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rFonts w:ascii="Calibri" w:hAnsi="Calibri" w:cs="Calibri"/>
                <w:color w:val="000000" w:themeColor="text1"/>
                <w:lang w:val="en-US"/>
              </w:rPr>
              <w:t>Soms</w:t>
            </w:r>
          </w:p>
          <w:p w:rsidRPr="004F3BDA" w:rsidR="0060625D" w:rsidP="00E72F28" w:rsidRDefault="0060625D" w14:paraId="2211D32C" w14:textId="77777777">
            <w:pPr>
              <w:spacing w:line="360" w:lineRule="auto"/>
              <w:jc w:val="center"/>
              <w:rPr>
                <w:rFonts w:ascii="Calibri" w:hAnsi="Calibri" w:cs="Calibri"/>
                <w:color w:val="EE0000"/>
                <w:highlight w:val="yellow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855309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20DF087E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proofErr w:type="spellStart"/>
            <w:r w:rsidRPr="004F3BDA">
              <w:rPr>
                <w:rFonts w:ascii="Calibri" w:hAnsi="Calibri" w:cs="Calibri"/>
                <w:color w:val="000000" w:themeColor="text1"/>
                <w:lang w:val="en-US"/>
              </w:rPr>
              <w:t>Zelden</w:t>
            </w:r>
            <w:proofErr w:type="spellEnd"/>
          </w:p>
          <w:p w:rsidRPr="004F3BDA" w:rsidR="0060625D" w:rsidP="00E72F28" w:rsidRDefault="0060625D" w14:paraId="27558485" w14:textId="77777777">
            <w:pPr>
              <w:spacing w:line="360" w:lineRule="auto"/>
              <w:jc w:val="center"/>
              <w:rPr>
                <w:rFonts w:ascii="Calibri" w:hAnsi="Calibri" w:cs="Calibri"/>
                <w:color w:val="EE0000"/>
                <w:highlight w:val="yellow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6677025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16C9A561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rFonts w:ascii="Calibri" w:hAnsi="Calibri" w:cs="Calibri"/>
                <w:color w:val="000000" w:themeColor="text1"/>
                <w:lang w:val="en-US"/>
              </w:rPr>
              <w:t>Nooit</w:t>
            </w:r>
          </w:p>
          <w:p w:rsidRPr="004F3BDA" w:rsidR="0060625D" w:rsidP="00E72F28" w:rsidRDefault="0060625D" w14:paraId="50DA4384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275791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Pr="004F3BDA" w:rsidR="0060625D" w:rsidP="00E72F28" w:rsidRDefault="0060625D" w14:paraId="605D1184" w14:textId="77777777">
            <w:pPr>
              <w:spacing w:line="360" w:lineRule="auto"/>
              <w:jc w:val="center"/>
              <w:rPr>
                <w:rFonts w:ascii="Calibri" w:hAnsi="Calibri" w:cs="Calibri"/>
                <w:color w:val="EE0000"/>
                <w:highlight w:val="yellow"/>
                <w:lang w:val="en-US"/>
              </w:rPr>
            </w:pPr>
          </w:p>
        </w:tc>
      </w:tr>
      <w:tr w:rsidRPr="005F6727" w:rsidR="0060625D" w:rsidTr="3B233081" w14:paraId="2E0D128E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4F3BDA" w:rsidR="0060625D" w:rsidP="00E72F28" w:rsidRDefault="0060625D" w14:paraId="5FBB432E" w14:textId="086899B1">
            <w:pPr>
              <w:spacing w:line="360" w:lineRule="auto"/>
              <w:rPr>
                <w:rFonts w:ascii="Calibri" w:hAnsi="Calibri" w:cs="Calibri"/>
                <w:b w:val="1"/>
                <w:bCs w:val="1"/>
                <w:color w:val="000000" w:themeColor="text1"/>
                <w:sz w:val="28"/>
                <w:szCs w:val="28"/>
              </w:rPr>
            </w:pPr>
            <w:r w:rsidRPr="3B233081" w:rsidR="0060625D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</w:rPr>
              <w:t>6.</w:t>
            </w:r>
            <w:r w:rsidRPr="3B233081" w:rsidR="0060625D">
              <w:rPr>
                <w:rFonts w:ascii="Calibri" w:hAnsi="Calibri" w:cs="Calibri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3B233081" w:rsidR="0060625D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</w:rPr>
              <w:t xml:space="preserve">Droogt </w:t>
            </w:r>
            <w:r w:rsidRPr="3B233081" w:rsidR="0060625D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</w:rPr>
              <w:t>u tussen uw tenen?</w:t>
            </w:r>
          </w:p>
        </w:tc>
      </w:tr>
      <w:tr w:rsidRPr="004F3BDA" w:rsidR="0060625D" w:rsidTr="3B233081" w14:paraId="2228106D" w14:textId="77777777">
        <w:tc>
          <w:tcPr>
            <w:tcW w:w="2924" w:type="dxa"/>
            <w:tcMar/>
          </w:tcPr>
          <w:p w:rsidRPr="004F3BDA" w:rsidR="0060625D" w:rsidP="00E72F28" w:rsidRDefault="0060625D" w14:paraId="468D9911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Altijd</w:t>
            </w:r>
          </w:p>
          <w:p w:rsidRPr="004F3BDA" w:rsidR="0060625D" w:rsidP="00E72F28" w:rsidRDefault="0060625D" w14:paraId="413605F4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4004363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508F473E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Vaak</w:t>
            </w:r>
          </w:p>
          <w:p w:rsidRPr="004F3BDA" w:rsidR="0060625D" w:rsidP="00E72F28" w:rsidRDefault="0060625D" w14:paraId="23ACFB0E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3752727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3E280048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Soms</w:t>
            </w:r>
          </w:p>
          <w:p w:rsidRPr="004F3BDA" w:rsidR="0060625D" w:rsidP="00E72F28" w:rsidRDefault="0060625D" w14:paraId="1F9FACD7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592290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4BB6700C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Zelden/nooit</w:t>
            </w:r>
          </w:p>
          <w:p w:rsidRPr="004F3BDA" w:rsidR="0060625D" w:rsidP="00E72F28" w:rsidRDefault="0060625D" w14:paraId="30F56230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2131313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Pr="004F3BDA" w:rsidR="0060625D" w:rsidP="00E72F28" w:rsidRDefault="0060625D" w14:paraId="50C49F82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</w:tbl>
    <w:p w:rsidR="001248E4" w:rsidRDefault="001248E4" w14:paraId="461A8068" w14:textId="77777777">
      <w:r>
        <w:br w:type="page"/>
      </w:r>
    </w:p>
    <w:tbl>
      <w:tblPr>
        <w:tblStyle w:val="TableGrid"/>
        <w:tblW w:w="907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924"/>
        <w:gridCol w:w="2046"/>
        <w:gridCol w:w="2053"/>
        <w:gridCol w:w="2049"/>
      </w:tblGrid>
      <w:tr w:rsidRPr="005F6727" w:rsidR="0060625D" w:rsidTr="3B233081" w14:paraId="1AB4CE60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D12BB6" w:rsidR="0060625D" w:rsidP="00E72F28" w:rsidRDefault="0060625D" w14:paraId="760AE309" w14:textId="46DDAD9B">
            <w:pPr>
              <w:spacing w:line="360" w:lineRule="auto"/>
              <w:rPr>
                <w:rFonts w:ascii="Calibri" w:hAnsi="Calibri" w:cs="Calibri"/>
                <w:b w:val="1"/>
                <w:bCs w:val="1"/>
                <w:color w:val="000000" w:themeColor="text1"/>
              </w:rPr>
            </w:pPr>
            <w:r w:rsidRPr="3B233081" w:rsidR="0060625D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</w:rPr>
              <w:t>7.</w:t>
            </w:r>
            <w:r w:rsidRPr="3B233081" w:rsidR="0060625D">
              <w:rPr>
                <w:rFonts w:ascii="Calibri" w:hAnsi="Calibri" w:cs="Calibri"/>
                <w:color w:val="000000" w:themeColor="text1" w:themeTint="FF" w:themeShade="FF"/>
              </w:rPr>
              <w:t xml:space="preserve"> </w:t>
            </w:r>
            <w:r w:rsidRPr="3B233081" w:rsidR="0060625D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</w:rPr>
              <w:t>Gebruik</w:t>
            </w:r>
            <w:r w:rsidRPr="3B233081" w:rsidR="0060625D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</w:rPr>
              <w:t>t u hydraterende crème op uw voeten?</w:t>
            </w:r>
          </w:p>
        </w:tc>
      </w:tr>
      <w:tr w:rsidRPr="004F3BDA" w:rsidR="0060625D" w:rsidTr="3B233081" w14:paraId="13C5B7C6" w14:textId="77777777">
        <w:tc>
          <w:tcPr>
            <w:tcW w:w="2924" w:type="dxa"/>
            <w:tcMar/>
          </w:tcPr>
          <w:p w:rsidRPr="004F3BDA" w:rsidR="0060625D" w:rsidP="00E72F28" w:rsidRDefault="0060625D" w14:paraId="255E0754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Dagelijks</w:t>
            </w:r>
          </w:p>
          <w:p w:rsidRPr="004F3BDA" w:rsidR="0060625D" w:rsidP="00E72F28" w:rsidRDefault="0060625D" w14:paraId="234BDBD0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258639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303C7A2E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Eén keer per week</w:t>
            </w:r>
          </w:p>
          <w:p w:rsidRPr="004F3BDA" w:rsidR="0060625D" w:rsidP="00E72F28" w:rsidRDefault="0060625D" w14:paraId="1B27F25B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8932574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66895703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Ongeveer één keer per maand</w:t>
            </w:r>
          </w:p>
          <w:p w:rsidRPr="004F3BDA" w:rsidR="0060625D" w:rsidP="00E72F28" w:rsidRDefault="0060625D" w14:paraId="3DDBF2A5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5866087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39F874A4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Nooit</w:t>
            </w:r>
          </w:p>
          <w:p w:rsidRPr="004F3BDA" w:rsidR="0060625D" w:rsidP="00E72F28" w:rsidRDefault="0060625D" w14:paraId="0B9F831C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5314974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Pr="004F3BDA" w:rsidR="0060625D" w:rsidP="00E72F28" w:rsidRDefault="0060625D" w14:paraId="01758040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</w:tbl>
    <w:p w:rsidR="001248E4" w:rsidRDefault="001248E4" w14:paraId="09BFEC5F" w14:textId="01BCF146"/>
    <w:tbl>
      <w:tblPr>
        <w:tblStyle w:val="TableGrid"/>
        <w:tblW w:w="907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924"/>
        <w:gridCol w:w="2046"/>
        <w:gridCol w:w="2053"/>
        <w:gridCol w:w="2049"/>
      </w:tblGrid>
      <w:tr w:rsidRPr="005F6727" w:rsidR="0060625D" w:rsidTr="3B233081" w14:paraId="49FB7014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D12BB6" w:rsidR="0060625D" w:rsidP="00E72F28" w:rsidRDefault="0060625D" w14:paraId="2327D3F7" w14:textId="4B90FFF5">
            <w:pPr>
              <w:spacing w:line="360" w:lineRule="auto"/>
              <w:rPr>
                <w:rFonts w:ascii="Calibri" w:hAnsi="Calibri" w:cs="Calibri"/>
                <w:b w:val="1"/>
                <w:bCs w:val="1"/>
                <w:color w:val="000000" w:themeColor="text1"/>
              </w:rPr>
            </w:pPr>
            <w:r w:rsidRPr="3B233081" w:rsidR="0060625D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</w:rPr>
              <w:t>8.</w:t>
            </w:r>
            <w:r w:rsidRPr="3B233081" w:rsidR="0060625D">
              <w:rPr>
                <w:rFonts w:ascii="Calibri" w:hAnsi="Calibri" w:cs="Calibri"/>
                <w:color w:val="000000" w:themeColor="text1" w:themeTint="FF" w:themeShade="FF"/>
              </w:rPr>
              <w:t xml:space="preserve"> </w:t>
            </w:r>
            <w:r w:rsidRPr="3B233081" w:rsidR="0060625D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</w:rPr>
              <w:t>Breng</w:t>
            </w:r>
            <w:r w:rsidRPr="3B233081" w:rsidR="0060625D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</w:rPr>
              <w:t>t u hydraterende crème aan tussen uw tenen?</w:t>
            </w:r>
          </w:p>
        </w:tc>
      </w:tr>
      <w:tr w:rsidRPr="004F3BDA" w:rsidR="0060625D" w:rsidTr="3B233081" w14:paraId="5B6A289E" w14:textId="77777777">
        <w:tc>
          <w:tcPr>
            <w:tcW w:w="2924" w:type="dxa"/>
            <w:tcMar/>
          </w:tcPr>
          <w:p w:rsidRPr="004F3BDA" w:rsidR="0060625D" w:rsidP="00E72F28" w:rsidRDefault="0060625D" w14:paraId="4E077A15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Dagelijks</w:t>
            </w:r>
          </w:p>
          <w:p w:rsidRPr="004F3BDA" w:rsidR="0060625D" w:rsidP="00E72F28" w:rsidRDefault="0060625D" w14:paraId="0FE34C73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712284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1DF8A2EF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Ongeveer één keer per week</w:t>
            </w:r>
          </w:p>
          <w:p w:rsidRPr="004F3BDA" w:rsidR="0060625D" w:rsidP="00E72F28" w:rsidRDefault="0060625D" w14:paraId="668F656B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2902451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2632955C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Ongeveer één keer per maand</w:t>
            </w:r>
          </w:p>
          <w:p w:rsidRPr="004F3BDA" w:rsidR="0060625D" w:rsidP="00E72F28" w:rsidRDefault="0060625D" w14:paraId="7D98BBF1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841543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676EFE5D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Nooit</w:t>
            </w:r>
          </w:p>
          <w:p w:rsidRPr="004F3BDA" w:rsidR="0060625D" w:rsidP="00E72F28" w:rsidRDefault="0060625D" w14:paraId="282132B1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20608219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Pr="004F3BDA" w:rsidR="0060625D" w:rsidP="00E72F28" w:rsidRDefault="0060625D" w14:paraId="1CA28246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  <w:p w:rsidRPr="004F3BDA" w:rsidR="0060625D" w:rsidP="00E72F28" w:rsidRDefault="0060625D" w14:paraId="216C8655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Pr="004F3BDA" w:rsidR="0060625D" w:rsidTr="3B233081" w14:paraId="65233C58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4F3BDA" w:rsidR="0060625D" w:rsidP="00E72F28" w:rsidRDefault="0060625D" w14:paraId="12A52904" w14:textId="6E1138C1">
            <w:pPr>
              <w:spacing w:line="360" w:lineRule="auto"/>
              <w:rPr>
                <w:rFonts w:ascii="Calibri" w:hAnsi="Calibri" w:cs="Calibri"/>
                <w:b w:val="1"/>
                <w:bCs w:val="1"/>
                <w:color w:val="000000" w:themeColor="text1"/>
                <w:sz w:val="24"/>
                <w:szCs w:val="24"/>
                <w:lang w:val="en-US"/>
              </w:rPr>
            </w:pPr>
            <w:r w:rsidRPr="3B233081" w:rsidR="0060625D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  <w:lang w:val="en-US"/>
              </w:rPr>
              <w:t>9.</w:t>
            </w:r>
            <w:r w:rsidRPr="3B233081" w:rsidR="0060625D">
              <w:rPr>
                <w:rFonts w:ascii="Calibri" w:hAnsi="Calibri" w:cs="Calibri"/>
                <w:color w:val="000000" w:themeColor="text1" w:themeTint="FF" w:themeShade="FF"/>
              </w:rPr>
              <w:t xml:space="preserve"> </w:t>
            </w:r>
            <w:r w:rsidRPr="3B233081" w:rsidR="0060625D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</w:rPr>
              <w:t>Knip</w:t>
            </w:r>
            <w:r w:rsidRPr="3B233081" w:rsidR="0060625D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</w:rPr>
              <w:t>t u uw teennagels?</w:t>
            </w:r>
          </w:p>
        </w:tc>
      </w:tr>
      <w:tr w:rsidRPr="004F3BDA" w:rsidR="0060625D" w:rsidTr="3B233081" w14:paraId="2308AEBC" w14:textId="77777777">
        <w:tc>
          <w:tcPr>
            <w:tcW w:w="2924" w:type="dxa"/>
            <w:tcMar/>
          </w:tcPr>
          <w:p w:rsidRPr="004F3BDA" w:rsidR="0060625D" w:rsidP="00E72F28" w:rsidRDefault="0060625D" w14:paraId="13CED729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Ongeveer één keer per week</w:t>
            </w:r>
          </w:p>
          <w:p w:rsidRPr="004F3BDA" w:rsidR="0060625D" w:rsidP="00E72F28" w:rsidRDefault="0060625D" w14:paraId="0120F58C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347692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6878B16E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Ongeveer één keer per maand</w:t>
            </w:r>
          </w:p>
          <w:p w:rsidRPr="004F3BDA" w:rsidR="0060625D" w:rsidP="00E72F28" w:rsidRDefault="0060625D" w14:paraId="793BC44A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319612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04E655CE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Minder dan één keer per maand</w:t>
            </w:r>
          </w:p>
          <w:p w:rsidRPr="004F3BDA" w:rsidR="0060625D" w:rsidP="00E72F28" w:rsidRDefault="0060625D" w14:paraId="13766A53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355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Pr="004F3BDA" w:rsidR="0060625D" w:rsidP="00E72F28" w:rsidRDefault="0060625D" w14:paraId="40D9A541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2049" w:type="dxa"/>
            <w:tcMar/>
          </w:tcPr>
          <w:p w:rsidRPr="004F3BDA" w:rsidR="0060625D" w:rsidP="00E72F28" w:rsidRDefault="0060625D" w14:paraId="78A583CE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Nooit</w:t>
            </w:r>
          </w:p>
          <w:p w:rsidRPr="004F3BDA" w:rsidR="0060625D" w:rsidP="00E72F28" w:rsidRDefault="0060625D" w14:paraId="00BE63D6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254362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5F6727" w:rsidR="0060625D" w:rsidTr="3B233081" w14:paraId="46EB4406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4F3BDA" w:rsidR="0060625D" w:rsidP="00E72F28" w:rsidRDefault="0060625D" w14:paraId="1F24194C" w14:textId="77777777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D12BB6">
              <w:rPr>
                <w:rFonts w:ascii="Calibri" w:hAnsi="Calibri" w:cs="Calibri"/>
                <w:b/>
                <w:bCs/>
                <w:color w:val="000000" w:themeColor="text1"/>
              </w:rPr>
              <w:t>10.</w:t>
            </w:r>
            <w:r w:rsidRPr="00D12BB6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D12BB6">
              <w:rPr>
                <w:rFonts w:ascii="Calibri" w:hAnsi="Calibri" w:cs="Calibri"/>
                <w:b/>
                <w:bCs/>
                <w:color w:val="000000" w:themeColor="text1"/>
              </w:rPr>
              <w:t>Draagt u pantoffels zonder sluiting?</w:t>
            </w:r>
          </w:p>
        </w:tc>
      </w:tr>
      <w:tr w:rsidRPr="004F3BDA" w:rsidR="0060625D" w:rsidTr="3B233081" w14:paraId="7568646C" w14:textId="77777777">
        <w:tc>
          <w:tcPr>
            <w:tcW w:w="2924" w:type="dxa"/>
            <w:tcMar/>
          </w:tcPr>
          <w:p w:rsidRPr="004F3BDA" w:rsidR="0060625D" w:rsidP="00E72F28" w:rsidRDefault="0060625D" w14:paraId="4A9D8058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Meestal</w:t>
            </w:r>
          </w:p>
          <w:p w:rsidRPr="004F3BDA" w:rsidR="0060625D" w:rsidP="00E72F28" w:rsidRDefault="0060625D" w14:paraId="1751902E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4626326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2F14F0E1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Soms</w:t>
            </w:r>
          </w:p>
          <w:p w:rsidRPr="004F3BDA" w:rsidR="0060625D" w:rsidP="00E72F28" w:rsidRDefault="0060625D" w14:paraId="5169BC1B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170489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606245E0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Zelden</w:t>
            </w:r>
          </w:p>
          <w:p w:rsidRPr="004F3BDA" w:rsidR="0060625D" w:rsidP="00E72F28" w:rsidRDefault="0060625D" w14:paraId="351F9C0F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4531415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18B2C4B1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Nooit</w:t>
            </w:r>
          </w:p>
          <w:p w:rsidRPr="004F3BDA" w:rsidR="0060625D" w:rsidP="00E72F28" w:rsidRDefault="0060625D" w14:paraId="1D307A97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5342307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Pr="004F3BDA" w:rsidR="0060625D" w:rsidP="00E72F28" w:rsidRDefault="0060625D" w14:paraId="67DBC6D9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Pr="004F3BDA" w:rsidR="0060625D" w:rsidTr="3B233081" w14:paraId="22D8DB57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4F3BDA" w:rsidR="0060625D" w:rsidP="00E72F28" w:rsidRDefault="0060625D" w14:paraId="40E16B29" w14:textId="77777777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D12BB6"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  <w:t xml:space="preserve">11. </w:t>
            </w:r>
            <w:r w:rsidRPr="00D12BB6">
              <w:rPr>
                <w:rFonts w:ascii="Calibri" w:hAnsi="Calibri" w:cs="Calibri"/>
                <w:b/>
                <w:bCs/>
                <w:color w:val="000000" w:themeColor="text1"/>
              </w:rPr>
              <w:t>Draagt u sportschoenen?</w:t>
            </w:r>
          </w:p>
        </w:tc>
      </w:tr>
      <w:tr w:rsidRPr="004F3BDA" w:rsidR="0060625D" w:rsidTr="3B233081" w14:paraId="72543DAB" w14:textId="77777777">
        <w:tc>
          <w:tcPr>
            <w:tcW w:w="2924" w:type="dxa"/>
            <w:tcMar/>
          </w:tcPr>
          <w:p w:rsidRPr="004F3BDA" w:rsidR="0060625D" w:rsidP="00E72F28" w:rsidRDefault="0060625D" w14:paraId="74634B1B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Meestal</w:t>
            </w:r>
          </w:p>
          <w:p w:rsidRPr="004F3BDA" w:rsidR="0060625D" w:rsidP="00E72F28" w:rsidRDefault="0060625D" w14:paraId="204534FC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6183282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1A0E69DC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Soms</w:t>
            </w:r>
          </w:p>
          <w:p w:rsidRPr="004F3BDA" w:rsidR="0060625D" w:rsidP="00E72F28" w:rsidRDefault="0060625D" w14:paraId="35FFED3F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595018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363D58F0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Zelden</w:t>
            </w:r>
          </w:p>
          <w:p w:rsidRPr="004F3BDA" w:rsidR="0060625D" w:rsidP="00E72F28" w:rsidRDefault="0060625D" w14:paraId="6A89BADD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20560341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40D29BA8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Nooit</w:t>
            </w:r>
          </w:p>
          <w:p w:rsidRPr="004F3BDA" w:rsidR="0060625D" w:rsidP="00E72F28" w:rsidRDefault="0060625D" w14:paraId="6AAA6108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4716456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Pr="004F3BDA" w:rsidR="0060625D" w:rsidP="00E72F28" w:rsidRDefault="0060625D" w14:paraId="25596A6A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Pr="005F6727" w:rsidR="0060625D" w:rsidTr="3B233081" w14:paraId="2CEE7CD0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D12BB6" w:rsidR="0060625D" w:rsidP="00E72F28" w:rsidRDefault="0060625D" w14:paraId="24CECF2B" w14:textId="77777777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D12BB6">
              <w:rPr>
                <w:rFonts w:ascii="Calibri" w:hAnsi="Calibri" w:cs="Calibri"/>
                <w:b/>
                <w:bCs/>
                <w:color w:val="000000" w:themeColor="text1"/>
              </w:rPr>
              <w:t>12.</w:t>
            </w:r>
            <w:r w:rsidRPr="00D12BB6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D12BB6">
              <w:rPr>
                <w:rFonts w:ascii="Calibri" w:hAnsi="Calibri" w:cs="Calibri"/>
                <w:b/>
                <w:bCs/>
                <w:color w:val="000000" w:themeColor="text1"/>
              </w:rPr>
              <w:t xml:space="preserve">Draagt u schoenen met veters, </w:t>
            </w:r>
            <w:proofErr w:type="spellStart"/>
            <w:r w:rsidRPr="00D12BB6">
              <w:rPr>
                <w:rFonts w:ascii="Calibri" w:hAnsi="Calibri" w:cs="Calibri"/>
                <w:b/>
                <w:bCs/>
                <w:color w:val="000000" w:themeColor="text1"/>
              </w:rPr>
              <w:t>velcro</w:t>
            </w:r>
            <w:proofErr w:type="spellEnd"/>
            <w:r w:rsidRPr="00D12BB6">
              <w:rPr>
                <w:rFonts w:ascii="Calibri" w:hAnsi="Calibri" w:cs="Calibri"/>
                <w:b/>
                <w:bCs/>
                <w:color w:val="000000" w:themeColor="text1"/>
              </w:rPr>
              <w:t xml:space="preserve"> of een riempje?</w:t>
            </w:r>
          </w:p>
        </w:tc>
      </w:tr>
      <w:tr w:rsidRPr="004F3BDA" w:rsidR="0060625D" w:rsidTr="3B233081" w14:paraId="1AB258E2" w14:textId="77777777">
        <w:tc>
          <w:tcPr>
            <w:tcW w:w="2924" w:type="dxa"/>
            <w:tcMar/>
          </w:tcPr>
          <w:p w:rsidRPr="004F3BDA" w:rsidR="0060625D" w:rsidP="00E72F28" w:rsidRDefault="0060625D" w14:paraId="54370962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Meestal</w:t>
            </w:r>
          </w:p>
          <w:p w:rsidRPr="004F3BDA" w:rsidR="0060625D" w:rsidP="00E72F28" w:rsidRDefault="0060625D" w14:paraId="5E6FDBED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5418203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0454FF73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Soms</w:t>
            </w:r>
          </w:p>
          <w:p w:rsidRPr="004F3BDA" w:rsidR="0060625D" w:rsidP="00E72F28" w:rsidRDefault="0060625D" w14:paraId="4BD884EA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9027445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4C6FF04E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Zelden</w:t>
            </w:r>
          </w:p>
          <w:p w:rsidRPr="004F3BDA" w:rsidR="0060625D" w:rsidP="00E72F28" w:rsidRDefault="0060625D" w14:paraId="7D62BE5E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2301279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502E1AC7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Nooit</w:t>
            </w:r>
          </w:p>
          <w:p w:rsidRPr="004F3BDA" w:rsidR="0060625D" w:rsidP="00E72F28" w:rsidRDefault="0060625D" w14:paraId="13C61D3C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273221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Pr="004F3BDA" w:rsidR="0060625D" w:rsidP="00E72F28" w:rsidRDefault="0060625D" w14:paraId="325C5194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Pr="004F3BDA" w:rsidR="0060625D" w:rsidTr="3B233081" w14:paraId="30E87E07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4F3BDA" w:rsidR="0060625D" w:rsidP="00E72F28" w:rsidRDefault="0060625D" w14:paraId="47089FD5" w14:textId="77777777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D12BB6">
              <w:rPr>
                <w:rFonts w:ascii="Calibri" w:hAnsi="Calibri" w:cs="Calibri"/>
                <w:b/>
                <w:bCs/>
                <w:color w:val="000000" w:themeColor="text1"/>
              </w:rPr>
              <w:t>13.</w:t>
            </w:r>
            <w:r w:rsidRPr="00D12BB6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</w:t>
            </w:r>
            <w:r w:rsidRPr="00D12BB6">
              <w:rPr>
                <w:rFonts w:ascii="Calibri" w:hAnsi="Calibri" w:cs="Calibri"/>
                <w:b/>
                <w:bCs/>
                <w:color w:val="000000" w:themeColor="text1"/>
              </w:rPr>
              <w:t xml:space="preserve"> Draagt u schoenen met een spitse neus?</w:t>
            </w:r>
          </w:p>
        </w:tc>
      </w:tr>
      <w:tr w:rsidRPr="004F3BDA" w:rsidR="0060625D" w:rsidTr="3B233081" w14:paraId="488AB7B5" w14:textId="77777777">
        <w:tc>
          <w:tcPr>
            <w:tcW w:w="2924" w:type="dxa"/>
            <w:tcMar/>
          </w:tcPr>
          <w:p w:rsidRPr="004F3BDA" w:rsidR="0060625D" w:rsidP="00E72F28" w:rsidRDefault="0060625D" w14:paraId="6237AF9A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Meestal</w:t>
            </w:r>
          </w:p>
          <w:p w:rsidRPr="004F3BDA" w:rsidR="0060625D" w:rsidP="00E72F28" w:rsidRDefault="0060625D" w14:paraId="0D5897B7" w14:textId="77FE0DD9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252795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A6430">
                  <w:rPr>
                    <w:rFonts w:hint="eastAsia" w:ascii="MS Gothic" w:hAnsi="MS Gothic" w:eastAsia="MS Gothic" w:cs="Calibri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1AC1091F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Soms</w:t>
            </w:r>
          </w:p>
          <w:p w:rsidRPr="004F3BDA" w:rsidR="0060625D" w:rsidP="00E72F28" w:rsidRDefault="0060625D" w14:paraId="7A87A23B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4273100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4067A593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Zelden</w:t>
            </w:r>
          </w:p>
          <w:p w:rsidRPr="004F3BDA" w:rsidR="0060625D" w:rsidP="00E72F28" w:rsidRDefault="0060625D" w14:paraId="6347C0DB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155217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52BE8433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Nooit</w:t>
            </w:r>
          </w:p>
          <w:p w:rsidRPr="004F3BDA" w:rsidR="0060625D" w:rsidP="00E72F28" w:rsidRDefault="0060625D" w14:paraId="71E26EEB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6718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="0060625D" w:rsidP="00E72F28" w:rsidRDefault="0060625D" w14:paraId="36DF4027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  <w:p w:rsidR="008A6430" w:rsidP="00E72F28" w:rsidRDefault="008A6430" w14:paraId="193664F3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  <w:p w:rsidRPr="004F3BDA" w:rsidR="008A6430" w:rsidP="00E72F28" w:rsidRDefault="008A6430" w14:paraId="16C617C6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Pr="004F3BDA" w:rsidR="0060625D" w:rsidTr="3B233081" w14:paraId="5010CC77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4F3BDA" w:rsidR="0060625D" w:rsidP="00E72F28" w:rsidRDefault="0060625D" w14:paraId="0CB67E1D" w14:textId="5927978B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D12BB6">
              <w:rPr>
                <w:rFonts w:ascii="Calibri" w:hAnsi="Calibri" w:cs="Calibri"/>
                <w:b/>
                <w:bCs/>
                <w:color w:val="000000" w:themeColor="text1"/>
              </w:rPr>
              <w:t>14.</w:t>
            </w:r>
            <w:r w:rsidRPr="00D12BB6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</w:t>
            </w:r>
            <w:r w:rsidRPr="00D12BB6">
              <w:rPr>
                <w:rFonts w:ascii="Calibri" w:hAnsi="Calibri" w:cs="Calibri"/>
                <w:b/>
                <w:bCs/>
                <w:color w:val="000000" w:themeColor="text1"/>
              </w:rPr>
              <w:t xml:space="preserve"> Draagt u slippers of muiltjes?</w:t>
            </w:r>
          </w:p>
        </w:tc>
      </w:tr>
      <w:tr w:rsidRPr="004F3BDA" w:rsidR="0060625D" w:rsidTr="3B233081" w14:paraId="22FEECCB" w14:textId="77777777">
        <w:tc>
          <w:tcPr>
            <w:tcW w:w="2924" w:type="dxa"/>
            <w:tcMar/>
          </w:tcPr>
          <w:p w:rsidRPr="004F3BDA" w:rsidR="0060625D" w:rsidP="00E72F28" w:rsidRDefault="0060625D" w14:paraId="2F80D855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Meestal</w:t>
            </w:r>
          </w:p>
          <w:p w:rsidRPr="004F3BDA" w:rsidR="0060625D" w:rsidP="00E72F28" w:rsidRDefault="0060625D" w14:paraId="7CF80C51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9034770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52FD7EA7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Soms</w:t>
            </w:r>
          </w:p>
          <w:p w:rsidRPr="004F3BDA" w:rsidR="0060625D" w:rsidP="00E72F28" w:rsidRDefault="0060625D" w14:paraId="61F0B6FD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722028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6AA8FE72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Zelden</w:t>
            </w:r>
          </w:p>
          <w:p w:rsidRPr="004F3BDA" w:rsidR="0060625D" w:rsidP="00E72F28" w:rsidRDefault="0060625D" w14:paraId="703642E3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7289916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6CB0F8BF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Nooit</w:t>
            </w:r>
          </w:p>
          <w:p w:rsidRPr="004F3BDA" w:rsidR="0060625D" w:rsidP="00E72F28" w:rsidRDefault="0060625D" w14:paraId="5C43A202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20679962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Pr="004F3BDA" w:rsidR="0060625D" w:rsidP="00E72F28" w:rsidRDefault="0060625D" w14:paraId="29AB12DA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Pr="005F6727" w:rsidR="0060625D" w:rsidTr="3B233081" w14:paraId="2734F7E9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4F3BDA" w:rsidR="0060625D" w:rsidP="3B233081" w:rsidRDefault="0060625D" w14:paraId="28CEF90C" w14:textId="3F514923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pPrChange w:author="Fabienne Dobbels" w:date="2026-06-03T15:37:12.967Z">
                <w:pPr>
                  <w:pStyle w:val="Normal"/>
                  <w:spacing w:line="360" w:lineRule="auto"/>
                </w:pPr>
              </w:pPrChange>
            </w:pPr>
            <w:r w:rsidRPr="3B233081" w:rsidR="0060625D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</w:rPr>
              <w:t>15.</w:t>
            </w:r>
            <w:r w:rsidRPr="3B233081" w:rsidR="0060625D">
              <w:rPr>
                <w:rFonts w:ascii="Calibri" w:hAnsi="Calibri" w:cs="Calibri"/>
                <w:color w:val="000000" w:themeColor="text1" w:themeTint="FF" w:themeShade="FF"/>
                <w:sz w:val="18"/>
                <w:szCs w:val="18"/>
              </w:rPr>
              <w:t xml:space="preserve"> </w:t>
            </w:r>
            <w:del w:author="Fabienne Dobbels" w:date="2026-06-03T15:37:12.881Z" w16du:dateUtc="2026-06-03T15:37:12.881Z" w:id="633803148">
              <w:r w:rsidRPr="3B233081" w:rsidDel="0060625D">
                <w:rPr>
                  <w:rFonts w:ascii="Calibri" w:hAnsi="Calibri" w:cs="Calibri"/>
                  <w:b w:val="1"/>
                  <w:bCs w:val="1"/>
                  <w:color w:val="000000" w:themeColor="text1" w:themeTint="FF" w:themeShade="FF"/>
                </w:rPr>
                <w:delText>Draagt u</w:delText>
              </w:r>
            </w:del>
            <w:ins w:author="Fabienne Dobbels" w:date="2026-06-03T15:37:14.009Z" w16du:dateUtc="2026-06-03T15:37:14.009Z" w:id="985506029">
              <w:r w:rsidRPr="3B233081" w:rsidR="728F5FB4">
                <w:rPr>
                  <w:rFonts w:ascii="Calibri" w:hAnsi="Calibri" w:cs="Calibri"/>
                  <w:b w:val="1"/>
                  <w:bCs w:val="1"/>
                  <w:color w:val="000000" w:themeColor="text1" w:themeTint="FF" w:themeShade="FF"/>
                </w:rPr>
                <w:t>Loopt u</w:t>
              </w:r>
            </w:ins>
            <w:r w:rsidRPr="3B233081" w:rsidR="0060625D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</w:rPr>
              <w:t xml:space="preserve"> nieuwe schoenen geleidelijk in?</w:t>
            </w:r>
          </w:p>
        </w:tc>
      </w:tr>
      <w:tr w:rsidRPr="004F3BDA" w:rsidR="0060625D" w:rsidTr="3B233081" w14:paraId="445283C1" w14:textId="77777777">
        <w:tc>
          <w:tcPr>
            <w:tcW w:w="2924" w:type="dxa"/>
            <w:tcMar/>
          </w:tcPr>
          <w:p w:rsidRPr="004F3BDA" w:rsidR="0060625D" w:rsidP="00E72F28" w:rsidRDefault="0060625D" w14:paraId="3617621D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Altijd</w:t>
            </w:r>
          </w:p>
          <w:p w:rsidRPr="004F3BDA" w:rsidR="0060625D" w:rsidP="00E72F28" w:rsidRDefault="0060625D" w14:paraId="3A1BBC6A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3869149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55180C18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Meestal</w:t>
            </w:r>
          </w:p>
          <w:p w:rsidRPr="004F3BDA" w:rsidR="0060625D" w:rsidP="00E72F28" w:rsidRDefault="0060625D" w14:paraId="1694C98A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94205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65047E49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Soms</w:t>
            </w:r>
          </w:p>
          <w:p w:rsidRPr="004F3BDA" w:rsidR="0060625D" w:rsidP="00E72F28" w:rsidRDefault="0060625D" w14:paraId="786D9779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4739888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1F58FECF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Zelden/nooit</w:t>
            </w:r>
          </w:p>
          <w:p w:rsidRPr="004F3BDA" w:rsidR="0060625D" w:rsidP="00E72F28" w:rsidRDefault="0060625D" w14:paraId="34341CCC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312177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Pr="004F3BDA" w:rsidR="0060625D" w:rsidP="00E72F28" w:rsidRDefault="0060625D" w14:paraId="4E419088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Pr="005F6727" w:rsidR="0060625D" w:rsidTr="3B233081" w14:paraId="76F10745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4F3BDA" w:rsidR="0060625D" w:rsidP="00E72F28" w:rsidRDefault="0060625D" w14:paraId="2C954E7E" w14:textId="77777777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D12BB6">
              <w:rPr>
                <w:rFonts w:ascii="Calibri" w:hAnsi="Calibri" w:cs="Calibri"/>
                <w:b/>
                <w:bCs/>
                <w:color w:val="000000" w:themeColor="text1"/>
              </w:rPr>
              <w:t>16. Draagt u sokken van synthetisch materiaal (bv. nylon)?</w:t>
            </w:r>
          </w:p>
        </w:tc>
      </w:tr>
      <w:tr w:rsidRPr="004F3BDA" w:rsidR="0060625D" w:rsidTr="3B233081" w14:paraId="7DEF10B0" w14:textId="77777777">
        <w:tc>
          <w:tcPr>
            <w:tcW w:w="2924" w:type="dxa"/>
            <w:tcMar/>
          </w:tcPr>
          <w:p w:rsidRPr="004F3BDA" w:rsidR="0060625D" w:rsidP="00E72F28" w:rsidRDefault="0060625D" w14:paraId="17B0D78F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Meestal</w:t>
            </w:r>
          </w:p>
          <w:p w:rsidRPr="004F3BDA" w:rsidR="0060625D" w:rsidP="00E72F28" w:rsidRDefault="0060625D" w14:paraId="764A353B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538399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17E8FFB0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Soms</w:t>
            </w:r>
          </w:p>
          <w:p w:rsidRPr="004F3BDA" w:rsidR="0060625D" w:rsidP="00E72F28" w:rsidRDefault="0060625D" w14:paraId="60A5C21A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748890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52143E01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Zelden</w:t>
            </w:r>
          </w:p>
          <w:p w:rsidRPr="004F3BDA" w:rsidR="0060625D" w:rsidP="00E72F28" w:rsidRDefault="0060625D" w14:paraId="6D9B8F0B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2102684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03CB7B4E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Nooit</w:t>
            </w:r>
          </w:p>
          <w:p w:rsidRPr="004F3BDA" w:rsidR="0060625D" w:rsidP="00E72F28" w:rsidRDefault="0060625D" w14:paraId="30461ECD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374145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Pr="004F3BDA" w:rsidR="0060625D" w:rsidP="00E72F28" w:rsidRDefault="0060625D" w14:paraId="0D18728C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Pr="005F6727" w:rsidR="0060625D" w:rsidTr="3B233081" w14:paraId="21A1F58D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4F3BDA" w:rsidR="0060625D" w:rsidP="00E72F28" w:rsidRDefault="0060625D" w14:paraId="57603A1B" w14:textId="306221F7">
            <w:pPr>
              <w:spacing w:line="360" w:lineRule="auto"/>
              <w:rPr>
                <w:rFonts w:ascii="Calibri" w:hAnsi="Calibri" w:cs="Calibri"/>
                <w:b w:val="1"/>
                <w:bCs w:val="1"/>
                <w:color w:val="000000" w:themeColor="text1"/>
                <w:sz w:val="28"/>
                <w:szCs w:val="28"/>
              </w:rPr>
            </w:pPr>
            <w:r w:rsidRPr="3B233081" w:rsidR="0060625D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</w:rPr>
              <w:t>17.</w:t>
            </w:r>
            <w:r w:rsidRPr="3B233081" w:rsidR="0060625D">
              <w:rPr>
                <w:rFonts w:ascii="Calibri" w:hAnsi="Calibri" w:cs="Calibri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3B233081" w:rsidR="0060625D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</w:rPr>
              <w:t>Draagt u schoenen zonder sokken/kousen/panty</w:t>
            </w:r>
            <w:ins w:author="Fabienne Dobbels" w:date="2026-06-03T15:39:19.467Z" w16du:dateUtc="2026-06-03T15:39:19.467Z" w:id="902733098">
              <w:r w:rsidRPr="3B233081" w:rsidR="037FEE5F">
                <w:rPr>
                  <w:rFonts w:ascii="Calibri" w:hAnsi="Calibri" w:cs="Calibri"/>
                  <w:b w:val="1"/>
                  <w:bCs w:val="1"/>
                  <w:color w:val="000000" w:themeColor="text1" w:themeTint="FF" w:themeShade="FF"/>
                </w:rPr>
                <w:t>’s</w:t>
              </w:r>
            </w:ins>
            <w:r w:rsidRPr="3B233081" w:rsidR="0060625D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</w:rPr>
              <w:t>?</w:t>
            </w:r>
          </w:p>
        </w:tc>
      </w:tr>
      <w:tr w:rsidRPr="004F3BDA" w:rsidR="0060625D" w:rsidTr="3B233081" w14:paraId="546303F4" w14:textId="77777777">
        <w:tc>
          <w:tcPr>
            <w:tcW w:w="2924" w:type="dxa"/>
            <w:tcMar/>
          </w:tcPr>
          <w:p w:rsidRPr="004F3BDA" w:rsidR="0060625D" w:rsidP="00E72F28" w:rsidRDefault="0060625D" w14:paraId="5D55F099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Nooit</w:t>
            </w:r>
          </w:p>
          <w:p w:rsidRPr="004F3BDA" w:rsidR="0060625D" w:rsidP="00E72F28" w:rsidRDefault="0060625D" w14:paraId="44FBF745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1863673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1149FC2B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Zelden</w:t>
            </w:r>
          </w:p>
          <w:p w:rsidRPr="004F3BDA" w:rsidR="0060625D" w:rsidP="00E72F28" w:rsidRDefault="0060625D" w14:paraId="5E5BB8E3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580641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7FD0D04D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Soms</w:t>
            </w:r>
          </w:p>
          <w:p w:rsidRPr="004F3BDA" w:rsidR="0060625D" w:rsidP="00E72F28" w:rsidRDefault="0060625D" w14:paraId="08D41323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913504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4AEECE40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Vaak</w:t>
            </w:r>
          </w:p>
          <w:p w:rsidRPr="004F3BDA" w:rsidR="0060625D" w:rsidP="00E72F28" w:rsidRDefault="0060625D" w14:paraId="466B515B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354463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Pr="004F3BDA" w:rsidR="0060625D" w:rsidP="00E72F28" w:rsidRDefault="0060625D" w14:paraId="1E1CDD50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Pr="005F6727" w:rsidR="0060625D" w:rsidTr="3B233081" w14:paraId="69F6DB06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4F3BDA" w:rsidR="0060625D" w:rsidP="00E72F28" w:rsidRDefault="0060625D" w14:paraId="759B82D3" w14:textId="1DA39AFE">
            <w:pPr>
              <w:spacing w:line="360" w:lineRule="auto"/>
              <w:rPr>
                <w:rFonts w:ascii="Calibri" w:hAnsi="Calibri" w:cs="Calibri"/>
                <w:b w:val="1"/>
                <w:bCs w:val="1"/>
                <w:color w:val="000000" w:themeColor="text1"/>
                <w:sz w:val="28"/>
                <w:szCs w:val="28"/>
              </w:rPr>
            </w:pPr>
            <w:r w:rsidRPr="3B233081" w:rsidR="0060625D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</w:rPr>
              <w:t>18. Ver</w:t>
            </w:r>
            <w:ins w:author="Fabienne Dobbels" w:date="2026-06-03T15:38:44.045Z" w16du:dateUtc="2026-06-03T15:38:44.045Z" w:id="1941244753">
              <w:r w:rsidRPr="3B233081" w:rsidR="4FC0C667">
                <w:rPr>
                  <w:rFonts w:ascii="Calibri" w:hAnsi="Calibri" w:cs="Calibri"/>
                  <w:b w:val="1"/>
                  <w:bCs w:val="1"/>
                  <w:color w:val="000000" w:themeColor="text1" w:themeTint="FF" w:themeShade="FF"/>
                </w:rPr>
                <w:t>vangt</w:t>
              </w:r>
            </w:ins>
            <w:del w:author="Fabienne Dobbels" w:date="2026-06-03T15:38:39.712Z" w16du:dateUtc="2026-06-03T15:38:39.712Z" w:id="1878209428">
              <w:r w:rsidRPr="3B233081" w:rsidDel="0060625D">
                <w:rPr>
                  <w:rFonts w:ascii="Calibri" w:hAnsi="Calibri" w:cs="Calibri"/>
                  <w:b w:val="1"/>
                  <w:bCs w:val="1"/>
                  <w:color w:val="000000" w:themeColor="text1" w:themeTint="FF" w:themeShade="FF"/>
                </w:rPr>
                <w:delText>wisselt</w:delText>
              </w:r>
            </w:del>
            <w:r w:rsidRPr="3B233081" w:rsidR="0060625D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</w:rPr>
              <w:t xml:space="preserve"> u uw sokken/kousen/panty</w:t>
            </w:r>
            <w:ins w:author="Fabienne Dobbels" w:date="2026-06-03T15:39:21.673Z" w16du:dateUtc="2026-06-03T15:39:21.673Z" w:id="1434336930">
              <w:r w:rsidRPr="3B233081" w:rsidR="3F9E71D5">
                <w:rPr>
                  <w:rFonts w:ascii="Calibri" w:hAnsi="Calibri" w:cs="Calibri"/>
                  <w:b w:val="1"/>
                  <w:bCs w:val="1"/>
                  <w:color w:val="000000" w:themeColor="text1" w:themeTint="FF" w:themeShade="FF"/>
                </w:rPr>
                <w:t>’s</w:t>
              </w:r>
            </w:ins>
            <w:r w:rsidRPr="3B233081" w:rsidR="0060625D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</w:rPr>
              <w:t>?</w:t>
            </w:r>
          </w:p>
        </w:tc>
      </w:tr>
      <w:tr w:rsidRPr="004F3BDA" w:rsidR="0060625D" w:rsidTr="3B233081" w14:paraId="692BD33E" w14:textId="77777777">
        <w:tc>
          <w:tcPr>
            <w:tcW w:w="2924" w:type="dxa"/>
            <w:tcMar/>
          </w:tcPr>
          <w:p w:rsidRPr="004F3BDA" w:rsidR="0060625D" w:rsidP="00E72F28" w:rsidRDefault="0060625D" w14:paraId="3E3D777B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Meer dan één keer per dag</w:t>
            </w:r>
          </w:p>
          <w:p w:rsidRPr="004F3BDA" w:rsidR="0060625D" w:rsidP="00E72F28" w:rsidRDefault="0060625D" w14:paraId="571D7EA7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9308450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2190A5C3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Dagelijks</w:t>
            </w:r>
          </w:p>
          <w:p w:rsidRPr="004F3BDA" w:rsidR="0060625D" w:rsidP="00E72F28" w:rsidRDefault="0060625D" w14:paraId="4533DC31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8709184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71932009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4–6 keer per week</w:t>
            </w:r>
          </w:p>
          <w:p w:rsidRPr="004F3BDA" w:rsidR="0060625D" w:rsidP="00E72F28" w:rsidRDefault="0060625D" w14:paraId="3440EA1D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81702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3962234B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Minder dan 4 keer per week</w:t>
            </w:r>
          </w:p>
          <w:p w:rsidRPr="004F3BDA" w:rsidR="0060625D" w:rsidP="00E72F28" w:rsidRDefault="0060625D" w14:paraId="04F0B609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836916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Pr="004F3BDA" w:rsidR="0060625D" w:rsidP="00E72F28" w:rsidRDefault="0060625D" w14:paraId="21843D2E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</w:p>
        </w:tc>
      </w:tr>
      <w:tr w:rsidRPr="005F6727" w:rsidR="0060625D" w:rsidTr="3B233081" w14:paraId="19E95B37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4F3BDA" w:rsidR="0060625D" w:rsidP="00E72F28" w:rsidRDefault="0060625D" w14:paraId="5153E0F1" w14:textId="251B84A1">
            <w:pPr>
              <w:spacing w:line="360" w:lineRule="auto"/>
              <w:rPr>
                <w:rFonts w:ascii="Calibri" w:hAnsi="Calibri" w:cs="Calibri"/>
                <w:b w:val="1"/>
                <w:bCs w:val="1"/>
                <w:color w:val="000000" w:themeColor="text1"/>
                <w:sz w:val="28"/>
                <w:szCs w:val="28"/>
              </w:rPr>
            </w:pPr>
            <w:r w:rsidRPr="3B233081" w:rsidR="0060625D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</w:rPr>
              <w:t>19.</w:t>
            </w:r>
            <w:r w:rsidRPr="3B233081" w:rsidR="0060625D">
              <w:rPr>
                <w:rFonts w:ascii="Calibri" w:hAnsi="Calibri" w:cs="Calibri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3B233081" w:rsidR="0060625D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</w:rPr>
              <w:t>Loopt u thuis op blote voeten</w:t>
            </w:r>
            <w:ins w:author="Fabienne Dobbels" w:date="2026-06-03T15:40:09.976Z" w16du:dateUtc="2026-06-03T15:40:09.976Z" w:id="1770955929">
              <w:r w:rsidRPr="3B233081" w:rsidR="2BD83A67">
                <w:rPr>
                  <w:rFonts w:ascii="Calibri" w:hAnsi="Calibri" w:cs="Calibri"/>
                  <w:b w:val="1"/>
                  <w:bCs w:val="1"/>
                  <w:color w:val="000000" w:themeColor="text1" w:themeTint="FF" w:themeShade="FF"/>
                </w:rPr>
                <w:t xml:space="preserve"> rond</w:t>
              </w:r>
            </w:ins>
            <w:r w:rsidRPr="3B233081" w:rsidR="0060625D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</w:rPr>
              <w:t>?</w:t>
            </w:r>
          </w:p>
        </w:tc>
      </w:tr>
      <w:tr w:rsidRPr="004F3BDA" w:rsidR="0060625D" w:rsidTr="3B233081" w14:paraId="33D3F1BD" w14:textId="77777777">
        <w:tc>
          <w:tcPr>
            <w:tcW w:w="2924" w:type="dxa"/>
            <w:tcMar/>
          </w:tcPr>
          <w:p w:rsidRPr="004F3BDA" w:rsidR="0060625D" w:rsidP="00E72F28" w:rsidRDefault="0060625D" w14:paraId="285D0268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Vaak</w:t>
            </w:r>
          </w:p>
          <w:p w:rsidRPr="004F3BDA" w:rsidR="0060625D" w:rsidP="00E72F28" w:rsidRDefault="0060625D" w14:paraId="133216D1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189868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03A20AE6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Soms</w:t>
            </w:r>
          </w:p>
          <w:p w:rsidRPr="004F3BDA" w:rsidR="0060625D" w:rsidP="00E72F28" w:rsidRDefault="0060625D" w14:paraId="7A88CB27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708376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6CE6A0CF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Zelden</w:t>
            </w:r>
          </w:p>
          <w:p w:rsidRPr="004F3BDA" w:rsidR="0060625D" w:rsidP="00E72F28" w:rsidRDefault="0060625D" w14:paraId="66B418F6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0471417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262E87A2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Nooit</w:t>
            </w:r>
          </w:p>
          <w:p w:rsidRPr="004F3BDA" w:rsidR="0060625D" w:rsidP="00E72F28" w:rsidRDefault="0060625D" w14:paraId="62162BC4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553538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Pr="004F3BDA" w:rsidR="0060625D" w:rsidP="00E72F28" w:rsidRDefault="0060625D" w14:paraId="0799D6D9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Pr="005F6727" w:rsidR="0060625D" w:rsidTr="3B233081" w14:paraId="0D430893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4F3BDA" w:rsidR="0060625D" w:rsidP="00E72F28" w:rsidRDefault="0060625D" w14:paraId="64EDAE42" w14:textId="77777777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D12BB6">
              <w:rPr>
                <w:rFonts w:ascii="Calibri" w:hAnsi="Calibri" w:cs="Calibri"/>
                <w:b/>
                <w:bCs/>
                <w:color w:val="000000" w:themeColor="text1"/>
              </w:rPr>
              <w:t>20.</w:t>
            </w:r>
            <w:r w:rsidRPr="00D12BB6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</w:t>
            </w:r>
            <w:r w:rsidRPr="00D12BB6">
              <w:rPr>
                <w:rFonts w:ascii="Calibri" w:hAnsi="Calibri" w:cs="Calibri"/>
                <w:b/>
                <w:bCs/>
                <w:color w:val="000000" w:themeColor="text1"/>
              </w:rPr>
              <w:t>Loopt u buiten op blote voeten?</w:t>
            </w:r>
          </w:p>
        </w:tc>
      </w:tr>
      <w:tr w:rsidRPr="004F3BDA" w:rsidR="0060625D" w:rsidTr="3B233081" w14:paraId="6E910D9D" w14:textId="77777777">
        <w:tc>
          <w:tcPr>
            <w:tcW w:w="2924" w:type="dxa"/>
            <w:tcMar/>
          </w:tcPr>
          <w:p w:rsidRPr="004F3BDA" w:rsidR="0060625D" w:rsidP="00E72F28" w:rsidRDefault="0060625D" w14:paraId="5FACA6C6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Vaak</w:t>
            </w:r>
          </w:p>
          <w:p w:rsidRPr="004F3BDA" w:rsidR="0060625D" w:rsidP="00E72F28" w:rsidRDefault="0060625D" w14:paraId="7D86DCAF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20472785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39CD0ED9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Soms</w:t>
            </w:r>
          </w:p>
          <w:p w:rsidRPr="004F3BDA" w:rsidR="0060625D" w:rsidP="00E72F28" w:rsidRDefault="0060625D" w14:paraId="0ABF7C9E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6255120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6F1C6E72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Zelden</w:t>
            </w:r>
          </w:p>
          <w:p w:rsidRPr="004F3BDA" w:rsidR="0060625D" w:rsidP="00E72F28" w:rsidRDefault="0060625D" w14:paraId="30C5FC55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1387651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366E1887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Nooit</w:t>
            </w:r>
          </w:p>
          <w:p w:rsidRPr="004F3BDA" w:rsidR="0060625D" w:rsidP="00E72F28" w:rsidRDefault="0060625D" w14:paraId="38AFD01B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839502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Pr="004F3BDA" w:rsidR="0060625D" w:rsidP="00E72F28" w:rsidRDefault="0060625D" w14:paraId="4BCF6636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Pr="005F6727" w:rsidR="0060625D" w:rsidTr="3B233081" w14:paraId="7D8DAE25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4F3BDA" w:rsidR="0060625D" w:rsidP="00E72F28" w:rsidRDefault="0060625D" w14:paraId="4DC444BC" w14:textId="77777777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D12BB6">
              <w:rPr>
                <w:rFonts w:ascii="Calibri" w:hAnsi="Calibri" w:cs="Calibri"/>
                <w:b/>
                <w:bCs/>
                <w:color w:val="000000" w:themeColor="text1"/>
              </w:rPr>
              <w:t>21.</w:t>
            </w:r>
            <w:r w:rsidRPr="00D12BB6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</w:t>
            </w:r>
            <w:r w:rsidRPr="00D12BB6">
              <w:rPr>
                <w:rFonts w:ascii="Calibri" w:hAnsi="Calibri" w:cs="Calibri"/>
                <w:b/>
                <w:bCs/>
                <w:color w:val="000000" w:themeColor="text1"/>
              </w:rPr>
              <w:t>Gebruikt u een warmwaterkruik in bed?</w:t>
            </w:r>
          </w:p>
        </w:tc>
      </w:tr>
      <w:tr w:rsidRPr="004F3BDA" w:rsidR="0060625D" w:rsidTr="3B233081" w14:paraId="17612475" w14:textId="77777777">
        <w:tc>
          <w:tcPr>
            <w:tcW w:w="2924" w:type="dxa"/>
            <w:tcMar/>
          </w:tcPr>
          <w:p w:rsidRPr="004F3BDA" w:rsidR="0060625D" w:rsidP="00E72F28" w:rsidRDefault="0060625D" w14:paraId="3F5EB714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Vaak</w:t>
            </w:r>
          </w:p>
          <w:p w:rsidRPr="004F3BDA" w:rsidR="0060625D" w:rsidP="00E72F28" w:rsidRDefault="0060625D" w14:paraId="2FA25B00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363289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0289D596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Soms</w:t>
            </w:r>
          </w:p>
          <w:p w:rsidRPr="004F3BDA" w:rsidR="0060625D" w:rsidP="00E72F28" w:rsidRDefault="0060625D" w14:paraId="7CD39303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1386870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5BBBCAC8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Zelden</w:t>
            </w:r>
          </w:p>
          <w:p w:rsidRPr="004F3BDA" w:rsidR="0060625D" w:rsidP="00E72F28" w:rsidRDefault="0060625D" w14:paraId="4E5F52C4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4669711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39F70990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Nooit</w:t>
            </w:r>
          </w:p>
          <w:p w:rsidRPr="004F3BDA" w:rsidR="0060625D" w:rsidP="00E72F28" w:rsidRDefault="0060625D" w14:paraId="5536A36A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0604456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Pr="004F3BDA" w:rsidR="0060625D" w:rsidP="00E72F28" w:rsidRDefault="0060625D" w14:paraId="2C280C00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Pr="005F6727" w:rsidR="0060625D" w:rsidTr="3B233081" w14:paraId="6480970C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4F3BDA" w:rsidR="0060625D" w:rsidP="00E72F28" w:rsidRDefault="0060625D" w14:paraId="04C068C9" w14:textId="4D86B276">
            <w:pPr>
              <w:spacing w:line="360" w:lineRule="auto"/>
              <w:rPr>
                <w:rFonts w:ascii="Calibri" w:hAnsi="Calibri" w:cs="Calibri"/>
                <w:b w:val="1"/>
                <w:bCs w:val="1"/>
                <w:color w:val="000000" w:themeColor="text1"/>
                <w:sz w:val="28"/>
                <w:szCs w:val="28"/>
              </w:rPr>
            </w:pPr>
            <w:r w:rsidRPr="3B233081" w:rsidR="0060625D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</w:rPr>
              <w:t>22</w:t>
            </w:r>
            <w:r w:rsidRPr="3B233081" w:rsidR="0060625D">
              <w:rPr>
                <w:rFonts w:ascii="Calibri" w:hAnsi="Calibri" w:cs="Calibri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3B233081" w:rsidR="0060625D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</w:rPr>
              <w:t>.</w:t>
            </w:r>
            <w:r w:rsidRPr="3B233081" w:rsidR="0060625D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</w:rPr>
              <w:t xml:space="preserve"> Houdt u uw voeten dicht bij het vuur</w:t>
            </w:r>
            <w:ins w:author="Fabienne Dobbels" w:date="2026-06-03T15:42:25.026Z" w16du:dateUtc="2026-06-03T15:42:25.026Z" w:id="577378733">
              <w:r w:rsidRPr="3B233081" w:rsidR="28CD6557">
                <w:rPr>
                  <w:rFonts w:ascii="Calibri" w:hAnsi="Calibri" w:cs="Calibri"/>
                  <w:b w:val="1"/>
                  <w:bCs w:val="1"/>
                  <w:color w:val="000000" w:themeColor="text1" w:themeTint="FF" w:themeShade="FF"/>
                </w:rPr>
                <w:t xml:space="preserve"> of de verwarming</w:t>
              </w:r>
            </w:ins>
            <w:r w:rsidRPr="3B233081" w:rsidR="0060625D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</w:rPr>
              <w:t>?</w:t>
            </w:r>
          </w:p>
        </w:tc>
      </w:tr>
      <w:tr w:rsidRPr="004F3BDA" w:rsidR="0060625D" w:rsidTr="3B233081" w14:paraId="699D7A8C" w14:textId="77777777">
        <w:tc>
          <w:tcPr>
            <w:tcW w:w="2924" w:type="dxa"/>
            <w:tcMar/>
          </w:tcPr>
          <w:p w:rsidRPr="004F3BDA" w:rsidR="0060625D" w:rsidP="00E72F28" w:rsidRDefault="0060625D" w14:paraId="342F91C2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Vaak</w:t>
            </w:r>
          </w:p>
          <w:p w:rsidRPr="004F3BDA" w:rsidR="0060625D" w:rsidP="00E72F28" w:rsidRDefault="0060625D" w14:paraId="1FF7969F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7920045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785A0EC0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Soms</w:t>
            </w:r>
          </w:p>
          <w:p w:rsidRPr="004F3BDA" w:rsidR="0060625D" w:rsidP="00E72F28" w:rsidRDefault="0060625D" w14:paraId="31F4D669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7799429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18D23AF6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Zelden</w:t>
            </w:r>
          </w:p>
          <w:p w:rsidRPr="004F3BDA" w:rsidR="0060625D" w:rsidP="00E72F28" w:rsidRDefault="0060625D" w14:paraId="542CA76A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986465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501F6240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Nooit</w:t>
            </w:r>
          </w:p>
          <w:p w:rsidRPr="004F3BDA" w:rsidR="0060625D" w:rsidP="00E72F28" w:rsidRDefault="0060625D" w14:paraId="5F091BCC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458723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Pr="004F3BDA" w:rsidR="0060625D" w:rsidP="00E72F28" w:rsidRDefault="0060625D" w14:paraId="7B7C462F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Pr="005F6727" w:rsidR="0060625D" w:rsidTr="3B233081" w14:paraId="36A838C3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4F3BDA" w:rsidR="0060625D" w:rsidP="00E72F28" w:rsidRDefault="0060625D" w14:paraId="59734844" w14:textId="77777777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D12BB6">
              <w:rPr>
                <w:rFonts w:ascii="Calibri" w:hAnsi="Calibri" w:cs="Calibri"/>
                <w:b/>
                <w:bCs/>
                <w:color w:val="000000" w:themeColor="text1"/>
              </w:rPr>
              <w:t>23.</w:t>
            </w:r>
            <w:r w:rsidRPr="00D12BB6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</w:t>
            </w:r>
            <w:r w:rsidRPr="00D12BB6">
              <w:rPr>
                <w:rFonts w:ascii="Calibri" w:hAnsi="Calibri" w:cs="Calibri"/>
                <w:b/>
                <w:bCs/>
                <w:color w:val="000000" w:themeColor="text1"/>
              </w:rPr>
              <w:t>Legt u uw voeten op een radiator?</w:t>
            </w:r>
          </w:p>
        </w:tc>
      </w:tr>
      <w:tr w:rsidRPr="004F3BDA" w:rsidR="0060625D" w:rsidTr="3B233081" w14:paraId="04C7D25D" w14:textId="77777777">
        <w:tc>
          <w:tcPr>
            <w:tcW w:w="2924" w:type="dxa"/>
            <w:tcMar/>
          </w:tcPr>
          <w:p w:rsidRPr="004F3BDA" w:rsidR="0060625D" w:rsidP="00E72F28" w:rsidRDefault="0060625D" w14:paraId="6E96656E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Vaak</w:t>
            </w:r>
          </w:p>
          <w:p w:rsidRPr="004F3BDA" w:rsidR="0060625D" w:rsidP="00E72F28" w:rsidRDefault="0060625D" w14:paraId="1ABE2FF0" w14:textId="7777777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521905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0D41D126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Soms</w:t>
            </w:r>
          </w:p>
          <w:p w:rsidRPr="004F3BDA" w:rsidR="0060625D" w:rsidP="00E72F28" w:rsidRDefault="0060625D" w14:paraId="310152CE" w14:textId="7777777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790504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1AD284ED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Zelden</w:t>
            </w:r>
          </w:p>
          <w:p w:rsidRPr="004F3BDA" w:rsidR="0060625D" w:rsidP="00E72F28" w:rsidRDefault="0060625D" w14:paraId="194234A4" w14:textId="7777777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612474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1BEA486E" w14:textId="77777777">
            <w:pPr>
              <w:tabs>
                <w:tab w:val="right" w:pos="1833"/>
              </w:tabs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Calibri" w:hAnsi="Calibri" w:cs="Calibri"/>
                <w:color w:val="000000" w:themeColor="text1"/>
              </w:rPr>
              <w:t>Nooit</w:t>
            </w:r>
          </w:p>
          <w:p w:rsidRPr="004F3BDA" w:rsidR="0060625D" w:rsidP="00E72F28" w:rsidRDefault="0060625D" w14:paraId="05E95711" w14:textId="77777777">
            <w:pPr>
              <w:tabs>
                <w:tab w:val="right" w:pos="1833"/>
              </w:tabs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414548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Pr="004F3BDA" w:rsidR="0060625D" w:rsidP="00E72F28" w:rsidRDefault="0060625D" w14:paraId="63BDD601" w14:textId="77777777">
            <w:pPr>
              <w:tabs>
                <w:tab w:val="right" w:pos="1833"/>
              </w:tabs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</w:pPr>
          </w:p>
        </w:tc>
      </w:tr>
      <w:tr w:rsidRPr="005F6727" w:rsidR="0060625D" w:rsidTr="3B233081" w14:paraId="5ADE8C4A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4F3BDA" w:rsidR="0060625D" w:rsidP="00E72F28" w:rsidRDefault="0060625D" w14:paraId="00DDDFC7" w14:textId="1FA66990">
            <w:pPr>
              <w:spacing w:line="360" w:lineRule="auto"/>
              <w:rPr>
                <w:rFonts w:ascii="Calibri" w:hAnsi="Calibri" w:cs="Calibri"/>
                <w:b w:val="1"/>
                <w:bCs w:val="1"/>
                <w:color w:val="000000" w:themeColor="text1"/>
                <w:sz w:val="28"/>
                <w:szCs w:val="28"/>
              </w:rPr>
            </w:pPr>
            <w:r w:rsidRPr="3B233081" w:rsidR="0060625D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</w:rPr>
              <w:t>24. Gebruikt u middelen tegen likdoorns (pleisters/</w:t>
            </w:r>
            <w:ins w:author="Fabienne Dobbels" w:date="2026-06-03T15:43:10.514Z" w16du:dateUtc="2026-06-03T15:43:10.514Z" w:id="1204365828">
              <w:r w:rsidRPr="3B233081" w:rsidR="78DC33EA">
                <w:rPr>
                  <w:rFonts w:ascii="Calibri" w:hAnsi="Calibri" w:cs="Calibri"/>
                  <w:b w:val="1"/>
                  <w:bCs w:val="1"/>
                  <w:color w:val="000000" w:themeColor="text1" w:themeTint="FF" w:themeShade="FF"/>
                </w:rPr>
                <w:t>zalf</w:t>
              </w:r>
            </w:ins>
            <w:del w:author="Fabienne Dobbels" w:date="2026-06-03T15:43:07.682Z" w16du:dateUtc="2026-06-03T15:43:07.682Z" w:id="210639619">
              <w:r w:rsidRPr="3B233081" w:rsidDel="0060625D">
                <w:rPr>
                  <w:rFonts w:ascii="Calibri" w:hAnsi="Calibri" w:cs="Calibri"/>
                  <w:b w:val="1"/>
                  <w:bCs w:val="1"/>
                  <w:color w:val="000000" w:themeColor="text1" w:themeTint="FF" w:themeShade="FF"/>
                </w:rPr>
                <w:delText>verf</w:delText>
              </w:r>
            </w:del>
            <w:r w:rsidRPr="3B233081" w:rsidR="0060625D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</w:rPr>
              <w:t>) wanneer u een likdoorn heeft?</w:t>
            </w:r>
          </w:p>
        </w:tc>
      </w:tr>
      <w:tr w:rsidRPr="004F3BDA" w:rsidR="0060625D" w:rsidTr="3B233081" w14:paraId="11787363" w14:textId="77777777">
        <w:tc>
          <w:tcPr>
            <w:tcW w:w="2924" w:type="dxa"/>
            <w:tcMar/>
          </w:tcPr>
          <w:p w:rsidRPr="004F3BDA" w:rsidR="0060625D" w:rsidP="00E72F28" w:rsidRDefault="0060625D" w14:paraId="26B8D92A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  <w:t>Nooit</w:t>
            </w:r>
          </w:p>
          <w:p w:rsidRPr="004F3BDA" w:rsidR="0060625D" w:rsidP="00E72F28" w:rsidRDefault="0060625D" w14:paraId="1C6FDCE1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3580529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0A795532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  <w:t>Zelden</w:t>
            </w:r>
            <w:proofErr w:type="spellEnd"/>
          </w:p>
          <w:p w:rsidRPr="004F3BDA" w:rsidR="0060625D" w:rsidP="00E72F28" w:rsidRDefault="0060625D" w14:paraId="6BC60E24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6353841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28197703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  <w:t>Soms</w:t>
            </w:r>
          </w:p>
          <w:p w:rsidRPr="004F3BDA" w:rsidR="0060625D" w:rsidP="00E72F28" w:rsidRDefault="0060625D" w14:paraId="73F77259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9239116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76EAAC60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  <w:t>Vaak</w:t>
            </w:r>
          </w:p>
          <w:p w:rsidRPr="004F3BDA" w:rsidR="0060625D" w:rsidP="00E72F28" w:rsidRDefault="0060625D" w14:paraId="23E3DC62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153982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Pr="004F3BDA" w:rsidR="0060625D" w:rsidP="00E72F28" w:rsidRDefault="0060625D" w14:paraId="778A58AA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Pr="005F6727" w:rsidR="0060625D" w:rsidTr="3B233081" w14:paraId="7D5240AF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4F3BDA" w:rsidR="0060625D" w:rsidP="00E72F28" w:rsidRDefault="0060625D" w14:paraId="54EF59BB" w14:textId="77777777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D12BB6">
              <w:rPr>
                <w:rFonts w:ascii="Calibri" w:hAnsi="Calibri" w:cs="Calibri"/>
                <w:b/>
                <w:bCs/>
                <w:color w:val="000000" w:themeColor="text1"/>
              </w:rPr>
              <w:t>25.</w:t>
            </w:r>
            <w:r w:rsidRPr="00D12BB6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</w:t>
            </w:r>
            <w:r w:rsidRPr="00D12BB6">
              <w:rPr>
                <w:rFonts w:ascii="Calibri" w:hAnsi="Calibri" w:cs="Calibri"/>
                <w:b/>
                <w:bCs/>
                <w:color w:val="000000" w:themeColor="text1"/>
              </w:rPr>
              <w:t>Brengt u een droog verband aan op een blaar wanneer u er één heeft?</w:t>
            </w:r>
          </w:p>
        </w:tc>
      </w:tr>
      <w:tr w:rsidRPr="004F3BDA" w:rsidR="0060625D" w:rsidTr="3B233081" w14:paraId="1C441E34" w14:textId="77777777">
        <w:tc>
          <w:tcPr>
            <w:tcW w:w="2924" w:type="dxa"/>
            <w:tcMar/>
          </w:tcPr>
          <w:p w:rsidRPr="004F3BDA" w:rsidR="0060625D" w:rsidP="00E72F28" w:rsidRDefault="0060625D" w14:paraId="57886D0A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rFonts w:ascii="Calibri" w:hAnsi="Calibri" w:cs="Calibri"/>
                <w:color w:val="000000" w:themeColor="text1"/>
                <w:lang w:val="en-US"/>
              </w:rPr>
              <w:t>Nooit</w:t>
            </w:r>
          </w:p>
          <w:p w:rsidRPr="004F3BDA" w:rsidR="0060625D" w:rsidP="00E72F28" w:rsidRDefault="0060625D" w14:paraId="27CBEF07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66861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559DA394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proofErr w:type="spellStart"/>
            <w:r w:rsidRPr="004F3BDA">
              <w:rPr>
                <w:rFonts w:ascii="Calibri" w:hAnsi="Calibri" w:cs="Calibri"/>
                <w:color w:val="000000" w:themeColor="text1"/>
                <w:lang w:val="en-US"/>
              </w:rPr>
              <w:t>Zelden</w:t>
            </w:r>
            <w:proofErr w:type="spellEnd"/>
          </w:p>
          <w:p w:rsidRPr="004F3BDA" w:rsidR="0060625D" w:rsidP="00E72F28" w:rsidRDefault="0060625D" w14:paraId="1B993BE9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8031213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609C16A2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rFonts w:ascii="Calibri" w:hAnsi="Calibri" w:cs="Calibri"/>
                <w:color w:val="000000" w:themeColor="text1"/>
                <w:lang w:val="en-US"/>
              </w:rPr>
              <w:t>Soms</w:t>
            </w:r>
          </w:p>
          <w:p w:rsidRPr="004F3BDA" w:rsidR="0060625D" w:rsidP="00E72F28" w:rsidRDefault="0060625D" w14:paraId="5F1D3F82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891413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001A4555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rFonts w:ascii="Calibri" w:hAnsi="Calibri" w:cs="Calibri"/>
                <w:color w:val="000000" w:themeColor="text1"/>
                <w:lang w:val="en-US"/>
              </w:rPr>
              <w:t>Vaak</w:t>
            </w:r>
          </w:p>
          <w:p w:rsidRPr="004F3BDA" w:rsidR="0060625D" w:rsidP="00E72F28" w:rsidRDefault="0060625D" w14:paraId="0AE27EF6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5850335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Pr="004F3BDA" w:rsidR="0060625D" w:rsidP="00E72F28" w:rsidRDefault="0060625D" w14:paraId="2E2D55DF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Pr="005F6727" w:rsidR="0060625D" w:rsidTr="3B233081" w14:paraId="591794F0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4F3BDA" w:rsidR="0060625D" w:rsidP="00E72F28" w:rsidRDefault="0060625D" w14:paraId="7C475F15" w14:textId="77777777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D12BB6">
              <w:rPr>
                <w:rFonts w:ascii="Calibri" w:hAnsi="Calibri" w:cs="Calibri"/>
                <w:b/>
                <w:bCs/>
                <w:color w:val="000000" w:themeColor="text1"/>
              </w:rPr>
              <w:t>26. Brengt u een droog verband aan op een schaafwonde, snijwonde of brandwonde wanneer u er één heeft?</w:t>
            </w:r>
          </w:p>
        </w:tc>
      </w:tr>
      <w:tr w:rsidRPr="004F3BDA" w:rsidR="0060625D" w:rsidTr="3B233081" w14:paraId="0D96E607" w14:textId="77777777">
        <w:tc>
          <w:tcPr>
            <w:tcW w:w="2924" w:type="dxa"/>
            <w:tcMar/>
          </w:tcPr>
          <w:p w:rsidRPr="004F3BDA" w:rsidR="0060625D" w:rsidP="00E72F28" w:rsidRDefault="0060625D" w14:paraId="78B9976C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rFonts w:ascii="Calibri" w:hAnsi="Calibri" w:cs="Calibri"/>
                <w:color w:val="000000" w:themeColor="text1"/>
                <w:lang w:val="en-US"/>
              </w:rPr>
              <w:t>Nooit</w:t>
            </w:r>
          </w:p>
          <w:p w:rsidRPr="004F3BDA" w:rsidR="0060625D" w:rsidP="00E72F28" w:rsidRDefault="0060625D" w14:paraId="02F2FB15" w14:textId="7777777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208791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3E96F705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proofErr w:type="spellStart"/>
            <w:r w:rsidRPr="004F3BDA">
              <w:rPr>
                <w:rFonts w:ascii="Calibri" w:hAnsi="Calibri" w:cs="Calibri"/>
                <w:color w:val="000000" w:themeColor="text1"/>
                <w:lang w:val="en-US"/>
              </w:rPr>
              <w:t>Zelden</w:t>
            </w:r>
            <w:proofErr w:type="spellEnd"/>
          </w:p>
          <w:p w:rsidRPr="004F3BDA" w:rsidR="0060625D" w:rsidP="00E72F28" w:rsidRDefault="0060625D" w14:paraId="408F62F8" w14:textId="7777777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2022592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57D4A101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rFonts w:ascii="Calibri" w:hAnsi="Calibri" w:cs="Calibri"/>
                <w:color w:val="000000" w:themeColor="text1"/>
                <w:lang w:val="en-US"/>
              </w:rPr>
              <w:t>Soms</w:t>
            </w:r>
          </w:p>
          <w:p w:rsidRPr="004F3BDA" w:rsidR="0060625D" w:rsidP="00E72F28" w:rsidRDefault="0060625D" w14:paraId="13318632" w14:textId="7777777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7087899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6DF5F60A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rFonts w:ascii="Calibri" w:hAnsi="Calibri" w:cs="Calibri"/>
                <w:color w:val="000000" w:themeColor="text1"/>
                <w:lang w:val="en-US"/>
              </w:rPr>
              <w:t>Vaak</w:t>
            </w:r>
          </w:p>
          <w:p w:rsidRPr="004F3BDA" w:rsidR="0060625D" w:rsidP="00E72F28" w:rsidRDefault="0060625D" w14:paraId="0FECE196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4041341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</w:tbl>
    <w:p w:rsidRPr="006B3E25" w:rsidR="00E13A59" w:rsidP="006B3E25" w:rsidRDefault="00E13A59" w14:paraId="0293A539" w14:textId="162A82C3">
      <w:pPr>
        <w:rPr>
          <w:rFonts w:ascii="Calibri" w:hAnsi="Calibri" w:cs="Calibri"/>
          <w:b/>
          <w:bCs/>
          <w:color w:val="EE0000"/>
          <w:sz w:val="28"/>
          <w:szCs w:val="28"/>
          <w:lang w:val="en-US"/>
        </w:rPr>
      </w:pPr>
    </w:p>
    <w:sectPr w:rsidRPr="006B3E25" w:rsidR="00E13A59"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FD" w:author="Fabienne Dobbels" w:date="2026-06-03T17:35:25" w:id="987391388">
    <w:p xmlns:w14="http://schemas.microsoft.com/office/word/2010/wordml" xmlns:w="http://schemas.openxmlformats.org/wordprocessingml/2006/main" w:rsidR="68D36E5A" w:rsidRDefault="7F2AFCD7" w14:paraId="00D78A80" w14:textId="0F0B4E8A">
      <w:pPr>
        <w:pStyle w:val="CommentText"/>
      </w:pPr>
      <w:r>
        <w:rPr>
          <w:rStyle w:val="CommentReference"/>
        </w:rPr>
        <w:annotationRef/>
      </w:r>
      <w:r w:rsidRPr="1AE4774A" w:rsidR="6747A1D2">
        <w:t>vertaling gecheckt via deeple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00D78A80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7A63A0AB" w16cex:dateUtc="2026-06-03T15:35:25.528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0D78A80" w16cid:durableId="7A63A0A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4475F9" w:rsidR="008256BF" w:rsidP="00F65961" w:rsidRDefault="008256BF" w14:paraId="15B90698" w14:textId="77777777">
      <w:pPr>
        <w:spacing w:after="0" w:line="240" w:lineRule="auto"/>
      </w:pPr>
      <w:r w:rsidRPr="004475F9">
        <w:separator/>
      </w:r>
    </w:p>
  </w:endnote>
  <w:endnote w:type="continuationSeparator" w:id="0">
    <w:p w:rsidRPr="004475F9" w:rsidR="008256BF" w:rsidP="00F65961" w:rsidRDefault="008256BF" w14:paraId="5BD7D1F9" w14:textId="77777777">
      <w:pPr>
        <w:spacing w:after="0" w:line="240" w:lineRule="auto"/>
      </w:pPr>
      <w:r w:rsidRPr="004475F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131650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8131E7" w:rsidRDefault="008131E7" w14:paraId="351CA4AC" w14:textId="109C4CF9">
        <w:pPr>
          <w:pStyle w:val="Footer"/>
          <w:pBdr>
            <w:top w:val="single" w:color="D9D9D9" w:themeColor="background1" w:themeShade="D9" w:sz="4" w:space="1"/>
          </w:pBdr>
          <w:jc w:val="right"/>
        </w:pPr>
        <w:r w:rsidRPr="0018199E">
          <w:rPr>
            <w:rFonts w:ascii="Calibri" w:hAnsi="Calibri" w:cs="Calibri"/>
            <w:color w:val="000000" w:themeColor="text1"/>
          </w:rPr>
          <w:fldChar w:fldCharType="begin"/>
        </w:r>
        <w:r w:rsidRPr="0018199E">
          <w:rPr>
            <w:rFonts w:ascii="Calibri" w:hAnsi="Calibri" w:cs="Calibri"/>
            <w:color w:val="000000" w:themeColor="text1"/>
          </w:rPr>
          <w:instrText xml:space="preserve"> PAGE   \* MERGEFORMAT </w:instrText>
        </w:r>
        <w:r w:rsidRPr="0018199E">
          <w:rPr>
            <w:rFonts w:ascii="Calibri" w:hAnsi="Calibri" w:cs="Calibri"/>
            <w:color w:val="000000" w:themeColor="text1"/>
          </w:rPr>
          <w:fldChar w:fldCharType="separate"/>
        </w:r>
        <w:r w:rsidRPr="0018199E">
          <w:rPr>
            <w:rFonts w:ascii="Calibri" w:hAnsi="Calibri" w:cs="Calibri"/>
            <w:noProof/>
            <w:color w:val="000000" w:themeColor="text1"/>
          </w:rPr>
          <w:t>2</w:t>
        </w:r>
        <w:r w:rsidRPr="0018199E">
          <w:rPr>
            <w:rFonts w:ascii="Calibri" w:hAnsi="Calibri" w:cs="Calibri"/>
            <w:noProof/>
            <w:color w:val="000000" w:themeColor="text1"/>
          </w:rPr>
          <w:fldChar w:fldCharType="end"/>
        </w:r>
        <w:r w:rsidRPr="0018199E">
          <w:rPr>
            <w:rFonts w:ascii="Calibri" w:hAnsi="Calibri" w:cs="Calibri"/>
            <w:color w:val="000000" w:themeColor="text1"/>
          </w:rPr>
          <w:t xml:space="preserve"> | </w:t>
        </w:r>
        <w:r w:rsidR="006B3E25">
          <w:rPr>
            <w:rFonts w:ascii="Calibri" w:hAnsi="Calibri" w:cs="Calibri"/>
            <w:color w:val="000000" w:themeColor="text1"/>
            <w:spacing w:val="60"/>
          </w:rPr>
          <w:t>4</w:t>
        </w:r>
      </w:p>
    </w:sdtContent>
  </w:sdt>
  <w:p w:rsidRPr="00B118EF" w:rsidR="00F65961" w:rsidRDefault="00F65961" w14:paraId="7730588E" w14:textId="4FBF49E1">
    <w:pPr>
      <w:pStyle w:val="Footer"/>
      <w:rPr>
        <w:rFonts w:ascii="Calibri" w:hAnsi="Calibri"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4475F9" w:rsidR="008256BF" w:rsidP="00F65961" w:rsidRDefault="008256BF" w14:paraId="25D27435" w14:textId="77777777">
      <w:pPr>
        <w:spacing w:after="0" w:line="240" w:lineRule="auto"/>
      </w:pPr>
      <w:r w:rsidRPr="004475F9">
        <w:separator/>
      </w:r>
    </w:p>
  </w:footnote>
  <w:footnote w:type="continuationSeparator" w:id="0">
    <w:p w:rsidRPr="004475F9" w:rsidR="008256BF" w:rsidP="00F65961" w:rsidRDefault="008256BF" w14:paraId="220F2685" w14:textId="77777777">
      <w:pPr>
        <w:spacing w:after="0" w:line="240" w:lineRule="auto"/>
      </w:pPr>
      <w:r w:rsidRPr="004475F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D04A77" w:rsidR="00F65961" w:rsidRDefault="00D12BB6" w14:paraId="2BC88831" w14:textId="73CA513D">
    <w:pPr>
      <w:pStyle w:val="Header"/>
      <w:rPr>
        <w:color w:val="000000" w:themeColor="text1"/>
        <w:sz w:val="18"/>
        <w:szCs w:val="18"/>
        <w:lang w:val="en-US"/>
      </w:rPr>
    </w:pPr>
    <w:r w:rsidRPr="00D12BB6">
      <w:rPr>
        <w:rFonts w:ascii="Calibri" w:hAnsi="Calibri" w:cs="Calibri"/>
        <w:color w:val="000000" w:themeColor="text1"/>
        <w:lang w:val="en-US"/>
      </w:rPr>
      <w:t>Nottingham Assessment of Functional Foot Care (NAFF)</w:t>
    </w:r>
    <w:r w:rsidRPr="00D04A77" w:rsidR="00F65961">
      <w:rPr>
        <w:rFonts w:ascii="Calibri" w:hAnsi="Calibri" w:cs="Calibri"/>
        <w:color w:val="000000" w:themeColor="text1"/>
        <w:lang w:val="en-US"/>
      </w:rPr>
      <w:tab/>
    </w:r>
    <w:r w:rsidRPr="00D04A77" w:rsidR="00F65961">
      <w:rPr>
        <w:rFonts w:ascii="Calibri" w:hAnsi="Calibri" w:cs="Calibri"/>
        <w:color w:val="000000" w:themeColor="text1"/>
        <w:lang w:val="en-US"/>
      </w:rPr>
      <w:t>v</w:t>
    </w:r>
    <w:r w:rsidRPr="00D04A77" w:rsidR="00B9635A">
      <w:rPr>
        <w:rFonts w:ascii="Calibri" w:hAnsi="Calibri" w:cs="Calibri"/>
        <w:color w:val="000000" w:themeColor="text1"/>
        <w:lang w:val="en-US"/>
      </w:rPr>
      <w:t>.30_03_2026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7"/>
  </w:num>
  <w:num w:numId="2" w16cid:durableId="58946002">
    <w:abstractNumId w:val="9"/>
  </w:num>
  <w:num w:numId="3" w16cid:durableId="1449810548">
    <w:abstractNumId w:val="11"/>
  </w:num>
  <w:num w:numId="4" w16cid:durableId="2027555765">
    <w:abstractNumId w:val="10"/>
  </w:num>
  <w:num w:numId="5" w16cid:durableId="128862675">
    <w:abstractNumId w:val="6"/>
  </w:num>
  <w:num w:numId="6" w16cid:durableId="2022195731">
    <w:abstractNumId w:val="8"/>
  </w:num>
  <w:num w:numId="7" w16cid:durableId="1625426495">
    <w:abstractNumId w:val="0"/>
  </w:num>
  <w:num w:numId="8" w16cid:durableId="1337608067">
    <w:abstractNumId w:val="3"/>
  </w:num>
  <w:num w:numId="9" w16cid:durableId="1768891532">
    <w:abstractNumId w:val="4"/>
  </w:num>
  <w:num w:numId="10" w16cid:durableId="1726374208">
    <w:abstractNumId w:val="5"/>
  </w:num>
  <w:num w:numId="11" w16cid:durableId="1863860384">
    <w:abstractNumId w:val="2"/>
  </w:num>
  <w:num w:numId="12" w16cid:durableId="1152142029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Fabienne Dobbels">
    <w15:presenceInfo w15:providerId="AD" w15:userId="S::fabienne.dobbels@kuleuven.be::6af49e9b-5a3b-47c4-8312-83989a90b1c2"/>
  </w15:person>
  <w15:person w15:author="Fabienne Dobbels">
    <w15:presenceInfo w15:providerId="AD" w15:userId="S::fabienne.dobbels@kuleuven.be::6af49e9b-5a3b-47c4-8312-83989a90b1c2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57B77"/>
    <w:rsid w:val="000E7B4C"/>
    <w:rsid w:val="00113558"/>
    <w:rsid w:val="001248E4"/>
    <w:rsid w:val="00170158"/>
    <w:rsid w:val="00171254"/>
    <w:rsid w:val="0018199E"/>
    <w:rsid w:val="00262FCE"/>
    <w:rsid w:val="00277E82"/>
    <w:rsid w:val="002C3181"/>
    <w:rsid w:val="002C3698"/>
    <w:rsid w:val="002D2B81"/>
    <w:rsid w:val="00344170"/>
    <w:rsid w:val="00344AD0"/>
    <w:rsid w:val="003539DF"/>
    <w:rsid w:val="0035570B"/>
    <w:rsid w:val="00367CBB"/>
    <w:rsid w:val="003C3562"/>
    <w:rsid w:val="003F7869"/>
    <w:rsid w:val="00447043"/>
    <w:rsid w:val="004475F9"/>
    <w:rsid w:val="00456A4E"/>
    <w:rsid w:val="00470326"/>
    <w:rsid w:val="00491C03"/>
    <w:rsid w:val="004E1342"/>
    <w:rsid w:val="004F6724"/>
    <w:rsid w:val="005C26B5"/>
    <w:rsid w:val="0060625D"/>
    <w:rsid w:val="006721FC"/>
    <w:rsid w:val="006B3E25"/>
    <w:rsid w:val="00711066"/>
    <w:rsid w:val="0073481C"/>
    <w:rsid w:val="00737223"/>
    <w:rsid w:val="007446DB"/>
    <w:rsid w:val="00795DD0"/>
    <w:rsid w:val="007B54FF"/>
    <w:rsid w:val="007E4F29"/>
    <w:rsid w:val="008020F9"/>
    <w:rsid w:val="008131E7"/>
    <w:rsid w:val="00813349"/>
    <w:rsid w:val="008256BF"/>
    <w:rsid w:val="008519DF"/>
    <w:rsid w:val="008A6430"/>
    <w:rsid w:val="008E2F53"/>
    <w:rsid w:val="009431A3"/>
    <w:rsid w:val="009520FE"/>
    <w:rsid w:val="009F3989"/>
    <w:rsid w:val="00A27939"/>
    <w:rsid w:val="00A44462"/>
    <w:rsid w:val="00AF0C26"/>
    <w:rsid w:val="00B10D29"/>
    <w:rsid w:val="00B118EF"/>
    <w:rsid w:val="00B65366"/>
    <w:rsid w:val="00B9635A"/>
    <w:rsid w:val="00C065DB"/>
    <w:rsid w:val="00C157D2"/>
    <w:rsid w:val="00C22F06"/>
    <w:rsid w:val="00C34113"/>
    <w:rsid w:val="00C422B0"/>
    <w:rsid w:val="00C87055"/>
    <w:rsid w:val="00C90578"/>
    <w:rsid w:val="00CA4254"/>
    <w:rsid w:val="00D04A77"/>
    <w:rsid w:val="00D12BB6"/>
    <w:rsid w:val="00D243A7"/>
    <w:rsid w:val="00DE35BB"/>
    <w:rsid w:val="00E13A59"/>
    <w:rsid w:val="00E32F43"/>
    <w:rsid w:val="00E34A1C"/>
    <w:rsid w:val="00E50D99"/>
    <w:rsid w:val="00E7BCD2"/>
    <w:rsid w:val="00EC572D"/>
    <w:rsid w:val="00EF0C30"/>
    <w:rsid w:val="00F00405"/>
    <w:rsid w:val="00F00B9C"/>
    <w:rsid w:val="00F65961"/>
    <w:rsid w:val="00F67879"/>
    <w:rsid w:val="00F853FD"/>
    <w:rsid w:val="00F943CF"/>
    <w:rsid w:val="00FF4562"/>
    <w:rsid w:val="00FF50C5"/>
    <w:rsid w:val="037FEE5F"/>
    <w:rsid w:val="047E402A"/>
    <w:rsid w:val="04DD2374"/>
    <w:rsid w:val="0AA04301"/>
    <w:rsid w:val="109136B7"/>
    <w:rsid w:val="14A4482A"/>
    <w:rsid w:val="151BEBB3"/>
    <w:rsid w:val="1993F9CA"/>
    <w:rsid w:val="1EE411F4"/>
    <w:rsid w:val="1F285D43"/>
    <w:rsid w:val="23BE57E7"/>
    <w:rsid w:val="250D398A"/>
    <w:rsid w:val="2763E39E"/>
    <w:rsid w:val="2781EED0"/>
    <w:rsid w:val="28CD6557"/>
    <w:rsid w:val="2934768F"/>
    <w:rsid w:val="2BD83A67"/>
    <w:rsid w:val="2CDEF823"/>
    <w:rsid w:val="39716115"/>
    <w:rsid w:val="3B233081"/>
    <w:rsid w:val="3CA4C8C2"/>
    <w:rsid w:val="3CD56A59"/>
    <w:rsid w:val="3F13263F"/>
    <w:rsid w:val="3F9E71D5"/>
    <w:rsid w:val="424B42CD"/>
    <w:rsid w:val="43A436E2"/>
    <w:rsid w:val="4FC0C667"/>
    <w:rsid w:val="542FDE25"/>
    <w:rsid w:val="597EF39F"/>
    <w:rsid w:val="6A1E8604"/>
    <w:rsid w:val="6A4CECD5"/>
    <w:rsid w:val="6DC985A8"/>
    <w:rsid w:val="6DD0543C"/>
    <w:rsid w:val="6F8638ED"/>
    <w:rsid w:val="6FF094EC"/>
    <w:rsid w:val="728F5FB4"/>
    <w:rsid w:val="7321B497"/>
    <w:rsid w:val="73B7120D"/>
    <w:rsid w:val="743D8ADF"/>
    <w:rsid w:val="743FEB59"/>
    <w:rsid w:val="761EF90A"/>
    <w:rsid w:val="77E9C21D"/>
    <w:rsid w:val="78DC33EA"/>
    <w:rsid w:val="7CB0BB16"/>
    <w:rsid w:val="7FCFC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22F0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3539D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3539D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539D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9D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539D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539D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3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9D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53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C22F06"/>
  </w:style>
  <w:style w:type="table" w:styleId="TableGrid">
    <w:name w:val="Table Grid"/>
    <w:basedOn w:val="TableNorma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65961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65961"/>
    <w:rPr>
      <w:sz w:val="22"/>
      <w:szCs w:val="22"/>
      <w:lang w:val="en-GB"/>
    </w:rPr>
  </w:style>
  <w:style w:type="character" w:styleId="CommentReference">
    <w:name w:val="Comment Reference"/>
    <w:basedOn w:val="DefaultParagraphFont"/>
    <w:uiPriority w:val="99"/>
    <w:semiHidden/>
    <w:unhideWhenUsed/>
    <w:rsid w:val="002C3698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DefaultParagraphFont"/>
    <w:uiPriority w:val="99"/>
    <w:unhideWhenUsed/>
    <w:rsid w:val="007E4F29"/>
    <w:rPr>
      <w:color w:val="467886" w:themeColor="hyperlink"/>
      <w:u w:val="single"/>
    </w:rPr>
  </w:style>
  <w:style w:type="paragraph" w:styleId="CoverBold" w:customStyle="1">
    <w:name w:val="CoverBold"/>
    <w:basedOn w:val="Normal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character" w:styleId="CoverBoldChar" w:customStyle="1">
    <w:name w:val="CoverBold Char"/>
    <w:link w:val="CoverBold"/>
    <w:rsid w:val="007E4F29"/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paragraph" w:styleId="TableParagraph" w:customStyle="1">
    <w:name w:val="Table Paragraph"/>
    <w:basedOn w:val="Normal"/>
    <w:uiPriority w:val="1"/>
    <w:qFormat/>
    <w:rsid w:val="007E4F29"/>
    <w:pPr>
      <w:widowControl w:val="0"/>
      <w:spacing w:after="0" w:line="240" w:lineRule="auto"/>
    </w:pPr>
    <w:rPr>
      <w:rFonts w:ascii="Calibri" w:hAnsi="Calibri" w:eastAsia="Calibri" w:cs="Times New Roman"/>
      <w:kern w:val="0"/>
      <w:lang w:val="en-US"/>
      <w14:ligatures w14:val="none"/>
    </w:rPr>
  </w:style>
  <w:style w:type="table" w:styleId="Vragenlijst" w:customStyle="1">
    <w:name w:val="Vragenlijst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styleId="Stijl1" w:customStyle="1">
    <w:name w:val="Stijl1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styleId="EndNoteBibliography" w:customStyle="1">
    <w:name w:val="EndNote Bibliography"/>
    <w:basedOn w:val="Normal"/>
    <w:link w:val="EndNoteBibliographyChar"/>
    <w:rsid w:val="007E4F29"/>
    <w:pPr>
      <w:spacing w:after="0" w:line="240" w:lineRule="auto"/>
    </w:pPr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  <w:style w:type="character" w:styleId="EndNoteBibliographyChar" w:customStyle="1">
    <w:name w:val="EndNote Bibliography Char"/>
    <w:basedOn w:val="DefaultParagraphFont"/>
    <w:link w:val="EndNoteBibliography"/>
    <w:rsid w:val="007E4F29"/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comments" Target="comments.xml" Id="Ra98dfa04b05242d7" /><Relationship Type="http://schemas.microsoft.com/office/2016/09/relationships/commentsIds" Target="commentsIds.xml" Id="R10a2edab86be405f" /><Relationship Type="http://schemas.microsoft.com/office/2011/relationships/commentsExtended" Target="commentsExtended.xml" Id="R917c130f78164481" /><Relationship Type="http://schemas.microsoft.com/office/2018/08/relationships/commentsExtensible" Target="commentsExtensible.xml" Id="Rcc67dc324ac64133" /><Relationship Type="http://schemas.microsoft.com/office/2011/relationships/people" Target="people.xml" Id="R52b32dc1720b49a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Create a new document." ma:contentTypeScope="" ma:versionID="11489564a2e1eebedb75a596dc219880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e3b726a9000fc3f395844b5888e6be4a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ED387E7-D8C9-4F1F-9525-A25809D74C90}"/>
</file>

<file path=customXml/itemProps2.xml><?xml version="1.0" encoding="utf-8"?>
<ds:datastoreItem xmlns:ds="http://schemas.openxmlformats.org/officeDocument/2006/customXml" ds:itemID="{68BCC4CD-E55D-4C85-8997-E9C8EB77E1B1}"/>
</file>

<file path=customXml/itemProps3.xml><?xml version="1.0" encoding="utf-8"?>
<ds:datastoreItem xmlns:ds="http://schemas.openxmlformats.org/officeDocument/2006/customXml" ds:itemID="{2BCCE7DD-0B7E-43A1-9005-4797BED4286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Fabienne Dobbels</cp:lastModifiedBy>
  <cp:revision>19</cp:revision>
  <dcterms:created xsi:type="dcterms:W3CDTF">2026-03-30T13:08:00Z</dcterms:created>
  <dcterms:modified xsi:type="dcterms:W3CDTF">2026-06-03T15:43:42Z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