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7E4F29" w:rsidR="007E4F29" w:rsidP="00061DAA" w:rsidRDefault="00447043" w14:paraId="7669BB88" w14:textId="4CEE7A60">
      <w:pPr>
        <w:spacing w:after="120" w:line="360" w:lineRule="auto"/>
        <w:jc w:val="center"/>
        <w:rPr>
          <w:rFonts w:ascii="Calibri" w:hAnsi="Calibri" w:cs="Calibri"/>
          <w:b w:val="1"/>
          <w:bCs w:val="1"/>
          <w:color w:val="000000" w:themeColor="text1"/>
          <w:sz w:val="28"/>
          <w:szCs w:val="28"/>
          <w:lang w:val="en-US"/>
        </w:rPr>
      </w:pPr>
      <w:r w:rsidRPr="0EF04E03" w:rsidR="00447043">
        <w:rPr>
          <w:rFonts w:ascii="Calibri" w:hAnsi="Calibri" w:cs="Calibri"/>
          <w:b w:val="1"/>
          <w:bCs w:val="1"/>
          <w:color w:val="000000" w:themeColor="text1" w:themeTint="FF" w:themeShade="FF"/>
          <w:sz w:val="28"/>
          <w:szCs w:val="28"/>
          <w:lang w:val="en-US"/>
        </w:rPr>
        <w:t xml:space="preserve">Appendix </w:t>
      </w:r>
      <w:r w:rsidRPr="0EF04E03" w:rsidR="00C90578">
        <w:rPr>
          <w:rFonts w:ascii="Calibri" w:hAnsi="Calibri" w:cs="Calibri"/>
          <w:b w:val="1"/>
          <w:bCs w:val="1"/>
          <w:color w:val="000000" w:themeColor="text1" w:themeTint="FF" w:themeShade="FF"/>
          <w:sz w:val="28"/>
          <w:szCs w:val="28"/>
          <w:lang w:val="en-US"/>
        </w:rPr>
        <w:t>1</w:t>
      </w:r>
      <w:ins w:author="Fabienne Dobbels" w:date="2026-06-19T09:43:01.527Z" w16du:dateUtc="2026-06-19T09:43:01.527Z" w:id="1036029026">
        <w:r w:rsidRPr="0EF04E03" w:rsidR="5EC245AA">
          <w:rPr>
            <w:rFonts w:ascii="Calibri" w:hAnsi="Calibri" w:cs="Calibri"/>
            <w:b w:val="1"/>
            <w:bCs w:val="1"/>
            <w:color w:val="000000" w:themeColor="text1" w:themeTint="FF" w:themeShade="FF"/>
            <w:sz w:val="28"/>
            <w:szCs w:val="28"/>
            <w:lang w:val="en-US"/>
          </w:rPr>
          <w:t>3</w:t>
        </w:r>
      </w:ins>
      <w:del w:author="Fabienne Dobbels" w:date="2026-06-19T09:43:00.933Z" w16du:dateUtc="2026-06-19T09:43:00.933Z" w:id="409799351">
        <w:r w:rsidRPr="0EF04E03" w:rsidDel="00447043">
          <w:rPr>
            <w:rFonts w:ascii="Calibri" w:hAnsi="Calibri" w:cs="Calibri"/>
            <w:b w:val="1"/>
            <w:bCs w:val="1"/>
            <w:color w:val="000000" w:themeColor="text1" w:themeTint="FF" w:themeShade="FF"/>
            <w:sz w:val="28"/>
            <w:szCs w:val="28"/>
            <w:lang w:val="en-US"/>
          </w:rPr>
          <w:delText>2</w:delText>
        </w:r>
      </w:del>
      <w:r w:rsidRPr="0EF04E03" w:rsidR="00447043">
        <w:rPr>
          <w:rFonts w:ascii="Calibri" w:hAnsi="Calibri" w:cs="Calibri"/>
          <w:b w:val="1"/>
          <w:bCs w:val="1"/>
          <w:color w:val="000000" w:themeColor="text1" w:themeTint="FF" w:themeShade="FF"/>
          <w:sz w:val="28"/>
          <w:szCs w:val="28"/>
          <w:lang w:val="en-US"/>
        </w:rPr>
        <w:t xml:space="preserve">- </w:t>
      </w:r>
      <w:r w:rsidRPr="0EF04E03" w:rsidR="007E4F29">
        <w:rPr>
          <w:rFonts w:ascii="Calibri" w:hAnsi="Calibri" w:cs="Calibri"/>
          <w:b w:val="1"/>
          <w:bCs w:val="1"/>
          <w:color w:val="000000" w:themeColor="text1" w:themeTint="FF" w:themeShade="FF"/>
          <w:sz w:val="28"/>
          <w:szCs w:val="28"/>
          <w:lang w:val="en-US"/>
        </w:rPr>
        <w:t>Assess use and usability of their custom-made footwear</w:t>
      </w:r>
      <w:commentRangeStart w:id="1592570330"/>
      <w:commentRangeEnd w:id="1592570330"/>
      <w:r>
        <w:rPr>
          <w:rStyle w:val="CommentReference"/>
        </w:rPr>
        <w:commentReference w:id="1592570330"/>
      </w:r>
    </w:p>
    <w:p w:rsidR="00061DAA" w:rsidP="00061DAA" w:rsidRDefault="00061DAA" w14:paraId="478F3F59" w14:textId="77777777">
      <w:pPr>
        <w:spacing w:after="0" w:line="360" w:lineRule="auto"/>
        <w:jc w:val="center"/>
        <w:rPr>
          <w:rFonts w:ascii="Calibri" w:hAnsi="Calibri" w:cs="Calibri"/>
          <w:b/>
          <w:sz w:val="28"/>
          <w:szCs w:val="18"/>
          <w:lang w:val="nl-NL"/>
        </w:rPr>
      </w:pPr>
    </w:p>
    <w:p w:rsidRPr="00061DAA" w:rsidR="007E4F29" w:rsidP="00061DAA" w:rsidRDefault="007E4F29" w14:paraId="74872767" w14:textId="4AEA90A6">
      <w:pPr>
        <w:spacing w:after="0" w:line="360" w:lineRule="auto"/>
        <w:jc w:val="center"/>
        <w:rPr>
          <w:rFonts w:ascii="Calibri" w:hAnsi="Calibri" w:cs="Calibri"/>
          <w:b/>
          <w:sz w:val="28"/>
          <w:szCs w:val="18"/>
          <w:lang w:val="nl-NL"/>
        </w:rPr>
      </w:pPr>
      <w:r w:rsidRPr="00061DAA">
        <w:rPr>
          <w:rFonts w:ascii="Calibri" w:hAnsi="Calibri" w:cs="Calibri"/>
          <w:b/>
          <w:sz w:val="28"/>
          <w:szCs w:val="18"/>
          <w:lang w:val="nl-NL"/>
        </w:rPr>
        <w:t xml:space="preserve">Vragenlijst over uw tevredenheid en schoengebruik  </w:t>
      </w:r>
    </w:p>
    <w:p w:rsidRPr="00061DAA" w:rsidR="007E4F29" w:rsidP="00BF33E0" w:rsidRDefault="007E4F29" w14:paraId="7FFF967F" w14:textId="4857DD08">
      <w:pPr>
        <w:spacing w:before="120" w:after="120" w:line="360" w:lineRule="auto"/>
        <w:jc w:val="center"/>
        <w:rPr>
          <w:rFonts w:ascii="Calibri" w:hAnsi="Calibri" w:cs="Calibri"/>
          <w:b/>
          <w:sz w:val="28"/>
          <w:szCs w:val="28"/>
          <w:lang w:val="nl-NL"/>
        </w:rPr>
      </w:pPr>
      <w:r w:rsidRPr="00061DAA">
        <w:rPr>
          <w:rFonts w:ascii="Calibri" w:hAnsi="Calibri" w:cs="Calibri"/>
          <w:b/>
          <w:sz w:val="28"/>
          <w:szCs w:val="28"/>
          <w:lang w:val="nl-NL"/>
        </w:rPr>
        <w:t>Datum: __</w:t>
      </w:r>
      <w:r w:rsidR="00061DAA">
        <w:rPr>
          <w:rFonts w:ascii="Calibri" w:hAnsi="Calibri" w:cs="Calibri"/>
          <w:b/>
          <w:sz w:val="28"/>
          <w:szCs w:val="28"/>
          <w:lang w:val="nl-NL"/>
        </w:rPr>
        <w:t>__</w:t>
      </w:r>
      <w:r w:rsidR="00BF33E0">
        <w:rPr>
          <w:rFonts w:ascii="Calibri" w:hAnsi="Calibri" w:cs="Calibri"/>
          <w:b/>
          <w:sz w:val="28"/>
          <w:szCs w:val="28"/>
          <w:lang w:val="nl-NL"/>
        </w:rPr>
        <w:t>_</w:t>
      </w:r>
      <w:r w:rsidRPr="00061DAA">
        <w:rPr>
          <w:rFonts w:ascii="Calibri" w:hAnsi="Calibri" w:cs="Calibri"/>
          <w:b/>
          <w:sz w:val="28"/>
          <w:szCs w:val="28"/>
          <w:lang w:val="nl-NL"/>
        </w:rPr>
        <w:t xml:space="preserve"> -</w:t>
      </w:r>
      <w:r w:rsidR="00BF33E0">
        <w:rPr>
          <w:rFonts w:ascii="Calibri" w:hAnsi="Calibri" w:cs="Calibri"/>
          <w:b/>
          <w:sz w:val="28"/>
          <w:szCs w:val="28"/>
          <w:lang w:val="nl-NL"/>
        </w:rPr>
        <w:t>_</w:t>
      </w:r>
      <w:r w:rsidR="00061DAA">
        <w:rPr>
          <w:rFonts w:ascii="Calibri" w:hAnsi="Calibri" w:cs="Calibri"/>
          <w:b/>
          <w:sz w:val="28"/>
          <w:szCs w:val="28"/>
          <w:lang w:val="nl-NL"/>
        </w:rPr>
        <w:t>__</w:t>
      </w:r>
      <w:r w:rsidRPr="00061DAA">
        <w:rPr>
          <w:rFonts w:ascii="Calibri" w:hAnsi="Calibri" w:cs="Calibri"/>
          <w:b/>
          <w:sz w:val="28"/>
          <w:szCs w:val="28"/>
          <w:lang w:val="nl-NL"/>
        </w:rPr>
        <w:t xml:space="preserve">__ - </w:t>
      </w:r>
      <w:r w:rsidR="00BF33E0">
        <w:rPr>
          <w:rFonts w:ascii="Calibri" w:hAnsi="Calibri" w:cs="Calibri"/>
          <w:b/>
          <w:sz w:val="28"/>
          <w:szCs w:val="28"/>
          <w:lang w:val="nl-NL"/>
        </w:rPr>
        <w:t>_</w:t>
      </w:r>
      <w:r w:rsidRPr="00061DAA">
        <w:rPr>
          <w:rFonts w:ascii="Calibri" w:hAnsi="Calibri" w:cs="Calibri"/>
          <w:b/>
          <w:sz w:val="28"/>
          <w:szCs w:val="28"/>
          <w:lang w:val="nl-NL"/>
        </w:rPr>
        <w:t>____</w:t>
      </w:r>
    </w:p>
    <w:p w:rsidRPr="004F3BDA" w:rsidR="007E4F29" w:rsidP="007E4F29" w:rsidRDefault="007E4F29" w14:paraId="0B3D7E8D" w14:textId="77777777">
      <w:pPr>
        <w:spacing w:line="320" w:lineRule="exact"/>
        <w:jc w:val="center"/>
        <w:rPr>
          <w:rFonts w:ascii="Calibri" w:hAnsi="Calibri" w:cs="Calibri"/>
          <w:b/>
          <w:sz w:val="24"/>
          <w:szCs w:val="24"/>
          <w:lang w:val="nl-NL"/>
        </w:rPr>
      </w:pPr>
    </w:p>
    <w:p w:rsidRPr="004F3BDA" w:rsidR="007E4F29" w:rsidP="007E4F29" w:rsidRDefault="007E4F29" w14:paraId="512C96CD" w14:textId="77777777">
      <w:pPr>
        <w:spacing w:line="320" w:lineRule="exact"/>
        <w:rPr>
          <w:rFonts w:ascii="Calibri" w:hAnsi="Calibri" w:eastAsia="Calibri" w:cs="Calibri"/>
          <w:sz w:val="24"/>
          <w:szCs w:val="24"/>
          <w:lang w:val="nl-NL"/>
        </w:rPr>
      </w:pPr>
      <w:r w:rsidRPr="004F3BDA">
        <w:rPr>
          <w:rFonts w:ascii="Calibri" w:hAnsi="Calibri" w:eastAsia="Calibri" w:cs="Calibri"/>
          <w:sz w:val="24"/>
          <w:szCs w:val="24"/>
          <w:lang w:val="nl-NL"/>
        </w:rPr>
        <w:t>Beste deelnemer,</w:t>
      </w:r>
    </w:p>
    <w:p w:rsidRPr="004F3BDA" w:rsidR="007E4F29" w:rsidP="007E4F29" w:rsidRDefault="007E4F29" w14:paraId="36A21D6D" w14:textId="77777777">
      <w:pPr>
        <w:spacing w:line="320" w:lineRule="exact"/>
        <w:rPr>
          <w:rFonts w:ascii="Calibri" w:hAnsi="Calibri" w:eastAsia="Calibri" w:cs="Calibri"/>
          <w:sz w:val="24"/>
          <w:szCs w:val="24"/>
          <w:lang w:val="nl-NL"/>
        </w:rPr>
      </w:pPr>
    </w:p>
    <w:p w:rsidRPr="004F3BDA" w:rsidR="007E4F29" w:rsidP="007E4F29" w:rsidRDefault="007E4F29" w14:paraId="044FA81B" w14:textId="77777777">
      <w:pPr>
        <w:spacing w:line="320" w:lineRule="exact"/>
        <w:rPr>
          <w:rFonts w:ascii="Calibri" w:hAnsi="Calibri" w:eastAsia="Calibri" w:cs="Calibri"/>
          <w:sz w:val="24"/>
          <w:szCs w:val="24"/>
        </w:rPr>
      </w:pPr>
      <w:r w:rsidRPr="004F3BDA">
        <w:rPr>
          <w:rFonts w:ascii="Calibri" w:hAnsi="Calibri" w:eastAsia="Calibri" w:cs="Calibri"/>
          <w:sz w:val="24"/>
          <w:szCs w:val="24"/>
          <w:lang w:val="nl-NL"/>
        </w:rPr>
        <w:t xml:space="preserve">Wij vragen u onderstaande vragenlijst in te vullen. </w:t>
      </w:r>
      <w:r w:rsidRPr="004F3BDA">
        <w:rPr>
          <w:rFonts w:ascii="Calibri" w:hAnsi="Calibri" w:eastAsia="Calibri" w:cs="Calibri"/>
          <w:sz w:val="24"/>
          <w:szCs w:val="24"/>
        </w:rPr>
        <w:t xml:space="preserve">Deze gaat over uw: </w:t>
      </w:r>
    </w:p>
    <w:p w:rsidRPr="004F3BDA" w:rsidR="007E4F29" w:rsidP="007E4F29" w:rsidRDefault="007E4F29" w14:paraId="7EF0CE8D" w14:textId="77777777">
      <w:pPr>
        <w:pStyle w:val="ListParagraph"/>
        <w:numPr>
          <w:ilvl w:val="0"/>
          <w:numId w:val="12"/>
        </w:numPr>
        <w:tabs>
          <w:tab w:val="center" w:pos="4536"/>
          <w:tab w:val="right" w:pos="9072"/>
        </w:tabs>
        <w:spacing w:after="200" w:line="320" w:lineRule="exact"/>
        <w:rPr>
          <w:rFonts w:ascii="Calibri" w:hAnsi="Calibri" w:cs="Calibri"/>
          <w:lang w:val="nl-NL"/>
        </w:rPr>
      </w:pPr>
      <w:proofErr w:type="gramStart"/>
      <w:r w:rsidRPr="004F3BDA">
        <w:rPr>
          <w:rFonts w:ascii="Calibri" w:hAnsi="Calibri" w:cs="Calibri"/>
          <w:lang w:val="nl-NL"/>
        </w:rPr>
        <w:t>tevredenheid</w:t>
      </w:r>
      <w:proofErr w:type="gramEnd"/>
      <w:r w:rsidRPr="004F3BDA">
        <w:rPr>
          <w:rFonts w:ascii="Calibri" w:hAnsi="Calibri" w:cs="Calibri"/>
          <w:lang w:val="nl-NL"/>
        </w:rPr>
        <w:t xml:space="preserve"> met uw op maat gemaakte schoenen </w:t>
      </w:r>
    </w:p>
    <w:p w:rsidRPr="004F3BDA" w:rsidR="007E4F29" w:rsidP="007E4F29" w:rsidRDefault="007E4F29" w14:paraId="7730E0A5" w14:textId="77777777">
      <w:pPr>
        <w:pStyle w:val="ListParagraph"/>
        <w:numPr>
          <w:ilvl w:val="0"/>
          <w:numId w:val="12"/>
        </w:numPr>
        <w:tabs>
          <w:tab w:val="center" w:pos="4536"/>
          <w:tab w:val="right" w:pos="9072"/>
        </w:tabs>
        <w:spacing w:after="200" w:line="320" w:lineRule="exact"/>
        <w:rPr>
          <w:rFonts w:ascii="Calibri" w:hAnsi="Calibri" w:cs="Calibri"/>
          <w:lang w:val="nl-NL"/>
        </w:rPr>
      </w:pPr>
      <w:proofErr w:type="gramStart"/>
      <w:r w:rsidRPr="004F3BDA">
        <w:rPr>
          <w:rFonts w:ascii="Calibri" w:hAnsi="Calibri" w:cs="Calibri"/>
          <w:lang w:val="nl-NL"/>
        </w:rPr>
        <w:t>mogelijkheden</w:t>
      </w:r>
      <w:proofErr w:type="gramEnd"/>
      <w:r w:rsidRPr="004F3BDA">
        <w:rPr>
          <w:rFonts w:ascii="Calibri" w:hAnsi="Calibri" w:cs="Calibri"/>
          <w:lang w:val="nl-NL"/>
        </w:rPr>
        <w:t xml:space="preserve"> met betrekking tot het gebruik van uw schoenen </w:t>
      </w:r>
    </w:p>
    <w:p w:rsidRPr="004F3BDA" w:rsidR="007E4F29" w:rsidP="007E4F29" w:rsidRDefault="007E4F29" w14:paraId="292709A9" w14:textId="77777777">
      <w:pPr>
        <w:spacing w:line="320" w:lineRule="exact"/>
        <w:rPr>
          <w:rFonts w:ascii="Calibri" w:hAnsi="Calibri" w:eastAsia="Calibri" w:cs="Calibri"/>
          <w:sz w:val="24"/>
          <w:szCs w:val="24"/>
          <w:lang w:val="nl-NL"/>
        </w:rPr>
      </w:pPr>
      <w:r w:rsidRPr="004F3BDA">
        <w:rPr>
          <w:rFonts w:ascii="Calibri" w:hAnsi="Calibri" w:eastAsia="Calibri" w:cs="Calibri"/>
          <w:sz w:val="24"/>
          <w:szCs w:val="24"/>
          <w:lang w:val="nl-NL"/>
        </w:rPr>
        <w:t>Als u nog vragen heeft kunt u ons via onderstaande gegevens bereiken.</w:t>
      </w:r>
    </w:p>
    <w:p w:rsidRPr="004F3BDA" w:rsidR="007E4F29" w:rsidP="007E4F29" w:rsidRDefault="007E4F29" w14:paraId="59AA6BA3" w14:textId="77777777">
      <w:pPr>
        <w:spacing w:line="320" w:lineRule="exact"/>
        <w:rPr>
          <w:rFonts w:ascii="Calibri" w:hAnsi="Calibri" w:eastAsia="Calibri" w:cs="Calibri"/>
          <w:sz w:val="24"/>
          <w:lang w:val="nl-NL"/>
        </w:rPr>
      </w:pPr>
    </w:p>
    <w:p w:rsidRPr="004F3BDA" w:rsidR="007E4F29" w:rsidP="007E4F29" w:rsidRDefault="007E4F29" w14:paraId="79F044D9" w14:textId="77777777">
      <w:pPr>
        <w:spacing w:line="320" w:lineRule="exact"/>
        <w:rPr>
          <w:rFonts w:ascii="Calibri" w:hAnsi="Calibri" w:eastAsia="Calibri" w:cs="Calibri"/>
          <w:sz w:val="24"/>
          <w:lang w:val="nl-NL"/>
        </w:rPr>
      </w:pPr>
      <w:r w:rsidRPr="004F3BDA">
        <w:rPr>
          <w:rFonts w:ascii="Calibri" w:hAnsi="Calibri" w:eastAsia="Calibri" w:cs="Calibri"/>
          <w:sz w:val="24"/>
          <w:lang w:val="nl-NL"/>
        </w:rPr>
        <w:t>Bedankt voor uw medewerking!</w:t>
      </w:r>
      <w:r w:rsidRPr="004F3BDA">
        <w:rPr>
          <w:rFonts w:ascii="Calibri" w:hAnsi="Calibri" w:cs="Calibri"/>
          <w:noProof/>
        </w:rPr>
        <mc:AlternateContent>
          <mc:Choice Requires="wps">
            <w:drawing>
              <wp:anchor distT="45720" distB="45720" distL="114300" distR="114300" simplePos="0" relativeHeight="251659264" behindDoc="0" locked="0" layoutInCell="1" allowOverlap="1" wp14:anchorId="17146203" wp14:editId="0D3F8C03">
                <wp:simplePos x="0" y="0"/>
                <wp:positionH relativeFrom="margin">
                  <wp:posOffset>0</wp:posOffset>
                </wp:positionH>
                <wp:positionV relativeFrom="paragraph">
                  <wp:posOffset>378460</wp:posOffset>
                </wp:positionV>
                <wp:extent cx="4680000" cy="1800000"/>
                <wp:effectExtent l="0" t="0" r="25400" b="10160"/>
                <wp:wrapSquare wrapText="bothSides"/>
                <wp:docPr id="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0000" cy="1800000"/>
                        </a:xfrm>
                        <a:prstGeom prst="rect">
                          <a:avLst/>
                        </a:prstGeom>
                        <a:solidFill>
                          <a:srgbClr val="FFFFFF"/>
                        </a:solidFill>
                        <a:ln w="9525">
                          <a:solidFill>
                            <a:srgbClr val="000000"/>
                          </a:solidFill>
                          <a:miter lim="800000"/>
                          <a:headEnd/>
                          <a:tailEnd/>
                        </a:ln>
                      </wps:spPr>
                      <wps:txbx>
                        <w:txbxContent>
                          <w:p w:rsidRPr="00CD466F" w:rsidR="007E4F29" w:rsidP="00E42CF6" w:rsidRDefault="007E4F29" w14:paraId="0F586372" w14:textId="1C8106A1">
                            <w:pPr>
                              <w:spacing w:before="360" w:after="360" w:line="360" w:lineRule="auto"/>
                              <w:rPr>
                                <w:rFonts w:ascii="Calibri" w:hAnsi="Calibri" w:cs="Calibri"/>
                                <w:sz w:val="24"/>
                                <w:szCs w:val="24"/>
                              </w:rPr>
                            </w:pPr>
                            <w:r w:rsidRPr="00CD466F">
                              <w:rPr>
                                <w:rFonts w:ascii="Calibri" w:hAnsi="Calibri" w:cs="Calibri"/>
                                <w:sz w:val="24"/>
                                <w:szCs w:val="24"/>
                              </w:rPr>
                              <w:t xml:space="preserve">Contactpersoon: </w:t>
                            </w:r>
                            <w:r w:rsidRPr="00CD466F">
                              <w:rPr>
                                <w:rFonts w:ascii="Calibri" w:hAnsi="Calibri" w:cs="Calibri"/>
                                <w:sz w:val="24"/>
                                <w:szCs w:val="24"/>
                              </w:rPr>
                              <w:tab/>
                            </w:r>
                            <w:r w:rsidRPr="00CD466F">
                              <w:rPr>
                                <w:rFonts w:ascii="Calibri" w:hAnsi="Calibri" w:cs="Calibri"/>
                                <w:sz w:val="24"/>
                                <w:szCs w:val="24"/>
                              </w:rPr>
                              <w:t>…</w:t>
                            </w:r>
                            <w:r w:rsidR="00B71C5D">
                              <w:rPr>
                                <w:rFonts w:ascii="Calibri" w:hAnsi="Calibri" w:cs="Calibri"/>
                                <w:sz w:val="24"/>
                                <w:szCs w:val="24"/>
                              </w:rPr>
                              <w:t>……………………………………………</w:t>
                            </w:r>
                            <w:proofErr w:type="gramStart"/>
                            <w:r w:rsidR="00316F84">
                              <w:rPr>
                                <w:rFonts w:ascii="Calibri" w:hAnsi="Calibri" w:cs="Calibri"/>
                                <w:sz w:val="24"/>
                                <w:szCs w:val="24"/>
                              </w:rPr>
                              <w:t>…….</w:t>
                            </w:r>
                            <w:proofErr w:type="gramEnd"/>
                            <w:r w:rsidR="00316F84">
                              <w:rPr>
                                <w:rFonts w:ascii="Calibri" w:hAnsi="Calibri" w:cs="Calibri"/>
                                <w:sz w:val="24"/>
                                <w:szCs w:val="24"/>
                              </w:rPr>
                              <w:t>.</w:t>
                            </w:r>
                          </w:p>
                          <w:p w:rsidRPr="00CD466F" w:rsidR="007E4F29" w:rsidP="00E42CF6" w:rsidRDefault="007E4F29" w14:paraId="4CEBD7B7" w14:textId="62372C55">
                            <w:pPr>
                              <w:spacing w:before="360" w:after="360" w:line="360" w:lineRule="auto"/>
                              <w:rPr>
                                <w:rFonts w:ascii="Calibri" w:hAnsi="Calibri" w:cs="Calibri"/>
                                <w:sz w:val="24"/>
                                <w:szCs w:val="24"/>
                              </w:rPr>
                            </w:pPr>
                            <w:r w:rsidRPr="00CD466F">
                              <w:rPr>
                                <w:rFonts w:ascii="Calibri" w:hAnsi="Calibri" w:cs="Calibri"/>
                                <w:sz w:val="24"/>
                                <w:szCs w:val="24"/>
                              </w:rPr>
                              <w:t>Telefoon:</w:t>
                            </w:r>
                            <w:r w:rsidRPr="00CD466F">
                              <w:rPr>
                                <w:rFonts w:ascii="Calibri" w:hAnsi="Calibri" w:cs="Calibri"/>
                                <w:sz w:val="24"/>
                                <w:szCs w:val="24"/>
                              </w:rPr>
                              <w:tab/>
                            </w:r>
                            <w:r w:rsidRPr="00CD466F">
                              <w:rPr>
                                <w:rFonts w:ascii="Calibri" w:hAnsi="Calibri" w:cs="Calibri"/>
                                <w:sz w:val="24"/>
                                <w:szCs w:val="24"/>
                              </w:rPr>
                              <w:tab/>
                            </w:r>
                            <w:r w:rsidRPr="00CD466F">
                              <w:rPr>
                                <w:rFonts w:ascii="Calibri" w:hAnsi="Calibri" w:cs="Calibri"/>
                                <w:sz w:val="24"/>
                                <w:szCs w:val="24"/>
                              </w:rPr>
                              <w:t>…</w:t>
                            </w:r>
                            <w:r w:rsidRPr="00CD466F" w:rsidR="00316F84">
                              <w:rPr>
                                <w:rFonts w:ascii="Calibri" w:hAnsi="Calibri" w:cs="Calibri"/>
                                <w:sz w:val="24"/>
                                <w:szCs w:val="24"/>
                              </w:rPr>
                              <w:t>…</w:t>
                            </w:r>
                            <w:r w:rsidR="00316F84">
                              <w:rPr>
                                <w:rFonts w:ascii="Calibri" w:hAnsi="Calibri" w:cs="Calibri"/>
                                <w:sz w:val="24"/>
                                <w:szCs w:val="24"/>
                              </w:rPr>
                              <w:t>…………………………………………</w:t>
                            </w:r>
                            <w:r w:rsidR="00316F84">
                              <w:rPr>
                                <w:rFonts w:ascii="Calibri" w:hAnsi="Calibri" w:cs="Calibri"/>
                                <w:sz w:val="24"/>
                                <w:szCs w:val="24"/>
                              </w:rPr>
                              <w:t>…….</w:t>
                            </w:r>
                          </w:p>
                          <w:p w:rsidRPr="00CD466F" w:rsidR="007E4F29" w:rsidP="00E42CF6" w:rsidRDefault="007E4F29" w14:paraId="0EBF7661" w14:textId="5CF9600E">
                            <w:pPr>
                              <w:spacing w:before="360" w:after="360" w:line="360" w:lineRule="auto"/>
                              <w:rPr>
                                <w:rFonts w:ascii="Calibri" w:hAnsi="Calibri" w:cs="Calibri"/>
                                <w:sz w:val="24"/>
                                <w:szCs w:val="24"/>
                              </w:rPr>
                            </w:pPr>
                            <w:r w:rsidRPr="00CD466F">
                              <w:rPr>
                                <w:rFonts w:ascii="Calibri" w:hAnsi="Calibri" w:cs="Calibri"/>
                                <w:sz w:val="24"/>
                                <w:szCs w:val="24"/>
                              </w:rPr>
                              <w:t>E-mailadres:</w:t>
                            </w:r>
                            <w:r w:rsidRPr="00CD466F">
                              <w:rPr>
                                <w:rFonts w:ascii="Calibri" w:hAnsi="Calibri" w:cs="Calibri"/>
                                <w:sz w:val="24"/>
                                <w:szCs w:val="24"/>
                              </w:rPr>
                              <w:tab/>
                            </w:r>
                            <w:r w:rsidRPr="00CD466F">
                              <w:rPr>
                                <w:rFonts w:ascii="Calibri" w:hAnsi="Calibri" w:cs="Calibri"/>
                                <w:sz w:val="24"/>
                                <w:szCs w:val="24"/>
                              </w:rPr>
                              <w:tab/>
                            </w:r>
                            <w:r w:rsidRPr="00CD466F" w:rsidR="00316F84">
                              <w:rPr>
                                <w:rFonts w:ascii="Calibri" w:hAnsi="Calibri" w:cs="Calibri"/>
                                <w:sz w:val="24"/>
                                <w:szCs w:val="24"/>
                              </w:rPr>
                              <w:t>…</w:t>
                            </w:r>
                            <w:r w:rsidR="00316F84">
                              <w:rPr>
                                <w:rFonts w:ascii="Calibri" w:hAnsi="Calibri" w:cs="Calibri"/>
                                <w:sz w:val="24"/>
                                <w:szCs w:val="24"/>
                              </w:rPr>
                              <w:t>……………………………………………</w:t>
                            </w:r>
                            <w:r w:rsidR="00316F84">
                              <w:rPr>
                                <w:rFonts w:ascii="Calibri" w:hAnsi="Calibri" w:cs="Calibri"/>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4C171B0">
              <v:shapetype id="_x0000_t202" coordsize="21600,21600" o:spt="202" path="m,l,21600r21600,l21600,xe" w14:anchorId="17146203">
                <v:stroke joinstyle="miter"/>
                <v:path gradientshapeok="t" o:connecttype="rect"/>
              </v:shapetype>
              <v:shape id="Tekstvak 2" style="position:absolute;margin-left:0;margin-top:29.8pt;width:368.5pt;height:14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">
                <v:textbox>
                  <w:txbxContent>
                    <w:p w:rsidRPr="00CD466F" w:rsidR="007E4F29" w:rsidP="00E42CF6" w:rsidRDefault="007E4F29" w14:paraId="056C23BC" w14:textId="1C8106A1">
                      <w:pPr>
                        <w:spacing w:before="360" w:after="360" w:line="360" w:lineRule="auto"/>
                        <w:rPr>
                          <w:rFonts w:ascii="Calibri" w:hAnsi="Calibri" w:cs="Calibri"/>
                          <w:sz w:val="24"/>
                          <w:szCs w:val="24"/>
                        </w:rPr>
                      </w:pPr>
                      <w:r w:rsidRPr="00CD466F">
                        <w:rPr>
                          <w:rFonts w:ascii="Calibri" w:hAnsi="Calibri" w:cs="Calibri"/>
                          <w:sz w:val="24"/>
                          <w:szCs w:val="24"/>
                        </w:rPr>
                        <w:t xml:space="preserve">Contactpersoon: </w:t>
                      </w:r>
                      <w:r w:rsidRPr="00CD466F">
                        <w:rPr>
                          <w:rFonts w:ascii="Calibri" w:hAnsi="Calibri" w:cs="Calibri"/>
                          <w:sz w:val="24"/>
                          <w:szCs w:val="24"/>
                        </w:rPr>
                        <w:tab/>
                      </w:r>
                      <w:r w:rsidRPr="00CD466F">
                        <w:rPr>
                          <w:rFonts w:ascii="Calibri" w:hAnsi="Calibri" w:cs="Calibri"/>
                          <w:sz w:val="24"/>
                          <w:szCs w:val="24"/>
                        </w:rPr>
                        <w:t>…</w:t>
                      </w:r>
                      <w:r w:rsidR="00B71C5D">
                        <w:rPr>
                          <w:rFonts w:ascii="Calibri" w:hAnsi="Calibri" w:cs="Calibri"/>
                          <w:sz w:val="24"/>
                          <w:szCs w:val="24"/>
                        </w:rPr>
                        <w:t>……………………………………………</w:t>
                      </w:r>
                      <w:proofErr w:type="gramStart"/>
                      <w:r w:rsidR="00316F84">
                        <w:rPr>
                          <w:rFonts w:ascii="Calibri" w:hAnsi="Calibri" w:cs="Calibri"/>
                          <w:sz w:val="24"/>
                          <w:szCs w:val="24"/>
                        </w:rPr>
                        <w:t>…….</w:t>
                      </w:r>
                      <w:proofErr w:type="gramEnd"/>
                      <w:r w:rsidR="00316F84">
                        <w:rPr>
                          <w:rFonts w:ascii="Calibri" w:hAnsi="Calibri" w:cs="Calibri"/>
                          <w:sz w:val="24"/>
                          <w:szCs w:val="24"/>
                        </w:rPr>
                        <w:t>.</w:t>
                      </w:r>
                    </w:p>
                    <w:p w:rsidRPr="00CD466F" w:rsidR="007E4F29" w:rsidP="00E42CF6" w:rsidRDefault="007E4F29" w14:paraId="1B1DC6FA" w14:textId="62372C55">
                      <w:pPr>
                        <w:spacing w:before="360" w:after="360" w:line="360" w:lineRule="auto"/>
                        <w:rPr>
                          <w:rFonts w:ascii="Calibri" w:hAnsi="Calibri" w:cs="Calibri"/>
                          <w:sz w:val="24"/>
                          <w:szCs w:val="24"/>
                        </w:rPr>
                      </w:pPr>
                      <w:r w:rsidRPr="00CD466F">
                        <w:rPr>
                          <w:rFonts w:ascii="Calibri" w:hAnsi="Calibri" w:cs="Calibri"/>
                          <w:sz w:val="24"/>
                          <w:szCs w:val="24"/>
                        </w:rPr>
                        <w:t>Telefoon:</w:t>
                      </w:r>
                      <w:r w:rsidRPr="00CD466F">
                        <w:rPr>
                          <w:rFonts w:ascii="Calibri" w:hAnsi="Calibri" w:cs="Calibri"/>
                          <w:sz w:val="24"/>
                          <w:szCs w:val="24"/>
                        </w:rPr>
                        <w:tab/>
                      </w:r>
                      <w:r w:rsidRPr="00CD466F">
                        <w:rPr>
                          <w:rFonts w:ascii="Calibri" w:hAnsi="Calibri" w:cs="Calibri"/>
                          <w:sz w:val="24"/>
                          <w:szCs w:val="24"/>
                        </w:rPr>
                        <w:tab/>
                      </w:r>
                      <w:r w:rsidRPr="00CD466F">
                        <w:rPr>
                          <w:rFonts w:ascii="Calibri" w:hAnsi="Calibri" w:cs="Calibri"/>
                          <w:sz w:val="24"/>
                          <w:szCs w:val="24"/>
                        </w:rPr>
                        <w:t>…</w:t>
                      </w:r>
                      <w:r w:rsidRPr="00CD466F" w:rsidR="00316F84">
                        <w:rPr>
                          <w:rFonts w:ascii="Calibri" w:hAnsi="Calibri" w:cs="Calibri"/>
                          <w:sz w:val="24"/>
                          <w:szCs w:val="24"/>
                        </w:rPr>
                        <w:t>…</w:t>
                      </w:r>
                      <w:r w:rsidR="00316F84">
                        <w:rPr>
                          <w:rFonts w:ascii="Calibri" w:hAnsi="Calibri" w:cs="Calibri"/>
                          <w:sz w:val="24"/>
                          <w:szCs w:val="24"/>
                        </w:rPr>
                        <w:t>…………………………………………</w:t>
                      </w:r>
                      <w:r w:rsidR="00316F84">
                        <w:rPr>
                          <w:rFonts w:ascii="Calibri" w:hAnsi="Calibri" w:cs="Calibri"/>
                          <w:sz w:val="24"/>
                          <w:szCs w:val="24"/>
                        </w:rPr>
                        <w:t>…….</w:t>
                      </w:r>
                    </w:p>
                    <w:p w:rsidRPr="00CD466F" w:rsidR="007E4F29" w:rsidP="00E42CF6" w:rsidRDefault="007E4F29" w14:paraId="3D078C6E" w14:textId="5CF9600E">
                      <w:pPr>
                        <w:spacing w:before="360" w:after="360" w:line="360" w:lineRule="auto"/>
                        <w:rPr>
                          <w:rFonts w:ascii="Calibri" w:hAnsi="Calibri" w:cs="Calibri"/>
                          <w:sz w:val="24"/>
                          <w:szCs w:val="24"/>
                        </w:rPr>
                      </w:pPr>
                      <w:r w:rsidRPr="00CD466F">
                        <w:rPr>
                          <w:rFonts w:ascii="Calibri" w:hAnsi="Calibri" w:cs="Calibri"/>
                          <w:sz w:val="24"/>
                          <w:szCs w:val="24"/>
                        </w:rPr>
                        <w:t>E-mailadres:</w:t>
                      </w:r>
                      <w:r w:rsidRPr="00CD466F">
                        <w:rPr>
                          <w:rFonts w:ascii="Calibri" w:hAnsi="Calibri" w:cs="Calibri"/>
                          <w:sz w:val="24"/>
                          <w:szCs w:val="24"/>
                        </w:rPr>
                        <w:tab/>
                      </w:r>
                      <w:r w:rsidRPr="00CD466F">
                        <w:rPr>
                          <w:rFonts w:ascii="Calibri" w:hAnsi="Calibri" w:cs="Calibri"/>
                          <w:sz w:val="24"/>
                          <w:szCs w:val="24"/>
                        </w:rPr>
                        <w:tab/>
                      </w:r>
                      <w:r w:rsidRPr="00CD466F" w:rsidR="00316F84">
                        <w:rPr>
                          <w:rFonts w:ascii="Calibri" w:hAnsi="Calibri" w:cs="Calibri"/>
                          <w:sz w:val="24"/>
                          <w:szCs w:val="24"/>
                        </w:rPr>
                        <w:t>…</w:t>
                      </w:r>
                      <w:r w:rsidR="00316F84">
                        <w:rPr>
                          <w:rFonts w:ascii="Calibri" w:hAnsi="Calibri" w:cs="Calibri"/>
                          <w:sz w:val="24"/>
                          <w:szCs w:val="24"/>
                        </w:rPr>
                        <w:t>……………………………………………</w:t>
                      </w:r>
                      <w:r w:rsidR="00316F84">
                        <w:rPr>
                          <w:rFonts w:ascii="Calibri" w:hAnsi="Calibri" w:cs="Calibri"/>
                          <w:sz w:val="24"/>
                          <w:szCs w:val="24"/>
                        </w:rPr>
                        <w:t>…….</w:t>
                      </w:r>
                    </w:p>
                  </w:txbxContent>
                </v:textbox>
                <w10:wrap type="square" anchorx="margin"/>
              </v:shape>
            </w:pict>
          </mc:Fallback>
        </mc:AlternateContent>
      </w:r>
    </w:p>
    <w:p w:rsidRPr="004F3BDA" w:rsidR="007E4F29" w:rsidP="007E4F29" w:rsidRDefault="007E4F29" w14:paraId="118E239C" w14:textId="77777777">
      <w:pPr>
        <w:spacing w:after="200" w:line="320" w:lineRule="exact"/>
        <w:rPr>
          <w:rFonts w:ascii="Calibri" w:hAnsi="Calibri" w:eastAsia="Calibri" w:cs="Calibri"/>
          <w:sz w:val="24"/>
          <w:szCs w:val="24"/>
          <w:lang w:val="nl-NL"/>
        </w:rPr>
      </w:pPr>
    </w:p>
    <w:p w:rsidRPr="004F3BDA" w:rsidR="007E4F29" w:rsidP="007E4F29" w:rsidRDefault="007E4F29" w14:paraId="14F8C502" w14:textId="77777777">
      <w:pPr>
        <w:spacing w:line="320" w:lineRule="exact"/>
        <w:rPr>
          <w:rFonts w:ascii="Calibri" w:hAnsi="Calibri" w:cs="Calibri"/>
          <w:b/>
          <w:sz w:val="24"/>
          <w:szCs w:val="24"/>
          <w:lang w:val="nl-NL"/>
        </w:rPr>
      </w:pPr>
    </w:p>
    <w:p w:rsidRPr="004F3BDA" w:rsidR="007E4F29" w:rsidP="007E4F29" w:rsidRDefault="007E4F29" w14:paraId="26AA8D15" w14:textId="77777777">
      <w:pPr>
        <w:spacing w:line="320" w:lineRule="exact"/>
        <w:jc w:val="center"/>
        <w:rPr>
          <w:rFonts w:ascii="Calibri" w:hAnsi="Calibri" w:cs="Calibri"/>
          <w:b/>
          <w:sz w:val="24"/>
          <w:szCs w:val="24"/>
          <w:lang w:val="nl-NL"/>
        </w:rPr>
      </w:pPr>
    </w:p>
    <w:p w:rsidRPr="004F3BDA" w:rsidR="007E4F29" w:rsidP="007E4F29" w:rsidRDefault="007E4F29" w14:paraId="77F330AC" w14:textId="77777777">
      <w:pPr>
        <w:spacing w:line="320" w:lineRule="exact"/>
        <w:rPr>
          <w:rFonts w:ascii="Calibri" w:hAnsi="Calibri" w:cs="Calibri"/>
          <w:sz w:val="24"/>
          <w:szCs w:val="24"/>
          <w:lang w:val="nl-NL"/>
        </w:rPr>
      </w:pPr>
    </w:p>
    <w:p w:rsidRPr="004F3BDA" w:rsidR="007E4F29" w:rsidP="007E4F29" w:rsidRDefault="007E4F29" w14:paraId="479F32B7" w14:textId="77777777">
      <w:pPr>
        <w:spacing w:line="320" w:lineRule="exact"/>
        <w:rPr>
          <w:rFonts w:ascii="Calibri" w:hAnsi="Calibri" w:cs="Calibri"/>
          <w:sz w:val="24"/>
          <w:szCs w:val="24"/>
          <w:lang w:val="nl-NL"/>
        </w:rPr>
      </w:pPr>
    </w:p>
    <w:p w:rsidR="007E4F29" w:rsidP="007E4F29" w:rsidRDefault="007E4F29" w14:paraId="4169769D" w14:textId="77777777">
      <w:pPr>
        <w:spacing w:line="320" w:lineRule="exact"/>
        <w:rPr>
          <w:rFonts w:ascii="Calibri" w:hAnsi="Calibri" w:cs="Calibri"/>
          <w:sz w:val="24"/>
          <w:szCs w:val="24"/>
          <w:lang w:val="nl-NL"/>
        </w:rPr>
      </w:pPr>
    </w:p>
    <w:p w:rsidR="00E42CF6" w:rsidP="007E4F29" w:rsidRDefault="00E42CF6" w14:paraId="173731D5" w14:textId="77777777">
      <w:pPr>
        <w:spacing w:line="320" w:lineRule="exact"/>
        <w:rPr>
          <w:rFonts w:ascii="Calibri" w:hAnsi="Calibri" w:cs="Calibri"/>
          <w:sz w:val="24"/>
          <w:szCs w:val="24"/>
          <w:lang w:val="nl-NL"/>
        </w:rPr>
      </w:pPr>
    </w:p>
    <w:p w:rsidRPr="004F3BDA" w:rsidR="00E42CF6" w:rsidP="007E4F29" w:rsidRDefault="00E42CF6" w14:paraId="14E84C19" w14:textId="77777777">
      <w:pPr>
        <w:spacing w:line="320" w:lineRule="exact"/>
        <w:rPr>
          <w:rFonts w:ascii="Calibri" w:hAnsi="Calibri" w:cs="Calibri"/>
          <w:sz w:val="24"/>
          <w:szCs w:val="24"/>
          <w:lang w:val="nl-NL"/>
        </w:rPr>
      </w:pPr>
    </w:p>
    <w:p w:rsidRPr="004F3BDA" w:rsidR="007E4F29" w:rsidP="007E4F29" w:rsidRDefault="007E4F29" w14:paraId="05F8409A" w14:textId="77777777">
      <w:pPr>
        <w:pStyle w:val="Header"/>
        <w:tabs>
          <w:tab w:val="clear" w:pos="4513"/>
        </w:tabs>
        <w:spacing w:line="320" w:lineRule="exact"/>
        <w:jc w:val="center"/>
        <w:rPr>
          <w:rFonts w:ascii="Calibri" w:hAnsi="Calibri" w:cs="Calibri"/>
          <w:sz w:val="24"/>
          <w:szCs w:val="24"/>
          <w:lang w:val="nl-NL"/>
        </w:rPr>
      </w:pPr>
      <w:r w:rsidRPr="004F3BDA">
        <w:rPr>
          <w:rFonts w:ascii="Calibri" w:hAnsi="Calibri" w:cs="Calibri"/>
          <w:sz w:val="24"/>
          <w:szCs w:val="24"/>
          <w:lang w:val="nl-NL"/>
        </w:rPr>
        <w:t>Studienummer deelnemer:</w:t>
      </w:r>
    </w:p>
    <w:p w:rsidRPr="004F3BDA" w:rsidR="007E4F29" w:rsidP="007E4F29" w:rsidRDefault="007E4F29" w14:paraId="1FD30613" w14:textId="77777777">
      <w:pPr>
        <w:pStyle w:val="Header"/>
        <w:tabs>
          <w:tab w:val="clear" w:pos="4513"/>
        </w:tabs>
        <w:spacing w:line="320" w:lineRule="exact"/>
        <w:jc w:val="center"/>
        <w:rPr>
          <w:rFonts w:ascii="Calibri" w:hAnsi="Calibri" w:cs="Calibri"/>
          <w:sz w:val="24"/>
          <w:szCs w:val="24"/>
          <w:lang w:val="nl-NL"/>
        </w:rPr>
      </w:pPr>
    </w:p>
    <w:tbl>
      <w:tblPr>
        <w:tblW w:w="5100" w:type="dxa"/>
        <w:jc w:val="center"/>
        <w:tblBorders>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850"/>
        <w:gridCol w:w="850"/>
        <w:gridCol w:w="850"/>
        <w:gridCol w:w="850"/>
        <w:gridCol w:w="850"/>
        <w:gridCol w:w="850"/>
      </w:tblGrid>
      <w:tr w:rsidRPr="005F6727" w:rsidR="007E4F29" w:rsidTr="00E42CF6" w14:paraId="5710CC04" w14:textId="77777777">
        <w:trPr>
          <w:trHeight w:val="138"/>
          <w:jc w:val="center"/>
        </w:trPr>
        <w:tc>
          <w:tcPr>
            <w:tcW w:w="850" w:type="dxa"/>
          </w:tcPr>
          <w:p w:rsidRPr="004F3BDA" w:rsidR="007E4F29" w:rsidP="00E72F28" w:rsidRDefault="007E4F29" w14:paraId="7D9CCE3B" w14:textId="77777777">
            <w:pPr>
              <w:pStyle w:val="CoverBold"/>
              <w:tabs>
                <w:tab w:val="clear" w:pos="2892"/>
                <w:tab w:val="clear" w:pos="4536"/>
                <w:tab w:val="clear" w:pos="9072"/>
              </w:tabs>
              <w:spacing w:after="200" w:line="320" w:lineRule="exact"/>
              <w:jc w:val="center"/>
              <w:rPr>
                <w:rFonts w:ascii="Calibri" w:hAnsi="Calibri" w:cs="Calibri"/>
                <w:b w:val="0"/>
                <w:sz w:val="24"/>
                <w:szCs w:val="24"/>
                <w:lang w:val="nl-NL"/>
              </w:rPr>
            </w:pPr>
          </w:p>
        </w:tc>
        <w:tc>
          <w:tcPr>
            <w:tcW w:w="850" w:type="dxa"/>
          </w:tcPr>
          <w:p w:rsidRPr="004F3BDA" w:rsidR="007E4F29" w:rsidP="00E72F28" w:rsidRDefault="007E4F29" w14:paraId="03A0AAA5" w14:textId="77777777">
            <w:pPr>
              <w:pStyle w:val="CoverBold"/>
              <w:tabs>
                <w:tab w:val="clear" w:pos="2892"/>
                <w:tab w:val="clear" w:pos="4536"/>
                <w:tab w:val="clear" w:pos="9072"/>
              </w:tabs>
              <w:spacing w:after="200" w:line="320" w:lineRule="exact"/>
              <w:jc w:val="center"/>
              <w:rPr>
                <w:rFonts w:ascii="Calibri" w:hAnsi="Calibri" w:cs="Calibri"/>
                <w:b w:val="0"/>
                <w:sz w:val="24"/>
                <w:szCs w:val="24"/>
                <w:lang w:val="nl-NL"/>
              </w:rPr>
            </w:pPr>
          </w:p>
        </w:tc>
        <w:tc>
          <w:tcPr>
            <w:tcW w:w="850" w:type="dxa"/>
          </w:tcPr>
          <w:p w:rsidRPr="004F3BDA" w:rsidR="007E4F29" w:rsidP="00E72F28" w:rsidRDefault="007E4F29" w14:paraId="45BF1D22" w14:textId="77777777">
            <w:pPr>
              <w:pStyle w:val="CoverBold"/>
              <w:tabs>
                <w:tab w:val="clear" w:pos="2892"/>
                <w:tab w:val="clear" w:pos="4536"/>
                <w:tab w:val="clear" w:pos="9072"/>
              </w:tabs>
              <w:spacing w:after="200" w:line="320" w:lineRule="exact"/>
              <w:jc w:val="center"/>
              <w:rPr>
                <w:rFonts w:ascii="Calibri" w:hAnsi="Calibri" w:cs="Calibri"/>
                <w:b w:val="0"/>
                <w:sz w:val="24"/>
                <w:szCs w:val="24"/>
                <w:lang w:val="nl-NL"/>
              </w:rPr>
            </w:pPr>
          </w:p>
        </w:tc>
        <w:tc>
          <w:tcPr>
            <w:tcW w:w="850" w:type="dxa"/>
          </w:tcPr>
          <w:p w:rsidRPr="004F3BDA" w:rsidR="007E4F29" w:rsidP="00E72F28" w:rsidRDefault="007E4F29" w14:paraId="4FCD8D19" w14:textId="77777777">
            <w:pPr>
              <w:pStyle w:val="CoverBold"/>
              <w:tabs>
                <w:tab w:val="clear" w:pos="2892"/>
                <w:tab w:val="clear" w:pos="4536"/>
                <w:tab w:val="clear" w:pos="9072"/>
              </w:tabs>
              <w:spacing w:after="200" w:line="320" w:lineRule="exact"/>
              <w:jc w:val="center"/>
              <w:rPr>
                <w:rFonts w:ascii="Calibri" w:hAnsi="Calibri" w:cs="Calibri"/>
                <w:b w:val="0"/>
                <w:sz w:val="24"/>
                <w:szCs w:val="24"/>
                <w:lang w:val="nl-NL"/>
              </w:rPr>
            </w:pPr>
          </w:p>
        </w:tc>
        <w:tc>
          <w:tcPr>
            <w:tcW w:w="850" w:type="dxa"/>
          </w:tcPr>
          <w:p w:rsidRPr="004F3BDA" w:rsidR="007E4F29" w:rsidP="00E72F28" w:rsidRDefault="007E4F29" w14:paraId="1BAAD991" w14:textId="77777777">
            <w:pPr>
              <w:pStyle w:val="CoverBold"/>
              <w:tabs>
                <w:tab w:val="clear" w:pos="2892"/>
                <w:tab w:val="clear" w:pos="4536"/>
                <w:tab w:val="clear" w:pos="9072"/>
              </w:tabs>
              <w:spacing w:after="200" w:line="320" w:lineRule="exact"/>
              <w:jc w:val="center"/>
              <w:rPr>
                <w:rFonts w:ascii="Calibri" w:hAnsi="Calibri" w:cs="Calibri"/>
                <w:b w:val="0"/>
                <w:sz w:val="24"/>
                <w:szCs w:val="24"/>
                <w:lang w:val="nl-NL"/>
              </w:rPr>
            </w:pPr>
          </w:p>
        </w:tc>
        <w:tc>
          <w:tcPr>
            <w:tcW w:w="850" w:type="dxa"/>
          </w:tcPr>
          <w:p w:rsidRPr="004F3BDA" w:rsidR="007E4F29" w:rsidP="00E72F28" w:rsidRDefault="007E4F29" w14:paraId="04694F38" w14:textId="77777777">
            <w:pPr>
              <w:pStyle w:val="CoverBold"/>
              <w:tabs>
                <w:tab w:val="clear" w:pos="2892"/>
                <w:tab w:val="clear" w:pos="4536"/>
                <w:tab w:val="clear" w:pos="9072"/>
              </w:tabs>
              <w:spacing w:after="200" w:line="320" w:lineRule="exact"/>
              <w:jc w:val="center"/>
              <w:rPr>
                <w:rFonts w:ascii="Calibri" w:hAnsi="Calibri" w:cs="Calibri"/>
                <w:b w:val="0"/>
                <w:sz w:val="24"/>
                <w:szCs w:val="24"/>
                <w:lang w:val="nl-NL"/>
              </w:rPr>
            </w:pPr>
          </w:p>
        </w:tc>
      </w:tr>
    </w:tbl>
    <w:p w:rsidR="00E42CF6" w:rsidP="007E4F29" w:rsidRDefault="00E42CF6" w14:paraId="74208D6C" w14:textId="77777777">
      <w:pPr>
        <w:spacing w:line="240" w:lineRule="exact"/>
        <w:rPr>
          <w:rFonts w:ascii="Calibri" w:hAnsi="Calibri" w:cs="Calibri"/>
          <w:sz w:val="20"/>
          <w:szCs w:val="28"/>
          <w:shd w:val="clear" w:color="auto" w:fill="FFFFFF"/>
          <w:lang w:val="en-US"/>
        </w:rPr>
      </w:pPr>
    </w:p>
    <w:p w:rsidR="00E42CF6" w:rsidP="007E4F29" w:rsidRDefault="00E42CF6" w14:paraId="339FA3CB" w14:textId="77777777">
      <w:pPr>
        <w:spacing w:line="240" w:lineRule="exact"/>
        <w:rPr>
          <w:rFonts w:ascii="Calibri" w:hAnsi="Calibri" w:cs="Calibri"/>
          <w:sz w:val="20"/>
          <w:szCs w:val="28"/>
          <w:shd w:val="clear" w:color="auto" w:fill="FFFFFF"/>
          <w:lang w:val="en-US"/>
        </w:rPr>
      </w:pPr>
    </w:p>
    <w:p w:rsidRPr="00E42CF6" w:rsidR="007E4F29" w:rsidP="007E4F29" w:rsidRDefault="007E4F29" w14:paraId="3A6FA9E4" w14:textId="1FDE70F1">
      <w:pPr>
        <w:spacing w:line="240" w:lineRule="exact"/>
        <w:rPr>
          <w:rFonts w:ascii="Calibri" w:hAnsi="Calibri" w:cs="Calibri"/>
          <w:sz w:val="20"/>
          <w:szCs w:val="28"/>
          <w:shd w:val="clear" w:color="auto" w:fill="FFFFFF"/>
          <w:lang w:val="en-US"/>
        </w:rPr>
      </w:pPr>
      <w:proofErr w:type="spellStart"/>
      <w:r w:rsidRPr="00E42CF6">
        <w:rPr>
          <w:rFonts w:ascii="Calibri" w:hAnsi="Calibri" w:cs="Calibri"/>
          <w:sz w:val="20"/>
          <w:szCs w:val="28"/>
          <w:shd w:val="clear" w:color="auto" w:fill="FFFFFF"/>
          <w:lang w:val="en-US"/>
        </w:rPr>
        <w:t>Referenties</w:t>
      </w:r>
      <w:proofErr w:type="spellEnd"/>
      <w:r w:rsidRPr="00E42CF6">
        <w:rPr>
          <w:rFonts w:ascii="Calibri" w:hAnsi="Calibri" w:cs="Calibri"/>
          <w:sz w:val="20"/>
          <w:szCs w:val="28"/>
          <w:shd w:val="clear" w:color="auto" w:fill="FFFFFF"/>
          <w:lang w:val="en-US"/>
        </w:rPr>
        <w:t>:</w:t>
      </w:r>
    </w:p>
    <w:p w:rsidRPr="004F3BDA" w:rsidR="007E4F29" w:rsidP="007E4F29" w:rsidRDefault="007E4F29" w14:paraId="68D57401" w14:textId="77777777">
      <w:pPr>
        <w:pStyle w:val="EndNoteBibliography"/>
        <w:rPr>
          <w:rFonts w:ascii="Calibri" w:hAnsi="Calibri" w:cs="Calibri"/>
          <w:sz w:val="16"/>
          <w:szCs w:val="16"/>
          <w:lang w:val="en-US"/>
        </w:rPr>
      </w:pPr>
      <w:r w:rsidRPr="004F3BDA">
        <w:rPr>
          <w:rFonts w:ascii="Calibri" w:hAnsi="Calibri" w:cs="Calibri"/>
          <w:sz w:val="16"/>
          <w:szCs w:val="16"/>
        </w:rPr>
        <w:fldChar w:fldCharType="begin"/>
      </w:r>
      <w:r w:rsidRPr="004F3BDA">
        <w:rPr>
          <w:rFonts w:ascii="Calibri" w:hAnsi="Calibri" w:cs="Calibri"/>
          <w:sz w:val="16"/>
          <w:szCs w:val="16"/>
          <w:lang w:val="en-US"/>
        </w:rPr>
        <w:instrText xml:space="preserve"> ADDIN EN.REFLIST </w:instrText>
      </w:r>
      <w:r w:rsidRPr="004F3BDA">
        <w:rPr>
          <w:rFonts w:ascii="Calibri" w:hAnsi="Calibri" w:cs="Calibri"/>
          <w:sz w:val="16"/>
          <w:szCs w:val="16"/>
        </w:rPr>
        <w:fldChar w:fldCharType="separate"/>
      </w:r>
      <w:r w:rsidRPr="004F3BDA">
        <w:rPr>
          <w:rFonts w:ascii="Calibri" w:hAnsi="Calibri" w:cs="Calibri"/>
          <w:sz w:val="16"/>
          <w:szCs w:val="16"/>
          <w:lang w:val="en-US"/>
        </w:rPr>
        <w:t xml:space="preserve">Tevredenheid schoenen (Deel A): </w:t>
      </w:r>
      <w:r w:rsidRPr="004F3BDA">
        <w:rPr>
          <w:rFonts w:ascii="Calibri" w:hAnsi="Calibri" w:cs="Calibri"/>
          <w:color w:val="7F7F7F" w:themeColor="text1" w:themeTint="80"/>
          <w:sz w:val="16"/>
          <w:szCs w:val="16"/>
          <w:lang w:val="en-US"/>
        </w:rPr>
        <w:t>van Netten JJ, Hijmans JM, Jannink MJ, Geertzen JH, Postema K. Development and reproducibility of a short questionnaire to measure use and usability of custom-made orthopaedic shoes. J Rehabil Med. 2009;41(11):913-8.</w:t>
      </w:r>
    </w:p>
    <w:p w:rsidRPr="004F3BDA" w:rsidR="007E4F29" w:rsidP="007E4F29" w:rsidRDefault="007E4F29" w14:paraId="5FD044F2" w14:textId="77777777">
      <w:pPr>
        <w:pStyle w:val="EndNoteBibliography"/>
        <w:rPr>
          <w:rFonts w:ascii="Calibri" w:hAnsi="Calibri" w:cs="Calibri"/>
          <w:sz w:val="16"/>
          <w:szCs w:val="16"/>
        </w:rPr>
      </w:pPr>
      <w:r w:rsidRPr="004F3BDA">
        <w:rPr>
          <w:rFonts w:ascii="Calibri" w:hAnsi="Calibri" w:cs="Calibri"/>
          <w:sz w:val="16"/>
          <w:szCs w:val="16"/>
          <w:lang w:val="en-US"/>
        </w:rPr>
        <w:t xml:space="preserve">Gebruik schoenen (Deel B): </w:t>
      </w:r>
      <w:r w:rsidRPr="004F3BDA">
        <w:rPr>
          <w:rFonts w:ascii="Calibri" w:hAnsi="Calibri" w:cs="Calibri"/>
          <w:color w:val="7F7F7F" w:themeColor="text1" w:themeTint="80"/>
          <w:sz w:val="16"/>
          <w:szCs w:val="16"/>
          <w:lang w:val="en-US"/>
        </w:rPr>
        <w:t xml:space="preserve">Keyworth C, Epton T, Goldthorpe J, Calam R, Armitage CJ. Acceptability, reliability, and validity of a brief measure of capabilities, opportunities, and motivations ("COM-B"). </w:t>
      </w:r>
      <w:r w:rsidRPr="004F3BDA">
        <w:rPr>
          <w:rFonts w:ascii="Calibri" w:hAnsi="Calibri" w:cs="Calibri"/>
          <w:color w:val="7F7F7F" w:themeColor="text1" w:themeTint="80"/>
          <w:sz w:val="16"/>
          <w:szCs w:val="16"/>
        </w:rPr>
        <w:t>Br J Health Psychol. 2020;25(3):474-501.</w:t>
      </w:r>
    </w:p>
    <w:p w:rsidRPr="004F3BDA" w:rsidR="007E4F29" w:rsidP="007E4F29" w:rsidRDefault="007E4F29" w14:paraId="39A7793A" w14:textId="7DC0585F">
      <w:pPr>
        <w:pStyle w:val="Heading1"/>
        <w:rPr>
          <w:rFonts w:ascii="Calibri" w:hAnsi="Calibri" w:eastAsia="Calibri" w:cs="Calibri"/>
          <w:b/>
          <w:lang w:val="nl-NL"/>
        </w:rPr>
      </w:pPr>
      <w:r w:rsidRPr="004F3BDA">
        <w:rPr>
          <w:rFonts w:ascii="Calibri" w:hAnsi="Calibri" w:cs="Calibri"/>
          <w:sz w:val="16"/>
          <w:szCs w:val="16"/>
        </w:rPr>
        <w:fldChar w:fldCharType="end"/>
      </w:r>
      <w:r w:rsidRPr="004F3BDA">
        <w:rPr>
          <w:rFonts w:ascii="Calibri" w:hAnsi="Calibri" w:cs="Calibri"/>
          <w:shd w:val="clear" w:color="auto" w:fill="FFFFFF"/>
          <w:lang w:val="en-US"/>
        </w:rPr>
        <w:fldChar w:fldCharType="begin">
          <w:fldData xml:space="preserve">PEVuZE5vdGU+PENpdGUgRXhjbHVkZUF1dGg9IjEiIEV4Y2x1ZGVZZWFyPSIxIiBIaWRkZW49IjEi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</w:fldData>
        </w:fldChar>
      </w:r>
      <w:r w:rsidRPr="004F3BDA">
        <w:rPr>
          <w:rFonts w:ascii="Calibri" w:hAnsi="Calibri" w:cs="Calibri"/>
          <w:shd w:val="clear" w:color="auto" w:fill="FFFFFF"/>
          <w:lang w:val="nl-NL"/>
        </w:rPr>
        <w:instrText xml:space="preserve"> ADDIN EN.CITE </w:instrText>
      </w:r>
      <w:r w:rsidRPr="004F3BDA">
        <w:rPr>
          <w:rFonts w:ascii="Calibri" w:hAnsi="Calibri" w:cs="Calibri"/>
          <w:shd w:val="clear" w:color="auto" w:fill="FFFFFF"/>
          <w:lang w:val="en-US"/>
        </w:rPr>
        <w:fldChar w:fldCharType="begin">
          <w:fldData xml:space="preserve">PEVuZE5vdGU+PENpdGUgRXhjbHVkZUF1dGg9IjEiIEV4Y2x1ZGVZZWFyPSIxIiBIaWRkZW49IjEi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</w:fldData>
        </w:fldChar>
      </w:r>
      <w:r w:rsidRPr="004F3BDA">
        <w:rPr>
          <w:rFonts w:ascii="Calibri" w:hAnsi="Calibri" w:cs="Calibri"/>
          <w:shd w:val="clear" w:color="auto" w:fill="FFFFFF"/>
          <w:lang w:val="nl-NL"/>
        </w:rPr>
        <w:instrText xml:space="preserve"> ADDIN EN.CITE.DATA </w:instrText>
      </w:r>
      <w:r w:rsidRPr="004F3BDA">
        <w:rPr>
          <w:rFonts w:ascii="Calibri" w:hAnsi="Calibri" w:cs="Calibri"/>
          <w:shd w:val="clear" w:color="auto" w:fill="FFFFFF"/>
          <w:lang w:val="en-US"/>
        </w:rPr>
      </w:r>
      <w:r w:rsidRPr="004F3BDA">
        <w:rPr>
          <w:rFonts w:ascii="Calibri" w:hAnsi="Calibri" w:cs="Calibri"/>
          <w:shd w:val="clear" w:color="auto" w:fill="FFFFFF"/>
          <w:lang w:val="en-US"/>
        </w:rPr>
        <w:fldChar w:fldCharType="end"/>
      </w:r>
      <w:r w:rsidRPr="004F3BDA">
        <w:rPr>
          <w:rFonts w:ascii="Calibri" w:hAnsi="Calibri" w:cs="Calibri"/>
          <w:shd w:val="clear" w:color="auto" w:fill="FFFFFF"/>
          <w:lang w:val="en-US"/>
        </w:rPr>
      </w:r>
      <w:r w:rsidRPr="004F3BDA">
        <w:rPr>
          <w:rFonts w:ascii="Calibri" w:hAnsi="Calibri" w:cs="Calibri"/>
          <w:shd w:val="clear" w:color="auto" w:fill="FFFFFF"/>
          <w:lang w:val="en-US"/>
        </w:rPr>
        <w:fldChar w:fldCharType="end"/>
      </w:r>
      <w:r w:rsidRPr="004F3BDA">
        <w:rPr>
          <w:rFonts w:ascii="Calibri" w:hAnsi="Calibri" w:eastAsia="Calibri" w:cs="Calibri"/>
          <w:b/>
          <w:lang w:val="nl-NL"/>
        </w:rPr>
        <w:t xml:space="preserve">DEEL A: TEVREDENHEID SCHOENEN </w:t>
      </w:r>
    </w:p>
    <w:p w:rsidR="007E4F29" w:rsidP="001E54EC" w:rsidRDefault="007E4F29" w14:paraId="68E26D7A" w14:textId="77777777">
      <w:pPr>
        <w:spacing w:after="0" w:line="360" w:lineRule="auto"/>
        <w:rPr>
          <w:rFonts w:ascii="Calibri" w:hAnsi="Calibri" w:eastAsia="Calibri" w:cs="Calibri"/>
          <w:sz w:val="24"/>
          <w:szCs w:val="24"/>
          <w:lang w:val="nl-NL"/>
        </w:rPr>
      </w:pPr>
      <w:r w:rsidRPr="00822A5D">
        <w:rPr>
          <w:rFonts w:ascii="Calibri" w:hAnsi="Calibri" w:eastAsia="Calibri" w:cs="Calibri"/>
          <w:color w:val="000000" w:themeColor="text1"/>
          <w:sz w:val="24"/>
          <w:szCs w:val="24"/>
          <w:lang w:val="nl-NL"/>
        </w:rPr>
        <w:t xml:space="preserve">Dit deel van de vragenlijst gaat over uw tevredenheid met uw </w:t>
      </w:r>
      <w:r w:rsidRPr="00822A5D">
        <w:rPr>
          <w:rFonts w:ascii="Calibri" w:hAnsi="Calibri" w:eastAsia="Calibri" w:cs="Calibri"/>
          <w:color w:val="000000" w:themeColor="text1"/>
          <w:sz w:val="24"/>
          <w:szCs w:val="24"/>
          <w:u w:val="single"/>
          <w:lang w:val="nl-NL"/>
        </w:rPr>
        <w:t>op maat gemaakte</w:t>
      </w:r>
      <w:r w:rsidRPr="00822A5D">
        <w:rPr>
          <w:rFonts w:ascii="Calibri" w:hAnsi="Calibri" w:eastAsia="Calibri" w:cs="Calibri"/>
          <w:color w:val="000000" w:themeColor="text1"/>
          <w:sz w:val="24"/>
          <w:szCs w:val="24"/>
          <w:lang w:val="nl-NL"/>
        </w:rPr>
        <w:t xml:space="preserve"> schoenen.</w:t>
      </w:r>
    </w:p>
    <w:p w:rsidRPr="004F3BDA" w:rsidR="004F3FDC" w:rsidP="001E54EC" w:rsidRDefault="004F3FDC" w14:paraId="334B0E35" w14:textId="77777777">
      <w:pPr>
        <w:spacing w:after="0" w:line="360" w:lineRule="auto"/>
        <w:rPr>
          <w:rFonts w:ascii="Calibri" w:hAnsi="Calibri" w:eastAsia="Calibri" w:cs="Calibri"/>
          <w:sz w:val="24"/>
          <w:szCs w:val="24"/>
          <w:lang w:val="nl-NL"/>
        </w:rPr>
      </w:pPr>
    </w:p>
    <w:p w:rsidRPr="00E70EC5" w:rsidR="007E4F29" w:rsidP="00580DAF" w:rsidRDefault="007E4F29" w14:paraId="518EBF21" w14:textId="77777777">
      <w:pPr>
        <w:pStyle w:val="Heading2"/>
        <w:spacing w:before="0" w:after="0" w:line="240" w:lineRule="auto"/>
        <w:rPr>
          <w:rFonts w:ascii="Calibri" w:hAnsi="Calibri" w:cs="Calibri"/>
          <w:b/>
          <w:bCs/>
          <w:color w:val="000000" w:themeColor="text1"/>
          <w:sz w:val="22"/>
          <w:szCs w:val="22"/>
          <w:lang w:val="nl-NL"/>
        </w:rPr>
      </w:pPr>
      <w:r w:rsidRPr="00E70EC5">
        <w:rPr>
          <w:rFonts w:ascii="Calibri" w:hAnsi="Calibri" w:cs="Calibri"/>
          <w:b/>
          <w:bCs/>
          <w:color w:val="000000" w:themeColor="text1"/>
          <w:sz w:val="22"/>
          <w:szCs w:val="22"/>
          <w:lang w:val="nl-NL"/>
        </w:rPr>
        <w:t>1. Hoeveel last heeft u van de volgende eigenschappen tijdens het lopen op uw schoenen?</w:t>
      </w:r>
    </w:p>
    <w:tbl>
      <w:tblPr>
        <w:tblStyle w:val="Vragenlijst"/>
        <w:tblW w:w="5163" w:type="pct"/>
        <w:tblLook w:val="01E0" w:firstRow="1" w:lastRow="1" w:firstColumn="1" w:lastColumn="1" w:noHBand="0" w:noVBand="0"/>
      </w:tblPr>
      <w:tblGrid>
        <w:gridCol w:w="3231"/>
        <w:gridCol w:w="1201"/>
        <w:gridCol w:w="1199"/>
        <w:gridCol w:w="1299"/>
        <w:gridCol w:w="1199"/>
        <w:gridCol w:w="1191"/>
      </w:tblGrid>
      <w:tr w:rsidRPr="004F3BDA" w:rsidR="004F3FDC" w:rsidTr="004F3FDC" w14:paraId="5367AA6E" w14:textId="77777777">
        <w:trPr>
          <w:cnfStyle w:val="100000000000" w:firstRow="1" w:lastRow="0" w:firstColumn="0" w:lastColumn="0" w:oddVBand="0" w:evenVBand="0" w:oddHBand="0"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1733" w:type="pct"/>
          </w:tcPr>
          <w:p w:rsidRPr="004F3BDA" w:rsidR="007E4F29" w:rsidP="000B6796" w:rsidRDefault="007E4F29" w14:paraId="6C473EB6" w14:textId="77777777">
            <w:pPr>
              <w:widowControl w:val="0"/>
              <w:spacing w:after="120" w:line="320" w:lineRule="exact"/>
              <w:ind w:left="397" w:right="113" w:hanging="284"/>
              <w:rPr>
                <w:rFonts w:ascii="Calibri" w:hAnsi="Calibri" w:cs="Calibri"/>
              </w:rPr>
            </w:pPr>
          </w:p>
        </w:tc>
        <w:tc>
          <w:tcPr>
            <w:tcW w:w="644" w:type="pct"/>
          </w:tcPr>
          <w:p w:rsidRPr="001E54EC" w:rsidR="007E4F29" w:rsidP="000B6796" w:rsidRDefault="007E4F29" w14:paraId="043DB146" w14:textId="77777777">
            <w:pPr>
              <w:pStyle w:val="TableParagraph"/>
              <w:spacing w:after="12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r w:rsidRPr="001E54EC">
              <w:rPr>
                <w:rFonts w:cs="Calibri"/>
                <w:spacing w:val="-1"/>
                <w:w w:val="105"/>
              </w:rPr>
              <w:t xml:space="preserve">Heel </w:t>
            </w:r>
            <w:proofErr w:type="spellStart"/>
            <w:r w:rsidRPr="001E54EC">
              <w:rPr>
                <w:rFonts w:cs="Calibri"/>
                <w:spacing w:val="-1"/>
                <w:w w:val="105"/>
              </w:rPr>
              <w:t>weinig</w:t>
            </w:r>
            <w:proofErr w:type="spellEnd"/>
          </w:p>
        </w:tc>
        <w:tc>
          <w:tcPr>
            <w:tcW w:w="643" w:type="pct"/>
          </w:tcPr>
          <w:p w:rsidRPr="001E54EC" w:rsidR="007E4F29" w:rsidP="000B6796" w:rsidRDefault="007E4F29" w14:paraId="4DC6864C" w14:textId="77777777">
            <w:pPr>
              <w:pStyle w:val="TableParagraph"/>
              <w:spacing w:after="12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proofErr w:type="spellStart"/>
            <w:r w:rsidRPr="001E54EC">
              <w:rPr>
                <w:rFonts w:cs="Calibri"/>
                <w:spacing w:val="-1"/>
                <w:w w:val="105"/>
              </w:rPr>
              <w:t>Weinig</w:t>
            </w:r>
            <w:proofErr w:type="spellEnd"/>
          </w:p>
        </w:tc>
        <w:tc>
          <w:tcPr>
            <w:tcW w:w="697" w:type="pct"/>
          </w:tcPr>
          <w:p w:rsidRPr="001E54EC" w:rsidR="007E4F29" w:rsidP="000B6796" w:rsidRDefault="007E4F29" w14:paraId="541AF078" w14:textId="77777777">
            <w:pPr>
              <w:pStyle w:val="TableParagraph"/>
              <w:spacing w:after="12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proofErr w:type="spellStart"/>
            <w:r w:rsidRPr="001E54EC">
              <w:rPr>
                <w:rFonts w:cs="Calibri"/>
                <w:spacing w:val="-1"/>
                <w:w w:val="105"/>
              </w:rPr>
              <w:t>Neutraal</w:t>
            </w:r>
            <w:proofErr w:type="spellEnd"/>
          </w:p>
        </w:tc>
        <w:tc>
          <w:tcPr>
            <w:tcW w:w="643" w:type="pct"/>
          </w:tcPr>
          <w:p w:rsidRPr="001E54EC" w:rsidR="007E4F29" w:rsidP="000B6796" w:rsidRDefault="007E4F29" w14:paraId="288803C9" w14:textId="77777777">
            <w:pPr>
              <w:pStyle w:val="TableParagraph"/>
              <w:spacing w:after="12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r w:rsidRPr="001E54EC">
              <w:rPr>
                <w:rFonts w:cs="Calibri"/>
                <w:spacing w:val="-1"/>
                <w:w w:val="110"/>
              </w:rPr>
              <w:t>Veel</w:t>
            </w:r>
          </w:p>
        </w:tc>
        <w:tc>
          <w:tcPr>
            <w:tcW w:w="639" w:type="pct"/>
          </w:tcPr>
          <w:p w:rsidRPr="001E54EC" w:rsidR="007E4F29" w:rsidP="000B6796" w:rsidRDefault="007E4F29" w14:paraId="050607D8" w14:textId="77777777">
            <w:pPr>
              <w:pStyle w:val="TableParagraph"/>
              <w:spacing w:after="12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r w:rsidRPr="001E54EC">
              <w:rPr>
                <w:rFonts w:cs="Calibri"/>
                <w:spacing w:val="-2"/>
                <w:w w:val="105"/>
              </w:rPr>
              <w:t xml:space="preserve">Heel </w:t>
            </w:r>
            <w:proofErr w:type="spellStart"/>
            <w:r w:rsidRPr="001E54EC">
              <w:rPr>
                <w:rFonts w:cs="Calibri"/>
                <w:spacing w:val="-2"/>
                <w:w w:val="105"/>
              </w:rPr>
              <w:t>veel</w:t>
            </w:r>
            <w:proofErr w:type="spellEnd"/>
          </w:p>
        </w:tc>
      </w:tr>
      <w:tr w:rsidRPr="004F3BDA" w:rsidR="00E45ED8" w:rsidTr="004F3FDC" w14:paraId="1B2ABB4F" w14:textId="77777777">
        <w:trPr>
          <w:trHeight w:val="20"/>
        </w:trPr>
        <w:tc>
          <w:tcPr>
            <w:cnfStyle w:val="001000000000" w:firstRow="0" w:lastRow="0" w:firstColumn="1" w:lastColumn="0" w:oddVBand="0" w:evenVBand="0" w:oddHBand="0" w:evenHBand="0" w:firstRowFirstColumn="0" w:firstRowLastColumn="0" w:lastRowFirstColumn="0" w:lastRowLastColumn="0"/>
            <w:tcW w:w="1733" w:type="pct"/>
          </w:tcPr>
          <w:p w:rsidRPr="001E54EC" w:rsidR="007E4F29" w:rsidP="00580DAF" w:rsidRDefault="007E4F29" w14:paraId="4B022A4F" w14:textId="77777777">
            <w:pPr>
              <w:pStyle w:val="TableParagraph"/>
              <w:spacing w:line="360" w:lineRule="auto"/>
              <w:ind w:left="397" w:right="113" w:hanging="284"/>
              <w:rPr>
                <w:rFonts w:eastAsia="Arial" w:cs="Calibri"/>
                <w:lang w:val="nl-NL"/>
              </w:rPr>
            </w:pPr>
            <w:r w:rsidRPr="001E54EC">
              <w:rPr>
                <w:rFonts w:cs="Calibri"/>
                <w:lang w:val="nl-NL"/>
              </w:rPr>
              <w:t>a.</w:t>
            </w:r>
            <w:r w:rsidRPr="001E54EC">
              <w:rPr>
                <w:rFonts w:cs="Calibri"/>
                <w:spacing w:val="25"/>
                <w:lang w:val="nl-NL"/>
              </w:rPr>
              <w:t xml:space="preserve"> </w:t>
            </w:r>
            <w:r w:rsidRPr="001E54EC">
              <w:rPr>
                <w:rFonts w:cs="Calibri"/>
                <w:spacing w:val="-1"/>
                <w:lang w:val="nl-NL"/>
              </w:rPr>
              <w:t>Huidirritatie (zoals roodheid, drukplekken, blaren en eelt)</w:t>
            </w:r>
          </w:p>
        </w:tc>
        <w:tc>
          <w:tcPr>
            <w:tcW w:w="644" w:type="pct"/>
            <w:vAlign w:val="top"/>
          </w:tcPr>
          <w:sdt>
            <w:sdtPr>
              <w:rPr>
                <w:rFonts w:ascii="Calibri" w:hAnsi="Calibri" w:cs="Calibri"/>
              </w:rPr>
              <w:id w:val="-590538474"/>
              <w14:checkbox>
                <w14:checked w14:val="0"/>
                <w14:checkedState w14:val="2612" w14:font="MS Gothic"/>
                <w14:uncheckedState w14:val="2610" w14:font="MS Gothic"/>
              </w14:checkbox>
            </w:sdtPr>
            <w:sdtContent>
              <w:p w:rsidRPr="004F3BDA" w:rsidR="007E4F29" w:rsidP="00580DAF" w:rsidRDefault="007E4F29" w14:paraId="2D1DE534"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43" w:type="pct"/>
            <w:vAlign w:val="top"/>
          </w:tcPr>
          <w:sdt>
            <w:sdtPr>
              <w:rPr>
                <w:rFonts w:ascii="Calibri" w:hAnsi="Calibri" w:cs="Calibri"/>
              </w:rPr>
              <w:id w:val="-1288505820"/>
              <w14:checkbox>
                <w14:checked w14:val="0"/>
                <w14:checkedState w14:val="2612" w14:font="MS Gothic"/>
                <w14:uncheckedState w14:val="2610" w14:font="MS Gothic"/>
              </w14:checkbox>
            </w:sdtPr>
            <w:sdtContent>
              <w:p w:rsidRPr="004F3BDA" w:rsidR="007E4F29" w:rsidP="00580DAF" w:rsidRDefault="007E4F29" w14:paraId="6EEEC0D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97" w:type="pct"/>
            <w:vAlign w:val="top"/>
          </w:tcPr>
          <w:sdt>
            <w:sdtPr>
              <w:rPr>
                <w:rFonts w:ascii="Calibri" w:hAnsi="Calibri" w:cs="Calibri"/>
              </w:rPr>
              <w:id w:val="327031350"/>
              <w14:checkbox>
                <w14:checked w14:val="0"/>
                <w14:checkedState w14:val="2612" w14:font="MS Gothic"/>
                <w14:uncheckedState w14:val="2610" w14:font="MS Gothic"/>
              </w14:checkbox>
            </w:sdtPr>
            <w:sdtContent>
              <w:p w:rsidRPr="004F3BDA" w:rsidR="007E4F29" w:rsidP="00580DAF" w:rsidRDefault="007E4F29" w14:paraId="58683CB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43" w:type="pct"/>
            <w:vAlign w:val="top"/>
          </w:tcPr>
          <w:sdt>
            <w:sdtPr>
              <w:rPr>
                <w:rFonts w:ascii="Calibri" w:hAnsi="Calibri" w:cs="Calibri"/>
              </w:rPr>
              <w:id w:val="1307662954"/>
              <w14:checkbox>
                <w14:checked w14:val="0"/>
                <w14:checkedState w14:val="2612" w14:font="MS Gothic"/>
                <w14:uncheckedState w14:val="2610" w14:font="MS Gothic"/>
              </w14:checkbox>
            </w:sdtPr>
            <w:sdtContent>
              <w:p w:rsidRPr="004F3BDA" w:rsidR="007E4F29" w:rsidP="00580DAF" w:rsidRDefault="007E4F29" w14:paraId="31ED0447"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39" w:type="pct"/>
            <w:vAlign w:val="top"/>
          </w:tcPr>
          <w:sdt>
            <w:sdtPr>
              <w:rPr>
                <w:rFonts w:ascii="Calibri" w:hAnsi="Calibri" w:cs="Calibri"/>
              </w:rPr>
              <w:id w:val="1195735497"/>
              <w14:checkbox>
                <w14:checked w14:val="0"/>
                <w14:checkedState w14:val="2612" w14:font="MS Gothic"/>
                <w14:uncheckedState w14:val="2610" w14:font="MS Gothic"/>
              </w14:checkbox>
            </w:sdtPr>
            <w:sdtContent>
              <w:p w:rsidRPr="004F3BDA" w:rsidR="007E4F29" w:rsidP="00580DAF" w:rsidRDefault="007E4F29" w14:paraId="6CC9F78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E45ED8" w:rsidTr="004F3FDC" w14:paraId="5F4A65B2" w14:textId="77777777">
        <w:trPr>
          <w:trHeight w:val="20"/>
        </w:trPr>
        <w:tc>
          <w:tcPr>
            <w:cnfStyle w:val="001000000000" w:firstRow="0" w:lastRow="0" w:firstColumn="1" w:lastColumn="0" w:oddVBand="0" w:evenVBand="0" w:oddHBand="0" w:evenHBand="0" w:firstRowFirstColumn="0" w:firstRowLastColumn="0" w:lastRowFirstColumn="0" w:lastRowLastColumn="0"/>
            <w:tcW w:w="1733" w:type="pct"/>
          </w:tcPr>
          <w:p w:rsidRPr="001E54EC" w:rsidR="007E4F29" w:rsidP="00580DAF" w:rsidRDefault="007E4F29" w14:paraId="51608C81" w14:textId="77777777">
            <w:pPr>
              <w:pStyle w:val="TableParagraph"/>
              <w:spacing w:line="360" w:lineRule="auto"/>
              <w:ind w:left="397" w:right="113" w:hanging="284"/>
              <w:rPr>
                <w:rFonts w:eastAsia="Arial" w:cs="Calibri"/>
                <w:lang w:val="nl-NL"/>
              </w:rPr>
            </w:pPr>
            <w:r w:rsidRPr="001E54EC">
              <w:rPr>
                <w:rFonts w:cs="Calibri"/>
                <w:lang w:val="nl-NL"/>
              </w:rPr>
              <w:t>b.</w:t>
            </w:r>
            <w:r w:rsidRPr="001E54EC">
              <w:rPr>
                <w:rFonts w:cs="Calibri"/>
                <w:spacing w:val="44"/>
                <w:lang w:val="nl-NL"/>
              </w:rPr>
              <w:t xml:space="preserve"> </w:t>
            </w:r>
            <w:r w:rsidRPr="001E54EC">
              <w:rPr>
                <w:rFonts w:cs="Calibri"/>
                <w:spacing w:val="-1"/>
                <w:lang w:val="nl-NL"/>
              </w:rPr>
              <w:t>Zweten</w:t>
            </w:r>
          </w:p>
        </w:tc>
        <w:tc>
          <w:tcPr>
            <w:tcW w:w="644" w:type="pct"/>
            <w:vAlign w:val="top"/>
          </w:tcPr>
          <w:sdt>
            <w:sdtPr>
              <w:rPr>
                <w:rFonts w:ascii="Calibri" w:hAnsi="Calibri" w:cs="Calibri"/>
              </w:rPr>
              <w:id w:val="-1508047068"/>
              <w14:checkbox>
                <w14:checked w14:val="0"/>
                <w14:checkedState w14:val="2612" w14:font="MS Gothic"/>
                <w14:uncheckedState w14:val="2610" w14:font="MS Gothic"/>
              </w14:checkbox>
            </w:sdtPr>
            <w:sdtContent>
              <w:p w:rsidRPr="004F3BDA" w:rsidR="007E4F29" w:rsidP="00580DAF" w:rsidRDefault="007E4F29" w14:paraId="7FFB23A6"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43" w:type="pct"/>
            <w:vAlign w:val="top"/>
          </w:tcPr>
          <w:sdt>
            <w:sdtPr>
              <w:rPr>
                <w:rFonts w:ascii="Calibri" w:hAnsi="Calibri" w:cs="Calibri"/>
              </w:rPr>
              <w:id w:val="595760022"/>
              <w14:checkbox>
                <w14:checked w14:val="0"/>
                <w14:checkedState w14:val="2612" w14:font="MS Gothic"/>
                <w14:uncheckedState w14:val="2610" w14:font="MS Gothic"/>
              </w14:checkbox>
            </w:sdtPr>
            <w:sdtContent>
              <w:p w:rsidRPr="004F3BDA" w:rsidR="007E4F29" w:rsidP="00580DAF" w:rsidRDefault="007E4F29" w14:paraId="6093A1F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97" w:type="pct"/>
            <w:vAlign w:val="top"/>
          </w:tcPr>
          <w:sdt>
            <w:sdtPr>
              <w:rPr>
                <w:rFonts w:ascii="Calibri" w:hAnsi="Calibri" w:cs="Calibri"/>
              </w:rPr>
              <w:id w:val="-307010931"/>
              <w14:checkbox>
                <w14:checked w14:val="0"/>
                <w14:checkedState w14:val="2612" w14:font="MS Gothic"/>
                <w14:uncheckedState w14:val="2610" w14:font="MS Gothic"/>
              </w14:checkbox>
            </w:sdtPr>
            <w:sdtContent>
              <w:p w:rsidRPr="004F3BDA" w:rsidR="007E4F29" w:rsidP="00580DAF" w:rsidRDefault="007E4F29" w14:paraId="1ABA95D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43" w:type="pct"/>
            <w:vAlign w:val="top"/>
          </w:tcPr>
          <w:sdt>
            <w:sdtPr>
              <w:rPr>
                <w:rFonts w:ascii="Calibri" w:hAnsi="Calibri" w:cs="Calibri"/>
              </w:rPr>
              <w:id w:val="-788897422"/>
              <w14:checkbox>
                <w14:checked w14:val="0"/>
                <w14:checkedState w14:val="2612" w14:font="MS Gothic"/>
                <w14:uncheckedState w14:val="2610" w14:font="MS Gothic"/>
              </w14:checkbox>
            </w:sdtPr>
            <w:sdtContent>
              <w:p w:rsidRPr="004F3BDA" w:rsidR="007E4F29" w:rsidP="00580DAF" w:rsidRDefault="007E4F29" w14:paraId="03144483"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39" w:type="pct"/>
            <w:vAlign w:val="top"/>
          </w:tcPr>
          <w:sdt>
            <w:sdtPr>
              <w:rPr>
                <w:rFonts w:ascii="Calibri" w:hAnsi="Calibri" w:cs="Calibri"/>
              </w:rPr>
              <w:id w:val="1982268353"/>
              <w14:checkbox>
                <w14:checked w14:val="0"/>
                <w14:checkedState w14:val="2612" w14:font="MS Gothic"/>
                <w14:uncheckedState w14:val="2610" w14:font="MS Gothic"/>
              </w14:checkbox>
            </w:sdtPr>
            <w:sdtContent>
              <w:p w:rsidRPr="004F3BDA" w:rsidR="007E4F29" w:rsidP="00580DAF" w:rsidRDefault="007E4F29" w14:paraId="3B95076B"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E45ED8" w:rsidTr="004F3FDC" w14:paraId="5E3B7FFB" w14:textId="77777777">
        <w:trPr>
          <w:trHeight w:val="20"/>
        </w:trPr>
        <w:tc>
          <w:tcPr>
            <w:cnfStyle w:val="001000000000" w:firstRow="0" w:lastRow="0" w:firstColumn="1" w:lastColumn="0" w:oddVBand="0" w:evenVBand="0" w:oddHBand="0" w:evenHBand="0" w:firstRowFirstColumn="0" w:firstRowLastColumn="0" w:lastRowFirstColumn="0" w:lastRowLastColumn="0"/>
            <w:tcW w:w="1733" w:type="pct"/>
          </w:tcPr>
          <w:p w:rsidRPr="001E54EC" w:rsidR="007E4F29" w:rsidP="00580DAF" w:rsidRDefault="007E4F29" w14:paraId="442C35A1" w14:textId="77777777">
            <w:pPr>
              <w:pStyle w:val="TableParagraph"/>
              <w:spacing w:line="360" w:lineRule="auto"/>
              <w:ind w:left="397" w:right="113" w:hanging="284"/>
              <w:rPr>
                <w:rFonts w:eastAsia="Arial" w:cs="Calibri"/>
                <w:lang w:val="nl-NL"/>
              </w:rPr>
            </w:pPr>
            <w:r w:rsidRPr="001E54EC">
              <w:rPr>
                <w:rFonts w:cs="Calibri"/>
                <w:lang w:val="nl-NL"/>
              </w:rPr>
              <w:t>c.</w:t>
            </w:r>
            <w:r w:rsidRPr="001E54EC">
              <w:rPr>
                <w:rFonts w:cs="Calibri"/>
                <w:spacing w:val="27"/>
                <w:lang w:val="nl-NL"/>
              </w:rPr>
              <w:t xml:space="preserve"> </w:t>
            </w:r>
            <w:r w:rsidRPr="001E54EC">
              <w:rPr>
                <w:rFonts w:cs="Calibri"/>
                <w:spacing w:val="-1"/>
                <w:lang w:val="nl-NL"/>
              </w:rPr>
              <w:t>Koude voeten</w:t>
            </w:r>
          </w:p>
        </w:tc>
        <w:tc>
          <w:tcPr>
            <w:tcW w:w="644" w:type="pct"/>
            <w:vAlign w:val="top"/>
          </w:tcPr>
          <w:sdt>
            <w:sdtPr>
              <w:rPr>
                <w:rFonts w:ascii="Calibri" w:hAnsi="Calibri" w:cs="Calibri"/>
              </w:rPr>
              <w:id w:val="523059092"/>
              <w14:checkbox>
                <w14:checked w14:val="0"/>
                <w14:checkedState w14:val="2612" w14:font="MS Gothic"/>
                <w14:uncheckedState w14:val="2610" w14:font="MS Gothic"/>
              </w14:checkbox>
            </w:sdtPr>
            <w:sdtContent>
              <w:p w:rsidRPr="004F3BDA" w:rsidR="007E4F29" w:rsidP="00580DAF" w:rsidRDefault="007E4F29" w14:paraId="6F1244C4"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43" w:type="pct"/>
            <w:vAlign w:val="top"/>
          </w:tcPr>
          <w:sdt>
            <w:sdtPr>
              <w:rPr>
                <w:rFonts w:ascii="Calibri" w:hAnsi="Calibri" w:cs="Calibri"/>
              </w:rPr>
              <w:id w:val="-1768922457"/>
              <w14:checkbox>
                <w14:checked w14:val="0"/>
                <w14:checkedState w14:val="2612" w14:font="MS Gothic"/>
                <w14:uncheckedState w14:val="2610" w14:font="MS Gothic"/>
              </w14:checkbox>
            </w:sdtPr>
            <w:sdtContent>
              <w:p w:rsidRPr="004F3BDA" w:rsidR="007E4F29" w:rsidP="00580DAF" w:rsidRDefault="007E4F29" w14:paraId="2AE506E5"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97" w:type="pct"/>
            <w:vAlign w:val="top"/>
          </w:tcPr>
          <w:sdt>
            <w:sdtPr>
              <w:rPr>
                <w:rFonts w:ascii="Calibri" w:hAnsi="Calibri" w:cs="Calibri"/>
              </w:rPr>
              <w:id w:val="509807949"/>
              <w14:checkbox>
                <w14:checked w14:val="0"/>
                <w14:checkedState w14:val="2612" w14:font="MS Gothic"/>
                <w14:uncheckedState w14:val="2610" w14:font="MS Gothic"/>
              </w14:checkbox>
            </w:sdtPr>
            <w:sdtContent>
              <w:p w:rsidRPr="004F3BDA" w:rsidR="007E4F29" w:rsidP="00580DAF" w:rsidRDefault="007E4F29" w14:paraId="2F46440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43" w:type="pct"/>
            <w:vAlign w:val="top"/>
          </w:tcPr>
          <w:sdt>
            <w:sdtPr>
              <w:rPr>
                <w:rFonts w:ascii="Calibri" w:hAnsi="Calibri" w:cs="Calibri"/>
              </w:rPr>
              <w:id w:val="299045048"/>
              <w14:checkbox>
                <w14:checked w14:val="0"/>
                <w14:checkedState w14:val="2612" w14:font="MS Gothic"/>
                <w14:uncheckedState w14:val="2610" w14:font="MS Gothic"/>
              </w14:checkbox>
            </w:sdtPr>
            <w:sdtContent>
              <w:p w:rsidRPr="004F3BDA" w:rsidR="007E4F29" w:rsidP="00580DAF" w:rsidRDefault="007E4F29" w14:paraId="35AD7DCA"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39" w:type="pct"/>
            <w:vAlign w:val="top"/>
          </w:tcPr>
          <w:sdt>
            <w:sdtPr>
              <w:rPr>
                <w:rFonts w:ascii="Calibri" w:hAnsi="Calibri" w:cs="Calibri"/>
              </w:rPr>
              <w:id w:val="422777120"/>
              <w14:checkbox>
                <w14:checked w14:val="0"/>
                <w14:checkedState w14:val="2612" w14:font="MS Gothic"/>
                <w14:uncheckedState w14:val="2610" w14:font="MS Gothic"/>
              </w14:checkbox>
            </w:sdtPr>
            <w:sdtContent>
              <w:p w:rsidRPr="004F3BDA" w:rsidR="007E4F29" w:rsidP="00580DAF" w:rsidRDefault="007E4F29" w14:paraId="5BBF8AC5"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E45ED8" w:rsidTr="004F3FDC" w14:paraId="3B970D66" w14:textId="77777777">
        <w:trPr>
          <w:trHeight w:val="20"/>
        </w:trPr>
        <w:tc>
          <w:tcPr>
            <w:cnfStyle w:val="001000000000" w:firstRow="0" w:lastRow="0" w:firstColumn="1" w:lastColumn="0" w:oddVBand="0" w:evenVBand="0" w:oddHBand="0" w:evenHBand="0" w:firstRowFirstColumn="0" w:firstRowLastColumn="0" w:lastRowFirstColumn="0" w:lastRowLastColumn="0"/>
            <w:tcW w:w="1733" w:type="pct"/>
          </w:tcPr>
          <w:p w:rsidRPr="001E54EC" w:rsidR="007E4F29" w:rsidP="00580DAF" w:rsidRDefault="007E4F29" w14:paraId="2BA9A6E9" w14:textId="77777777">
            <w:pPr>
              <w:pStyle w:val="TableParagraph"/>
              <w:spacing w:line="360" w:lineRule="auto"/>
              <w:ind w:left="397" w:right="113" w:hanging="284"/>
              <w:rPr>
                <w:rFonts w:eastAsia="Arial" w:cs="Calibri"/>
                <w:lang w:val="nl-NL"/>
              </w:rPr>
            </w:pPr>
            <w:r w:rsidRPr="001E54EC">
              <w:rPr>
                <w:rFonts w:cs="Calibri"/>
                <w:lang w:val="nl-NL"/>
              </w:rPr>
              <w:t>d.</w:t>
            </w:r>
            <w:r w:rsidRPr="001E54EC">
              <w:rPr>
                <w:rFonts w:cs="Calibri"/>
                <w:spacing w:val="27"/>
                <w:lang w:val="nl-NL"/>
              </w:rPr>
              <w:t xml:space="preserve"> </w:t>
            </w:r>
            <w:r w:rsidRPr="001E54EC">
              <w:rPr>
                <w:rFonts w:cs="Calibri"/>
                <w:spacing w:val="-1"/>
                <w:lang w:val="nl-NL"/>
              </w:rPr>
              <w:t>Gewicht van de schoenen</w:t>
            </w:r>
          </w:p>
        </w:tc>
        <w:tc>
          <w:tcPr>
            <w:tcW w:w="644" w:type="pct"/>
            <w:vAlign w:val="top"/>
          </w:tcPr>
          <w:sdt>
            <w:sdtPr>
              <w:rPr>
                <w:rFonts w:ascii="Calibri" w:hAnsi="Calibri" w:cs="Calibri"/>
              </w:rPr>
              <w:id w:val="1380045796"/>
              <w14:checkbox>
                <w14:checked w14:val="0"/>
                <w14:checkedState w14:val="2612" w14:font="MS Gothic"/>
                <w14:uncheckedState w14:val="2610" w14:font="MS Gothic"/>
              </w14:checkbox>
            </w:sdtPr>
            <w:sdtContent>
              <w:p w:rsidRPr="004F3BDA" w:rsidR="007E4F29" w:rsidP="00580DAF" w:rsidRDefault="007E4F29" w14:paraId="2675139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43" w:type="pct"/>
            <w:vAlign w:val="top"/>
          </w:tcPr>
          <w:sdt>
            <w:sdtPr>
              <w:rPr>
                <w:rFonts w:ascii="Calibri" w:hAnsi="Calibri" w:cs="Calibri"/>
              </w:rPr>
              <w:id w:val="1537090704"/>
              <w14:checkbox>
                <w14:checked w14:val="0"/>
                <w14:checkedState w14:val="2612" w14:font="MS Gothic"/>
                <w14:uncheckedState w14:val="2610" w14:font="MS Gothic"/>
              </w14:checkbox>
            </w:sdtPr>
            <w:sdtContent>
              <w:p w:rsidRPr="004F3BDA" w:rsidR="007E4F29" w:rsidP="00580DAF" w:rsidRDefault="007E4F29" w14:paraId="747E0EC7"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97" w:type="pct"/>
            <w:vAlign w:val="top"/>
          </w:tcPr>
          <w:sdt>
            <w:sdtPr>
              <w:rPr>
                <w:rFonts w:ascii="Calibri" w:hAnsi="Calibri" w:cs="Calibri"/>
              </w:rPr>
              <w:id w:val="475884693"/>
              <w14:checkbox>
                <w14:checked w14:val="0"/>
                <w14:checkedState w14:val="2612" w14:font="MS Gothic"/>
                <w14:uncheckedState w14:val="2610" w14:font="MS Gothic"/>
              </w14:checkbox>
            </w:sdtPr>
            <w:sdtContent>
              <w:p w:rsidRPr="004F3BDA" w:rsidR="007E4F29" w:rsidP="00580DAF" w:rsidRDefault="007E4F29" w14:paraId="2309D09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43" w:type="pct"/>
            <w:vAlign w:val="top"/>
          </w:tcPr>
          <w:sdt>
            <w:sdtPr>
              <w:rPr>
                <w:rFonts w:ascii="Calibri" w:hAnsi="Calibri" w:cs="Calibri"/>
              </w:rPr>
              <w:id w:val="-412086173"/>
              <w14:checkbox>
                <w14:checked w14:val="0"/>
                <w14:checkedState w14:val="2612" w14:font="MS Gothic"/>
                <w14:uncheckedState w14:val="2610" w14:font="MS Gothic"/>
              </w14:checkbox>
            </w:sdtPr>
            <w:sdtContent>
              <w:p w:rsidRPr="004F3BDA" w:rsidR="007E4F29" w:rsidP="00580DAF" w:rsidRDefault="007E4F29" w14:paraId="4A942B1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39" w:type="pct"/>
            <w:vAlign w:val="top"/>
          </w:tcPr>
          <w:sdt>
            <w:sdtPr>
              <w:rPr>
                <w:rFonts w:ascii="Calibri" w:hAnsi="Calibri" w:cs="Calibri"/>
              </w:rPr>
              <w:id w:val="876898741"/>
              <w14:checkbox>
                <w14:checked w14:val="0"/>
                <w14:checkedState w14:val="2612" w14:font="MS Gothic"/>
                <w14:uncheckedState w14:val="2610" w14:font="MS Gothic"/>
              </w14:checkbox>
            </w:sdtPr>
            <w:sdtContent>
              <w:p w:rsidRPr="004F3BDA" w:rsidR="007E4F29" w:rsidP="00580DAF" w:rsidRDefault="007E4F29" w14:paraId="3144E87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E45ED8" w:rsidTr="004F3FDC" w14:paraId="1ED04AF8" w14:textId="77777777">
        <w:trPr>
          <w:trHeight w:val="20"/>
        </w:trPr>
        <w:tc>
          <w:tcPr>
            <w:cnfStyle w:val="001000000000" w:firstRow="0" w:lastRow="0" w:firstColumn="1" w:lastColumn="0" w:oddVBand="0" w:evenVBand="0" w:oddHBand="0" w:evenHBand="0" w:firstRowFirstColumn="0" w:firstRowLastColumn="0" w:lastRowFirstColumn="0" w:lastRowLastColumn="0"/>
            <w:tcW w:w="1733" w:type="pct"/>
          </w:tcPr>
          <w:p w:rsidRPr="001E54EC" w:rsidR="007E4F29" w:rsidP="00580DAF" w:rsidRDefault="007E4F29" w14:paraId="2CE9D8AC" w14:textId="77777777">
            <w:pPr>
              <w:pStyle w:val="TableParagraph"/>
              <w:spacing w:line="360" w:lineRule="auto"/>
              <w:ind w:left="397" w:right="113" w:hanging="284"/>
              <w:rPr>
                <w:rFonts w:eastAsia="Arial" w:cs="Calibri"/>
                <w:lang w:val="nl-NL"/>
              </w:rPr>
            </w:pPr>
            <w:r w:rsidRPr="001E54EC">
              <w:rPr>
                <w:rFonts w:cs="Calibri"/>
                <w:spacing w:val="1"/>
                <w:lang w:val="nl-NL"/>
              </w:rPr>
              <w:t>e.</w:t>
            </w:r>
            <w:r w:rsidRPr="001E54EC">
              <w:rPr>
                <w:rFonts w:cs="Calibri"/>
                <w:lang w:val="nl-NL"/>
              </w:rPr>
              <w:t xml:space="preserve"> </w:t>
            </w:r>
            <w:r w:rsidRPr="001E54EC">
              <w:rPr>
                <w:rFonts w:cs="Calibri"/>
                <w:spacing w:val="22"/>
                <w:lang w:val="nl-NL"/>
              </w:rPr>
              <w:t xml:space="preserve"> </w:t>
            </w:r>
            <w:r w:rsidRPr="001E54EC">
              <w:rPr>
                <w:rFonts w:cs="Calibri"/>
                <w:spacing w:val="-1"/>
                <w:lang w:val="nl-NL"/>
              </w:rPr>
              <w:t>Aan- en uittrekken van de schoenen</w:t>
            </w:r>
          </w:p>
        </w:tc>
        <w:tc>
          <w:tcPr>
            <w:tcW w:w="644" w:type="pct"/>
            <w:vAlign w:val="top"/>
          </w:tcPr>
          <w:sdt>
            <w:sdtPr>
              <w:rPr>
                <w:rFonts w:ascii="Calibri" w:hAnsi="Calibri" w:cs="Calibri"/>
              </w:rPr>
              <w:id w:val="-632407396"/>
              <w14:checkbox>
                <w14:checked w14:val="0"/>
                <w14:checkedState w14:val="2612" w14:font="MS Gothic"/>
                <w14:uncheckedState w14:val="2610" w14:font="MS Gothic"/>
              </w14:checkbox>
            </w:sdtPr>
            <w:sdtContent>
              <w:p w:rsidRPr="004F3BDA" w:rsidR="007E4F29" w:rsidP="00580DAF" w:rsidRDefault="0053343B" w14:paraId="222A176D" w14:textId="224F9758">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hint="eastAsia" w:ascii="MS Gothic" w:hAnsi="MS Gothic" w:eastAsia="MS Gothic" w:cs="Calibri"/>
                  </w:rPr>
                  <w:t>☐</w:t>
                </w:r>
              </w:p>
            </w:sdtContent>
          </w:sdt>
        </w:tc>
        <w:tc>
          <w:tcPr>
            <w:tcW w:w="643" w:type="pct"/>
            <w:vAlign w:val="top"/>
          </w:tcPr>
          <w:sdt>
            <w:sdtPr>
              <w:rPr>
                <w:rFonts w:ascii="Calibri" w:hAnsi="Calibri" w:cs="Calibri"/>
              </w:rPr>
              <w:id w:val="68543328"/>
              <w14:checkbox>
                <w14:checked w14:val="0"/>
                <w14:checkedState w14:val="2612" w14:font="MS Gothic"/>
                <w14:uncheckedState w14:val="2610" w14:font="MS Gothic"/>
              </w14:checkbox>
            </w:sdtPr>
            <w:sdtContent>
              <w:p w:rsidRPr="004F3BDA" w:rsidR="007E4F29" w:rsidP="00580DAF" w:rsidRDefault="007E4F29" w14:paraId="43D17B6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97" w:type="pct"/>
            <w:vAlign w:val="top"/>
          </w:tcPr>
          <w:sdt>
            <w:sdtPr>
              <w:rPr>
                <w:rFonts w:ascii="Calibri" w:hAnsi="Calibri" w:cs="Calibri"/>
              </w:rPr>
              <w:id w:val="856704048"/>
              <w14:checkbox>
                <w14:checked w14:val="0"/>
                <w14:checkedState w14:val="2612" w14:font="MS Gothic"/>
                <w14:uncheckedState w14:val="2610" w14:font="MS Gothic"/>
              </w14:checkbox>
            </w:sdtPr>
            <w:sdtContent>
              <w:p w:rsidRPr="004F3BDA" w:rsidR="007E4F29" w:rsidP="00580DAF" w:rsidRDefault="007E4F29" w14:paraId="5676F65A"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43" w:type="pct"/>
            <w:vAlign w:val="top"/>
          </w:tcPr>
          <w:sdt>
            <w:sdtPr>
              <w:rPr>
                <w:rFonts w:ascii="Calibri" w:hAnsi="Calibri" w:cs="Calibri"/>
              </w:rPr>
              <w:id w:val="-716742690"/>
              <w14:checkbox>
                <w14:checked w14:val="0"/>
                <w14:checkedState w14:val="2612" w14:font="MS Gothic"/>
                <w14:uncheckedState w14:val="2610" w14:font="MS Gothic"/>
              </w14:checkbox>
            </w:sdtPr>
            <w:sdtContent>
              <w:p w:rsidRPr="004F3BDA" w:rsidR="007E4F29" w:rsidP="00580DAF" w:rsidRDefault="007E4F29" w14:paraId="2CD5CACA"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639" w:type="pct"/>
            <w:vAlign w:val="top"/>
          </w:tcPr>
          <w:sdt>
            <w:sdtPr>
              <w:rPr>
                <w:rFonts w:ascii="Calibri" w:hAnsi="Calibri" w:cs="Calibri"/>
              </w:rPr>
              <w:id w:val="322325754"/>
              <w14:checkbox>
                <w14:checked w14:val="0"/>
                <w14:checkedState w14:val="2612" w14:font="MS Gothic"/>
                <w14:uncheckedState w14:val="2610" w14:font="MS Gothic"/>
              </w14:checkbox>
            </w:sdtPr>
            <w:sdtContent>
              <w:p w:rsidRPr="004F3BDA" w:rsidR="007E4F29" w:rsidP="00580DAF" w:rsidRDefault="007E4F29" w14:paraId="20D17709"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bl>
    <w:p w:rsidRPr="004F3BDA" w:rsidR="007E4F29" w:rsidP="007E4F29" w:rsidRDefault="007E4F29" w14:paraId="37D8D680" w14:textId="77777777">
      <w:pPr>
        <w:spacing w:line="280" w:lineRule="exact"/>
        <w:rPr>
          <w:rFonts w:ascii="Calibri" w:hAnsi="Calibri" w:eastAsia="Calibri" w:cs="Calibri"/>
          <w:b/>
        </w:rPr>
      </w:pPr>
    </w:p>
    <w:p w:rsidRPr="00580DAF" w:rsidR="007E4F29" w:rsidP="007E4F29" w:rsidRDefault="007E4F29" w14:paraId="14A9AE24" w14:textId="77777777">
      <w:pPr>
        <w:pStyle w:val="Heading2"/>
        <w:spacing w:after="0"/>
        <w:rPr>
          <w:rFonts w:ascii="Calibri" w:hAnsi="Calibri" w:cs="Calibri"/>
          <w:b/>
          <w:bCs/>
          <w:color w:val="000000" w:themeColor="text1"/>
          <w:sz w:val="22"/>
          <w:szCs w:val="22"/>
          <w:lang w:val="nl-NL"/>
        </w:rPr>
      </w:pPr>
      <w:r w:rsidRPr="00580DAF">
        <w:rPr>
          <w:rFonts w:ascii="Calibri" w:hAnsi="Calibri" w:cs="Calibri"/>
          <w:b/>
          <w:bCs/>
          <w:color w:val="000000" w:themeColor="text1"/>
          <w:sz w:val="22"/>
          <w:szCs w:val="22"/>
          <w:lang w:val="nl-NL"/>
        </w:rPr>
        <w:t>2. Wat vindt u van het uiterlijk van uw schoenen?</w:t>
      </w:r>
    </w:p>
    <w:tbl>
      <w:tblPr>
        <w:tblStyle w:val="Vragenlijst"/>
        <w:tblW w:w="5000" w:type="pct"/>
        <w:tblLook w:val="01E0" w:firstRow="1" w:lastRow="1" w:firstColumn="1" w:lastColumn="1" w:noHBand="0" w:noVBand="0"/>
      </w:tblPr>
      <w:tblGrid>
        <w:gridCol w:w="1806"/>
        <w:gridCol w:w="1805"/>
        <w:gridCol w:w="1805"/>
        <w:gridCol w:w="1805"/>
        <w:gridCol w:w="1805"/>
      </w:tblGrid>
      <w:tr w:rsidRPr="004F3BDA" w:rsidR="007E4F29" w:rsidTr="00E72F28" w14:paraId="23D90EBF"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tcPr>
          <w:p w:rsidRPr="0053343B" w:rsidR="007E4F29" w:rsidP="00E72F28" w:rsidRDefault="007E4F29" w14:paraId="4C8A530D" w14:textId="77777777">
            <w:pPr>
              <w:pStyle w:val="TableParagraph"/>
              <w:spacing w:after="60" w:line="320" w:lineRule="exact"/>
              <w:ind w:left="113" w:right="113"/>
              <w:jc w:val="center"/>
              <w:rPr>
                <w:rFonts w:eastAsia="Arial" w:cs="Calibri"/>
              </w:rPr>
            </w:pPr>
            <w:r w:rsidRPr="0053343B">
              <w:rPr>
                <w:rFonts w:cs="Calibri"/>
                <w:spacing w:val="-1"/>
                <w:w w:val="105"/>
              </w:rPr>
              <w:t xml:space="preserve">Heel </w:t>
            </w:r>
            <w:proofErr w:type="spellStart"/>
            <w:r w:rsidRPr="0053343B">
              <w:rPr>
                <w:rFonts w:cs="Calibri"/>
                <w:spacing w:val="-1"/>
                <w:w w:val="105"/>
              </w:rPr>
              <w:t>lelijk</w:t>
            </w:r>
            <w:proofErr w:type="spellEnd"/>
          </w:p>
        </w:tc>
        <w:tc>
          <w:tcPr>
            <w:tcW w:w="1000" w:type="pct"/>
          </w:tcPr>
          <w:p w:rsidRPr="0053343B" w:rsidR="007E4F29" w:rsidP="00E72F28" w:rsidRDefault="007E4F29" w14:paraId="71A0E77F" w14:textId="77777777">
            <w:pPr>
              <w:pStyle w:val="TableParagraph"/>
              <w:spacing w:after="6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proofErr w:type="spellStart"/>
            <w:r w:rsidRPr="0053343B">
              <w:rPr>
                <w:rFonts w:cs="Calibri"/>
                <w:spacing w:val="-1"/>
                <w:w w:val="105"/>
              </w:rPr>
              <w:t>Lelijk</w:t>
            </w:r>
            <w:proofErr w:type="spellEnd"/>
          </w:p>
        </w:tc>
        <w:tc>
          <w:tcPr>
            <w:tcW w:w="1000" w:type="pct"/>
          </w:tcPr>
          <w:p w:rsidRPr="0053343B" w:rsidR="007E4F29" w:rsidP="00E72F28" w:rsidRDefault="007E4F29" w14:paraId="44DDE1CE" w14:textId="77777777">
            <w:pPr>
              <w:pStyle w:val="TableParagraph"/>
              <w:spacing w:after="6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proofErr w:type="spellStart"/>
            <w:r w:rsidRPr="0053343B">
              <w:rPr>
                <w:rFonts w:cs="Calibri"/>
                <w:spacing w:val="-1"/>
                <w:w w:val="105"/>
              </w:rPr>
              <w:t>Neutraal</w:t>
            </w:r>
            <w:proofErr w:type="spellEnd"/>
          </w:p>
        </w:tc>
        <w:tc>
          <w:tcPr>
            <w:tcW w:w="1000" w:type="pct"/>
          </w:tcPr>
          <w:p w:rsidRPr="0053343B" w:rsidR="007E4F29" w:rsidP="00E72F28" w:rsidRDefault="007E4F29" w14:paraId="0F2C809E" w14:textId="77777777">
            <w:pPr>
              <w:pStyle w:val="TableParagraph"/>
              <w:spacing w:after="6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r w:rsidRPr="0053343B">
              <w:rPr>
                <w:rFonts w:cs="Calibri"/>
                <w:spacing w:val="-1"/>
                <w:w w:val="110"/>
              </w:rPr>
              <w:t>Mooi</w:t>
            </w:r>
          </w:p>
        </w:tc>
        <w:tc>
          <w:tcPr>
            <w:tcW w:w="1000" w:type="pct"/>
          </w:tcPr>
          <w:p w:rsidRPr="0053343B" w:rsidR="007E4F29" w:rsidP="00E72F28" w:rsidRDefault="007E4F29" w14:paraId="394EECA3" w14:textId="77777777">
            <w:pPr>
              <w:pStyle w:val="TableParagraph"/>
              <w:spacing w:after="6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r w:rsidRPr="0053343B">
              <w:rPr>
                <w:rFonts w:cs="Calibri"/>
                <w:spacing w:val="-2"/>
                <w:w w:val="105"/>
              </w:rPr>
              <w:t xml:space="preserve">Heel </w:t>
            </w:r>
            <w:proofErr w:type="spellStart"/>
            <w:r w:rsidRPr="0053343B">
              <w:rPr>
                <w:rFonts w:cs="Calibri"/>
                <w:spacing w:val="-2"/>
                <w:w w:val="105"/>
              </w:rPr>
              <w:t>mooi</w:t>
            </w:r>
            <w:proofErr w:type="spellEnd"/>
          </w:p>
        </w:tc>
      </w:tr>
      <w:tr w:rsidRPr="004F3BDA" w:rsidR="007E4F29" w:rsidTr="00E72F28" w14:paraId="3D6ACCDC" w14:textId="77777777">
        <w:trPr>
          <w:trHeight w:val="397"/>
        </w:trPr>
        <w:tc>
          <w:tcPr>
            <w:cnfStyle w:val="001000000000" w:firstRow="0" w:lastRow="0" w:firstColumn="1" w:lastColumn="0" w:oddVBand="0" w:evenVBand="0" w:oddHBand="0" w:evenHBand="0" w:firstRowFirstColumn="0" w:firstRowLastColumn="0" w:lastRowFirstColumn="0" w:lastRowLastColumn="0"/>
            <w:tcW w:w="1000" w:type="pct"/>
            <w:shd w:val="clear" w:color="auto" w:fill="FFFFFF" w:themeFill="background1"/>
          </w:tcPr>
          <w:sdt>
            <w:sdtPr>
              <w:rPr>
                <w:rFonts w:ascii="Calibri" w:hAnsi="Calibri" w:cs="Calibri"/>
              </w:rPr>
              <w:id w:val="803972766"/>
              <w14:checkbox>
                <w14:checked w14:val="0"/>
                <w14:checkedState w14:val="2612" w14:font="MS Gothic"/>
                <w14:uncheckedState w14:val="2610" w14:font="MS Gothic"/>
              </w14:checkbox>
            </w:sdtPr>
            <w:sdtContent>
              <w:p w:rsidRPr="004F3BDA" w:rsidR="007E4F29" w:rsidP="00E72F28" w:rsidRDefault="007E4F29" w14:paraId="59176D95" w14:textId="77777777">
                <w:pPr>
                  <w:spacing w:after="60" w:line="320" w:lineRule="exact"/>
                  <w:ind w:left="113" w:right="113"/>
                  <w:jc w:val="center"/>
                  <w:rPr>
                    <w:rFonts w:ascii="Calibri" w:hAnsi="Calibri" w:cs="Calibri"/>
                  </w:rPr>
                </w:pPr>
                <w:r w:rsidRPr="004F3BDA">
                  <w:rPr>
                    <w:rFonts w:ascii="Segoe UI Symbol" w:hAnsi="Segoe UI Symbol" w:eastAsia="MS Gothic" w:cs="Segoe UI Symbol"/>
                  </w:rPr>
                  <w:t>☐</w:t>
                </w:r>
              </w:p>
            </w:sdtContent>
          </w:sdt>
        </w:tc>
        <w:tc>
          <w:tcPr>
            <w:tcW w:w="1000" w:type="pct"/>
          </w:tcPr>
          <w:sdt>
            <w:sdtPr>
              <w:rPr>
                <w:rFonts w:ascii="Calibri" w:hAnsi="Calibri" w:cs="Calibri"/>
              </w:rPr>
              <w:id w:val="1273740661"/>
              <w14:checkbox>
                <w14:checked w14:val="0"/>
                <w14:checkedState w14:val="2612" w14:font="MS Gothic"/>
                <w14:uncheckedState w14:val="2610" w14:font="MS Gothic"/>
              </w14:checkbox>
            </w:sdtPr>
            <w:sdtContent>
              <w:p w:rsidRPr="004F3BDA" w:rsidR="007E4F29" w:rsidP="00E72F28" w:rsidRDefault="007E4F29" w14:paraId="72D3CFCF" w14:textId="77777777">
                <w:pPr>
                  <w:spacing w:after="60" w:line="320" w:lineRule="exact"/>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000" w:type="pct"/>
          </w:tcPr>
          <w:sdt>
            <w:sdtPr>
              <w:rPr>
                <w:rFonts w:ascii="Calibri" w:hAnsi="Calibri" w:cs="Calibri"/>
              </w:rPr>
              <w:id w:val="-1555923524"/>
              <w14:checkbox>
                <w14:checked w14:val="0"/>
                <w14:checkedState w14:val="2612" w14:font="MS Gothic"/>
                <w14:uncheckedState w14:val="2610" w14:font="MS Gothic"/>
              </w14:checkbox>
            </w:sdtPr>
            <w:sdtContent>
              <w:p w:rsidRPr="004F3BDA" w:rsidR="007E4F29" w:rsidP="00E72F28" w:rsidRDefault="007E4F29" w14:paraId="42D81A81" w14:textId="77777777">
                <w:pPr>
                  <w:spacing w:after="60" w:line="320" w:lineRule="exact"/>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000" w:type="pct"/>
          </w:tcPr>
          <w:sdt>
            <w:sdtPr>
              <w:rPr>
                <w:rFonts w:ascii="Calibri" w:hAnsi="Calibri" w:cs="Calibri"/>
              </w:rPr>
              <w:id w:val="-211890027"/>
              <w14:checkbox>
                <w14:checked w14:val="0"/>
                <w14:checkedState w14:val="2612" w14:font="MS Gothic"/>
                <w14:uncheckedState w14:val="2610" w14:font="MS Gothic"/>
              </w14:checkbox>
            </w:sdtPr>
            <w:sdtContent>
              <w:p w:rsidRPr="004F3BDA" w:rsidR="007E4F29" w:rsidP="00E72F28" w:rsidRDefault="007E4F29" w14:paraId="777DACB0" w14:textId="77777777">
                <w:pPr>
                  <w:spacing w:after="60" w:line="320" w:lineRule="exact"/>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000" w:type="pct"/>
          </w:tcPr>
          <w:sdt>
            <w:sdtPr>
              <w:rPr>
                <w:rFonts w:ascii="Calibri" w:hAnsi="Calibri" w:cs="Calibri"/>
              </w:rPr>
              <w:id w:val="1136534311"/>
              <w14:checkbox>
                <w14:checked w14:val="0"/>
                <w14:checkedState w14:val="2612" w14:font="MS Gothic"/>
                <w14:uncheckedState w14:val="2610" w14:font="MS Gothic"/>
              </w14:checkbox>
            </w:sdtPr>
            <w:sdtContent>
              <w:p w:rsidRPr="004F3BDA" w:rsidR="007E4F29" w:rsidP="00E72F28" w:rsidRDefault="007E4F29" w14:paraId="2B56D65F" w14:textId="77777777">
                <w:pPr>
                  <w:spacing w:after="60" w:line="320" w:lineRule="exact"/>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bl>
    <w:p w:rsidRPr="004F3BDA" w:rsidR="007E4F29" w:rsidP="007E4F29" w:rsidRDefault="007E4F29" w14:paraId="4541DF4D" w14:textId="77777777">
      <w:pPr>
        <w:spacing w:line="280" w:lineRule="exact"/>
        <w:rPr>
          <w:rFonts w:ascii="Calibri" w:hAnsi="Calibri" w:eastAsia="Calibri" w:cs="Calibri"/>
          <w:b/>
        </w:rPr>
      </w:pPr>
    </w:p>
    <w:p w:rsidRPr="00580DAF" w:rsidR="007E4F29" w:rsidP="007E4F29" w:rsidRDefault="007E4F29" w14:paraId="0B205C7A" w14:textId="77777777">
      <w:pPr>
        <w:pStyle w:val="Heading2"/>
        <w:spacing w:after="0"/>
        <w:rPr>
          <w:rFonts w:ascii="Calibri" w:hAnsi="Calibri" w:cs="Calibri"/>
          <w:b/>
          <w:bCs/>
          <w:color w:val="000000" w:themeColor="text1"/>
          <w:sz w:val="22"/>
          <w:szCs w:val="22"/>
          <w:lang w:val="nl-NL"/>
        </w:rPr>
      </w:pPr>
      <w:r w:rsidRPr="00580DAF">
        <w:rPr>
          <w:rFonts w:ascii="Calibri" w:hAnsi="Calibri" w:cs="Calibri"/>
          <w:b/>
          <w:bCs/>
          <w:color w:val="000000" w:themeColor="text1"/>
          <w:sz w:val="22"/>
          <w:szCs w:val="22"/>
          <w:lang w:val="nl-NL"/>
        </w:rPr>
        <w:t>3. Wat vindt u van het onderhoud van uw schoenen (zoals poetsen, schoonmaken)?</w:t>
      </w:r>
    </w:p>
    <w:tbl>
      <w:tblPr>
        <w:tblStyle w:val="Stijl1"/>
        <w:tblW w:w="4987" w:type="pct"/>
        <w:tblLook w:val="01E0" w:firstRow="1" w:lastRow="1" w:firstColumn="1" w:lastColumn="1" w:noHBand="0" w:noVBand="0"/>
      </w:tblPr>
      <w:tblGrid>
        <w:gridCol w:w="1867"/>
        <w:gridCol w:w="1797"/>
        <w:gridCol w:w="1579"/>
        <w:gridCol w:w="1846"/>
        <w:gridCol w:w="1914"/>
      </w:tblGrid>
      <w:tr w:rsidRPr="004F3BDA" w:rsidR="007E4F29" w:rsidTr="00E72F28" w14:paraId="69B2CD85" w14:textId="77777777">
        <w:trPr>
          <w:cnfStyle w:val="100000000000" w:firstRow="1" w:lastRow="0" w:firstColumn="0" w:lastColumn="0" w:oddVBand="0" w:evenVBand="0" w:oddHBand="0" w:evenHBand="0" w:firstRowFirstColumn="0" w:firstRowLastColumn="0" w:lastRowFirstColumn="0" w:lastRowLastColumn="0"/>
          <w:trHeight w:val="397"/>
        </w:trPr>
        <w:tc>
          <w:tcPr>
            <w:tcW w:w="1037" w:type="pct"/>
          </w:tcPr>
          <w:p w:rsidRPr="0053343B" w:rsidR="007E4F29" w:rsidP="00E72F28" w:rsidRDefault="007E4F29" w14:paraId="73885D14" w14:textId="77777777">
            <w:pPr>
              <w:pStyle w:val="TableParagraph"/>
              <w:spacing w:after="60" w:line="320" w:lineRule="exact"/>
              <w:ind w:left="113" w:right="113"/>
              <w:jc w:val="center"/>
              <w:rPr>
                <w:rFonts w:eastAsia="Arial" w:cs="Calibri"/>
              </w:rPr>
            </w:pPr>
            <w:r w:rsidRPr="0053343B">
              <w:rPr>
                <w:rFonts w:cs="Calibri"/>
                <w:spacing w:val="-1"/>
                <w:w w:val="105"/>
              </w:rPr>
              <w:t xml:space="preserve">Heel </w:t>
            </w:r>
            <w:proofErr w:type="spellStart"/>
            <w:r w:rsidRPr="0053343B">
              <w:rPr>
                <w:rFonts w:cs="Calibri"/>
                <w:spacing w:val="-1"/>
                <w:w w:val="105"/>
              </w:rPr>
              <w:t>moelijk</w:t>
            </w:r>
            <w:proofErr w:type="spellEnd"/>
            <w:r w:rsidRPr="0053343B">
              <w:rPr>
                <w:rFonts w:cs="Calibri"/>
                <w:spacing w:val="-1"/>
                <w:w w:val="105"/>
              </w:rPr>
              <w:t xml:space="preserve"> </w:t>
            </w:r>
            <w:proofErr w:type="spellStart"/>
            <w:r w:rsidRPr="0053343B">
              <w:rPr>
                <w:rFonts w:cs="Calibri"/>
                <w:spacing w:val="-1"/>
                <w:w w:val="105"/>
              </w:rPr>
              <w:t>te</w:t>
            </w:r>
            <w:proofErr w:type="spellEnd"/>
            <w:r w:rsidRPr="0053343B">
              <w:rPr>
                <w:rFonts w:cs="Calibri"/>
                <w:spacing w:val="-1"/>
                <w:w w:val="105"/>
              </w:rPr>
              <w:t xml:space="preserve"> </w:t>
            </w:r>
            <w:proofErr w:type="spellStart"/>
            <w:r w:rsidRPr="0053343B">
              <w:rPr>
                <w:rFonts w:cs="Calibri"/>
                <w:spacing w:val="-1"/>
                <w:w w:val="105"/>
              </w:rPr>
              <w:t>onderhouden</w:t>
            </w:r>
            <w:proofErr w:type="spellEnd"/>
          </w:p>
        </w:tc>
        <w:tc>
          <w:tcPr>
            <w:tcW w:w="998" w:type="pct"/>
          </w:tcPr>
          <w:p w:rsidRPr="0053343B" w:rsidR="007E4F29" w:rsidP="00E72F28" w:rsidRDefault="007E4F29" w14:paraId="5167C146" w14:textId="77777777">
            <w:pPr>
              <w:pStyle w:val="TableParagraph"/>
              <w:spacing w:after="60" w:line="320" w:lineRule="exact"/>
              <w:ind w:left="113" w:right="113"/>
              <w:jc w:val="center"/>
              <w:rPr>
                <w:rFonts w:eastAsia="Arial" w:cs="Calibri"/>
              </w:rPr>
            </w:pPr>
            <w:proofErr w:type="spellStart"/>
            <w:r w:rsidRPr="0053343B">
              <w:rPr>
                <w:rFonts w:cs="Calibri"/>
                <w:spacing w:val="-1"/>
                <w:w w:val="105"/>
              </w:rPr>
              <w:t>Moelijk</w:t>
            </w:r>
            <w:proofErr w:type="spellEnd"/>
            <w:r w:rsidRPr="0053343B">
              <w:rPr>
                <w:rFonts w:cs="Calibri"/>
                <w:spacing w:val="-1"/>
                <w:w w:val="105"/>
              </w:rPr>
              <w:t xml:space="preserve"> </w:t>
            </w:r>
            <w:proofErr w:type="spellStart"/>
            <w:r w:rsidRPr="0053343B">
              <w:rPr>
                <w:rFonts w:cs="Calibri"/>
                <w:spacing w:val="-1"/>
                <w:w w:val="105"/>
              </w:rPr>
              <w:t>te</w:t>
            </w:r>
            <w:proofErr w:type="spellEnd"/>
            <w:r w:rsidRPr="0053343B">
              <w:rPr>
                <w:rFonts w:cs="Calibri"/>
                <w:spacing w:val="-1"/>
                <w:w w:val="105"/>
              </w:rPr>
              <w:t xml:space="preserve"> </w:t>
            </w:r>
            <w:proofErr w:type="spellStart"/>
            <w:r w:rsidRPr="0053343B">
              <w:rPr>
                <w:rFonts w:cs="Calibri"/>
                <w:spacing w:val="-1"/>
                <w:w w:val="105"/>
              </w:rPr>
              <w:t>onderhouden</w:t>
            </w:r>
            <w:proofErr w:type="spellEnd"/>
          </w:p>
        </w:tc>
        <w:tc>
          <w:tcPr>
            <w:tcW w:w="877" w:type="pct"/>
          </w:tcPr>
          <w:p w:rsidRPr="0053343B" w:rsidR="007E4F29" w:rsidP="00E72F28" w:rsidRDefault="007E4F29" w14:paraId="146E81C2" w14:textId="77777777">
            <w:pPr>
              <w:pStyle w:val="TableParagraph"/>
              <w:spacing w:after="60" w:line="320" w:lineRule="exact"/>
              <w:ind w:left="113" w:right="113"/>
              <w:jc w:val="center"/>
              <w:rPr>
                <w:rFonts w:eastAsia="Arial" w:cs="Calibri"/>
              </w:rPr>
            </w:pPr>
            <w:proofErr w:type="spellStart"/>
            <w:r w:rsidRPr="0053343B">
              <w:rPr>
                <w:rFonts w:cs="Calibri"/>
                <w:spacing w:val="-1"/>
                <w:w w:val="105"/>
              </w:rPr>
              <w:t>Neutraal</w:t>
            </w:r>
            <w:proofErr w:type="spellEnd"/>
          </w:p>
        </w:tc>
        <w:tc>
          <w:tcPr>
            <w:tcW w:w="1025" w:type="pct"/>
          </w:tcPr>
          <w:p w:rsidRPr="0053343B" w:rsidR="007E4F29" w:rsidP="00E72F28" w:rsidRDefault="007E4F29" w14:paraId="6E74B575" w14:textId="77777777">
            <w:pPr>
              <w:pStyle w:val="TableParagraph"/>
              <w:spacing w:after="60" w:line="320" w:lineRule="exact"/>
              <w:ind w:left="113" w:right="113"/>
              <w:jc w:val="center"/>
              <w:rPr>
                <w:rFonts w:eastAsia="Arial" w:cs="Calibri"/>
              </w:rPr>
            </w:pPr>
            <w:proofErr w:type="spellStart"/>
            <w:r w:rsidRPr="0053343B">
              <w:rPr>
                <w:rFonts w:cs="Calibri"/>
                <w:spacing w:val="-1"/>
                <w:w w:val="110"/>
              </w:rPr>
              <w:t>Makkelijk</w:t>
            </w:r>
            <w:proofErr w:type="spellEnd"/>
            <w:r w:rsidRPr="0053343B">
              <w:rPr>
                <w:rFonts w:cs="Calibri"/>
                <w:spacing w:val="-1"/>
                <w:w w:val="110"/>
              </w:rPr>
              <w:t xml:space="preserve"> </w:t>
            </w:r>
            <w:proofErr w:type="spellStart"/>
            <w:r w:rsidRPr="0053343B">
              <w:rPr>
                <w:rFonts w:cs="Calibri"/>
                <w:spacing w:val="-1"/>
                <w:w w:val="110"/>
              </w:rPr>
              <w:t>te</w:t>
            </w:r>
            <w:proofErr w:type="spellEnd"/>
            <w:r w:rsidRPr="0053343B">
              <w:rPr>
                <w:rFonts w:cs="Calibri"/>
                <w:spacing w:val="-1"/>
                <w:w w:val="110"/>
              </w:rPr>
              <w:t xml:space="preserve"> </w:t>
            </w:r>
            <w:proofErr w:type="spellStart"/>
            <w:r w:rsidRPr="0053343B">
              <w:rPr>
                <w:rFonts w:cs="Calibri"/>
                <w:spacing w:val="-1"/>
                <w:w w:val="110"/>
              </w:rPr>
              <w:t>onderhouden</w:t>
            </w:r>
            <w:proofErr w:type="spellEnd"/>
          </w:p>
        </w:tc>
        <w:tc>
          <w:tcPr>
            <w:tcW w:w="1064" w:type="pct"/>
          </w:tcPr>
          <w:p w:rsidRPr="0053343B" w:rsidR="007E4F29" w:rsidP="00E72F28" w:rsidRDefault="007E4F29" w14:paraId="0E623C5F" w14:textId="77777777">
            <w:pPr>
              <w:pStyle w:val="TableParagraph"/>
              <w:spacing w:after="60" w:line="320" w:lineRule="exact"/>
              <w:ind w:left="113" w:right="113"/>
              <w:jc w:val="center"/>
              <w:rPr>
                <w:rFonts w:eastAsia="Arial" w:cs="Calibri"/>
              </w:rPr>
            </w:pPr>
            <w:r w:rsidRPr="0053343B">
              <w:rPr>
                <w:rFonts w:cs="Calibri"/>
                <w:spacing w:val="-2"/>
                <w:w w:val="105"/>
              </w:rPr>
              <w:t xml:space="preserve">Heel </w:t>
            </w:r>
            <w:proofErr w:type="spellStart"/>
            <w:r w:rsidRPr="0053343B">
              <w:rPr>
                <w:rFonts w:cs="Calibri"/>
                <w:spacing w:val="-2"/>
                <w:w w:val="105"/>
              </w:rPr>
              <w:t>makkelijk</w:t>
            </w:r>
            <w:proofErr w:type="spellEnd"/>
            <w:r w:rsidRPr="0053343B">
              <w:rPr>
                <w:rFonts w:cs="Calibri"/>
                <w:spacing w:val="-2"/>
                <w:w w:val="105"/>
              </w:rPr>
              <w:t xml:space="preserve"> </w:t>
            </w:r>
            <w:proofErr w:type="spellStart"/>
            <w:r w:rsidRPr="0053343B">
              <w:rPr>
                <w:rFonts w:cs="Calibri"/>
                <w:spacing w:val="-2"/>
                <w:w w:val="105"/>
              </w:rPr>
              <w:t>te</w:t>
            </w:r>
            <w:proofErr w:type="spellEnd"/>
            <w:r w:rsidRPr="0053343B">
              <w:rPr>
                <w:rFonts w:cs="Calibri"/>
                <w:spacing w:val="-2"/>
                <w:w w:val="105"/>
              </w:rPr>
              <w:t xml:space="preserve"> </w:t>
            </w:r>
            <w:proofErr w:type="spellStart"/>
            <w:r w:rsidRPr="0053343B">
              <w:rPr>
                <w:rFonts w:cs="Calibri"/>
                <w:spacing w:val="-2"/>
                <w:w w:val="105"/>
              </w:rPr>
              <w:t>onderhouden</w:t>
            </w:r>
            <w:proofErr w:type="spellEnd"/>
          </w:p>
        </w:tc>
      </w:tr>
      <w:tr w:rsidRPr="004F3BDA" w:rsidR="007E4F29" w:rsidTr="00E72F28" w14:paraId="7E6D9818" w14:textId="77777777">
        <w:trPr>
          <w:trHeight w:val="397"/>
        </w:trPr>
        <w:tc>
          <w:tcPr>
            <w:tcW w:w="1037" w:type="pct"/>
            <w:vAlign w:val="center"/>
          </w:tcPr>
          <w:sdt>
            <w:sdtPr>
              <w:rPr>
                <w:rFonts w:ascii="Calibri" w:hAnsi="Calibri" w:cs="Calibri"/>
              </w:rPr>
              <w:id w:val="-782105291"/>
              <w14:checkbox>
                <w14:checked w14:val="0"/>
                <w14:checkedState w14:val="2612" w14:font="MS Gothic"/>
                <w14:uncheckedState w14:val="2610" w14:font="MS Gothic"/>
              </w14:checkbox>
            </w:sdtPr>
            <w:sdtContent>
              <w:p w:rsidRPr="004F3BDA" w:rsidR="007E4F29" w:rsidP="00E72F28" w:rsidRDefault="007E4F29" w14:paraId="0B834C53" w14:textId="77777777">
                <w:pPr>
                  <w:spacing w:after="60" w:line="320" w:lineRule="exact"/>
                  <w:ind w:left="113" w:right="113"/>
                  <w:jc w:val="center"/>
                  <w:rPr>
                    <w:rFonts w:ascii="Calibri" w:hAnsi="Calibri" w:cs="Calibri"/>
                  </w:rPr>
                </w:pPr>
                <w:r w:rsidRPr="004F3BDA">
                  <w:rPr>
                    <w:rFonts w:ascii="Segoe UI Symbol" w:hAnsi="Segoe UI Symbol" w:eastAsia="MS Gothic" w:cs="Segoe UI Symbol"/>
                  </w:rPr>
                  <w:t>☐</w:t>
                </w:r>
              </w:p>
            </w:sdtContent>
          </w:sdt>
        </w:tc>
        <w:tc>
          <w:tcPr>
            <w:tcW w:w="998" w:type="pct"/>
            <w:vAlign w:val="center"/>
          </w:tcPr>
          <w:sdt>
            <w:sdtPr>
              <w:rPr>
                <w:rFonts w:ascii="Calibri" w:hAnsi="Calibri" w:cs="Calibri"/>
              </w:rPr>
              <w:id w:val="25693744"/>
              <w14:checkbox>
                <w14:checked w14:val="0"/>
                <w14:checkedState w14:val="2612" w14:font="MS Gothic"/>
                <w14:uncheckedState w14:val="2610" w14:font="MS Gothic"/>
              </w14:checkbox>
            </w:sdtPr>
            <w:sdtContent>
              <w:p w:rsidRPr="004F3BDA" w:rsidR="007E4F29" w:rsidP="00E72F28" w:rsidRDefault="007E4F29" w14:paraId="4713B9EF" w14:textId="77777777">
                <w:pPr>
                  <w:spacing w:after="60" w:line="320" w:lineRule="exact"/>
                  <w:jc w:val="center"/>
                  <w:rPr>
                    <w:rFonts w:ascii="Calibri" w:hAnsi="Calibri" w:cs="Calibri"/>
                  </w:rPr>
                </w:pPr>
                <w:r w:rsidRPr="004F3BDA">
                  <w:rPr>
                    <w:rFonts w:ascii="Segoe UI Symbol" w:hAnsi="Segoe UI Symbol" w:eastAsia="MS Gothic" w:cs="Segoe UI Symbol"/>
                  </w:rPr>
                  <w:t>☐</w:t>
                </w:r>
              </w:p>
            </w:sdtContent>
          </w:sdt>
        </w:tc>
        <w:tc>
          <w:tcPr>
            <w:tcW w:w="877" w:type="pct"/>
            <w:vAlign w:val="center"/>
          </w:tcPr>
          <w:sdt>
            <w:sdtPr>
              <w:rPr>
                <w:rFonts w:ascii="Calibri" w:hAnsi="Calibri" w:cs="Calibri"/>
              </w:rPr>
              <w:id w:val="-2055302340"/>
              <w14:checkbox>
                <w14:checked w14:val="0"/>
                <w14:checkedState w14:val="2612" w14:font="MS Gothic"/>
                <w14:uncheckedState w14:val="2610" w14:font="MS Gothic"/>
              </w14:checkbox>
            </w:sdtPr>
            <w:sdtContent>
              <w:p w:rsidRPr="004F3BDA" w:rsidR="007E4F29" w:rsidP="00E72F28" w:rsidRDefault="007E4F29" w14:paraId="5AD0DEFD" w14:textId="77777777">
                <w:pPr>
                  <w:spacing w:after="60" w:line="320" w:lineRule="exact"/>
                  <w:jc w:val="center"/>
                  <w:rPr>
                    <w:rFonts w:ascii="Calibri" w:hAnsi="Calibri" w:cs="Calibri"/>
                  </w:rPr>
                </w:pPr>
                <w:r w:rsidRPr="004F3BDA">
                  <w:rPr>
                    <w:rFonts w:ascii="Segoe UI Symbol" w:hAnsi="Segoe UI Symbol" w:eastAsia="MS Gothic" w:cs="Segoe UI Symbol"/>
                  </w:rPr>
                  <w:t>☐</w:t>
                </w:r>
              </w:p>
            </w:sdtContent>
          </w:sdt>
        </w:tc>
        <w:tc>
          <w:tcPr>
            <w:tcW w:w="1025" w:type="pct"/>
            <w:vAlign w:val="center"/>
          </w:tcPr>
          <w:sdt>
            <w:sdtPr>
              <w:rPr>
                <w:rFonts w:ascii="Calibri" w:hAnsi="Calibri" w:cs="Calibri"/>
              </w:rPr>
              <w:id w:val="-1056390014"/>
              <w14:checkbox>
                <w14:checked w14:val="0"/>
                <w14:checkedState w14:val="2612" w14:font="MS Gothic"/>
                <w14:uncheckedState w14:val="2610" w14:font="MS Gothic"/>
              </w14:checkbox>
            </w:sdtPr>
            <w:sdtContent>
              <w:p w:rsidRPr="004F3BDA" w:rsidR="007E4F29" w:rsidP="00E72F28" w:rsidRDefault="007E4F29" w14:paraId="1A076F99" w14:textId="77777777">
                <w:pPr>
                  <w:spacing w:after="60" w:line="320" w:lineRule="exact"/>
                  <w:jc w:val="center"/>
                  <w:rPr>
                    <w:rFonts w:ascii="Calibri" w:hAnsi="Calibri" w:cs="Calibri"/>
                  </w:rPr>
                </w:pPr>
                <w:r w:rsidRPr="004F3BDA">
                  <w:rPr>
                    <w:rFonts w:ascii="Segoe UI Symbol" w:hAnsi="Segoe UI Symbol" w:eastAsia="MS Gothic" w:cs="Segoe UI Symbol"/>
                  </w:rPr>
                  <w:t>☐</w:t>
                </w:r>
              </w:p>
            </w:sdtContent>
          </w:sdt>
        </w:tc>
        <w:tc>
          <w:tcPr>
            <w:tcW w:w="1064" w:type="pct"/>
            <w:vAlign w:val="center"/>
          </w:tcPr>
          <w:sdt>
            <w:sdtPr>
              <w:rPr>
                <w:rFonts w:ascii="Calibri" w:hAnsi="Calibri" w:cs="Calibri"/>
              </w:rPr>
              <w:id w:val="516270583"/>
              <w14:checkbox>
                <w14:checked w14:val="0"/>
                <w14:checkedState w14:val="2612" w14:font="MS Gothic"/>
                <w14:uncheckedState w14:val="2610" w14:font="MS Gothic"/>
              </w14:checkbox>
            </w:sdtPr>
            <w:sdtContent>
              <w:p w:rsidRPr="004F3BDA" w:rsidR="007E4F29" w:rsidP="00E72F28" w:rsidRDefault="007E4F29" w14:paraId="2A50F256" w14:textId="77777777">
                <w:pPr>
                  <w:spacing w:after="60" w:line="320" w:lineRule="exact"/>
                  <w:jc w:val="center"/>
                  <w:rPr>
                    <w:rFonts w:ascii="Calibri" w:hAnsi="Calibri" w:cs="Calibri"/>
                  </w:rPr>
                </w:pPr>
                <w:r w:rsidRPr="004F3BDA">
                  <w:rPr>
                    <w:rFonts w:ascii="Segoe UI Symbol" w:hAnsi="Segoe UI Symbol" w:eastAsia="MS Gothic" w:cs="Segoe UI Symbol"/>
                  </w:rPr>
                  <w:t>☐</w:t>
                </w:r>
              </w:p>
            </w:sdtContent>
          </w:sdt>
        </w:tc>
      </w:tr>
    </w:tbl>
    <w:p w:rsidRPr="004F3BDA" w:rsidR="007E4F29" w:rsidP="007E4F29" w:rsidRDefault="007E4F29" w14:paraId="4D70BC2A" w14:textId="77777777">
      <w:pPr>
        <w:spacing w:line="280" w:lineRule="exact"/>
        <w:rPr>
          <w:rFonts w:ascii="Calibri" w:hAnsi="Calibri" w:eastAsia="Calibri" w:cs="Calibri"/>
        </w:rPr>
      </w:pPr>
    </w:p>
    <w:p w:rsidRPr="00580DAF" w:rsidR="007E4F29" w:rsidP="007E4F29" w:rsidRDefault="007E4F29" w14:paraId="78EF8360" w14:textId="77777777">
      <w:pPr>
        <w:pStyle w:val="Heading2"/>
        <w:spacing w:after="0"/>
        <w:rPr>
          <w:rFonts w:ascii="Calibri" w:hAnsi="Calibri" w:cs="Calibri"/>
          <w:b/>
          <w:bCs/>
          <w:color w:val="000000" w:themeColor="text1"/>
          <w:sz w:val="22"/>
          <w:szCs w:val="22"/>
          <w:lang w:val="nl-NL"/>
        </w:rPr>
      </w:pPr>
      <w:r w:rsidRPr="00580DAF">
        <w:rPr>
          <w:rFonts w:ascii="Calibri" w:hAnsi="Calibri" w:cs="Calibri"/>
          <w:b/>
          <w:bCs/>
          <w:color w:val="000000" w:themeColor="text1"/>
          <w:sz w:val="22"/>
          <w:szCs w:val="22"/>
          <w:lang w:val="nl-NL"/>
        </w:rPr>
        <w:t>4. Wat vindt u van de duurzaamheid van uw schoenen (slijtvast, gaat lang mee, etc.)?</w:t>
      </w:r>
    </w:p>
    <w:tbl>
      <w:tblPr>
        <w:tblStyle w:val="Stijl1"/>
        <w:tblW w:w="5000" w:type="pct"/>
        <w:tblLook w:val="01E0" w:firstRow="1" w:lastRow="1" w:firstColumn="1" w:lastColumn="1" w:noHBand="0" w:noVBand="0"/>
      </w:tblPr>
      <w:tblGrid>
        <w:gridCol w:w="1806"/>
        <w:gridCol w:w="1805"/>
        <w:gridCol w:w="1805"/>
        <w:gridCol w:w="1805"/>
        <w:gridCol w:w="1805"/>
      </w:tblGrid>
      <w:tr w:rsidRPr="004F3BDA" w:rsidR="007E4F29" w:rsidTr="00E72F28" w14:paraId="121F381E" w14:textId="77777777">
        <w:trPr>
          <w:cnfStyle w:val="100000000000" w:firstRow="1" w:lastRow="0" w:firstColumn="0" w:lastColumn="0" w:oddVBand="0" w:evenVBand="0" w:oddHBand="0" w:evenHBand="0" w:firstRowFirstColumn="0" w:firstRowLastColumn="0" w:lastRowFirstColumn="0" w:lastRowLastColumn="0"/>
          <w:trHeight w:val="397"/>
        </w:trPr>
        <w:tc>
          <w:tcPr>
            <w:tcW w:w="1000" w:type="pct"/>
          </w:tcPr>
          <w:p w:rsidRPr="00580DAF" w:rsidR="007E4F29" w:rsidP="00E72F28" w:rsidRDefault="007E4F29" w14:paraId="178FFE33" w14:textId="77777777">
            <w:pPr>
              <w:pStyle w:val="TableParagraph"/>
              <w:spacing w:after="60" w:line="320" w:lineRule="exact"/>
              <w:ind w:left="113" w:right="113"/>
              <w:jc w:val="center"/>
              <w:rPr>
                <w:rFonts w:eastAsia="Arial" w:cs="Calibri"/>
              </w:rPr>
            </w:pPr>
            <w:proofErr w:type="spellStart"/>
            <w:r w:rsidRPr="00580DAF">
              <w:rPr>
                <w:rFonts w:cs="Calibri"/>
                <w:spacing w:val="-1"/>
                <w:w w:val="105"/>
              </w:rPr>
              <w:t>Helemaal</w:t>
            </w:r>
            <w:proofErr w:type="spellEnd"/>
            <w:r w:rsidRPr="00580DAF">
              <w:rPr>
                <w:rFonts w:cs="Calibri"/>
                <w:spacing w:val="-1"/>
                <w:w w:val="105"/>
              </w:rPr>
              <w:t xml:space="preserve"> </w:t>
            </w:r>
            <w:proofErr w:type="spellStart"/>
            <w:r w:rsidRPr="00580DAF">
              <w:rPr>
                <w:rFonts w:cs="Calibri"/>
                <w:spacing w:val="-1"/>
                <w:w w:val="105"/>
              </w:rPr>
              <w:t>niet</w:t>
            </w:r>
            <w:proofErr w:type="spellEnd"/>
            <w:r w:rsidRPr="00580DAF">
              <w:rPr>
                <w:rFonts w:cs="Calibri"/>
                <w:spacing w:val="-1"/>
                <w:w w:val="105"/>
              </w:rPr>
              <w:t xml:space="preserve"> </w:t>
            </w:r>
            <w:proofErr w:type="spellStart"/>
            <w:r w:rsidRPr="00580DAF">
              <w:rPr>
                <w:rFonts w:cs="Calibri"/>
                <w:spacing w:val="-1"/>
                <w:w w:val="105"/>
              </w:rPr>
              <w:t>duurzaam</w:t>
            </w:r>
            <w:proofErr w:type="spellEnd"/>
          </w:p>
        </w:tc>
        <w:tc>
          <w:tcPr>
            <w:tcW w:w="1000" w:type="pct"/>
          </w:tcPr>
          <w:p w:rsidRPr="00580DAF" w:rsidR="007E4F29" w:rsidP="00E72F28" w:rsidRDefault="007E4F29" w14:paraId="0A17BBFA" w14:textId="77777777">
            <w:pPr>
              <w:pStyle w:val="TableParagraph"/>
              <w:spacing w:after="60" w:line="320" w:lineRule="exact"/>
              <w:ind w:left="113" w:right="113"/>
              <w:jc w:val="center"/>
              <w:rPr>
                <w:rFonts w:eastAsia="Arial" w:cs="Calibri"/>
              </w:rPr>
            </w:pPr>
            <w:proofErr w:type="spellStart"/>
            <w:r w:rsidRPr="00580DAF">
              <w:rPr>
                <w:rFonts w:cs="Calibri"/>
                <w:spacing w:val="-1"/>
                <w:w w:val="105"/>
              </w:rPr>
              <w:t>Weinig</w:t>
            </w:r>
            <w:proofErr w:type="spellEnd"/>
            <w:r w:rsidRPr="00580DAF">
              <w:rPr>
                <w:rFonts w:cs="Calibri"/>
                <w:spacing w:val="-1"/>
                <w:w w:val="105"/>
              </w:rPr>
              <w:t xml:space="preserve"> </w:t>
            </w:r>
            <w:proofErr w:type="spellStart"/>
            <w:r w:rsidRPr="00580DAF">
              <w:rPr>
                <w:rFonts w:cs="Calibri"/>
                <w:spacing w:val="-1"/>
                <w:w w:val="105"/>
              </w:rPr>
              <w:t>duurzaam</w:t>
            </w:r>
            <w:proofErr w:type="spellEnd"/>
          </w:p>
        </w:tc>
        <w:tc>
          <w:tcPr>
            <w:tcW w:w="1000" w:type="pct"/>
          </w:tcPr>
          <w:p w:rsidRPr="00580DAF" w:rsidR="007E4F29" w:rsidP="00E72F28" w:rsidRDefault="007E4F29" w14:paraId="4B932A4E" w14:textId="77777777">
            <w:pPr>
              <w:pStyle w:val="TableParagraph"/>
              <w:spacing w:after="60" w:line="320" w:lineRule="exact"/>
              <w:ind w:left="113" w:right="113"/>
              <w:jc w:val="center"/>
              <w:rPr>
                <w:rFonts w:eastAsia="Arial" w:cs="Calibri"/>
              </w:rPr>
            </w:pPr>
            <w:proofErr w:type="spellStart"/>
            <w:r w:rsidRPr="00580DAF">
              <w:rPr>
                <w:rFonts w:cs="Calibri"/>
                <w:spacing w:val="-1"/>
                <w:w w:val="105"/>
              </w:rPr>
              <w:t>Neutraal</w:t>
            </w:r>
            <w:proofErr w:type="spellEnd"/>
          </w:p>
        </w:tc>
        <w:tc>
          <w:tcPr>
            <w:tcW w:w="1000" w:type="pct"/>
          </w:tcPr>
          <w:p w:rsidRPr="00580DAF" w:rsidR="007E4F29" w:rsidP="00E72F28" w:rsidRDefault="007E4F29" w14:paraId="67CACCEC" w14:textId="77777777">
            <w:pPr>
              <w:pStyle w:val="TableParagraph"/>
              <w:spacing w:after="60" w:line="320" w:lineRule="exact"/>
              <w:ind w:left="113" w:right="113"/>
              <w:jc w:val="center"/>
              <w:rPr>
                <w:rFonts w:eastAsia="Arial" w:cs="Calibri"/>
              </w:rPr>
            </w:pPr>
            <w:proofErr w:type="spellStart"/>
            <w:r w:rsidRPr="00580DAF">
              <w:rPr>
                <w:rFonts w:cs="Calibri"/>
                <w:spacing w:val="-1"/>
                <w:w w:val="110"/>
              </w:rPr>
              <w:t>Duurzaam</w:t>
            </w:r>
            <w:proofErr w:type="spellEnd"/>
          </w:p>
        </w:tc>
        <w:tc>
          <w:tcPr>
            <w:tcW w:w="1000" w:type="pct"/>
          </w:tcPr>
          <w:p w:rsidRPr="00580DAF" w:rsidR="007E4F29" w:rsidP="00E72F28" w:rsidRDefault="007E4F29" w14:paraId="6A246AB9" w14:textId="77777777">
            <w:pPr>
              <w:pStyle w:val="TableParagraph"/>
              <w:spacing w:after="60" w:line="320" w:lineRule="exact"/>
              <w:ind w:left="113" w:right="113"/>
              <w:jc w:val="center"/>
              <w:rPr>
                <w:rFonts w:eastAsia="Arial" w:cs="Calibri"/>
              </w:rPr>
            </w:pPr>
            <w:r w:rsidRPr="00580DAF">
              <w:rPr>
                <w:rFonts w:cs="Calibri"/>
                <w:spacing w:val="-2"/>
                <w:w w:val="105"/>
              </w:rPr>
              <w:t xml:space="preserve">Heel erg </w:t>
            </w:r>
            <w:proofErr w:type="spellStart"/>
            <w:r w:rsidRPr="00580DAF">
              <w:rPr>
                <w:rFonts w:cs="Calibri"/>
                <w:spacing w:val="-2"/>
                <w:w w:val="105"/>
              </w:rPr>
              <w:t>duurzaam</w:t>
            </w:r>
            <w:proofErr w:type="spellEnd"/>
          </w:p>
        </w:tc>
      </w:tr>
      <w:tr w:rsidRPr="004F3BDA" w:rsidR="007E4F29" w:rsidTr="00E72F28" w14:paraId="33211EB4" w14:textId="77777777">
        <w:trPr>
          <w:trHeight w:val="397"/>
        </w:trPr>
        <w:tc>
          <w:tcPr>
            <w:tcW w:w="1000" w:type="pct"/>
            <w:vAlign w:val="center"/>
          </w:tcPr>
          <w:sdt>
            <w:sdtPr>
              <w:rPr>
                <w:rFonts w:ascii="Calibri" w:hAnsi="Calibri" w:cs="Calibri"/>
              </w:rPr>
              <w:id w:val="-1081053545"/>
              <w14:checkbox>
                <w14:checked w14:val="0"/>
                <w14:checkedState w14:val="2612" w14:font="MS Gothic"/>
                <w14:uncheckedState w14:val="2610" w14:font="MS Gothic"/>
              </w14:checkbox>
            </w:sdtPr>
            <w:sdtContent>
              <w:p w:rsidRPr="004F3BDA" w:rsidR="007E4F29" w:rsidP="00E72F28" w:rsidRDefault="007E4F29" w14:paraId="52B88282" w14:textId="77777777">
                <w:pPr>
                  <w:spacing w:after="60" w:line="320" w:lineRule="exact"/>
                  <w:ind w:left="113" w:right="113"/>
                  <w:jc w:val="center"/>
                  <w:rPr>
                    <w:rFonts w:ascii="Calibri" w:hAnsi="Calibri" w:cs="Calibri"/>
                  </w:rPr>
                </w:pPr>
                <w:r w:rsidRPr="004F3BDA">
                  <w:rPr>
                    <w:rFonts w:ascii="Segoe UI Symbol" w:hAnsi="Segoe UI Symbol" w:eastAsia="MS Gothic" w:cs="Segoe UI Symbol"/>
                  </w:rPr>
                  <w:t>☐</w:t>
                </w:r>
              </w:p>
            </w:sdtContent>
          </w:sdt>
        </w:tc>
        <w:tc>
          <w:tcPr>
            <w:tcW w:w="1000" w:type="pct"/>
            <w:vAlign w:val="center"/>
          </w:tcPr>
          <w:sdt>
            <w:sdtPr>
              <w:rPr>
                <w:rFonts w:ascii="Calibri" w:hAnsi="Calibri" w:cs="Calibri"/>
              </w:rPr>
              <w:id w:val="-489013566"/>
              <w14:checkbox>
                <w14:checked w14:val="0"/>
                <w14:checkedState w14:val="2612" w14:font="MS Gothic"/>
                <w14:uncheckedState w14:val="2610" w14:font="MS Gothic"/>
              </w14:checkbox>
            </w:sdtPr>
            <w:sdtContent>
              <w:p w:rsidRPr="004F3BDA" w:rsidR="007E4F29" w:rsidP="00E72F28" w:rsidRDefault="007E4F29" w14:paraId="0B738421" w14:textId="77777777">
                <w:pPr>
                  <w:spacing w:after="60" w:line="320" w:lineRule="exact"/>
                  <w:jc w:val="center"/>
                  <w:rPr>
                    <w:rFonts w:ascii="Calibri" w:hAnsi="Calibri" w:cs="Calibri"/>
                  </w:rPr>
                </w:pPr>
                <w:r w:rsidRPr="004F3BDA">
                  <w:rPr>
                    <w:rFonts w:ascii="Segoe UI Symbol" w:hAnsi="Segoe UI Symbol" w:eastAsia="MS Gothic" w:cs="Segoe UI Symbol"/>
                  </w:rPr>
                  <w:t>☐</w:t>
                </w:r>
              </w:p>
            </w:sdtContent>
          </w:sdt>
        </w:tc>
        <w:tc>
          <w:tcPr>
            <w:tcW w:w="1000" w:type="pct"/>
            <w:vAlign w:val="center"/>
          </w:tcPr>
          <w:sdt>
            <w:sdtPr>
              <w:rPr>
                <w:rFonts w:ascii="Calibri" w:hAnsi="Calibri" w:cs="Calibri"/>
              </w:rPr>
              <w:id w:val="-194152939"/>
              <w14:checkbox>
                <w14:checked w14:val="0"/>
                <w14:checkedState w14:val="2612" w14:font="MS Gothic"/>
                <w14:uncheckedState w14:val="2610" w14:font="MS Gothic"/>
              </w14:checkbox>
            </w:sdtPr>
            <w:sdtContent>
              <w:p w:rsidRPr="004F3BDA" w:rsidR="007E4F29" w:rsidP="00E72F28" w:rsidRDefault="007E4F29" w14:paraId="69A0A3BA" w14:textId="77777777">
                <w:pPr>
                  <w:spacing w:after="60" w:line="320" w:lineRule="exact"/>
                  <w:jc w:val="center"/>
                  <w:rPr>
                    <w:rFonts w:ascii="Calibri" w:hAnsi="Calibri" w:cs="Calibri"/>
                  </w:rPr>
                </w:pPr>
                <w:r w:rsidRPr="004F3BDA">
                  <w:rPr>
                    <w:rFonts w:ascii="Segoe UI Symbol" w:hAnsi="Segoe UI Symbol" w:eastAsia="MS Gothic" w:cs="Segoe UI Symbol"/>
                  </w:rPr>
                  <w:t>☐</w:t>
                </w:r>
              </w:p>
            </w:sdtContent>
          </w:sdt>
        </w:tc>
        <w:tc>
          <w:tcPr>
            <w:tcW w:w="1000" w:type="pct"/>
            <w:vAlign w:val="center"/>
          </w:tcPr>
          <w:sdt>
            <w:sdtPr>
              <w:rPr>
                <w:rFonts w:ascii="Calibri" w:hAnsi="Calibri" w:cs="Calibri"/>
              </w:rPr>
              <w:id w:val="1541631554"/>
              <w14:checkbox>
                <w14:checked w14:val="0"/>
                <w14:checkedState w14:val="2612" w14:font="MS Gothic"/>
                <w14:uncheckedState w14:val="2610" w14:font="MS Gothic"/>
              </w14:checkbox>
            </w:sdtPr>
            <w:sdtContent>
              <w:p w:rsidRPr="004F3BDA" w:rsidR="007E4F29" w:rsidP="00E72F28" w:rsidRDefault="007E4F29" w14:paraId="52B60A2F" w14:textId="77777777">
                <w:pPr>
                  <w:spacing w:after="60" w:line="320" w:lineRule="exact"/>
                  <w:jc w:val="center"/>
                  <w:rPr>
                    <w:rFonts w:ascii="Calibri" w:hAnsi="Calibri" w:cs="Calibri"/>
                  </w:rPr>
                </w:pPr>
                <w:r w:rsidRPr="004F3BDA">
                  <w:rPr>
                    <w:rFonts w:ascii="Segoe UI Symbol" w:hAnsi="Segoe UI Symbol" w:eastAsia="MS Gothic" w:cs="Segoe UI Symbol"/>
                  </w:rPr>
                  <w:t>☐</w:t>
                </w:r>
              </w:p>
            </w:sdtContent>
          </w:sdt>
        </w:tc>
        <w:tc>
          <w:tcPr>
            <w:tcW w:w="1000" w:type="pct"/>
            <w:vAlign w:val="center"/>
          </w:tcPr>
          <w:sdt>
            <w:sdtPr>
              <w:rPr>
                <w:rFonts w:ascii="Calibri" w:hAnsi="Calibri" w:cs="Calibri"/>
              </w:rPr>
              <w:id w:val="573473707"/>
              <w14:checkbox>
                <w14:checked w14:val="0"/>
                <w14:checkedState w14:val="2612" w14:font="MS Gothic"/>
                <w14:uncheckedState w14:val="2610" w14:font="MS Gothic"/>
              </w14:checkbox>
            </w:sdtPr>
            <w:sdtContent>
              <w:p w:rsidRPr="004F3BDA" w:rsidR="007E4F29" w:rsidP="00E72F28" w:rsidRDefault="007E4F29" w14:paraId="2CB19154" w14:textId="77777777">
                <w:pPr>
                  <w:spacing w:after="60" w:line="320" w:lineRule="exact"/>
                  <w:jc w:val="center"/>
                  <w:rPr>
                    <w:rFonts w:ascii="Calibri" w:hAnsi="Calibri" w:cs="Calibri"/>
                  </w:rPr>
                </w:pPr>
                <w:r w:rsidRPr="004F3BDA">
                  <w:rPr>
                    <w:rFonts w:ascii="Segoe UI Symbol" w:hAnsi="Segoe UI Symbol" w:eastAsia="MS Gothic" w:cs="Segoe UI Symbol"/>
                  </w:rPr>
                  <w:t>☐</w:t>
                </w:r>
              </w:p>
            </w:sdtContent>
          </w:sdt>
        </w:tc>
      </w:tr>
    </w:tbl>
    <w:p w:rsidRPr="004F3BDA" w:rsidR="007E4F29" w:rsidP="007E4F29" w:rsidRDefault="007E4F29" w14:paraId="18A3BB68" w14:textId="77777777">
      <w:pPr>
        <w:spacing w:line="200" w:lineRule="exact"/>
        <w:rPr>
          <w:rFonts w:ascii="Calibri" w:hAnsi="Calibri" w:eastAsia="Calibri" w:cs="Calibri"/>
          <w:b/>
        </w:rPr>
      </w:pPr>
    </w:p>
    <w:p w:rsidRPr="00580DAF" w:rsidR="007E4F29" w:rsidP="007E4F29" w:rsidRDefault="007E4F29" w14:paraId="5C593A5B" w14:textId="77777777">
      <w:pPr>
        <w:pStyle w:val="Heading2"/>
        <w:spacing w:after="0"/>
        <w:rPr>
          <w:rFonts w:ascii="Calibri" w:hAnsi="Calibri" w:cs="Calibri"/>
          <w:b/>
          <w:bCs/>
          <w:color w:val="000000" w:themeColor="text1"/>
          <w:sz w:val="24"/>
          <w:szCs w:val="24"/>
          <w:lang w:val="nl-NL"/>
        </w:rPr>
      </w:pPr>
      <w:r w:rsidRPr="00580DAF">
        <w:rPr>
          <w:rFonts w:ascii="Calibri" w:hAnsi="Calibri" w:cs="Calibri"/>
          <w:b/>
          <w:bCs/>
          <w:color w:val="000000" w:themeColor="text1"/>
          <w:sz w:val="22"/>
          <w:szCs w:val="22"/>
          <w:lang w:val="nl-NL"/>
        </w:rPr>
        <w:t xml:space="preserve">5. Hoe vaak draagt u gemiddeld uw schoenen </w:t>
      </w:r>
      <w:r w:rsidRPr="00580DAF">
        <w:rPr>
          <w:rFonts w:ascii="Calibri" w:hAnsi="Calibri" w:cs="Calibri"/>
          <w:b/>
          <w:bCs/>
          <w:color w:val="000000" w:themeColor="text1"/>
          <w:sz w:val="22"/>
          <w:szCs w:val="22"/>
          <w:u w:val="single"/>
          <w:lang w:val="nl-NL"/>
        </w:rPr>
        <w:t>buiten</w:t>
      </w:r>
      <w:r w:rsidRPr="00580DAF">
        <w:rPr>
          <w:rFonts w:ascii="Calibri" w:hAnsi="Calibri" w:cs="Calibri"/>
          <w:b/>
          <w:bCs/>
          <w:color w:val="000000" w:themeColor="text1"/>
          <w:sz w:val="22"/>
          <w:szCs w:val="22"/>
          <w:lang w:val="nl-NL"/>
        </w:rPr>
        <w:t>shuis?</w:t>
      </w:r>
    </w:p>
    <w:p w:rsidRPr="00580DAF" w:rsidR="007E4F29" w:rsidP="007E4F29" w:rsidRDefault="007E4F29" w14:paraId="66208A06" w14:textId="77777777">
      <w:pPr>
        <w:spacing w:before="120" w:line="320" w:lineRule="exact"/>
        <w:rPr>
          <w:rFonts w:ascii="Calibri" w:hAnsi="Calibri" w:cs="Calibri"/>
          <w:lang w:val="nl-NL"/>
        </w:rPr>
      </w:pPr>
      <w:sdt>
        <w:sdtPr>
          <w:rPr>
            <w:rFonts w:ascii="Calibri" w:hAnsi="Calibri" w:cs="Calibri"/>
            <w:lang w:val="nl-NL"/>
          </w:rPr>
          <w:id w:val="905567832"/>
          <w14:checkbox>
            <w14:checked w14:val="0"/>
            <w14:checkedState w14:val="2612" w14:font="MS Gothic"/>
            <w14:uncheckedState w14:val="2610" w14:font="MS Gothic"/>
          </w14:checkbox>
        </w:sdtPr>
        <w:sdtContent>
          <w:r w:rsidRPr="00580DAF">
            <w:rPr>
              <w:rFonts w:ascii="Segoe UI Symbol" w:hAnsi="Segoe UI Symbol" w:eastAsia="MS Gothic" w:cs="Segoe UI Symbol"/>
              <w:lang w:val="nl-NL"/>
            </w:rPr>
            <w:t>☐</w:t>
          </w:r>
        </w:sdtContent>
      </w:sdt>
      <w:r w:rsidRPr="00580DAF">
        <w:rPr>
          <w:rFonts w:ascii="Calibri" w:hAnsi="Calibri" w:cs="Calibri"/>
          <w:lang w:val="nl-NL"/>
        </w:rPr>
        <w:tab/>
      </w:r>
      <w:r w:rsidRPr="00580DAF">
        <w:rPr>
          <w:rFonts w:ascii="Calibri" w:hAnsi="Calibri" w:cs="Calibri"/>
          <w:lang w:val="nl-NL"/>
        </w:rPr>
        <w:t>6-7 dagen per week</w:t>
      </w:r>
    </w:p>
    <w:p w:rsidRPr="00580DAF" w:rsidR="007E4F29" w:rsidP="007E4F29" w:rsidRDefault="007E4F29" w14:paraId="095C07A3" w14:textId="77777777">
      <w:pPr>
        <w:spacing w:before="120" w:line="320" w:lineRule="exact"/>
        <w:rPr>
          <w:rFonts w:ascii="Calibri" w:hAnsi="Calibri" w:cs="Calibri"/>
          <w:lang w:val="nl-NL"/>
        </w:rPr>
      </w:pPr>
      <w:sdt>
        <w:sdtPr>
          <w:rPr>
            <w:rFonts w:ascii="Calibri" w:hAnsi="Calibri" w:cs="Calibri"/>
            <w:lang w:val="nl-NL"/>
          </w:rPr>
          <w:id w:val="1197045554"/>
          <w14:checkbox>
            <w14:checked w14:val="0"/>
            <w14:checkedState w14:val="2612" w14:font="MS Gothic"/>
            <w14:uncheckedState w14:val="2610" w14:font="MS Gothic"/>
          </w14:checkbox>
        </w:sdtPr>
        <w:sdtContent>
          <w:r w:rsidRPr="00580DAF">
            <w:rPr>
              <w:rFonts w:ascii="Segoe UI Symbol" w:hAnsi="Segoe UI Symbol" w:eastAsia="MS Gothic" w:cs="Segoe UI Symbol"/>
              <w:lang w:val="nl-NL"/>
            </w:rPr>
            <w:t>☐</w:t>
          </w:r>
        </w:sdtContent>
      </w:sdt>
      <w:r w:rsidRPr="00580DAF">
        <w:rPr>
          <w:rFonts w:ascii="Calibri" w:hAnsi="Calibri" w:cs="Calibri"/>
          <w:lang w:val="nl-NL"/>
        </w:rPr>
        <w:tab/>
      </w:r>
      <w:r w:rsidRPr="00580DAF">
        <w:rPr>
          <w:rFonts w:ascii="Calibri" w:hAnsi="Calibri" w:cs="Calibri"/>
          <w:lang w:val="nl-NL"/>
        </w:rPr>
        <w:t>4-5 dagen per week</w:t>
      </w:r>
    </w:p>
    <w:p w:rsidRPr="00580DAF" w:rsidR="007E4F29" w:rsidP="007E4F29" w:rsidRDefault="007E4F29" w14:paraId="2A9DAA91" w14:textId="77777777">
      <w:pPr>
        <w:spacing w:before="120" w:line="320" w:lineRule="exact"/>
        <w:rPr>
          <w:rFonts w:ascii="Calibri" w:hAnsi="Calibri" w:cs="Calibri"/>
          <w:lang w:val="nl-NL"/>
        </w:rPr>
      </w:pPr>
      <w:sdt>
        <w:sdtPr>
          <w:rPr>
            <w:rFonts w:ascii="Calibri" w:hAnsi="Calibri" w:cs="Calibri"/>
            <w:lang w:val="nl-NL"/>
          </w:rPr>
          <w:id w:val="407195948"/>
          <w14:checkbox>
            <w14:checked w14:val="0"/>
            <w14:checkedState w14:val="2612" w14:font="MS Gothic"/>
            <w14:uncheckedState w14:val="2610" w14:font="MS Gothic"/>
          </w14:checkbox>
        </w:sdtPr>
        <w:sdtContent>
          <w:r w:rsidRPr="00580DAF">
            <w:rPr>
              <w:rFonts w:ascii="Segoe UI Symbol" w:hAnsi="Segoe UI Symbol" w:eastAsia="MS Gothic" w:cs="Segoe UI Symbol"/>
              <w:lang w:val="nl-NL"/>
            </w:rPr>
            <w:t>☐</w:t>
          </w:r>
        </w:sdtContent>
      </w:sdt>
      <w:r w:rsidRPr="00580DAF">
        <w:rPr>
          <w:rFonts w:ascii="Calibri" w:hAnsi="Calibri" w:cs="Calibri"/>
          <w:lang w:val="nl-NL"/>
        </w:rPr>
        <w:tab/>
      </w:r>
      <w:r w:rsidRPr="00580DAF">
        <w:rPr>
          <w:rFonts w:ascii="Calibri" w:hAnsi="Calibri" w:cs="Calibri"/>
          <w:lang w:val="nl-NL"/>
        </w:rPr>
        <w:t>2-3 dagen per week</w:t>
      </w:r>
    </w:p>
    <w:p w:rsidRPr="00580DAF" w:rsidR="007E4F29" w:rsidP="007E4F29" w:rsidRDefault="007E4F29" w14:paraId="7DA558E9" w14:textId="77777777">
      <w:pPr>
        <w:spacing w:before="120" w:line="320" w:lineRule="exact"/>
        <w:rPr>
          <w:rFonts w:ascii="Calibri" w:hAnsi="Calibri" w:cs="Calibri"/>
          <w:lang w:val="nl-NL"/>
        </w:rPr>
      </w:pPr>
      <w:sdt>
        <w:sdtPr>
          <w:rPr>
            <w:rFonts w:ascii="Calibri" w:hAnsi="Calibri" w:cs="Calibri"/>
            <w:lang w:val="nl-NL"/>
          </w:rPr>
          <w:id w:val="1739595072"/>
          <w14:checkbox>
            <w14:checked w14:val="0"/>
            <w14:checkedState w14:val="2612" w14:font="MS Gothic"/>
            <w14:uncheckedState w14:val="2610" w14:font="MS Gothic"/>
          </w14:checkbox>
        </w:sdtPr>
        <w:sdtContent>
          <w:r w:rsidRPr="00580DAF">
            <w:rPr>
              <w:rFonts w:ascii="Segoe UI Symbol" w:hAnsi="Segoe UI Symbol" w:eastAsia="MS Gothic" w:cs="Segoe UI Symbol"/>
              <w:lang w:val="nl-NL"/>
            </w:rPr>
            <w:t>☐</w:t>
          </w:r>
        </w:sdtContent>
      </w:sdt>
      <w:r w:rsidRPr="00580DAF">
        <w:rPr>
          <w:rFonts w:ascii="Calibri" w:hAnsi="Calibri" w:cs="Calibri"/>
          <w:lang w:val="nl-NL"/>
        </w:rPr>
        <w:tab/>
      </w:r>
      <w:r w:rsidRPr="00580DAF">
        <w:rPr>
          <w:rFonts w:ascii="Calibri" w:hAnsi="Calibri" w:cs="Calibri"/>
          <w:lang w:val="nl-NL"/>
        </w:rPr>
        <w:t>1 dag per week</w:t>
      </w:r>
    </w:p>
    <w:p w:rsidRPr="00580DAF" w:rsidR="007E4F29" w:rsidP="007E4F29" w:rsidRDefault="007E4F29" w14:paraId="4B50D37C" w14:textId="77777777">
      <w:pPr>
        <w:spacing w:before="120" w:line="320" w:lineRule="exact"/>
        <w:rPr>
          <w:rFonts w:ascii="Calibri" w:hAnsi="Calibri" w:cs="Calibri"/>
          <w:lang w:val="nl-NL"/>
        </w:rPr>
      </w:pPr>
      <w:sdt>
        <w:sdtPr>
          <w:rPr>
            <w:rFonts w:ascii="Calibri" w:hAnsi="Calibri" w:cs="Calibri"/>
            <w:lang w:val="nl-NL"/>
          </w:rPr>
          <w:id w:val="1636674230"/>
          <w14:checkbox>
            <w14:checked w14:val="0"/>
            <w14:checkedState w14:val="2612" w14:font="MS Gothic"/>
            <w14:uncheckedState w14:val="2610" w14:font="MS Gothic"/>
          </w14:checkbox>
        </w:sdtPr>
        <w:sdtContent>
          <w:r w:rsidRPr="00580DAF">
            <w:rPr>
              <w:rFonts w:ascii="Segoe UI Symbol" w:hAnsi="Segoe UI Symbol" w:eastAsia="MS Gothic" w:cs="Segoe UI Symbol"/>
              <w:lang w:val="nl-NL"/>
            </w:rPr>
            <w:t>☐</w:t>
          </w:r>
        </w:sdtContent>
      </w:sdt>
      <w:r w:rsidRPr="00580DAF">
        <w:rPr>
          <w:rFonts w:ascii="Calibri" w:hAnsi="Calibri" w:cs="Calibri"/>
          <w:lang w:val="nl-NL"/>
        </w:rPr>
        <w:tab/>
      </w:r>
      <w:r w:rsidRPr="00580DAF">
        <w:rPr>
          <w:rFonts w:ascii="Calibri" w:hAnsi="Calibri" w:cs="Calibri"/>
          <w:lang w:val="nl-NL"/>
        </w:rPr>
        <w:t>Nooit</w:t>
      </w:r>
    </w:p>
    <w:p w:rsidRPr="00580DAF" w:rsidR="007E4F29" w:rsidP="007E4F29" w:rsidRDefault="007E4F29" w14:paraId="76CE2B2A" w14:textId="77777777">
      <w:pPr>
        <w:pStyle w:val="Heading2"/>
        <w:spacing w:after="0"/>
        <w:rPr>
          <w:rFonts w:ascii="Calibri" w:hAnsi="Calibri" w:cs="Calibri"/>
          <w:b/>
          <w:bCs/>
          <w:color w:val="000000" w:themeColor="text1"/>
          <w:sz w:val="18"/>
          <w:szCs w:val="18"/>
          <w:lang w:val="nl-NL"/>
        </w:rPr>
      </w:pPr>
      <w:r w:rsidRPr="00580DAF">
        <w:rPr>
          <w:rFonts w:ascii="Calibri" w:hAnsi="Calibri" w:cs="Calibri"/>
          <w:b/>
          <w:bCs/>
          <w:color w:val="000000" w:themeColor="text1"/>
          <w:sz w:val="22"/>
          <w:szCs w:val="22"/>
          <w:lang w:val="nl-NL"/>
        </w:rPr>
        <w:t xml:space="preserve">6. Hoe vaak draagt u gemiddeld uw schoenen </w:t>
      </w:r>
      <w:r w:rsidRPr="00580DAF">
        <w:rPr>
          <w:rFonts w:ascii="Calibri" w:hAnsi="Calibri" w:cs="Calibri"/>
          <w:b/>
          <w:bCs/>
          <w:color w:val="000000" w:themeColor="text1"/>
          <w:sz w:val="22"/>
          <w:szCs w:val="22"/>
          <w:u w:val="single"/>
          <w:lang w:val="nl-NL"/>
        </w:rPr>
        <w:t>binnen</w:t>
      </w:r>
      <w:r w:rsidRPr="00580DAF">
        <w:rPr>
          <w:rFonts w:ascii="Calibri" w:hAnsi="Calibri" w:cs="Calibri"/>
          <w:b/>
          <w:bCs/>
          <w:color w:val="000000" w:themeColor="text1"/>
          <w:sz w:val="22"/>
          <w:szCs w:val="22"/>
          <w:lang w:val="nl-NL"/>
        </w:rPr>
        <w:t>shuis?</w:t>
      </w:r>
    </w:p>
    <w:p w:rsidRPr="004F3BDA" w:rsidR="007E4F29" w:rsidP="007E4F29" w:rsidRDefault="007E4F29" w14:paraId="5E5AD268" w14:textId="77777777">
      <w:pPr>
        <w:spacing w:before="120" w:line="320" w:lineRule="exact"/>
        <w:rPr>
          <w:rFonts w:ascii="Calibri" w:hAnsi="Calibri" w:cs="Calibri"/>
          <w:lang w:val="nl-NL"/>
        </w:rPr>
      </w:pPr>
      <w:sdt>
        <w:sdtPr>
          <w:rPr>
            <w:rFonts w:ascii="Calibri" w:hAnsi="Calibri" w:cs="Calibri"/>
            <w:lang w:val="nl-NL"/>
          </w:rPr>
          <w:id w:val="1713078255"/>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6-7 dagen per week</w:t>
      </w:r>
    </w:p>
    <w:p w:rsidRPr="004F3BDA" w:rsidR="007E4F29" w:rsidP="007E4F29" w:rsidRDefault="007E4F29" w14:paraId="5D46CC33" w14:textId="77777777">
      <w:pPr>
        <w:spacing w:before="120" w:line="320" w:lineRule="exact"/>
        <w:rPr>
          <w:rFonts w:ascii="Calibri" w:hAnsi="Calibri" w:cs="Calibri"/>
          <w:lang w:val="nl-NL"/>
        </w:rPr>
      </w:pPr>
      <w:sdt>
        <w:sdtPr>
          <w:rPr>
            <w:rFonts w:ascii="Calibri" w:hAnsi="Calibri" w:cs="Calibri"/>
            <w:lang w:val="nl-NL"/>
          </w:rPr>
          <w:id w:val="1139069355"/>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4-5 dagen per week</w:t>
      </w:r>
    </w:p>
    <w:p w:rsidRPr="004F3BDA" w:rsidR="007E4F29" w:rsidP="007E4F29" w:rsidRDefault="007E4F29" w14:paraId="0014BA5D" w14:textId="77777777">
      <w:pPr>
        <w:spacing w:before="120" w:line="320" w:lineRule="exact"/>
        <w:rPr>
          <w:rFonts w:ascii="Calibri" w:hAnsi="Calibri" w:cs="Calibri"/>
          <w:lang w:val="nl-NL"/>
        </w:rPr>
      </w:pPr>
      <w:sdt>
        <w:sdtPr>
          <w:rPr>
            <w:rFonts w:ascii="Calibri" w:hAnsi="Calibri" w:cs="Calibri"/>
            <w:lang w:val="nl-NL"/>
          </w:rPr>
          <w:id w:val="27302420"/>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2-3 dagen per week</w:t>
      </w:r>
    </w:p>
    <w:p w:rsidRPr="004F3BDA" w:rsidR="007E4F29" w:rsidP="007E4F29" w:rsidRDefault="007E4F29" w14:paraId="363E4299" w14:textId="77777777">
      <w:pPr>
        <w:spacing w:before="120" w:line="320" w:lineRule="exact"/>
        <w:rPr>
          <w:rFonts w:ascii="Calibri" w:hAnsi="Calibri" w:cs="Calibri"/>
          <w:lang w:val="nl-NL"/>
        </w:rPr>
      </w:pPr>
      <w:sdt>
        <w:sdtPr>
          <w:rPr>
            <w:rFonts w:ascii="Calibri" w:hAnsi="Calibri" w:cs="Calibri"/>
            <w:lang w:val="nl-NL"/>
          </w:rPr>
          <w:id w:val="1060984145"/>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1 dag per week</w:t>
      </w:r>
    </w:p>
    <w:p w:rsidRPr="004F3BDA" w:rsidR="007E4F29" w:rsidP="007E4F29" w:rsidRDefault="007E4F29" w14:paraId="0D8DC5FF" w14:textId="77777777">
      <w:pPr>
        <w:spacing w:before="120" w:line="320" w:lineRule="exact"/>
        <w:rPr>
          <w:rFonts w:ascii="Calibri" w:hAnsi="Calibri" w:cs="Calibri"/>
          <w:lang w:val="nl-NL"/>
        </w:rPr>
      </w:pPr>
      <w:sdt>
        <w:sdtPr>
          <w:rPr>
            <w:rFonts w:ascii="Calibri" w:hAnsi="Calibri" w:cs="Calibri"/>
            <w:lang w:val="nl-NL"/>
          </w:rPr>
          <w:id w:val="1577630977"/>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Nooit</w:t>
      </w:r>
    </w:p>
    <w:p w:rsidRPr="004F3BDA" w:rsidR="007E4F29" w:rsidP="007E4F29" w:rsidRDefault="007E4F29" w14:paraId="12F183A8" w14:textId="77777777">
      <w:pPr>
        <w:spacing w:line="320" w:lineRule="exact"/>
        <w:rPr>
          <w:rFonts w:ascii="Calibri" w:hAnsi="Calibri" w:cs="Calibri"/>
          <w:lang w:val="nl-NL"/>
        </w:rPr>
      </w:pPr>
    </w:p>
    <w:p w:rsidRPr="001F2571" w:rsidR="007E4F29" w:rsidP="007E4F29" w:rsidRDefault="007E4F29" w14:paraId="56548A76" w14:textId="77777777">
      <w:pPr>
        <w:pStyle w:val="Heading2"/>
        <w:spacing w:after="0"/>
        <w:rPr>
          <w:rFonts w:ascii="Calibri" w:hAnsi="Calibri" w:cs="Calibri"/>
          <w:b/>
          <w:bCs/>
          <w:sz w:val="24"/>
          <w:szCs w:val="24"/>
          <w:lang w:val="nl-NL"/>
        </w:rPr>
      </w:pPr>
      <w:r w:rsidRPr="001F2571">
        <w:rPr>
          <w:rFonts w:ascii="Calibri" w:hAnsi="Calibri" w:cs="Calibri"/>
          <w:b/>
          <w:bCs/>
          <w:color w:val="000000" w:themeColor="text1"/>
          <w:sz w:val="22"/>
          <w:szCs w:val="22"/>
          <w:lang w:val="nl-NL"/>
        </w:rPr>
        <w:t>7. Hoeveel uur per dag draagt u gemiddeld uw schoenen?</w:t>
      </w:r>
    </w:p>
    <w:p w:rsidRPr="004F3BDA" w:rsidR="007E4F29" w:rsidP="007E4F29" w:rsidRDefault="007E4F29" w14:paraId="0450C72F" w14:textId="77777777">
      <w:pPr>
        <w:spacing w:before="120" w:line="320" w:lineRule="exact"/>
        <w:rPr>
          <w:rFonts w:ascii="Calibri" w:hAnsi="Calibri" w:cs="Calibri"/>
          <w:lang w:val="nl-NL"/>
        </w:rPr>
      </w:pPr>
      <w:sdt>
        <w:sdtPr>
          <w:rPr>
            <w:rFonts w:ascii="Calibri" w:hAnsi="Calibri" w:cs="Calibri"/>
            <w:lang w:val="nl-NL"/>
          </w:rPr>
          <w:id w:val="789863392"/>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Meer dan 12 uur per dag</w:t>
      </w:r>
    </w:p>
    <w:p w:rsidRPr="004F3BDA" w:rsidR="007E4F29" w:rsidP="007E4F29" w:rsidRDefault="007E4F29" w14:paraId="29F60249" w14:textId="77777777">
      <w:pPr>
        <w:spacing w:before="120" w:line="320" w:lineRule="exact"/>
        <w:rPr>
          <w:rFonts w:ascii="Calibri" w:hAnsi="Calibri" w:cs="Calibri"/>
          <w:lang w:val="nl-NL"/>
        </w:rPr>
      </w:pPr>
      <w:sdt>
        <w:sdtPr>
          <w:rPr>
            <w:rFonts w:ascii="Calibri" w:hAnsi="Calibri" w:cs="Calibri"/>
            <w:lang w:val="nl-NL"/>
          </w:rPr>
          <w:id w:val="152804621"/>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Tussen de 8 en 12 uur per dag</w:t>
      </w:r>
    </w:p>
    <w:p w:rsidRPr="004F3BDA" w:rsidR="007E4F29" w:rsidP="007E4F29" w:rsidRDefault="007E4F29" w14:paraId="5DC26470" w14:textId="77777777">
      <w:pPr>
        <w:spacing w:before="120" w:line="320" w:lineRule="exact"/>
        <w:rPr>
          <w:rFonts w:ascii="Calibri" w:hAnsi="Calibri" w:cs="Calibri"/>
          <w:lang w:val="nl-NL"/>
        </w:rPr>
      </w:pPr>
      <w:sdt>
        <w:sdtPr>
          <w:rPr>
            <w:rFonts w:ascii="Calibri" w:hAnsi="Calibri" w:cs="Calibri"/>
            <w:lang w:val="nl-NL"/>
          </w:rPr>
          <w:id w:val="1546564122"/>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Tussen de 4 en 8 uur per dag</w:t>
      </w:r>
    </w:p>
    <w:p w:rsidRPr="004F3BDA" w:rsidR="007E4F29" w:rsidP="007E4F29" w:rsidRDefault="007E4F29" w14:paraId="05940631" w14:textId="77777777">
      <w:pPr>
        <w:spacing w:before="120" w:line="320" w:lineRule="exact"/>
        <w:rPr>
          <w:rFonts w:ascii="Calibri" w:hAnsi="Calibri" w:cs="Calibri"/>
          <w:lang w:val="nl-NL"/>
        </w:rPr>
      </w:pPr>
      <w:sdt>
        <w:sdtPr>
          <w:rPr>
            <w:rFonts w:ascii="Calibri" w:hAnsi="Calibri" w:cs="Calibri"/>
            <w:lang w:val="nl-NL"/>
          </w:rPr>
          <w:id w:val="-137113025"/>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Tussen de 1 en 4 uur per dag</w:t>
      </w:r>
    </w:p>
    <w:p w:rsidRPr="004F3BDA" w:rsidR="007E4F29" w:rsidP="007E4F29" w:rsidRDefault="007E4F29" w14:paraId="1ABE2FB0" w14:textId="77777777">
      <w:pPr>
        <w:spacing w:before="120" w:line="320" w:lineRule="exact"/>
        <w:rPr>
          <w:rFonts w:ascii="Calibri" w:hAnsi="Calibri" w:cs="Calibri"/>
          <w:lang w:val="nl-NL"/>
        </w:rPr>
      </w:pPr>
      <w:sdt>
        <w:sdtPr>
          <w:rPr>
            <w:rFonts w:ascii="Calibri" w:hAnsi="Calibri" w:cs="Calibri"/>
            <w:lang w:val="nl-NL"/>
          </w:rPr>
          <w:id w:val="680316762"/>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lang w:val="nl-NL"/>
        </w:rPr>
        <w:t>Geen enkel uur</w:t>
      </w:r>
    </w:p>
    <w:p w:rsidRPr="004F3BDA" w:rsidR="007E4F29" w:rsidP="007E4F29" w:rsidRDefault="007E4F29" w14:paraId="0D383B06" w14:textId="77777777">
      <w:pPr>
        <w:spacing w:line="320" w:lineRule="exact"/>
        <w:rPr>
          <w:rFonts w:ascii="Calibri" w:hAnsi="Calibri" w:cs="Calibri"/>
          <w:lang w:val="nl-NL"/>
        </w:rPr>
      </w:pPr>
    </w:p>
    <w:p w:rsidRPr="001F2571" w:rsidR="007E4F29" w:rsidP="007E4F29" w:rsidRDefault="007E4F29" w14:paraId="413CFE9E" w14:textId="77777777">
      <w:pPr>
        <w:pStyle w:val="Heading2"/>
        <w:spacing w:after="0"/>
        <w:rPr>
          <w:rFonts w:ascii="Calibri" w:hAnsi="Calibri" w:cs="Calibri"/>
          <w:b/>
          <w:bCs/>
          <w:color w:val="000000" w:themeColor="text1"/>
          <w:sz w:val="18"/>
          <w:szCs w:val="18"/>
          <w:lang w:val="nl-NL"/>
        </w:rPr>
      </w:pPr>
      <w:r w:rsidRPr="001F2571">
        <w:rPr>
          <w:rFonts w:ascii="Calibri" w:hAnsi="Calibri" w:cs="Calibri"/>
          <w:b/>
          <w:bCs/>
          <w:color w:val="000000" w:themeColor="text1"/>
          <w:sz w:val="22"/>
          <w:szCs w:val="22"/>
          <w:lang w:val="nl-NL"/>
        </w:rPr>
        <w:t xml:space="preserve">8. </w:t>
      </w:r>
      <w:proofErr w:type="gramStart"/>
      <w:r w:rsidRPr="001F2571">
        <w:rPr>
          <w:rFonts w:ascii="Calibri" w:hAnsi="Calibri" w:cs="Calibri"/>
          <w:b/>
          <w:bCs/>
          <w:color w:val="000000" w:themeColor="text1"/>
          <w:sz w:val="22"/>
          <w:szCs w:val="22"/>
          <w:lang w:val="nl-NL"/>
        </w:rPr>
        <w:t>Indien</w:t>
      </w:r>
      <w:proofErr w:type="gramEnd"/>
      <w:r w:rsidRPr="001F2571">
        <w:rPr>
          <w:rFonts w:ascii="Calibri" w:hAnsi="Calibri" w:cs="Calibri"/>
          <w:b/>
          <w:bCs/>
          <w:color w:val="000000" w:themeColor="text1"/>
          <w:sz w:val="22"/>
          <w:szCs w:val="22"/>
          <w:lang w:val="nl-NL"/>
        </w:rPr>
        <w:t xml:space="preserve"> u uw schoenen niet of beperkt draagt, wat is daar de reden van?</w:t>
      </w:r>
    </w:p>
    <w:p w:rsidR="007E4F29" w:rsidP="001F2571" w:rsidRDefault="001F2571" w14:paraId="22A0F36F" w14:textId="4B6AA111">
      <w:pPr>
        <w:tabs>
          <w:tab w:val="left" w:leader="dot" w:pos="8505"/>
        </w:tabs>
        <w:spacing w:before="360" w:after="0" w:line="480" w:lineRule="auto"/>
        <w:rPr>
          <w:rFonts w:ascii="Calibri" w:hAnsi="Calibri" w:eastAsia="Calibri" w:cs="Calibri"/>
          <w:lang w:val="nl-NL"/>
        </w:rPr>
      </w:pPr>
      <w:r>
        <w:rPr>
          <w:rFonts w:ascii="Calibri" w:hAnsi="Calibri" w:eastAsia="Calibri" w:cs="Calibri"/>
          <w:lang w:val="nl-NL"/>
        </w:rPr>
        <w:tab/>
      </w:r>
    </w:p>
    <w:p w:rsidR="001F2571" w:rsidP="001F2571" w:rsidRDefault="001F2571" w14:paraId="47FCFB03" w14:textId="4F367F00">
      <w:pPr>
        <w:tabs>
          <w:tab w:val="left" w:leader="dot" w:pos="8505"/>
        </w:tabs>
        <w:spacing w:before="360" w:after="0" w:line="480" w:lineRule="auto"/>
        <w:rPr>
          <w:rFonts w:ascii="Calibri" w:hAnsi="Calibri" w:eastAsia="Calibri" w:cs="Calibri"/>
          <w:lang w:val="nl-NL"/>
        </w:rPr>
      </w:pPr>
      <w:r>
        <w:rPr>
          <w:rFonts w:ascii="Calibri" w:hAnsi="Calibri" w:eastAsia="Calibri" w:cs="Calibri"/>
          <w:lang w:val="nl-NL"/>
        </w:rPr>
        <w:tab/>
      </w:r>
    </w:p>
    <w:p w:rsidR="001F2571" w:rsidP="001F2571" w:rsidRDefault="001F2571" w14:paraId="06F38643" w14:textId="47726FB6">
      <w:pPr>
        <w:tabs>
          <w:tab w:val="left" w:leader="dot" w:pos="8505"/>
        </w:tabs>
        <w:spacing w:before="360" w:after="0" w:line="480" w:lineRule="auto"/>
        <w:rPr>
          <w:rFonts w:ascii="Calibri" w:hAnsi="Calibri" w:eastAsia="Calibri" w:cs="Calibri"/>
          <w:lang w:val="nl-NL"/>
        </w:rPr>
      </w:pPr>
      <w:r>
        <w:rPr>
          <w:rFonts w:ascii="Calibri" w:hAnsi="Calibri" w:eastAsia="Calibri" w:cs="Calibri"/>
          <w:lang w:val="nl-NL"/>
        </w:rPr>
        <w:tab/>
      </w:r>
    </w:p>
    <w:p w:rsidR="001F2571" w:rsidP="001F2571" w:rsidRDefault="001F2571" w14:paraId="54810349" w14:textId="7467E939">
      <w:pPr>
        <w:tabs>
          <w:tab w:val="left" w:leader="dot" w:pos="8505"/>
        </w:tabs>
        <w:spacing w:before="360" w:after="0" w:line="480" w:lineRule="auto"/>
        <w:rPr>
          <w:rFonts w:ascii="Calibri" w:hAnsi="Calibri" w:eastAsia="Calibri" w:cs="Calibri"/>
          <w:lang w:val="nl-NL"/>
        </w:rPr>
      </w:pPr>
      <w:r>
        <w:rPr>
          <w:rFonts w:ascii="Calibri" w:hAnsi="Calibri" w:eastAsia="Calibri" w:cs="Calibri"/>
          <w:lang w:val="nl-NL"/>
        </w:rPr>
        <w:tab/>
      </w:r>
    </w:p>
    <w:p w:rsidRPr="004F3BDA" w:rsidR="001F2571" w:rsidP="001F2571" w:rsidRDefault="001F2571" w14:paraId="174AD8B5" w14:textId="2D68478F">
      <w:pPr>
        <w:tabs>
          <w:tab w:val="left" w:leader="dot" w:pos="8505"/>
        </w:tabs>
        <w:spacing w:before="360" w:after="0" w:line="480" w:lineRule="auto"/>
        <w:rPr>
          <w:rFonts w:ascii="Calibri" w:hAnsi="Calibri" w:eastAsia="Calibri" w:cs="Calibri"/>
          <w:lang w:val="nl-NL"/>
        </w:rPr>
      </w:pPr>
      <w:r>
        <w:rPr>
          <w:rFonts w:ascii="Calibri" w:hAnsi="Calibri" w:eastAsia="Calibri" w:cs="Calibri"/>
          <w:lang w:val="nl-NL"/>
        </w:rPr>
        <w:tab/>
      </w:r>
    </w:p>
    <w:p w:rsidRPr="004F3BDA" w:rsidR="007E4F29" w:rsidP="007E4F29" w:rsidRDefault="007E4F29" w14:paraId="13A7ABB7" w14:textId="77777777">
      <w:pPr>
        <w:spacing w:after="200" w:line="276" w:lineRule="auto"/>
        <w:rPr>
          <w:rFonts w:ascii="Calibri" w:hAnsi="Calibri" w:eastAsia="Calibri" w:cs="Calibri"/>
          <w:b/>
          <w:lang w:val="nl-NL"/>
        </w:rPr>
      </w:pPr>
      <w:r w:rsidRPr="004F3BDA">
        <w:rPr>
          <w:rFonts w:ascii="Calibri" w:hAnsi="Calibri" w:cs="Calibri"/>
          <w:lang w:val="nl-NL"/>
        </w:rPr>
        <w:br w:type="page"/>
      </w:r>
    </w:p>
    <w:p w:rsidRPr="00A167D4" w:rsidR="007E4F29" w:rsidP="007E4F29" w:rsidRDefault="007E4F29" w14:paraId="22733C69" w14:textId="77777777">
      <w:pPr>
        <w:pStyle w:val="Heading2"/>
        <w:spacing w:after="0"/>
        <w:rPr>
          <w:rFonts w:ascii="Calibri" w:hAnsi="Calibri" w:cs="Calibri"/>
          <w:b/>
          <w:bCs/>
          <w:color w:val="000000" w:themeColor="text1"/>
          <w:sz w:val="22"/>
          <w:szCs w:val="22"/>
          <w:lang w:val="nl-NL"/>
        </w:rPr>
      </w:pPr>
      <w:r w:rsidRPr="00A167D4">
        <w:rPr>
          <w:rFonts w:ascii="Calibri" w:hAnsi="Calibri" w:cs="Calibri"/>
          <w:b/>
          <w:bCs/>
          <w:color w:val="000000" w:themeColor="text1"/>
          <w:sz w:val="22"/>
          <w:szCs w:val="22"/>
          <w:lang w:val="nl-NL"/>
        </w:rPr>
        <w:t>9. Hoe belangrijk zijn de volgende eigenschappen van uw schoenen voor u?</w:t>
      </w:r>
    </w:p>
    <w:tbl>
      <w:tblPr>
        <w:tblStyle w:val="Vragenlijst"/>
        <w:tblW w:w="95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268"/>
        <w:gridCol w:w="1644"/>
        <w:gridCol w:w="1587"/>
        <w:gridCol w:w="1304"/>
        <w:gridCol w:w="1417"/>
        <w:gridCol w:w="1361"/>
      </w:tblGrid>
      <w:tr w:rsidRPr="004F3BDA" w:rsidR="007E4F29" w:rsidTr="004B3486" w14:paraId="6B836502" w14:textId="77777777">
        <w:trPr>
          <w:cnfStyle w:val="100000000000" w:firstRow="1" w:lastRow="0" w:firstColumn="0" w:lastColumn="0" w:oddVBand="0" w:evenVBand="0" w:oddHBand="0" w:evenHBand="0" w:firstRowFirstColumn="0" w:firstRowLastColumn="0" w:lastRowFirstColumn="0" w:lastRowLastColumn="0"/>
          <w:cantSplit/>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4F3BDA" w:rsidR="004B3486" w:rsidP="00645377" w:rsidRDefault="004B3486" w14:paraId="39E15313" w14:textId="77777777">
            <w:pPr>
              <w:widowControl w:val="0"/>
              <w:spacing w:after="120" w:line="320" w:lineRule="exact"/>
              <w:rPr>
                <w:rFonts w:ascii="Calibri" w:hAnsi="Calibri" w:cs="Calibri"/>
              </w:rPr>
            </w:pPr>
          </w:p>
        </w:tc>
        <w:tc>
          <w:tcPr>
            <w:tcW w:w="1644" w:type="dxa"/>
            <w:vAlign w:val="top"/>
          </w:tcPr>
          <w:p w:rsidRPr="00645377" w:rsidR="004B3486" w:rsidP="00645377" w:rsidRDefault="007E4F29" w14:paraId="143CCBF5" w14:textId="0C334961">
            <w:pPr>
              <w:pStyle w:val="TableParagraph"/>
              <w:spacing w:after="12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cs="Calibri"/>
                <w:spacing w:val="-1"/>
                <w:w w:val="105"/>
              </w:rPr>
            </w:pPr>
            <w:r w:rsidRPr="00A167D4">
              <w:rPr>
                <w:rFonts w:cs="Calibri"/>
                <w:spacing w:val="-1"/>
                <w:w w:val="105"/>
              </w:rPr>
              <w:t xml:space="preserve">Zeer </w:t>
            </w:r>
            <w:proofErr w:type="spellStart"/>
            <w:r w:rsidRPr="00A167D4">
              <w:rPr>
                <w:rFonts w:cs="Calibri"/>
                <w:spacing w:val="-1"/>
                <w:w w:val="105"/>
              </w:rPr>
              <w:t>onbelangrijk</w:t>
            </w:r>
            <w:proofErr w:type="spellEnd"/>
          </w:p>
        </w:tc>
        <w:tc>
          <w:tcPr>
            <w:tcW w:w="1587" w:type="dxa"/>
            <w:vAlign w:val="top"/>
          </w:tcPr>
          <w:p w:rsidRPr="00A167D4" w:rsidR="007E4F29" w:rsidP="00645377" w:rsidRDefault="007E4F29" w14:paraId="7B69377D" w14:textId="77777777">
            <w:pPr>
              <w:pStyle w:val="TableParagraph"/>
              <w:spacing w:after="12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proofErr w:type="spellStart"/>
            <w:r w:rsidRPr="00A167D4">
              <w:rPr>
                <w:rFonts w:eastAsia="Arial" w:cs="Calibri"/>
              </w:rPr>
              <w:t>Onbelangrijk</w:t>
            </w:r>
            <w:proofErr w:type="spellEnd"/>
          </w:p>
        </w:tc>
        <w:tc>
          <w:tcPr>
            <w:tcW w:w="1304" w:type="dxa"/>
            <w:vAlign w:val="top"/>
          </w:tcPr>
          <w:p w:rsidRPr="00A167D4" w:rsidR="007E4F29" w:rsidP="00645377" w:rsidRDefault="007E4F29" w14:paraId="0E82AD2D" w14:textId="77777777">
            <w:pPr>
              <w:pStyle w:val="TableParagraph"/>
              <w:spacing w:after="12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proofErr w:type="spellStart"/>
            <w:r w:rsidRPr="00A167D4">
              <w:rPr>
                <w:rFonts w:cs="Calibri"/>
                <w:spacing w:val="-1"/>
                <w:w w:val="105"/>
              </w:rPr>
              <w:t>Neutraal</w:t>
            </w:r>
            <w:proofErr w:type="spellEnd"/>
          </w:p>
        </w:tc>
        <w:tc>
          <w:tcPr>
            <w:tcW w:w="1417" w:type="dxa"/>
            <w:vAlign w:val="top"/>
          </w:tcPr>
          <w:p w:rsidRPr="00A167D4" w:rsidR="007E4F29" w:rsidP="00645377" w:rsidRDefault="007E4F29" w14:paraId="463A4714" w14:textId="77777777">
            <w:pPr>
              <w:pStyle w:val="TableParagraph"/>
              <w:spacing w:after="120" w:line="320" w:lineRule="exact"/>
              <w:ind w:left="113"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proofErr w:type="spellStart"/>
            <w:r w:rsidRPr="00A167D4">
              <w:rPr>
                <w:rFonts w:cs="Calibri"/>
                <w:spacing w:val="-1"/>
                <w:w w:val="110"/>
              </w:rPr>
              <w:t>Belangrijk</w:t>
            </w:r>
            <w:proofErr w:type="spellEnd"/>
          </w:p>
        </w:tc>
        <w:tc>
          <w:tcPr>
            <w:tcW w:w="1361" w:type="dxa"/>
            <w:vAlign w:val="top"/>
          </w:tcPr>
          <w:p w:rsidRPr="00A167D4" w:rsidR="007E4F29" w:rsidP="00645377" w:rsidRDefault="004B3486" w14:paraId="44C598CA" w14:textId="3D306435">
            <w:pPr>
              <w:pStyle w:val="TableParagraph"/>
              <w:spacing w:after="120" w:line="320" w:lineRule="exact"/>
              <w:ind w:right="113"/>
              <w:jc w:val="center"/>
              <w:cnfStyle w:val="100000000000" w:firstRow="1" w:lastRow="0" w:firstColumn="0" w:lastColumn="0" w:oddVBand="0" w:evenVBand="0" w:oddHBand="0" w:evenHBand="0" w:firstRowFirstColumn="0" w:firstRowLastColumn="0" w:lastRowFirstColumn="0" w:lastRowLastColumn="0"/>
              <w:rPr>
                <w:rFonts w:eastAsia="Arial" w:cs="Calibri"/>
              </w:rPr>
            </w:pPr>
            <w:r>
              <w:rPr>
                <w:rFonts w:cs="Calibri"/>
                <w:spacing w:val="-2"/>
                <w:w w:val="105"/>
              </w:rPr>
              <w:t>Z</w:t>
            </w:r>
            <w:r w:rsidRPr="00A167D4" w:rsidR="007E4F29">
              <w:rPr>
                <w:rFonts w:cs="Calibri"/>
                <w:spacing w:val="-2"/>
                <w:w w:val="105"/>
              </w:rPr>
              <w:t>eer b</w:t>
            </w:r>
            <w:proofErr w:type="spellStart"/>
            <w:r w:rsidRPr="00A167D4" w:rsidR="007E4F29">
              <w:rPr>
                <w:rFonts w:cs="Calibri"/>
                <w:spacing w:val="-2"/>
                <w:w w:val="105"/>
              </w:rPr>
              <w:t>elangrijk</w:t>
            </w:r>
            <w:proofErr w:type="spellEnd"/>
          </w:p>
        </w:tc>
      </w:tr>
      <w:tr w:rsidRPr="004F3BDA" w:rsidR="007E4F29" w:rsidTr="001F4721" w14:paraId="637825A2"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2AC6DF96" w14:textId="77777777">
            <w:pPr>
              <w:pStyle w:val="TableParagraph"/>
              <w:spacing w:line="360" w:lineRule="auto"/>
              <w:ind w:left="397" w:right="113" w:hanging="284"/>
              <w:rPr>
                <w:rFonts w:eastAsia="Arial" w:cs="Calibri"/>
                <w:lang w:val="nl-NL"/>
              </w:rPr>
            </w:pPr>
            <w:r w:rsidRPr="009B4EC0">
              <w:rPr>
                <w:rFonts w:cs="Calibri"/>
                <w:lang w:val="nl-NL"/>
              </w:rPr>
              <w:t>a.</w:t>
            </w:r>
            <w:r w:rsidRPr="009B4EC0">
              <w:rPr>
                <w:rFonts w:cs="Calibri"/>
                <w:spacing w:val="25"/>
                <w:lang w:val="nl-NL"/>
              </w:rPr>
              <w:t xml:space="preserve"> </w:t>
            </w:r>
            <w:r w:rsidRPr="009B4EC0">
              <w:rPr>
                <w:rFonts w:cs="Calibri"/>
                <w:spacing w:val="-1"/>
                <w:lang w:val="nl-NL"/>
              </w:rPr>
              <w:t>Voorkomen van huidirritatie (zoals roodheid, drukplekken, blaren en eelt)</w:t>
            </w:r>
          </w:p>
        </w:tc>
        <w:tc>
          <w:tcPr>
            <w:tcW w:w="1644" w:type="dxa"/>
            <w:vAlign w:val="top"/>
          </w:tcPr>
          <w:sdt>
            <w:sdtPr>
              <w:rPr>
                <w:rFonts w:ascii="Calibri" w:hAnsi="Calibri" w:cs="Calibri"/>
              </w:rPr>
              <w:id w:val="457539240"/>
              <w14:checkbox>
                <w14:checked w14:val="0"/>
                <w14:checkedState w14:val="2612" w14:font="MS Gothic"/>
                <w14:uncheckedState w14:val="2610" w14:font="MS Gothic"/>
              </w14:checkbox>
            </w:sdtPr>
            <w:sdtContent>
              <w:p w:rsidRPr="004F3BDA" w:rsidR="007E4F29" w:rsidP="001F4721" w:rsidRDefault="007E4F29" w14:paraId="2A7C39A9"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1294177748"/>
              <w14:checkbox>
                <w14:checked w14:val="0"/>
                <w14:checkedState w14:val="2612" w14:font="MS Gothic"/>
                <w14:uncheckedState w14:val="2610" w14:font="MS Gothic"/>
              </w14:checkbox>
            </w:sdtPr>
            <w:sdtContent>
              <w:p w:rsidRPr="004F3BDA" w:rsidR="007E4F29" w:rsidP="001F4721" w:rsidRDefault="007E4F29" w14:paraId="7ABCDCC3"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1389847571"/>
              <w14:checkbox>
                <w14:checked w14:val="0"/>
                <w14:checkedState w14:val="2612" w14:font="MS Gothic"/>
                <w14:uncheckedState w14:val="2610" w14:font="MS Gothic"/>
              </w14:checkbox>
            </w:sdtPr>
            <w:sdtContent>
              <w:p w:rsidRPr="004F3BDA" w:rsidR="007E4F29" w:rsidP="001F4721" w:rsidRDefault="007E4F29" w14:paraId="3A6E12E9"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2129615159"/>
              <w14:checkbox>
                <w14:checked w14:val="0"/>
                <w14:checkedState w14:val="2612" w14:font="MS Gothic"/>
                <w14:uncheckedState w14:val="2610" w14:font="MS Gothic"/>
              </w14:checkbox>
            </w:sdtPr>
            <w:sdtContent>
              <w:p w:rsidRPr="004F3BDA" w:rsidR="007E4F29" w:rsidP="001F4721" w:rsidRDefault="007E4F29" w14:paraId="2BD8480B"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sdt>
            <w:sdtPr>
              <w:rPr>
                <w:rFonts w:ascii="Calibri" w:hAnsi="Calibri" w:cs="Calibri"/>
              </w:rPr>
              <w:id w:val="-832373859"/>
              <w14:checkbox>
                <w14:checked w14:val="0"/>
                <w14:checkedState w14:val="2612" w14:font="MS Gothic"/>
                <w14:uncheckedState w14:val="2610" w14:font="MS Gothic"/>
              </w14:checkbox>
            </w:sdtPr>
            <w:sdtContent>
              <w:p w:rsidRPr="004F3BDA" w:rsidR="007E4F29" w:rsidP="001F4721" w:rsidRDefault="007E4F29" w14:paraId="235087D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7E4F29" w:rsidTr="001F4721" w14:paraId="51D95614"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1348B296" w14:textId="77777777">
            <w:pPr>
              <w:pStyle w:val="TableParagraph"/>
              <w:spacing w:line="360" w:lineRule="auto"/>
              <w:ind w:left="397" w:right="113" w:hanging="284"/>
              <w:rPr>
                <w:rFonts w:eastAsia="Arial" w:cs="Calibri"/>
                <w:lang w:val="nl-NL"/>
              </w:rPr>
            </w:pPr>
            <w:r w:rsidRPr="009B4EC0">
              <w:rPr>
                <w:rFonts w:cs="Calibri"/>
                <w:lang w:val="nl-NL"/>
              </w:rPr>
              <w:t>b.</w:t>
            </w:r>
            <w:r w:rsidRPr="009B4EC0">
              <w:rPr>
                <w:rFonts w:cs="Calibri"/>
                <w:spacing w:val="26"/>
                <w:lang w:val="nl-NL"/>
              </w:rPr>
              <w:t xml:space="preserve"> </w:t>
            </w:r>
            <w:r w:rsidRPr="009B4EC0">
              <w:rPr>
                <w:rFonts w:cs="Calibri"/>
                <w:spacing w:val="3"/>
                <w:lang w:val="nl-NL"/>
              </w:rPr>
              <w:t>Voorkomen van wonden</w:t>
            </w:r>
          </w:p>
        </w:tc>
        <w:tc>
          <w:tcPr>
            <w:tcW w:w="1644" w:type="dxa"/>
            <w:vAlign w:val="top"/>
          </w:tcPr>
          <w:sdt>
            <w:sdtPr>
              <w:rPr>
                <w:rFonts w:ascii="Calibri" w:hAnsi="Calibri" w:cs="Calibri"/>
              </w:rPr>
              <w:id w:val="-863673732"/>
              <w14:checkbox>
                <w14:checked w14:val="0"/>
                <w14:checkedState w14:val="2612" w14:font="MS Gothic"/>
                <w14:uncheckedState w14:val="2610" w14:font="MS Gothic"/>
              </w14:checkbox>
            </w:sdtPr>
            <w:sdtContent>
              <w:p w:rsidRPr="004F3BDA" w:rsidR="007E4F29" w:rsidP="001F4721" w:rsidRDefault="007E4F29" w14:paraId="66F7EC32"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2000991537"/>
              <w14:checkbox>
                <w14:checked w14:val="0"/>
                <w14:checkedState w14:val="2612" w14:font="MS Gothic"/>
                <w14:uncheckedState w14:val="2610" w14:font="MS Gothic"/>
              </w14:checkbox>
            </w:sdtPr>
            <w:sdtContent>
              <w:p w:rsidRPr="004F3BDA" w:rsidR="007E4F29" w:rsidP="001F4721" w:rsidRDefault="007E4F29" w14:paraId="502D33D9"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1926913594"/>
              <w14:checkbox>
                <w14:checked w14:val="0"/>
                <w14:checkedState w14:val="2612" w14:font="MS Gothic"/>
                <w14:uncheckedState w14:val="2610" w14:font="MS Gothic"/>
              </w14:checkbox>
            </w:sdtPr>
            <w:sdtContent>
              <w:p w:rsidRPr="004F3BDA" w:rsidR="007E4F29" w:rsidP="001F4721" w:rsidRDefault="007E4F29" w14:paraId="712AE51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1050647662"/>
              <w14:checkbox>
                <w14:checked w14:val="0"/>
                <w14:checkedState w14:val="2612" w14:font="MS Gothic"/>
                <w14:uncheckedState w14:val="2610" w14:font="MS Gothic"/>
              </w14:checkbox>
            </w:sdtPr>
            <w:sdtContent>
              <w:p w:rsidRPr="004F3BDA" w:rsidR="007E4F29" w:rsidP="001F4721" w:rsidRDefault="007E4F29" w14:paraId="15A2CA3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p w:rsidRPr="004F3BDA" w:rsidR="007E4F29" w:rsidP="001F4721" w:rsidRDefault="007E4F29" w14:paraId="21338DF3"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sdt>
              <w:sdtPr>
                <w:rPr>
                  <w:rFonts w:ascii="Calibri" w:hAnsi="Calibri" w:cs="Calibri"/>
                </w:rPr>
                <w:id w:val="-2050373354"/>
                <w14:checkbox>
                  <w14:checked w14:val="0"/>
                  <w14:checkedState w14:val="2612" w14:font="MS Gothic"/>
                  <w14:uncheckedState w14:val="2610" w14:font="MS Gothic"/>
                </w14:checkbox>
              </w:sdtPr>
              <w:sdtContent>
                <w:r w:rsidRPr="004F3BDA">
                  <w:rPr>
                    <w:rFonts w:ascii="Segoe UI Symbol" w:hAnsi="Segoe UI Symbol" w:eastAsia="MS Gothic" w:cs="Segoe UI Symbol"/>
                  </w:rPr>
                  <w:t>☐</w:t>
                </w:r>
              </w:sdtContent>
            </w:sdt>
          </w:p>
        </w:tc>
      </w:tr>
      <w:tr w:rsidRPr="004F3BDA" w:rsidR="007E4F29" w:rsidTr="001F4721" w14:paraId="487FA5CD"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19C81CF4" w14:textId="77777777">
            <w:pPr>
              <w:pStyle w:val="TableParagraph"/>
              <w:spacing w:line="360" w:lineRule="auto"/>
              <w:ind w:left="397" w:right="113" w:hanging="284"/>
              <w:rPr>
                <w:rFonts w:eastAsia="Arial" w:cs="Calibri"/>
                <w:lang w:val="nl-NL"/>
              </w:rPr>
            </w:pPr>
            <w:r w:rsidRPr="009B4EC0">
              <w:rPr>
                <w:rFonts w:cs="Calibri"/>
                <w:lang w:val="nl-NL"/>
              </w:rPr>
              <w:t>c.</w:t>
            </w:r>
            <w:r w:rsidRPr="009B4EC0">
              <w:rPr>
                <w:rFonts w:cs="Calibri"/>
                <w:spacing w:val="44"/>
                <w:lang w:val="nl-NL"/>
              </w:rPr>
              <w:t xml:space="preserve"> </w:t>
            </w:r>
            <w:r w:rsidRPr="009B4EC0">
              <w:rPr>
                <w:rFonts w:cs="Calibri"/>
                <w:spacing w:val="-1"/>
                <w:lang w:val="nl-NL"/>
              </w:rPr>
              <w:t>Voorkomen van (of minder) zweten</w:t>
            </w:r>
          </w:p>
        </w:tc>
        <w:tc>
          <w:tcPr>
            <w:tcW w:w="1644" w:type="dxa"/>
            <w:vAlign w:val="top"/>
          </w:tcPr>
          <w:sdt>
            <w:sdtPr>
              <w:rPr>
                <w:rFonts w:ascii="Calibri" w:hAnsi="Calibri" w:cs="Calibri"/>
              </w:rPr>
              <w:id w:val="1332109180"/>
              <w14:checkbox>
                <w14:checked w14:val="0"/>
                <w14:checkedState w14:val="2612" w14:font="MS Gothic"/>
                <w14:uncheckedState w14:val="2610" w14:font="MS Gothic"/>
              </w14:checkbox>
            </w:sdtPr>
            <w:sdtContent>
              <w:p w:rsidRPr="004F3BDA" w:rsidR="007E4F29" w:rsidP="001F4721" w:rsidRDefault="007E4F29" w14:paraId="2D0B6E65"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2132974228"/>
              <w14:checkbox>
                <w14:checked w14:val="0"/>
                <w14:checkedState w14:val="2612" w14:font="MS Gothic"/>
                <w14:uncheckedState w14:val="2610" w14:font="MS Gothic"/>
              </w14:checkbox>
            </w:sdtPr>
            <w:sdtContent>
              <w:p w:rsidRPr="004F3BDA" w:rsidR="007E4F29" w:rsidP="001F4721" w:rsidRDefault="007E4F29" w14:paraId="2A96E38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2118048635"/>
              <w14:checkbox>
                <w14:checked w14:val="0"/>
                <w14:checkedState w14:val="2612" w14:font="MS Gothic"/>
                <w14:uncheckedState w14:val="2610" w14:font="MS Gothic"/>
              </w14:checkbox>
            </w:sdtPr>
            <w:sdtContent>
              <w:p w:rsidRPr="004F3BDA" w:rsidR="007E4F29" w:rsidP="001F4721" w:rsidRDefault="007E4F29" w14:paraId="79A436F1"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1100992353"/>
              <w14:checkbox>
                <w14:checked w14:val="0"/>
                <w14:checkedState w14:val="2612" w14:font="MS Gothic"/>
                <w14:uncheckedState w14:val="2610" w14:font="MS Gothic"/>
              </w14:checkbox>
            </w:sdtPr>
            <w:sdtContent>
              <w:p w:rsidRPr="004F3BDA" w:rsidR="007E4F29" w:rsidP="001F4721" w:rsidRDefault="007E4F29" w14:paraId="2BDCA786"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sdt>
            <w:sdtPr>
              <w:rPr>
                <w:rFonts w:ascii="Calibri" w:hAnsi="Calibri" w:cs="Calibri"/>
              </w:rPr>
              <w:id w:val="869954066"/>
              <w14:checkbox>
                <w14:checked w14:val="0"/>
                <w14:checkedState w14:val="2612" w14:font="MS Gothic"/>
                <w14:uncheckedState w14:val="2610" w14:font="MS Gothic"/>
              </w14:checkbox>
            </w:sdtPr>
            <w:sdtContent>
              <w:p w:rsidRPr="004F3BDA" w:rsidR="007E4F29" w:rsidP="001F4721" w:rsidRDefault="007E4F29" w14:paraId="4B138FC7"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7E4F29" w:rsidTr="001F4721" w14:paraId="49F6D75A"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64088183" w14:textId="77777777">
            <w:pPr>
              <w:pStyle w:val="TableParagraph"/>
              <w:spacing w:line="360" w:lineRule="auto"/>
              <w:ind w:left="397" w:right="113" w:hanging="284"/>
              <w:rPr>
                <w:rFonts w:eastAsia="Arial" w:cs="Calibri"/>
                <w:lang w:val="nl-NL"/>
              </w:rPr>
            </w:pPr>
            <w:r w:rsidRPr="009B4EC0">
              <w:rPr>
                <w:rFonts w:cs="Calibri"/>
                <w:lang w:val="nl-NL"/>
              </w:rPr>
              <w:t>d.</w:t>
            </w:r>
            <w:r w:rsidRPr="009B4EC0">
              <w:rPr>
                <w:rFonts w:cs="Calibri"/>
                <w:spacing w:val="27"/>
                <w:lang w:val="nl-NL"/>
              </w:rPr>
              <w:t xml:space="preserve"> </w:t>
            </w:r>
            <w:r w:rsidRPr="009B4EC0">
              <w:rPr>
                <w:rFonts w:cs="Calibri"/>
                <w:spacing w:val="-1"/>
                <w:lang w:val="nl-NL"/>
              </w:rPr>
              <w:t>Voorkomen van (of minder) koude voeten</w:t>
            </w:r>
          </w:p>
        </w:tc>
        <w:tc>
          <w:tcPr>
            <w:tcW w:w="1644" w:type="dxa"/>
            <w:vAlign w:val="top"/>
          </w:tcPr>
          <w:sdt>
            <w:sdtPr>
              <w:rPr>
                <w:rFonts w:ascii="Calibri" w:hAnsi="Calibri" w:cs="Calibri"/>
              </w:rPr>
              <w:id w:val="-1566097730"/>
              <w14:checkbox>
                <w14:checked w14:val="0"/>
                <w14:checkedState w14:val="2612" w14:font="MS Gothic"/>
                <w14:uncheckedState w14:val="2610" w14:font="MS Gothic"/>
              </w14:checkbox>
            </w:sdtPr>
            <w:sdtContent>
              <w:p w:rsidRPr="004F3BDA" w:rsidR="007E4F29" w:rsidP="001F4721" w:rsidRDefault="007E4F29" w14:paraId="355D68D7"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1589805432"/>
              <w14:checkbox>
                <w14:checked w14:val="0"/>
                <w14:checkedState w14:val="2612" w14:font="MS Gothic"/>
                <w14:uncheckedState w14:val="2610" w14:font="MS Gothic"/>
              </w14:checkbox>
            </w:sdtPr>
            <w:sdtContent>
              <w:p w:rsidRPr="004F3BDA" w:rsidR="007E4F29" w:rsidP="001F4721" w:rsidRDefault="007E4F29" w14:paraId="5B8BC94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1030222688"/>
              <w14:checkbox>
                <w14:checked w14:val="0"/>
                <w14:checkedState w14:val="2612" w14:font="MS Gothic"/>
                <w14:uncheckedState w14:val="2610" w14:font="MS Gothic"/>
              </w14:checkbox>
            </w:sdtPr>
            <w:sdtContent>
              <w:p w:rsidRPr="004F3BDA" w:rsidR="007E4F29" w:rsidP="001F4721" w:rsidRDefault="007E4F29" w14:paraId="1CB6C74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647864202"/>
              <w14:checkbox>
                <w14:checked w14:val="0"/>
                <w14:checkedState w14:val="2612" w14:font="MS Gothic"/>
                <w14:uncheckedState w14:val="2610" w14:font="MS Gothic"/>
              </w14:checkbox>
            </w:sdtPr>
            <w:sdtContent>
              <w:p w:rsidRPr="004F3BDA" w:rsidR="007E4F29" w:rsidP="001F4721" w:rsidRDefault="007E4F29" w14:paraId="2B08822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sdt>
            <w:sdtPr>
              <w:rPr>
                <w:rFonts w:ascii="Calibri" w:hAnsi="Calibri" w:cs="Calibri"/>
              </w:rPr>
              <w:id w:val="-1080525485"/>
              <w14:checkbox>
                <w14:checked w14:val="0"/>
                <w14:checkedState w14:val="2612" w14:font="MS Gothic"/>
                <w14:uncheckedState w14:val="2610" w14:font="MS Gothic"/>
              </w14:checkbox>
            </w:sdtPr>
            <w:sdtContent>
              <w:p w:rsidRPr="004F3BDA" w:rsidR="007E4F29" w:rsidP="001F4721" w:rsidRDefault="007E4F29" w14:paraId="00760051"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7E4F29" w:rsidTr="001F4721" w14:paraId="117D2195"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1DB06CD1" w14:textId="77777777">
            <w:pPr>
              <w:pStyle w:val="TableParagraph"/>
              <w:spacing w:line="360" w:lineRule="auto"/>
              <w:ind w:left="397" w:right="113" w:hanging="284"/>
              <w:rPr>
                <w:rFonts w:eastAsia="Arial" w:cs="Calibri"/>
                <w:lang w:val="nl-NL"/>
              </w:rPr>
            </w:pPr>
            <w:r w:rsidRPr="009B4EC0">
              <w:rPr>
                <w:rFonts w:cs="Calibri"/>
                <w:lang w:val="nl-NL"/>
              </w:rPr>
              <w:t>e.</w:t>
            </w:r>
            <w:r w:rsidRPr="009B4EC0">
              <w:rPr>
                <w:rFonts w:cs="Calibri"/>
                <w:spacing w:val="27"/>
                <w:lang w:val="nl-NL"/>
              </w:rPr>
              <w:t xml:space="preserve"> </w:t>
            </w:r>
            <w:r w:rsidRPr="009B4EC0">
              <w:rPr>
                <w:rFonts w:cs="Calibri"/>
                <w:spacing w:val="-1"/>
                <w:lang w:val="nl-NL"/>
              </w:rPr>
              <w:t>Gewicht van de schoenen</w:t>
            </w:r>
          </w:p>
        </w:tc>
        <w:tc>
          <w:tcPr>
            <w:tcW w:w="1644" w:type="dxa"/>
            <w:vAlign w:val="top"/>
          </w:tcPr>
          <w:sdt>
            <w:sdtPr>
              <w:rPr>
                <w:rFonts w:ascii="Calibri" w:hAnsi="Calibri" w:cs="Calibri"/>
              </w:rPr>
              <w:id w:val="-1824194642"/>
              <w14:checkbox>
                <w14:checked w14:val="0"/>
                <w14:checkedState w14:val="2612" w14:font="MS Gothic"/>
                <w14:uncheckedState w14:val="2610" w14:font="MS Gothic"/>
              </w14:checkbox>
            </w:sdtPr>
            <w:sdtContent>
              <w:p w:rsidRPr="004F3BDA" w:rsidR="007E4F29" w:rsidP="001F4721" w:rsidRDefault="007E4F29" w14:paraId="144B5A0E"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451518714"/>
              <w14:checkbox>
                <w14:checked w14:val="0"/>
                <w14:checkedState w14:val="2612" w14:font="MS Gothic"/>
                <w14:uncheckedState w14:val="2610" w14:font="MS Gothic"/>
              </w14:checkbox>
            </w:sdtPr>
            <w:sdtContent>
              <w:p w:rsidRPr="004F3BDA" w:rsidR="007E4F29" w:rsidP="001F4721" w:rsidRDefault="007E4F29" w14:paraId="29CA938B"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92483102"/>
              <w14:checkbox>
                <w14:checked w14:val="0"/>
                <w14:checkedState w14:val="2612" w14:font="MS Gothic"/>
                <w14:uncheckedState w14:val="2610" w14:font="MS Gothic"/>
              </w14:checkbox>
            </w:sdtPr>
            <w:sdtContent>
              <w:p w:rsidRPr="004F3BDA" w:rsidR="007E4F29" w:rsidP="001F4721" w:rsidRDefault="007E4F29" w14:paraId="5B8B07C6"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724104763"/>
              <w14:checkbox>
                <w14:checked w14:val="0"/>
                <w14:checkedState w14:val="2612" w14:font="MS Gothic"/>
                <w14:uncheckedState w14:val="2610" w14:font="MS Gothic"/>
              </w14:checkbox>
            </w:sdtPr>
            <w:sdtContent>
              <w:p w:rsidRPr="004F3BDA" w:rsidR="007E4F29" w:rsidP="001F4721" w:rsidRDefault="007E4F29" w14:paraId="7FB60D5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sdt>
            <w:sdtPr>
              <w:rPr>
                <w:rFonts w:ascii="Calibri" w:hAnsi="Calibri" w:cs="Calibri"/>
              </w:rPr>
              <w:id w:val="-1860504457"/>
              <w14:checkbox>
                <w14:checked w14:val="0"/>
                <w14:checkedState w14:val="2612" w14:font="MS Gothic"/>
                <w14:uncheckedState w14:val="2610" w14:font="MS Gothic"/>
              </w14:checkbox>
            </w:sdtPr>
            <w:sdtContent>
              <w:p w:rsidRPr="004F3BDA" w:rsidR="007E4F29" w:rsidP="001F4721" w:rsidRDefault="007E4F29" w14:paraId="0629ED31"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7E4F29" w:rsidTr="001F4721" w14:paraId="5BB1BF12"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087E0E20" w14:textId="77777777">
            <w:pPr>
              <w:pStyle w:val="TableParagraph"/>
              <w:spacing w:line="360" w:lineRule="auto"/>
              <w:ind w:left="397" w:right="113" w:hanging="284"/>
              <w:rPr>
                <w:rFonts w:eastAsia="Arial" w:cs="Calibri"/>
                <w:lang w:val="nl-NL"/>
              </w:rPr>
            </w:pPr>
            <w:r w:rsidRPr="009B4EC0">
              <w:rPr>
                <w:rFonts w:cs="Calibri"/>
                <w:spacing w:val="1"/>
                <w:lang w:val="nl-NL"/>
              </w:rPr>
              <w:t>f.</w:t>
            </w:r>
            <w:r w:rsidRPr="009B4EC0">
              <w:rPr>
                <w:rFonts w:cs="Calibri"/>
                <w:lang w:val="nl-NL"/>
              </w:rPr>
              <w:t xml:space="preserve"> </w:t>
            </w:r>
            <w:r w:rsidRPr="009B4EC0">
              <w:rPr>
                <w:rFonts w:cs="Calibri"/>
                <w:spacing w:val="22"/>
                <w:lang w:val="nl-NL"/>
              </w:rPr>
              <w:t xml:space="preserve"> </w:t>
            </w:r>
            <w:r w:rsidRPr="009B4EC0">
              <w:rPr>
                <w:rFonts w:cs="Calibri"/>
                <w:spacing w:val="-1"/>
                <w:lang w:val="nl-NL"/>
              </w:rPr>
              <w:t>Aan- en uittrekken van de schoenen</w:t>
            </w:r>
          </w:p>
        </w:tc>
        <w:tc>
          <w:tcPr>
            <w:tcW w:w="1644" w:type="dxa"/>
            <w:vAlign w:val="top"/>
          </w:tcPr>
          <w:sdt>
            <w:sdtPr>
              <w:rPr>
                <w:rFonts w:ascii="Calibri" w:hAnsi="Calibri" w:cs="Calibri"/>
              </w:rPr>
              <w:id w:val="172308087"/>
              <w14:checkbox>
                <w14:checked w14:val="0"/>
                <w14:checkedState w14:val="2612" w14:font="MS Gothic"/>
                <w14:uncheckedState w14:val="2610" w14:font="MS Gothic"/>
              </w14:checkbox>
            </w:sdtPr>
            <w:sdtContent>
              <w:p w:rsidRPr="004F3BDA" w:rsidR="007E4F29" w:rsidP="001F4721" w:rsidRDefault="007E4F29" w14:paraId="66F08F8E"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1256287192"/>
              <w14:checkbox>
                <w14:checked w14:val="0"/>
                <w14:checkedState w14:val="2612" w14:font="MS Gothic"/>
                <w14:uncheckedState w14:val="2610" w14:font="MS Gothic"/>
              </w14:checkbox>
            </w:sdtPr>
            <w:sdtContent>
              <w:p w:rsidRPr="004F3BDA" w:rsidR="007E4F29" w:rsidP="001F4721" w:rsidRDefault="007E4F29" w14:paraId="35C021B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546415557"/>
              <w14:checkbox>
                <w14:checked w14:val="0"/>
                <w14:checkedState w14:val="2612" w14:font="MS Gothic"/>
                <w14:uncheckedState w14:val="2610" w14:font="MS Gothic"/>
              </w14:checkbox>
            </w:sdtPr>
            <w:sdtContent>
              <w:p w:rsidRPr="004F3BDA" w:rsidR="007E4F29" w:rsidP="001F4721" w:rsidRDefault="007E4F29" w14:paraId="26D93461"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755182313"/>
              <w14:checkbox>
                <w14:checked w14:val="0"/>
                <w14:checkedState w14:val="2612" w14:font="MS Gothic"/>
                <w14:uncheckedState w14:val="2610" w14:font="MS Gothic"/>
              </w14:checkbox>
            </w:sdtPr>
            <w:sdtContent>
              <w:p w:rsidRPr="004F3BDA" w:rsidR="007E4F29" w:rsidP="001F4721" w:rsidRDefault="007E4F29" w14:paraId="75BB461A"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sdt>
            <w:sdtPr>
              <w:rPr>
                <w:rFonts w:ascii="Calibri" w:hAnsi="Calibri" w:cs="Calibri"/>
              </w:rPr>
              <w:id w:val="1931994881"/>
              <w14:checkbox>
                <w14:checked w14:val="0"/>
                <w14:checkedState w14:val="2612" w14:font="MS Gothic"/>
                <w14:uncheckedState w14:val="2610" w14:font="MS Gothic"/>
              </w14:checkbox>
            </w:sdtPr>
            <w:sdtContent>
              <w:p w:rsidRPr="004F3BDA" w:rsidR="007E4F29" w:rsidP="001F4721" w:rsidRDefault="007E4F29" w14:paraId="2C7D3D9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7E4F29" w:rsidTr="001F4721" w14:paraId="2D249455"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4CFC0C3A" w14:textId="77777777">
            <w:pPr>
              <w:pStyle w:val="TableParagraph"/>
              <w:spacing w:line="360" w:lineRule="auto"/>
              <w:ind w:left="397" w:right="113" w:hanging="284"/>
              <w:rPr>
                <w:rFonts w:cs="Calibri"/>
                <w:spacing w:val="-1"/>
                <w:lang w:val="nl-NL"/>
              </w:rPr>
            </w:pPr>
            <w:r w:rsidRPr="009B4EC0">
              <w:rPr>
                <w:rFonts w:cs="Calibri"/>
                <w:spacing w:val="-1"/>
                <w:lang w:val="nl-NL"/>
              </w:rPr>
              <w:t>g. Uiterlijk</w:t>
            </w:r>
          </w:p>
        </w:tc>
        <w:tc>
          <w:tcPr>
            <w:tcW w:w="1644" w:type="dxa"/>
            <w:vAlign w:val="top"/>
          </w:tcPr>
          <w:sdt>
            <w:sdtPr>
              <w:rPr>
                <w:rFonts w:ascii="Calibri" w:hAnsi="Calibri" w:cs="Calibri"/>
              </w:rPr>
              <w:id w:val="640077500"/>
              <w14:checkbox>
                <w14:checked w14:val="0"/>
                <w14:checkedState w14:val="2612" w14:font="MS Gothic"/>
                <w14:uncheckedState w14:val="2610" w14:font="MS Gothic"/>
              </w14:checkbox>
            </w:sdtPr>
            <w:sdtContent>
              <w:p w:rsidRPr="004F3BDA" w:rsidR="007E4F29" w:rsidP="001F4721" w:rsidRDefault="007E4F29" w14:paraId="7C6DDC1E"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2005163486"/>
              <w14:checkbox>
                <w14:checked w14:val="0"/>
                <w14:checkedState w14:val="2612" w14:font="MS Gothic"/>
                <w14:uncheckedState w14:val="2610" w14:font="MS Gothic"/>
              </w14:checkbox>
            </w:sdtPr>
            <w:sdtContent>
              <w:p w:rsidRPr="004F3BDA" w:rsidR="007E4F29" w:rsidP="001F4721" w:rsidRDefault="007E4F29" w14:paraId="1DA25CF1"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1900631561"/>
              <w14:checkbox>
                <w14:checked w14:val="0"/>
                <w14:checkedState w14:val="2612" w14:font="MS Gothic"/>
                <w14:uncheckedState w14:val="2610" w14:font="MS Gothic"/>
              </w14:checkbox>
            </w:sdtPr>
            <w:sdtContent>
              <w:p w:rsidRPr="004F3BDA" w:rsidR="007E4F29" w:rsidP="001F4721" w:rsidRDefault="007E4F29" w14:paraId="78D44EB5"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527645563"/>
              <w14:checkbox>
                <w14:checked w14:val="0"/>
                <w14:checkedState w14:val="2612" w14:font="MS Gothic"/>
                <w14:uncheckedState w14:val="2610" w14:font="MS Gothic"/>
              </w14:checkbox>
            </w:sdtPr>
            <w:sdtContent>
              <w:p w:rsidRPr="004F3BDA" w:rsidR="007E4F29" w:rsidP="001F4721" w:rsidRDefault="007E4F29" w14:paraId="03DC68B3"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sdt>
            <w:sdtPr>
              <w:rPr>
                <w:rFonts w:ascii="Calibri" w:hAnsi="Calibri" w:cs="Calibri"/>
              </w:rPr>
              <w:id w:val="-2010357044"/>
              <w14:checkbox>
                <w14:checked w14:val="0"/>
                <w14:checkedState w14:val="2612" w14:font="MS Gothic"/>
                <w14:uncheckedState w14:val="2610" w14:font="MS Gothic"/>
              </w14:checkbox>
            </w:sdtPr>
            <w:sdtContent>
              <w:p w:rsidRPr="004F3BDA" w:rsidR="007E4F29" w:rsidP="001F4721" w:rsidRDefault="007E4F29" w14:paraId="39A940B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7E4F29" w:rsidTr="001F4721" w14:paraId="72D5D0C0"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6F5B5146" w14:textId="77777777">
            <w:pPr>
              <w:pStyle w:val="TableParagraph"/>
              <w:spacing w:line="360" w:lineRule="auto"/>
              <w:ind w:left="397" w:right="113" w:hanging="284"/>
              <w:rPr>
                <w:rFonts w:cs="Calibri"/>
                <w:spacing w:val="-1"/>
                <w:lang w:val="nl-NL"/>
              </w:rPr>
            </w:pPr>
            <w:r w:rsidRPr="009B4EC0">
              <w:rPr>
                <w:rFonts w:cs="Calibri"/>
                <w:spacing w:val="-1"/>
                <w:lang w:val="nl-NL"/>
              </w:rPr>
              <w:t>h. Soepelheid/</w:t>
            </w:r>
            <w:r w:rsidRPr="009B4EC0">
              <w:rPr>
                <w:rFonts w:cs="Calibri"/>
                <w:spacing w:val="-1"/>
                <w:lang w:val="nl-NL"/>
              </w:rPr>
              <w:br/>
            </w:r>
            <w:r w:rsidRPr="009B4EC0">
              <w:rPr>
                <w:rFonts w:cs="Calibri"/>
                <w:spacing w:val="-1"/>
                <w:lang w:val="nl-NL"/>
              </w:rPr>
              <w:t>stugheid van het materiaal</w:t>
            </w:r>
          </w:p>
        </w:tc>
        <w:tc>
          <w:tcPr>
            <w:tcW w:w="1644" w:type="dxa"/>
            <w:vAlign w:val="top"/>
          </w:tcPr>
          <w:sdt>
            <w:sdtPr>
              <w:rPr>
                <w:rFonts w:ascii="Calibri" w:hAnsi="Calibri" w:cs="Calibri"/>
              </w:rPr>
              <w:id w:val="977111235"/>
              <w14:checkbox>
                <w14:checked w14:val="0"/>
                <w14:checkedState w14:val="2612" w14:font="MS Gothic"/>
                <w14:uncheckedState w14:val="2610" w14:font="MS Gothic"/>
              </w14:checkbox>
            </w:sdtPr>
            <w:sdtContent>
              <w:p w:rsidRPr="004F3BDA" w:rsidR="007E4F29" w:rsidP="001F4721" w:rsidRDefault="007E4F29" w14:paraId="1D49E6D0"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229775179"/>
              <w14:checkbox>
                <w14:checked w14:val="0"/>
                <w14:checkedState w14:val="2612" w14:font="MS Gothic"/>
                <w14:uncheckedState w14:val="2610" w14:font="MS Gothic"/>
              </w14:checkbox>
            </w:sdtPr>
            <w:sdtContent>
              <w:p w:rsidRPr="004F3BDA" w:rsidR="007E4F29" w:rsidP="001F4721" w:rsidRDefault="007E4F29" w14:paraId="3728811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818648683"/>
              <w14:checkbox>
                <w14:checked w14:val="0"/>
                <w14:checkedState w14:val="2612" w14:font="MS Gothic"/>
                <w14:uncheckedState w14:val="2610" w14:font="MS Gothic"/>
              </w14:checkbox>
            </w:sdtPr>
            <w:sdtContent>
              <w:p w:rsidRPr="004F3BDA" w:rsidR="007E4F29" w:rsidP="001F4721" w:rsidRDefault="007E4F29" w14:paraId="27EE47A6"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507915368"/>
              <w14:checkbox>
                <w14:checked w14:val="0"/>
                <w14:checkedState w14:val="2612" w14:font="MS Gothic"/>
                <w14:uncheckedState w14:val="2610" w14:font="MS Gothic"/>
              </w14:checkbox>
            </w:sdtPr>
            <w:sdtContent>
              <w:p w:rsidRPr="004F3BDA" w:rsidR="007E4F29" w:rsidP="001F4721" w:rsidRDefault="007E4F29" w14:paraId="7B3F666B"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sdt>
            <w:sdtPr>
              <w:rPr>
                <w:rFonts w:ascii="Calibri" w:hAnsi="Calibri" w:cs="Calibri"/>
              </w:rPr>
              <w:id w:val="-577516509"/>
              <w14:checkbox>
                <w14:checked w14:val="0"/>
                <w14:checkedState w14:val="2612" w14:font="MS Gothic"/>
                <w14:uncheckedState w14:val="2610" w14:font="MS Gothic"/>
              </w14:checkbox>
            </w:sdtPr>
            <w:sdtContent>
              <w:p w:rsidRPr="004F3BDA" w:rsidR="007E4F29" w:rsidP="001F4721" w:rsidRDefault="007E4F29" w14:paraId="4A492323"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7E4F29" w:rsidTr="001F4721" w14:paraId="074E5AA4"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0FB64A31" w14:textId="77777777">
            <w:pPr>
              <w:pStyle w:val="TableParagraph"/>
              <w:spacing w:line="360" w:lineRule="auto"/>
              <w:ind w:left="397" w:right="113" w:hanging="284"/>
              <w:rPr>
                <w:rFonts w:cs="Calibri"/>
                <w:spacing w:val="-1"/>
                <w:lang w:val="nl-NL"/>
              </w:rPr>
            </w:pPr>
            <w:r w:rsidRPr="009B4EC0">
              <w:rPr>
                <w:rFonts w:cs="Calibri"/>
                <w:spacing w:val="-1"/>
                <w:lang w:val="nl-NL"/>
              </w:rPr>
              <w:t>i. Onderhoud</w:t>
            </w:r>
          </w:p>
        </w:tc>
        <w:tc>
          <w:tcPr>
            <w:tcW w:w="1644" w:type="dxa"/>
            <w:vAlign w:val="top"/>
          </w:tcPr>
          <w:sdt>
            <w:sdtPr>
              <w:rPr>
                <w:rFonts w:ascii="Calibri" w:hAnsi="Calibri" w:cs="Calibri"/>
              </w:rPr>
              <w:id w:val="-616915224"/>
              <w14:checkbox>
                <w14:checked w14:val="0"/>
                <w14:checkedState w14:val="2612" w14:font="MS Gothic"/>
                <w14:uncheckedState w14:val="2610" w14:font="MS Gothic"/>
              </w14:checkbox>
            </w:sdtPr>
            <w:sdtContent>
              <w:p w:rsidRPr="004F3BDA" w:rsidR="007E4F29" w:rsidP="001F4721" w:rsidRDefault="007E4F29" w14:paraId="5F48F7C4"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1909919612"/>
              <w14:checkbox>
                <w14:checked w14:val="0"/>
                <w14:checkedState w14:val="2612" w14:font="MS Gothic"/>
                <w14:uncheckedState w14:val="2610" w14:font="MS Gothic"/>
              </w14:checkbox>
            </w:sdtPr>
            <w:sdtContent>
              <w:p w:rsidRPr="004F3BDA" w:rsidR="007E4F29" w:rsidP="001F4721" w:rsidRDefault="007E4F29" w14:paraId="0D55FC5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1936319862"/>
              <w14:checkbox>
                <w14:checked w14:val="0"/>
                <w14:checkedState w14:val="2612" w14:font="MS Gothic"/>
                <w14:uncheckedState w14:val="2610" w14:font="MS Gothic"/>
              </w14:checkbox>
            </w:sdtPr>
            <w:sdtContent>
              <w:p w:rsidRPr="004F3BDA" w:rsidR="007E4F29" w:rsidP="001F4721" w:rsidRDefault="007E4F29" w14:paraId="36BF2D5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1134524687"/>
              <w14:checkbox>
                <w14:checked w14:val="0"/>
                <w14:checkedState w14:val="2612" w14:font="MS Gothic"/>
                <w14:uncheckedState w14:val="2610" w14:font="MS Gothic"/>
              </w14:checkbox>
            </w:sdtPr>
            <w:sdtContent>
              <w:p w:rsidRPr="004F3BDA" w:rsidR="007E4F29" w:rsidP="001F4721" w:rsidRDefault="007E4F29" w14:paraId="5F3A325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sdt>
            <w:sdtPr>
              <w:rPr>
                <w:rFonts w:ascii="Calibri" w:hAnsi="Calibri" w:cs="Calibri"/>
              </w:rPr>
              <w:id w:val="-2069094406"/>
              <w14:checkbox>
                <w14:checked w14:val="0"/>
                <w14:checkedState w14:val="2612" w14:font="MS Gothic"/>
                <w14:uncheckedState w14:val="2610" w14:font="MS Gothic"/>
              </w14:checkbox>
            </w:sdtPr>
            <w:sdtContent>
              <w:p w:rsidRPr="004F3BDA" w:rsidR="007E4F29" w:rsidP="001F4721" w:rsidRDefault="007E4F29" w14:paraId="56AB5E5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r w:rsidRPr="004F3BDA" w:rsidR="007E4F29" w:rsidTr="001F4721" w14:paraId="447B3C28" w14:textId="77777777">
        <w:trPr>
          <w:trHeight w:val="454"/>
        </w:trPr>
        <w:tc>
          <w:tcPr>
            <w:cnfStyle w:val="001000000000" w:firstRow="0" w:lastRow="0" w:firstColumn="1" w:lastColumn="0" w:oddVBand="0" w:evenVBand="0" w:oddHBand="0" w:evenHBand="0" w:firstRowFirstColumn="0" w:firstRowLastColumn="0" w:lastRowFirstColumn="0" w:lastRowLastColumn="0"/>
            <w:tcW w:w="2268" w:type="dxa"/>
          </w:tcPr>
          <w:p w:rsidRPr="009B4EC0" w:rsidR="007E4F29" w:rsidP="00973E73" w:rsidRDefault="007E4F29" w14:paraId="63F7F9CD" w14:textId="77777777">
            <w:pPr>
              <w:pStyle w:val="TableParagraph"/>
              <w:spacing w:line="360" w:lineRule="auto"/>
              <w:ind w:left="397" w:right="113" w:hanging="284"/>
              <w:rPr>
                <w:rFonts w:cs="Calibri"/>
                <w:spacing w:val="-1"/>
                <w:lang w:val="nl-NL"/>
              </w:rPr>
            </w:pPr>
            <w:r w:rsidRPr="009B4EC0">
              <w:rPr>
                <w:rFonts w:cs="Calibri"/>
                <w:spacing w:val="-1"/>
                <w:lang w:val="nl-NL"/>
              </w:rPr>
              <w:t>j. Duurzaamheid (bijv. slijtvast, gaat lang mee)</w:t>
            </w:r>
          </w:p>
        </w:tc>
        <w:tc>
          <w:tcPr>
            <w:tcW w:w="1644" w:type="dxa"/>
            <w:vAlign w:val="top"/>
          </w:tcPr>
          <w:sdt>
            <w:sdtPr>
              <w:rPr>
                <w:rFonts w:ascii="Calibri" w:hAnsi="Calibri" w:cs="Calibri"/>
              </w:rPr>
              <w:id w:val="-532261133"/>
              <w14:checkbox>
                <w14:checked w14:val="0"/>
                <w14:checkedState w14:val="2612" w14:font="MS Gothic"/>
                <w14:uncheckedState w14:val="2610" w14:font="MS Gothic"/>
              </w14:checkbox>
            </w:sdtPr>
            <w:sdtContent>
              <w:p w:rsidRPr="004F3BDA" w:rsidR="007E4F29" w:rsidP="001F4721" w:rsidRDefault="007E4F29" w14:paraId="3B371E77" w14:textId="77777777">
                <w:pPr>
                  <w:spacing w:line="360" w:lineRule="auto"/>
                  <w:ind w:left="113" w:right="113"/>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587" w:type="dxa"/>
            <w:vAlign w:val="top"/>
          </w:tcPr>
          <w:sdt>
            <w:sdtPr>
              <w:rPr>
                <w:rFonts w:ascii="Calibri" w:hAnsi="Calibri" w:cs="Calibri"/>
              </w:rPr>
              <w:id w:val="-280488220"/>
              <w14:checkbox>
                <w14:checked w14:val="0"/>
                <w14:checkedState w14:val="2612" w14:font="MS Gothic"/>
                <w14:uncheckedState w14:val="2610" w14:font="MS Gothic"/>
              </w14:checkbox>
            </w:sdtPr>
            <w:sdtContent>
              <w:p w:rsidRPr="004F3BDA" w:rsidR="007E4F29" w:rsidP="001F4721" w:rsidRDefault="007E4F29" w14:paraId="4C9891C6"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04" w:type="dxa"/>
            <w:vAlign w:val="top"/>
          </w:tcPr>
          <w:sdt>
            <w:sdtPr>
              <w:rPr>
                <w:rFonts w:ascii="Calibri" w:hAnsi="Calibri" w:cs="Calibri"/>
              </w:rPr>
              <w:id w:val="2108226202"/>
              <w14:checkbox>
                <w14:checked w14:val="0"/>
                <w14:checkedState w14:val="2612" w14:font="MS Gothic"/>
                <w14:uncheckedState w14:val="2610" w14:font="MS Gothic"/>
              </w14:checkbox>
            </w:sdtPr>
            <w:sdtContent>
              <w:p w:rsidRPr="004F3BDA" w:rsidR="007E4F29" w:rsidP="001F4721" w:rsidRDefault="007E4F29" w14:paraId="141D2AE7"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417" w:type="dxa"/>
            <w:vAlign w:val="top"/>
          </w:tcPr>
          <w:sdt>
            <w:sdtPr>
              <w:rPr>
                <w:rFonts w:ascii="Calibri" w:hAnsi="Calibri" w:cs="Calibri"/>
              </w:rPr>
              <w:id w:val="1407491069"/>
              <w14:checkbox>
                <w14:checked w14:val="0"/>
                <w14:checkedState w14:val="2612" w14:font="MS Gothic"/>
                <w14:uncheckedState w14:val="2610" w14:font="MS Gothic"/>
              </w14:checkbox>
            </w:sdtPr>
            <w:sdtContent>
              <w:p w:rsidRPr="004F3BDA" w:rsidR="007E4F29" w:rsidP="001F4721" w:rsidRDefault="007E4F29" w14:paraId="3E03AED1"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c>
          <w:tcPr>
            <w:tcW w:w="1361" w:type="dxa"/>
            <w:vAlign w:val="top"/>
          </w:tcPr>
          <w:sdt>
            <w:sdtPr>
              <w:rPr>
                <w:rFonts w:ascii="Calibri" w:hAnsi="Calibri" w:cs="Calibri"/>
              </w:rPr>
              <w:id w:val="-1792282634"/>
              <w14:checkbox>
                <w14:checked w14:val="0"/>
                <w14:checkedState w14:val="2612" w14:font="MS Gothic"/>
                <w14:uncheckedState w14:val="2610" w14:font="MS Gothic"/>
              </w14:checkbox>
            </w:sdtPr>
            <w:sdtContent>
              <w:p w:rsidRPr="004F3BDA" w:rsidR="007E4F29" w:rsidP="001F4721" w:rsidRDefault="007E4F29" w14:paraId="2E566C0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F3BDA">
                  <w:rPr>
                    <w:rFonts w:ascii="Segoe UI Symbol" w:hAnsi="Segoe UI Symbol" w:eastAsia="MS Gothic" w:cs="Segoe UI Symbol"/>
                  </w:rPr>
                  <w:t>☐</w:t>
                </w:r>
              </w:p>
            </w:sdtContent>
          </w:sdt>
        </w:tc>
      </w:tr>
    </w:tbl>
    <w:p w:rsidRPr="004F3BDA" w:rsidR="007E4F29" w:rsidP="007E4F29" w:rsidRDefault="007E4F29" w14:paraId="46BFAEC9" w14:textId="77777777">
      <w:pPr>
        <w:spacing w:line="320" w:lineRule="exact"/>
        <w:rPr>
          <w:rFonts w:ascii="Calibri" w:hAnsi="Calibri" w:eastAsia="Calibri" w:cs="Calibri"/>
        </w:rPr>
      </w:pPr>
    </w:p>
    <w:p w:rsidRPr="004F3BDA" w:rsidR="007E4F29" w:rsidP="007E4F29" w:rsidRDefault="007E4F29" w14:paraId="42A13035" w14:textId="77777777">
      <w:pPr>
        <w:spacing w:after="200" w:line="276" w:lineRule="auto"/>
        <w:rPr>
          <w:rFonts w:ascii="Calibri" w:hAnsi="Calibri" w:eastAsia="Calibri" w:cs="Calibri"/>
          <w:b/>
        </w:rPr>
      </w:pPr>
      <w:r w:rsidRPr="004F3BDA">
        <w:rPr>
          <w:rFonts w:ascii="Calibri" w:hAnsi="Calibri" w:cs="Calibri"/>
        </w:rPr>
        <w:br w:type="page"/>
      </w:r>
    </w:p>
    <w:p w:rsidRPr="00822A5D" w:rsidR="007E4F29" w:rsidP="007E4F29" w:rsidRDefault="007E4F29" w14:paraId="3CC33D44" w14:textId="77777777">
      <w:pPr>
        <w:pStyle w:val="Heading2"/>
        <w:spacing w:after="0"/>
        <w:rPr>
          <w:rFonts w:ascii="Calibri" w:hAnsi="Calibri" w:cs="Calibri"/>
          <w:b/>
          <w:bCs/>
          <w:color w:val="000000" w:themeColor="text1"/>
          <w:sz w:val="24"/>
          <w:szCs w:val="24"/>
          <w:lang w:val="nl-NL"/>
        </w:rPr>
      </w:pPr>
      <w:r w:rsidRPr="00822A5D">
        <w:rPr>
          <w:rFonts w:ascii="Calibri" w:hAnsi="Calibri" w:cs="Calibri"/>
          <w:b/>
          <w:bCs/>
          <w:color w:val="000000" w:themeColor="text1"/>
          <w:sz w:val="24"/>
          <w:szCs w:val="24"/>
          <w:lang w:val="nl-NL"/>
        </w:rPr>
        <w:t xml:space="preserve">10. Welke van bovengenoemde eigenschappen vindt u het belangrijkst? </w:t>
      </w:r>
    </w:p>
    <w:p w:rsidRPr="004F3BDA" w:rsidR="007E4F29" w:rsidP="00822A5D" w:rsidRDefault="007E4F29" w14:paraId="291235A4" w14:textId="77777777">
      <w:pPr>
        <w:spacing w:after="240" w:line="320" w:lineRule="exact"/>
        <w:rPr>
          <w:rFonts w:ascii="Calibri" w:hAnsi="Calibri" w:eastAsia="Calibri" w:cs="Calibri"/>
          <w:lang w:val="nl-NL"/>
        </w:rPr>
      </w:pPr>
      <w:r w:rsidRPr="004F3BDA">
        <w:rPr>
          <w:rFonts w:ascii="Calibri" w:hAnsi="Calibri" w:eastAsia="Calibri" w:cs="Calibri"/>
          <w:i/>
          <w:lang w:val="nl-NL"/>
        </w:rPr>
        <w:t>1 antwoord mogelijk</w:t>
      </w:r>
    </w:p>
    <w:p w:rsidRPr="004F3BDA" w:rsidR="007E4F29" w:rsidP="007E4F29" w:rsidRDefault="007E4F29" w14:paraId="3AA0A98C" w14:textId="77777777">
      <w:pPr>
        <w:spacing w:before="120" w:line="320" w:lineRule="exact"/>
        <w:rPr>
          <w:rFonts w:ascii="Calibri" w:hAnsi="Calibri" w:cs="Calibri"/>
          <w:lang w:val="nl-NL"/>
        </w:rPr>
      </w:pPr>
      <w:sdt>
        <w:sdtPr>
          <w:rPr>
            <w:rFonts w:ascii="Calibri" w:hAnsi="Calibri" w:cs="Calibri"/>
            <w:lang w:val="nl-NL"/>
          </w:rPr>
          <w:id w:val="452982965"/>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Voorkomen van huidirritatie (zoals roodheid, drukplekken, blaren en eelt)</w:t>
      </w:r>
    </w:p>
    <w:p w:rsidRPr="004F3BDA" w:rsidR="007E4F29" w:rsidP="007E4F29" w:rsidRDefault="007E4F29" w14:paraId="409538F3" w14:textId="77777777">
      <w:pPr>
        <w:spacing w:before="120" w:line="320" w:lineRule="exact"/>
        <w:rPr>
          <w:rFonts w:ascii="Calibri" w:hAnsi="Calibri" w:cs="Calibri"/>
          <w:lang w:val="nl-NL"/>
        </w:rPr>
      </w:pPr>
      <w:sdt>
        <w:sdtPr>
          <w:rPr>
            <w:rFonts w:ascii="Calibri" w:hAnsi="Calibri" w:cs="Calibri"/>
            <w:lang w:val="nl-NL"/>
          </w:rPr>
          <w:id w:val="-1662224610"/>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3"/>
          <w:lang w:val="nl-NL"/>
        </w:rPr>
        <w:t>Voorkomen van wonden</w:t>
      </w:r>
    </w:p>
    <w:p w:rsidRPr="004F3BDA" w:rsidR="007E4F29" w:rsidP="007E4F29" w:rsidRDefault="007E4F29" w14:paraId="37B69AFE" w14:textId="77777777">
      <w:pPr>
        <w:spacing w:before="120" w:line="320" w:lineRule="exact"/>
        <w:rPr>
          <w:rFonts w:ascii="Calibri" w:hAnsi="Calibri" w:cs="Calibri"/>
          <w:lang w:val="nl-NL"/>
        </w:rPr>
      </w:pPr>
      <w:sdt>
        <w:sdtPr>
          <w:rPr>
            <w:rFonts w:ascii="Calibri" w:hAnsi="Calibri" w:cs="Calibri"/>
            <w:lang w:val="nl-NL"/>
          </w:rPr>
          <w:id w:val="517672338"/>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Voorkomen van (of minder) zweten</w:t>
      </w:r>
    </w:p>
    <w:p w:rsidRPr="004F3BDA" w:rsidR="007E4F29" w:rsidP="007E4F29" w:rsidRDefault="007E4F29" w14:paraId="7364DE82" w14:textId="77777777">
      <w:pPr>
        <w:spacing w:before="120" w:line="320" w:lineRule="exact"/>
        <w:rPr>
          <w:rFonts w:ascii="Calibri" w:hAnsi="Calibri" w:cs="Calibri"/>
          <w:lang w:val="nl-NL"/>
        </w:rPr>
      </w:pPr>
      <w:sdt>
        <w:sdtPr>
          <w:rPr>
            <w:rFonts w:ascii="Calibri" w:hAnsi="Calibri" w:cs="Calibri"/>
            <w:lang w:val="nl-NL"/>
          </w:rPr>
          <w:id w:val="-335615216"/>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Voorkomen van (of minder) koude voeten</w:t>
      </w:r>
    </w:p>
    <w:p w:rsidRPr="004F3BDA" w:rsidR="007E4F29" w:rsidP="007E4F29" w:rsidRDefault="007E4F29" w14:paraId="7FB91211" w14:textId="77777777">
      <w:pPr>
        <w:spacing w:before="120" w:line="320" w:lineRule="exact"/>
        <w:rPr>
          <w:rFonts w:ascii="Calibri" w:hAnsi="Calibri" w:cs="Calibri"/>
          <w:lang w:val="nl-NL"/>
        </w:rPr>
      </w:pPr>
      <w:sdt>
        <w:sdtPr>
          <w:rPr>
            <w:rFonts w:ascii="Calibri" w:hAnsi="Calibri" w:cs="Calibri"/>
            <w:lang w:val="nl-NL"/>
          </w:rPr>
          <w:id w:val="875975663"/>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Licht gewicht van de schoenen</w:t>
      </w:r>
    </w:p>
    <w:p w:rsidRPr="004F3BDA" w:rsidR="007E4F29" w:rsidP="007E4F29" w:rsidRDefault="007E4F29" w14:paraId="79F7054B" w14:textId="77777777">
      <w:pPr>
        <w:spacing w:before="120" w:line="320" w:lineRule="exact"/>
        <w:rPr>
          <w:rFonts w:ascii="Calibri" w:hAnsi="Calibri" w:cs="Calibri"/>
          <w:lang w:val="nl-NL"/>
        </w:rPr>
      </w:pPr>
      <w:sdt>
        <w:sdtPr>
          <w:rPr>
            <w:rFonts w:ascii="Calibri" w:hAnsi="Calibri" w:cs="Calibri"/>
            <w:lang w:val="nl-NL"/>
          </w:rPr>
          <w:id w:val="1277375058"/>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Makkelijk aan- en uittrekken van de schoenen</w:t>
      </w:r>
    </w:p>
    <w:p w:rsidRPr="004F3BDA" w:rsidR="007E4F29" w:rsidP="007E4F29" w:rsidRDefault="007E4F29" w14:paraId="1492F679" w14:textId="77777777">
      <w:pPr>
        <w:spacing w:before="120" w:line="320" w:lineRule="exact"/>
        <w:rPr>
          <w:rFonts w:ascii="Calibri" w:hAnsi="Calibri" w:cs="Calibri"/>
          <w:lang w:val="nl-NL"/>
        </w:rPr>
      </w:pPr>
      <w:sdt>
        <w:sdtPr>
          <w:rPr>
            <w:rFonts w:ascii="Calibri" w:hAnsi="Calibri" w:cs="Calibri"/>
            <w:lang w:val="nl-NL"/>
          </w:rPr>
          <w:id w:val="1396007927"/>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Mooi uiterlijk</w:t>
      </w:r>
    </w:p>
    <w:p w:rsidRPr="004F3BDA" w:rsidR="007E4F29" w:rsidP="007E4F29" w:rsidRDefault="007E4F29" w14:paraId="65064CE8" w14:textId="77777777">
      <w:pPr>
        <w:spacing w:before="120" w:line="320" w:lineRule="exact"/>
        <w:rPr>
          <w:rFonts w:ascii="Calibri" w:hAnsi="Calibri" w:cs="Calibri"/>
          <w:lang w:val="nl-NL"/>
        </w:rPr>
      </w:pPr>
      <w:sdt>
        <w:sdtPr>
          <w:rPr>
            <w:rFonts w:ascii="Calibri" w:hAnsi="Calibri" w:cs="Calibri"/>
            <w:lang w:val="nl-NL"/>
          </w:rPr>
          <w:id w:val="1474867864"/>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Soepelheid/stugheid van het materiaal</w:t>
      </w:r>
    </w:p>
    <w:p w:rsidRPr="004F3BDA" w:rsidR="007E4F29" w:rsidP="007E4F29" w:rsidRDefault="007E4F29" w14:paraId="3DC14F07" w14:textId="77777777">
      <w:pPr>
        <w:spacing w:before="120" w:line="320" w:lineRule="exact"/>
        <w:rPr>
          <w:rFonts w:ascii="Calibri" w:hAnsi="Calibri" w:cs="Calibri"/>
          <w:spacing w:val="-1"/>
          <w:lang w:val="nl-NL"/>
        </w:rPr>
      </w:pPr>
      <w:sdt>
        <w:sdtPr>
          <w:rPr>
            <w:rFonts w:ascii="Calibri" w:hAnsi="Calibri" w:cs="Calibri"/>
            <w:lang w:val="nl-NL"/>
          </w:rPr>
          <w:id w:val="-503044450"/>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Gemak in onderhoud</w:t>
      </w:r>
    </w:p>
    <w:p w:rsidRPr="004F3BDA" w:rsidR="007E4F29" w:rsidP="007E4F29" w:rsidRDefault="007E4F29" w14:paraId="3C0184DA" w14:textId="77777777">
      <w:pPr>
        <w:spacing w:before="120" w:line="320" w:lineRule="exact"/>
        <w:rPr>
          <w:rFonts w:ascii="Calibri" w:hAnsi="Calibri" w:cs="Calibri"/>
          <w:lang w:val="nl-NL"/>
        </w:rPr>
      </w:pPr>
      <w:sdt>
        <w:sdtPr>
          <w:rPr>
            <w:rFonts w:ascii="Calibri" w:hAnsi="Calibri" w:cs="Calibri"/>
            <w:lang w:val="nl-NL"/>
          </w:rPr>
          <w:id w:val="-723140599"/>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Duurzaamheid (bijv. slijtvast, gaat lang mee)</w:t>
      </w:r>
    </w:p>
    <w:p w:rsidRPr="004F3BDA" w:rsidR="007E4F29" w:rsidP="007E4F29" w:rsidRDefault="007E4F29" w14:paraId="215279B6" w14:textId="77777777">
      <w:pPr>
        <w:spacing w:before="120" w:line="320" w:lineRule="exact"/>
        <w:rPr>
          <w:rFonts w:ascii="Calibri" w:hAnsi="Calibri" w:cs="Calibri"/>
          <w:lang w:val="nl-NL"/>
        </w:rPr>
      </w:pPr>
      <w:sdt>
        <w:sdtPr>
          <w:rPr>
            <w:rFonts w:ascii="Calibri" w:hAnsi="Calibri" w:cs="Calibri"/>
            <w:lang w:val="nl-NL"/>
          </w:rPr>
          <w:id w:val="2045475911"/>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Anders namelijk …………………………………………………………………………….</w:t>
      </w:r>
    </w:p>
    <w:p w:rsidRPr="004F3BDA" w:rsidR="007E4F29" w:rsidP="007E4F29" w:rsidRDefault="007E4F29" w14:paraId="7413FEC6" w14:textId="77777777">
      <w:pPr>
        <w:spacing w:line="320" w:lineRule="exact"/>
        <w:rPr>
          <w:rFonts w:ascii="Calibri" w:hAnsi="Calibri" w:eastAsia="Calibri" w:cs="Calibri"/>
          <w:lang w:val="nl-NL"/>
        </w:rPr>
      </w:pPr>
    </w:p>
    <w:p w:rsidRPr="00822A5D" w:rsidR="007E4F29" w:rsidP="007E4F29" w:rsidRDefault="007E4F29" w14:paraId="3E21F2F5" w14:textId="77777777">
      <w:pPr>
        <w:pStyle w:val="Heading2"/>
        <w:spacing w:after="0"/>
        <w:rPr>
          <w:rFonts w:ascii="Calibri" w:hAnsi="Calibri" w:cs="Calibri"/>
          <w:b/>
          <w:bCs/>
          <w:color w:val="000000" w:themeColor="text1"/>
          <w:sz w:val="22"/>
          <w:szCs w:val="22"/>
          <w:lang w:val="nl-NL"/>
        </w:rPr>
      </w:pPr>
      <w:r w:rsidRPr="00822A5D">
        <w:rPr>
          <w:rFonts w:ascii="Calibri" w:hAnsi="Calibri" w:cs="Calibri"/>
          <w:b/>
          <w:bCs/>
          <w:color w:val="000000" w:themeColor="text1"/>
          <w:sz w:val="22"/>
          <w:szCs w:val="22"/>
          <w:lang w:val="nl-NL"/>
        </w:rPr>
        <w:t>11. Wat vindt u belangrijker?</w:t>
      </w:r>
    </w:p>
    <w:p w:rsidRPr="004F3BDA" w:rsidR="007E4F29" w:rsidP="00822A5D" w:rsidRDefault="007E4F29" w14:paraId="377272C0" w14:textId="77777777">
      <w:pPr>
        <w:spacing w:after="240" w:line="320" w:lineRule="exact"/>
        <w:rPr>
          <w:rFonts w:ascii="Calibri" w:hAnsi="Calibri" w:eastAsia="Calibri" w:cs="Calibri"/>
          <w:lang w:val="nl-NL"/>
        </w:rPr>
      </w:pPr>
      <w:r w:rsidRPr="004F3BDA">
        <w:rPr>
          <w:rFonts w:ascii="Calibri" w:hAnsi="Calibri" w:eastAsia="Calibri" w:cs="Calibri"/>
          <w:i/>
          <w:lang w:val="nl-NL"/>
        </w:rPr>
        <w:t>1 antwoord mogelijk</w:t>
      </w:r>
    </w:p>
    <w:p w:rsidRPr="004F3BDA" w:rsidR="007E4F29" w:rsidP="007E4F29" w:rsidRDefault="007E4F29" w14:paraId="3CA9101C" w14:textId="77777777">
      <w:pPr>
        <w:spacing w:before="120" w:line="320" w:lineRule="exact"/>
        <w:rPr>
          <w:rFonts w:ascii="Calibri" w:hAnsi="Calibri" w:cs="Calibri"/>
          <w:lang w:val="nl-NL"/>
        </w:rPr>
      </w:pPr>
      <w:sdt>
        <w:sdtPr>
          <w:rPr>
            <w:rFonts w:ascii="Calibri" w:hAnsi="Calibri" w:cs="Calibri"/>
            <w:lang w:val="nl-NL"/>
          </w:rPr>
          <w:id w:val="-100956299"/>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Dat uw op maat gemaakte schoenen er mooi uitzien</w:t>
      </w:r>
    </w:p>
    <w:p w:rsidRPr="004F3BDA" w:rsidR="007E4F29" w:rsidP="007E4F29" w:rsidRDefault="007E4F29" w14:paraId="3CDBCC47" w14:textId="77777777">
      <w:pPr>
        <w:spacing w:before="120" w:line="320" w:lineRule="exact"/>
        <w:ind w:left="705" w:hanging="705"/>
        <w:rPr>
          <w:rFonts w:ascii="Calibri" w:hAnsi="Calibri" w:cs="Calibri"/>
          <w:lang w:val="nl-NL"/>
        </w:rPr>
      </w:pPr>
      <w:sdt>
        <w:sdtPr>
          <w:rPr>
            <w:rFonts w:ascii="Calibri" w:hAnsi="Calibri" w:cs="Calibri"/>
            <w:lang w:val="nl-NL"/>
          </w:rPr>
          <w:id w:val="-387725687"/>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3"/>
          <w:lang w:val="nl-NL"/>
        </w:rPr>
        <w:t>Dat uw op maat gemaakte schoenen comfortabel zijn in gebruik (bijv. makkelijk aan- en uit te trekken, niet knellen, makkelijk in onderhoud)</w:t>
      </w:r>
    </w:p>
    <w:p w:rsidRPr="004F3BDA" w:rsidR="007E4F29" w:rsidP="007E4F29" w:rsidRDefault="007E4F29" w14:paraId="57388BEB" w14:textId="77777777">
      <w:pPr>
        <w:spacing w:before="120" w:line="320" w:lineRule="exact"/>
        <w:rPr>
          <w:rFonts w:ascii="Calibri" w:hAnsi="Calibri" w:cs="Calibri"/>
          <w:lang w:val="nl-NL"/>
        </w:rPr>
      </w:pPr>
      <w:sdt>
        <w:sdtPr>
          <w:rPr>
            <w:rFonts w:ascii="Calibri" w:hAnsi="Calibri" w:cs="Calibri"/>
            <w:lang w:val="nl-NL"/>
          </w:rPr>
          <w:id w:val="-512301827"/>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Dat uw op maat gemaakte schoenen uw voetproblemen voorkomen of oplossen</w:t>
      </w:r>
    </w:p>
    <w:p w:rsidRPr="004F3BDA" w:rsidR="007E4F29" w:rsidP="007E4F29" w:rsidRDefault="007E4F29" w14:paraId="2F5CA531" w14:textId="77777777">
      <w:pPr>
        <w:spacing w:before="120" w:line="320" w:lineRule="exact"/>
        <w:rPr>
          <w:rFonts w:ascii="Calibri" w:hAnsi="Calibri" w:cs="Calibri"/>
          <w:b/>
          <w:lang w:val="nl-NL"/>
        </w:rPr>
      </w:pPr>
      <w:sdt>
        <w:sdtPr>
          <w:rPr>
            <w:rFonts w:ascii="Calibri" w:hAnsi="Calibri" w:cs="Calibri"/>
            <w:lang w:val="nl-NL"/>
          </w:rPr>
          <w:id w:val="623113169"/>
          <w14:checkbox>
            <w14:checked w14:val="0"/>
            <w14:checkedState w14:val="2612" w14:font="MS Gothic"/>
            <w14:uncheckedState w14:val="2610" w14:font="MS Gothic"/>
          </w14:checkbox>
        </w:sdtPr>
        <w:sdtContent>
          <w:r w:rsidRPr="004F3BDA">
            <w:rPr>
              <w:rFonts w:ascii="Segoe UI Symbol" w:hAnsi="Segoe UI Symbol" w:eastAsia="MS Gothic" w:cs="Segoe UI Symbol"/>
              <w:lang w:val="nl-NL"/>
            </w:rPr>
            <w:t>☐</w:t>
          </w:r>
        </w:sdtContent>
      </w:sdt>
      <w:r w:rsidRPr="004F3BDA">
        <w:rPr>
          <w:rFonts w:ascii="Calibri" w:hAnsi="Calibri" w:cs="Calibri"/>
          <w:lang w:val="nl-NL"/>
        </w:rPr>
        <w:tab/>
      </w:r>
      <w:r w:rsidRPr="004F3BDA">
        <w:rPr>
          <w:rFonts w:ascii="Calibri" w:hAnsi="Calibri" w:cs="Calibri"/>
          <w:spacing w:val="-1"/>
          <w:lang w:val="nl-NL"/>
        </w:rPr>
        <w:t>Alle drie even belangrijk</w:t>
      </w:r>
      <w:r w:rsidRPr="004F3BDA">
        <w:rPr>
          <w:rFonts w:ascii="Calibri" w:hAnsi="Calibri" w:cs="Calibri"/>
          <w:b/>
          <w:lang w:val="nl-NL"/>
        </w:rPr>
        <w:br w:type="page"/>
      </w:r>
    </w:p>
    <w:p w:rsidRPr="004F3BDA" w:rsidR="007E4F29" w:rsidP="500E5904" w:rsidRDefault="007E4F29" w14:paraId="103A1515" w14:textId="77777777">
      <w:pPr>
        <w:tabs>
          <w:tab w:val="center" w:pos="4536"/>
          <w:tab w:val="right" w:pos="9072"/>
        </w:tabs>
        <w:spacing w:after="200" w:line="500" w:lineRule="exact"/>
        <w:outlineLvl w:val="0"/>
        <w:rPr>
          <w:rFonts w:ascii="Calibri" w:hAnsi="Calibri" w:eastAsia="Calibri" w:cs="Calibri"/>
          <w:b w:val="1"/>
          <w:bCs w:val="1"/>
          <w:sz w:val="40"/>
          <w:szCs w:val="40"/>
          <w:lang w:val="nl-NL"/>
        </w:rPr>
      </w:pPr>
      <w:r w:rsidRPr="500E5904" w:rsidR="007E4F29">
        <w:rPr>
          <w:rFonts w:ascii="Calibri" w:hAnsi="Calibri" w:eastAsia="Calibri" w:cs="Calibri"/>
          <w:b w:val="1"/>
          <w:bCs w:val="1"/>
          <w:sz w:val="40"/>
          <w:szCs w:val="40"/>
          <w:lang w:val="nl-NL"/>
        </w:rPr>
        <w:t xml:space="preserve">DEEL B: GEBRUIK SCHOENEN </w:t>
      </w:r>
      <w:commentRangeStart w:id="55433548"/>
      <w:commentRangeEnd w:id="55433548"/>
      <w:r>
        <w:rPr>
          <w:rStyle w:val="CommentReference"/>
        </w:rPr>
        <w:commentReference w:id="55433548"/>
      </w:r>
    </w:p>
    <w:p w:rsidRPr="004F3BDA" w:rsidR="007E4F29" w:rsidP="007E4F29" w:rsidRDefault="007E4F29" w14:paraId="1F4776A9" w14:textId="77777777">
      <w:pPr>
        <w:spacing w:after="120" w:line="320" w:lineRule="exact"/>
        <w:rPr>
          <w:rFonts w:ascii="Calibri" w:hAnsi="Calibri" w:eastAsia="Calibri" w:cs="Calibri"/>
          <w:sz w:val="24"/>
          <w:szCs w:val="24"/>
          <w:lang w:val="nl-NL"/>
        </w:rPr>
      </w:pPr>
      <w:r w:rsidRPr="004F3BDA">
        <w:rPr>
          <w:rFonts w:ascii="Calibri" w:hAnsi="Calibri" w:eastAsia="Calibri" w:cs="Calibri"/>
          <w:sz w:val="24"/>
          <w:szCs w:val="24"/>
          <w:lang w:val="nl-NL"/>
        </w:rPr>
        <w:t xml:space="preserve">Dit deel van de vragenlijst gaat over uw mogelijkheden met betrekking tot het gebruik van uw </w:t>
      </w:r>
      <w:r w:rsidRPr="004F3BDA">
        <w:rPr>
          <w:rFonts w:ascii="Calibri" w:hAnsi="Calibri" w:eastAsia="Calibri" w:cs="Calibri"/>
          <w:sz w:val="24"/>
          <w:szCs w:val="24"/>
          <w:u w:val="single"/>
          <w:lang w:val="nl-NL"/>
        </w:rPr>
        <w:t>op maat gemaakte</w:t>
      </w:r>
      <w:r w:rsidRPr="004F3BDA">
        <w:rPr>
          <w:rFonts w:ascii="Calibri" w:hAnsi="Calibri" w:eastAsia="Calibri" w:cs="Calibri"/>
          <w:sz w:val="24"/>
          <w:szCs w:val="24"/>
          <w:lang w:val="nl-NL"/>
        </w:rPr>
        <w:t xml:space="preserve"> schoenen. Omcirkel het antwoord.</w:t>
      </w:r>
    </w:p>
    <w:p w:rsidRPr="004F3BDA" w:rsidR="007E4F29" w:rsidP="007E4F29" w:rsidRDefault="007E4F29" w14:paraId="139FF56F" w14:textId="77777777">
      <w:pPr>
        <w:spacing w:line="240" w:lineRule="exact"/>
        <w:rPr>
          <w:rFonts w:ascii="Calibri" w:hAnsi="Calibri" w:eastAsia="Calibri" w:cs="Calibri"/>
          <w:lang w:val="nl-NL"/>
        </w:rPr>
      </w:pPr>
    </w:p>
    <w:p w:rsidRPr="002415F9" w:rsidR="007E4F29" w:rsidP="002415F9" w:rsidRDefault="007E4F29" w14:paraId="7A975419" w14:textId="77777777">
      <w:pPr>
        <w:pStyle w:val="Heading2"/>
        <w:spacing w:before="0" w:after="0" w:line="360" w:lineRule="auto"/>
        <w:rPr>
          <w:rFonts w:ascii="Calibri" w:hAnsi="Calibri" w:cs="Calibri"/>
          <w:b/>
          <w:bCs/>
          <w:sz w:val="24"/>
          <w:szCs w:val="24"/>
          <w:lang w:val="nl-NL"/>
        </w:rPr>
      </w:pPr>
      <w:r w:rsidRPr="002415F9">
        <w:rPr>
          <w:rFonts w:ascii="Calibri" w:hAnsi="Calibri" w:cs="Calibri"/>
          <w:b/>
          <w:bCs/>
          <w:color w:val="000000" w:themeColor="text1"/>
          <w:sz w:val="22"/>
          <w:szCs w:val="22"/>
          <w:lang w:val="nl-NL"/>
        </w:rPr>
        <w:t xml:space="preserve">1. Ik heb de fysieke mogelijkheden om mijn op maat gemaakte schoenen </w:t>
      </w:r>
      <w:r w:rsidRPr="002415F9">
        <w:rPr>
          <w:rFonts w:ascii="Calibri" w:hAnsi="Calibri" w:cs="Calibri"/>
          <w:b/>
          <w:bCs/>
          <w:color w:val="000000" w:themeColor="text1"/>
          <w:sz w:val="22"/>
          <w:szCs w:val="22"/>
          <w:u w:val="single"/>
          <w:lang w:val="nl-NL"/>
        </w:rPr>
        <w:t>altijd</w:t>
      </w:r>
      <w:r w:rsidRPr="002415F9">
        <w:rPr>
          <w:rFonts w:ascii="Calibri" w:hAnsi="Calibri" w:cs="Calibri"/>
          <w:b/>
          <w:bCs/>
          <w:color w:val="000000" w:themeColor="text1"/>
          <w:sz w:val="22"/>
          <w:szCs w:val="22"/>
          <w:lang w:val="nl-NL"/>
        </w:rPr>
        <w:t xml:space="preserve"> te dragen</w:t>
      </w:r>
    </w:p>
    <w:p w:rsidRPr="004F3BDA" w:rsidR="007E4F29" w:rsidP="007E4F29" w:rsidRDefault="007E4F29" w14:paraId="1A824CCE" w14:textId="77777777">
      <w:pPr>
        <w:spacing w:line="240" w:lineRule="exact"/>
        <w:rPr>
          <w:rFonts w:ascii="Calibri" w:hAnsi="Calibri" w:eastAsia="Calibri" w:cs="Calibri"/>
          <w:i/>
          <w:szCs w:val="28"/>
          <w:lang w:val="nl-NL"/>
        </w:rPr>
      </w:pPr>
      <w:r w:rsidRPr="004F3BDA">
        <w:rPr>
          <w:rFonts w:ascii="Calibri" w:hAnsi="Calibri" w:eastAsia="Calibri" w:cs="Calibri"/>
          <w:i/>
          <w:szCs w:val="28"/>
          <w:lang w:val="nl-NL"/>
        </w:rPr>
        <w:t>Fysieke mogelijkheden betekent dat de omgeving de mogelijkheden biedt om de op maat gemaakte schoenen altijd te dragen. Bijvoorbeeld genoeg tijd om de schoenen aan en uit te trekken, u wordt aan het dragen van uw schoenen herinnerd, etc.</w:t>
      </w:r>
    </w:p>
    <w:p w:rsidRPr="004F3BDA" w:rsidR="007E4F29" w:rsidP="007E4F29" w:rsidRDefault="007E4F29" w14:paraId="13C928EB" w14:textId="77777777">
      <w:pPr>
        <w:spacing w:line="240" w:lineRule="exact"/>
        <w:rPr>
          <w:rFonts w:ascii="Calibri" w:hAnsi="Calibri" w:eastAsia="Calibri" w:cs="Calibri"/>
          <w:i/>
          <w:lang w:val="nl-NL"/>
        </w:rPr>
      </w:pPr>
    </w:p>
    <w:p w:rsidRPr="002415F9" w:rsidR="007E4F29" w:rsidP="007E4F29" w:rsidRDefault="007E4F29" w14:paraId="27338E0C" w14:textId="77777777">
      <w:pPr>
        <w:spacing w:line="240" w:lineRule="exact"/>
        <w:rPr>
          <w:rFonts w:ascii="Calibri" w:hAnsi="Calibri" w:cs="Calibri"/>
          <w:b/>
          <w:bCs/>
          <w:lang w:val="nl-NL"/>
        </w:rPr>
      </w:pPr>
      <w:r w:rsidRPr="002415F9">
        <w:rPr>
          <w:rFonts w:ascii="Calibri" w:hAnsi="Calibri" w:cs="Calibri"/>
          <w:b/>
          <w:bCs/>
          <w:lang w:val="nl-NL"/>
        </w:rPr>
        <w:t>Heel erg mee oneens</w:t>
      </w:r>
      <w:r w:rsidRPr="002415F9">
        <w:rPr>
          <w:rFonts w:ascii="Calibri" w:hAnsi="Calibri" w:cs="Calibri"/>
          <w:b/>
          <w:bCs/>
          <w:lang w:val="nl-NL"/>
        </w:rPr>
        <w:tab/>
      </w:r>
      <w:r w:rsidRPr="002415F9">
        <w:rPr>
          <w:rFonts w:ascii="Calibri" w:hAnsi="Calibri" w:cs="Calibri"/>
          <w:b/>
          <w:bCs/>
          <w:lang w:val="nl-NL"/>
        </w:rPr>
        <w:tab/>
      </w:r>
      <w:r w:rsidRPr="002415F9">
        <w:rPr>
          <w:rFonts w:ascii="Calibri" w:hAnsi="Calibri" w:cs="Calibri"/>
          <w:b/>
          <w:bCs/>
          <w:lang w:val="nl-NL"/>
        </w:rPr>
        <w:tab/>
      </w:r>
      <w:r w:rsidRPr="002415F9">
        <w:rPr>
          <w:rFonts w:ascii="Calibri" w:hAnsi="Calibri" w:cs="Calibri"/>
          <w:b/>
          <w:bCs/>
          <w:lang w:val="nl-NL"/>
        </w:rPr>
        <w:t xml:space="preserve">       Neutraal</w:t>
      </w:r>
      <w:r w:rsidRPr="002415F9">
        <w:rPr>
          <w:rFonts w:ascii="Calibri" w:hAnsi="Calibri" w:cs="Calibri"/>
          <w:b/>
          <w:bCs/>
          <w:lang w:val="nl-NL"/>
        </w:rPr>
        <w:tab/>
      </w:r>
      <w:r w:rsidRPr="002415F9">
        <w:rPr>
          <w:rFonts w:ascii="Calibri" w:hAnsi="Calibri" w:cs="Calibri"/>
          <w:b/>
          <w:bCs/>
          <w:lang w:val="nl-NL"/>
        </w:rPr>
        <w:tab/>
      </w:r>
      <w:r w:rsidRPr="002415F9">
        <w:rPr>
          <w:rFonts w:ascii="Calibri" w:hAnsi="Calibri" w:cs="Calibri"/>
          <w:b/>
          <w:bCs/>
          <w:lang w:val="nl-NL"/>
        </w:rPr>
        <w:tab/>
      </w:r>
      <w:r w:rsidRPr="002415F9">
        <w:rPr>
          <w:rFonts w:ascii="Calibri" w:hAnsi="Calibri" w:cs="Calibri"/>
          <w:b/>
          <w:bCs/>
          <w:lang w:val="nl-NL"/>
        </w:rPr>
        <w:tab/>
      </w:r>
      <w:r w:rsidRPr="002415F9">
        <w:rPr>
          <w:rFonts w:ascii="Calibri" w:hAnsi="Calibri" w:cs="Calibri"/>
          <w:b/>
          <w:bCs/>
          <w:lang w:val="nl-NL"/>
        </w:rPr>
        <w:t>Heel erg mee eens</w:t>
      </w:r>
    </w:p>
    <w:p w:rsidRPr="004F3BDA" w:rsidR="007E4F29" w:rsidP="007E4F29" w:rsidRDefault="007E4F29" w14:paraId="7FDD318E" w14:textId="77777777">
      <w:pPr>
        <w:spacing w:line="240" w:lineRule="exact"/>
        <w:rPr>
          <w:rFonts w:ascii="Calibri" w:hAnsi="Calibri" w:cs="Calibri"/>
          <w:sz w:val="18"/>
          <w:lang w:val="nl-NL"/>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18"/>
        <w:gridCol w:w="818"/>
        <w:gridCol w:w="820"/>
        <w:gridCol w:w="820"/>
        <w:gridCol w:w="820"/>
        <w:gridCol w:w="820"/>
        <w:gridCol w:w="820"/>
        <w:gridCol w:w="820"/>
        <w:gridCol w:w="820"/>
        <w:gridCol w:w="820"/>
        <w:gridCol w:w="820"/>
      </w:tblGrid>
      <w:tr w:rsidRPr="004F3BDA" w:rsidR="007E4F29" w:rsidTr="00E72F28" w14:paraId="0DC67E99" w14:textId="77777777">
        <w:tc>
          <w:tcPr>
            <w:tcW w:w="818" w:type="dxa"/>
          </w:tcPr>
          <w:p w:rsidRPr="004F3BDA" w:rsidR="007E4F29" w:rsidP="00E72F28" w:rsidRDefault="007E4F29" w14:paraId="63C31490" w14:textId="77777777">
            <w:pPr>
              <w:spacing w:line="240" w:lineRule="exact"/>
              <w:jc w:val="center"/>
              <w:rPr>
                <w:rFonts w:ascii="Calibri" w:hAnsi="Calibri" w:cs="Calibri"/>
                <w:lang w:val="nl-NL"/>
              </w:rPr>
            </w:pPr>
            <w:r w:rsidRPr="004F3BDA">
              <w:rPr>
                <w:rFonts w:ascii="Calibri" w:hAnsi="Calibri" w:cs="Calibri"/>
                <w:lang w:val="nl-NL"/>
              </w:rPr>
              <w:t>0</w:t>
            </w:r>
          </w:p>
        </w:tc>
        <w:tc>
          <w:tcPr>
            <w:tcW w:w="818" w:type="dxa"/>
          </w:tcPr>
          <w:p w:rsidRPr="004F3BDA" w:rsidR="007E4F29" w:rsidP="00E72F28" w:rsidRDefault="007E4F29" w14:paraId="4DF8BB71" w14:textId="77777777">
            <w:pPr>
              <w:spacing w:line="240" w:lineRule="exact"/>
              <w:jc w:val="center"/>
              <w:rPr>
                <w:rFonts w:ascii="Calibri" w:hAnsi="Calibri" w:cs="Calibri"/>
                <w:lang w:val="nl-NL"/>
              </w:rPr>
            </w:pPr>
            <w:r w:rsidRPr="004F3BDA">
              <w:rPr>
                <w:rFonts w:ascii="Calibri" w:hAnsi="Calibri" w:cs="Calibri"/>
                <w:lang w:val="nl-NL"/>
              </w:rPr>
              <w:t>1</w:t>
            </w:r>
          </w:p>
        </w:tc>
        <w:tc>
          <w:tcPr>
            <w:tcW w:w="820" w:type="dxa"/>
          </w:tcPr>
          <w:p w:rsidRPr="004F3BDA" w:rsidR="007E4F29" w:rsidP="00E72F28" w:rsidRDefault="007E4F29" w14:paraId="5A3BC3CD" w14:textId="77777777">
            <w:pPr>
              <w:spacing w:line="240" w:lineRule="exact"/>
              <w:jc w:val="center"/>
              <w:rPr>
                <w:rFonts w:ascii="Calibri" w:hAnsi="Calibri" w:cs="Calibri"/>
                <w:lang w:val="nl-NL"/>
              </w:rPr>
            </w:pPr>
            <w:r w:rsidRPr="004F3BDA">
              <w:rPr>
                <w:rFonts w:ascii="Calibri" w:hAnsi="Calibri" w:cs="Calibri"/>
                <w:lang w:val="nl-NL"/>
              </w:rPr>
              <w:t>2</w:t>
            </w:r>
          </w:p>
        </w:tc>
        <w:tc>
          <w:tcPr>
            <w:tcW w:w="820" w:type="dxa"/>
          </w:tcPr>
          <w:p w:rsidRPr="004F3BDA" w:rsidR="007E4F29" w:rsidP="00E72F28" w:rsidRDefault="007E4F29" w14:paraId="41D382F0" w14:textId="77777777">
            <w:pPr>
              <w:spacing w:line="240" w:lineRule="exact"/>
              <w:jc w:val="center"/>
              <w:rPr>
                <w:rFonts w:ascii="Calibri" w:hAnsi="Calibri" w:cs="Calibri"/>
                <w:lang w:val="nl-NL"/>
              </w:rPr>
            </w:pPr>
            <w:r w:rsidRPr="004F3BDA">
              <w:rPr>
                <w:rFonts w:ascii="Calibri" w:hAnsi="Calibri" w:cs="Calibri"/>
                <w:lang w:val="nl-NL"/>
              </w:rPr>
              <w:t>3</w:t>
            </w:r>
          </w:p>
        </w:tc>
        <w:tc>
          <w:tcPr>
            <w:tcW w:w="820" w:type="dxa"/>
          </w:tcPr>
          <w:p w:rsidRPr="004F3BDA" w:rsidR="007E4F29" w:rsidP="00E72F28" w:rsidRDefault="007E4F29" w14:paraId="6A530781" w14:textId="77777777">
            <w:pPr>
              <w:spacing w:line="240" w:lineRule="exact"/>
              <w:jc w:val="center"/>
              <w:rPr>
                <w:rFonts w:ascii="Calibri" w:hAnsi="Calibri" w:cs="Calibri"/>
                <w:lang w:val="nl-NL"/>
              </w:rPr>
            </w:pPr>
            <w:r w:rsidRPr="004F3BDA">
              <w:rPr>
                <w:rFonts w:ascii="Calibri" w:hAnsi="Calibri" w:cs="Calibri"/>
                <w:lang w:val="nl-NL"/>
              </w:rPr>
              <w:t>4</w:t>
            </w:r>
          </w:p>
        </w:tc>
        <w:tc>
          <w:tcPr>
            <w:tcW w:w="820" w:type="dxa"/>
          </w:tcPr>
          <w:p w:rsidRPr="004F3BDA" w:rsidR="007E4F29" w:rsidP="00E72F28" w:rsidRDefault="007E4F29" w14:paraId="0E53C34C" w14:textId="77777777">
            <w:pPr>
              <w:spacing w:line="240" w:lineRule="exact"/>
              <w:jc w:val="center"/>
              <w:rPr>
                <w:rFonts w:ascii="Calibri" w:hAnsi="Calibri" w:cs="Calibri"/>
                <w:lang w:val="nl-NL"/>
              </w:rPr>
            </w:pPr>
            <w:r w:rsidRPr="004F3BDA">
              <w:rPr>
                <w:rFonts w:ascii="Calibri" w:hAnsi="Calibri" w:cs="Calibri"/>
                <w:lang w:val="nl-NL"/>
              </w:rPr>
              <w:t>5</w:t>
            </w:r>
          </w:p>
        </w:tc>
        <w:tc>
          <w:tcPr>
            <w:tcW w:w="820" w:type="dxa"/>
          </w:tcPr>
          <w:p w:rsidRPr="004F3BDA" w:rsidR="007E4F29" w:rsidP="00E72F28" w:rsidRDefault="007E4F29" w14:paraId="3E77EF82" w14:textId="77777777">
            <w:pPr>
              <w:spacing w:line="240" w:lineRule="exact"/>
              <w:jc w:val="center"/>
              <w:rPr>
                <w:rFonts w:ascii="Calibri" w:hAnsi="Calibri" w:cs="Calibri"/>
                <w:lang w:val="nl-NL"/>
              </w:rPr>
            </w:pPr>
            <w:r w:rsidRPr="004F3BDA">
              <w:rPr>
                <w:rFonts w:ascii="Calibri" w:hAnsi="Calibri" w:cs="Calibri"/>
                <w:lang w:val="nl-NL"/>
              </w:rPr>
              <w:t>6</w:t>
            </w:r>
          </w:p>
        </w:tc>
        <w:tc>
          <w:tcPr>
            <w:tcW w:w="820" w:type="dxa"/>
          </w:tcPr>
          <w:p w:rsidRPr="004F3BDA" w:rsidR="007E4F29" w:rsidP="00E72F28" w:rsidRDefault="007E4F29" w14:paraId="1A2C3136" w14:textId="77777777">
            <w:pPr>
              <w:spacing w:line="240" w:lineRule="exact"/>
              <w:jc w:val="center"/>
              <w:rPr>
                <w:rFonts w:ascii="Calibri" w:hAnsi="Calibri" w:cs="Calibri"/>
                <w:lang w:val="nl-NL"/>
              </w:rPr>
            </w:pPr>
            <w:r w:rsidRPr="004F3BDA">
              <w:rPr>
                <w:rFonts w:ascii="Calibri" w:hAnsi="Calibri" w:cs="Calibri"/>
                <w:lang w:val="nl-NL"/>
              </w:rPr>
              <w:t>7</w:t>
            </w:r>
          </w:p>
        </w:tc>
        <w:tc>
          <w:tcPr>
            <w:tcW w:w="820" w:type="dxa"/>
          </w:tcPr>
          <w:p w:rsidRPr="004F3BDA" w:rsidR="007E4F29" w:rsidP="00E72F28" w:rsidRDefault="007E4F29" w14:paraId="2C689612" w14:textId="77777777">
            <w:pPr>
              <w:spacing w:line="240" w:lineRule="exact"/>
              <w:jc w:val="center"/>
              <w:rPr>
                <w:rFonts w:ascii="Calibri" w:hAnsi="Calibri" w:cs="Calibri"/>
                <w:lang w:val="nl-NL"/>
              </w:rPr>
            </w:pPr>
            <w:r w:rsidRPr="004F3BDA">
              <w:rPr>
                <w:rFonts w:ascii="Calibri" w:hAnsi="Calibri" w:cs="Calibri"/>
                <w:lang w:val="nl-NL"/>
              </w:rPr>
              <w:t>8</w:t>
            </w:r>
          </w:p>
        </w:tc>
        <w:tc>
          <w:tcPr>
            <w:tcW w:w="820" w:type="dxa"/>
          </w:tcPr>
          <w:p w:rsidRPr="004F3BDA" w:rsidR="007E4F29" w:rsidP="00E72F28" w:rsidRDefault="007E4F29" w14:paraId="435205E2" w14:textId="77777777">
            <w:pPr>
              <w:spacing w:line="240" w:lineRule="exact"/>
              <w:jc w:val="center"/>
              <w:rPr>
                <w:rFonts w:ascii="Calibri" w:hAnsi="Calibri" w:cs="Calibri"/>
                <w:lang w:val="nl-NL"/>
              </w:rPr>
            </w:pPr>
            <w:r w:rsidRPr="004F3BDA">
              <w:rPr>
                <w:rFonts w:ascii="Calibri" w:hAnsi="Calibri" w:cs="Calibri"/>
                <w:lang w:val="nl-NL"/>
              </w:rPr>
              <w:t>9</w:t>
            </w:r>
          </w:p>
        </w:tc>
        <w:tc>
          <w:tcPr>
            <w:tcW w:w="820" w:type="dxa"/>
          </w:tcPr>
          <w:p w:rsidRPr="004F3BDA" w:rsidR="007E4F29" w:rsidP="00E72F28" w:rsidRDefault="007E4F29" w14:paraId="3CB884AC" w14:textId="77777777">
            <w:pPr>
              <w:spacing w:line="240" w:lineRule="exact"/>
              <w:jc w:val="center"/>
              <w:rPr>
                <w:rFonts w:ascii="Calibri" w:hAnsi="Calibri" w:cs="Calibri"/>
                <w:lang w:val="nl-NL"/>
              </w:rPr>
            </w:pPr>
            <w:r w:rsidRPr="004F3BDA">
              <w:rPr>
                <w:rFonts w:ascii="Calibri" w:hAnsi="Calibri" w:cs="Calibri"/>
                <w:lang w:val="nl-NL"/>
              </w:rPr>
              <w:t>10</w:t>
            </w:r>
          </w:p>
        </w:tc>
      </w:tr>
    </w:tbl>
    <w:p w:rsidRPr="004F3BDA" w:rsidR="007E4F29" w:rsidP="007E4F29" w:rsidRDefault="007E4F29" w14:paraId="12F36B55" w14:textId="77777777">
      <w:pPr>
        <w:spacing w:line="240" w:lineRule="exact"/>
        <w:rPr>
          <w:rFonts w:ascii="Calibri" w:hAnsi="Calibri" w:cs="Calibri"/>
          <w:lang w:val="nl-NL"/>
        </w:rPr>
      </w:pPr>
    </w:p>
    <w:p w:rsidRPr="004F3BDA" w:rsidR="007E4F29" w:rsidP="007E4F29" w:rsidRDefault="007E4F29" w14:paraId="1F6954C0" w14:textId="77777777">
      <w:pPr>
        <w:spacing w:line="240" w:lineRule="exact"/>
        <w:rPr>
          <w:rFonts w:ascii="Calibri" w:hAnsi="Calibri" w:eastAsia="Calibri" w:cs="Calibri"/>
          <w:b/>
          <w:lang w:val="nl-NL"/>
        </w:rPr>
      </w:pPr>
    </w:p>
    <w:p w:rsidRPr="002415F9" w:rsidR="007E4F29" w:rsidP="002415F9" w:rsidRDefault="007E4F29" w14:paraId="26E51E6C" w14:textId="77777777">
      <w:pPr>
        <w:pStyle w:val="Heading2"/>
        <w:spacing w:after="0" w:line="360" w:lineRule="auto"/>
        <w:rPr>
          <w:rFonts w:ascii="Calibri" w:hAnsi="Calibri" w:cs="Calibri"/>
          <w:b/>
          <w:bCs/>
          <w:sz w:val="24"/>
          <w:szCs w:val="24"/>
          <w:lang w:val="nl-NL"/>
        </w:rPr>
      </w:pPr>
      <w:r w:rsidRPr="002415F9">
        <w:rPr>
          <w:rFonts w:ascii="Calibri" w:hAnsi="Calibri" w:cs="Calibri"/>
          <w:b/>
          <w:bCs/>
          <w:color w:val="000000" w:themeColor="text1"/>
          <w:sz w:val="22"/>
          <w:szCs w:val="22"/>
          <w:lang w:val="nl-NL"/>
        </w:rPr>
        <w:t xml:space="preserve">2. Ik heb de sociale mogelijkheden om mijn op maat gemaakte schoenen </w:t>
      </w:r>
      <w:r w:rsidRPr="002415F9">
        <w:rPr>
          <w:rFonts w:ascii="Calibri" w:hAnsi="Calibri" w:cs="Calibri"/>
          <w:b/>
          <w:bCs/>
          <w:color w:val="000000" w:themeColor="text1"/>
          <w:sz w:val="22"/>
          <w:szCs w:val="22"/>
          <w:u w:val="single"/>
          <w:lang w:val="nl-NL"/>
        </w:rPr>
        <w:t>altijd</w:t>
      </w:r>
      <w:r w:rsidRPr="002415F9">
        <w:rPr>
          <w:rFonts w:ascii="Calibri" w:hAnsi="Calibri" w:cs="Calibri"/>
          <w:b/>
          <w:bCs/>
          <w:color w:val="000000" w:themeColor="text1"/>
          <w:sz w:val="22"/>
          <w:szCs w:val="22"/>
          <w:lang w:val="nl-NL"/>
        </w:rPr>
        <w:t xml:space="preserve"> te dragen</w:t>
      </w:r>
    </w:p>
    <w:p w:rsidRPr="004F3BDA" w:rsidR="007E4F29" w:rsidP="007E4F29" w:rsidRDefault="007E4F29" w14:paraId="3ECCD274" w14:textId="77777777">
      <w:pPr>
        <w:spacing w:line="240" w:lineRule="exact"/>
        <w:rPr>
          <w:rFonts w:ascii="Calibri" w:hAnsi="Calibri" w:eastAsia="Calibri" w:cs="Calibri"/>
          <w:i/>
          <w:szCs w:val="28"/>
          <w:lang w:val="nl-NL"/>
        </w:rPr>
      </w:pPr>
      <w:r w:rsidRPr="004F3BDA">
        <w:rPr>
          <w:rFonts w:ascii="Calibri" w:hAnsi="Calibri" w:eastAsia="Calibri" w:cs="Calibri"/>
          <w:i/>
          <w:szCs w:val="28"/>
          <w:lang w:val="nl-NL"/>
        </w:rPr>
        <w:t>Sociale mogelijkheden zijn bijvoorbeeld hulp van familie en vrienden, culturele normen, de mening van anderen, etc.</w:t>
      </w:r>
    </w:p>
    <w:p w:rsidRPr="004F3BDA" w:rsidR="007E4F29" w:rsidP="007E4F29" w:rsidRDefault="007E4F29" w14:paraId="52B26EFA" w14:textId="77777777">
      <w:pPr>
        <w:spacing w:line="240" w:lineRule="exact"/>
        <w:rPr>
          <w:rFonts w:ascii="Calibri" w:hAnsi="Calibri" w:eastAsia="Calibri" w:cs="Calibri"/>
          <w:lang w:val="nl-NL"/>
        </w:rPr>
      </w:pPr>
    </w:p>
    <w:p w:rsidRPr="00474184" w:rsidR="007E4F29" w:rsidP="007E4F29" w:rsidRDefault="007E4F29" w14:paraId="22584790" w14:textId="77777777">
      <w:pPr>
        <w:spacing w:line="240" w:lineRule="exact"/>
        <w:rPr>
          <w:rFonts w:ascii="Calibri" w:hAnsi="Calibri" w:cs="Calibri"/>
          <w:b/>
          <w:bCs/>
          <w:color w:val="000000" w:themeColor="text1"/>
          <w:lang w:val="nl-NL"/>
        </w:rPr>
      </w:pPr>
      <w:r w:rsidRPr="00474184">
        <w:rPr>
          <w:rFonts w:ascii="Calibri" w:hAnsi="Calibri" w:cs="Calibri"/>
          <w:b/>
          <w:bCs/>
          <w:color w:val="000000" w:themeColor="text1"/>
          <w:lang w:val="nl-NL"/>
        </w:rPr>
        <w:t>Heel erg mee oneens</w:t>
      </w:r>
      <w:r w:rsidRPr="00474184">
        <w:rPr>
          <w:rFonts w:ascii="Calibri" w:hAnsi="Calibri" w:cs="Calibri"/>
          <w:b/>
          <w:bCs/>
          <w:color w:val="000000" w:themeColor="text1"/>
          <w:lang w:val="nl-NL"/>
        </w:rPr>
        <w:tab/>
      </w:r>
      <w:r w:rsidRPr="00474184">
        <w:rPr>
          <w:rFonts w:ascii="Calibri" w:hAnsi="Calibri" w:cs="Calibri"/>
          <w:b/>
          <w:bCs/>
          <w:color w:val="000000" w:themeColor="text1"/>
          <w:lang w:val="nl-NL"/>
        </w:rPr>
        <w:tab/>
      </w:r>
      <w:r w:rsidRPr="00474184">
        <w:rPr>
          <w:rFonts w:ascii="Calibri" w:hAnsi="Calibri" w:cs="Calibri"/>
          <w:b/>
          <w:bCs/>
          <w:color w:val="000000" w:themeColor="text1"/>
          <w:lang w:val="nl-NL"/>
        </w:rPr>
        <w:tab/>
      </w:r>
      <w:r w:rsidRPr="00474184">
        <w:rPr>
          <w:rFonts w:ascii="Calibri" w:hAnsi="Calibri" w:cs="Calibri"/>
          <w:b/>
          <w:bCs/>
          <w:color w:val="000000" w:themeColor="text1"/>
          <w:lang w:val="nl-NL"/>
        </w:rPr>
        <w:t xml:space="preserve">       Neutraal</w:t>
      </w:r>
      <w:r w:rsidRPr="00474184">
        <w:rPr>
          <w:rFonts w:ascii="Calibri" w:hAnsi="Calibri" w:cs="Calibri"/>
          <w:b/>
          <w:bCs/>
          <w:color w:val="000000" w:themeColor="text1"/>
          <w:lang w:val="nl-NL"/>
        </w:rPr>
        <w:tab/>
      </w:r>
      <w:r w:rsidRPr="00474184">
        <w:rPr>
          <w:rFonts w:ascii="Calibri" w:hAnsi="Calibri" w:cs="Calibri"/>
          <w:b/>
          <w:bCs/>
          <w:color w:val="000000" w:themeColor="text1"/>
          <w:lang w:val="nl-NL"/>
        </w:rPr>
        <w:tab/>
      </w:r>
      <w:r w:rsidRPr="00474184">
        <w:rPr>
          <w:rFonts w:ascii="Calibri" w:hAnsi="Calibri" w:cs="Calibri"/>
          <w:b/>
          <w:bCs/>
          <w:color w:val="000000" w:themeColor="text1"/>
          <w:lang w:val="nl-NL"/>
        </w:rPr>
        <w:tab/>
      </w:r>
      <w:r w:rsidRPr="00474184">
        <w:rPr>
          <w:rFonts w:ascii="Calibri" w:hAnsi="Calibri" w:cs="Calibri"/>
          <w:b/>
          <w:bCs/>
          <w:color w:val="000000" w:themeColor="text1"/>
          <w:lang w:val="nl-NL"/>
        </w:rPr>
        <w:tab/>
      </w:r>
      <w:r w:rsidRPr="00474184">
        <w:rPr>
          <w:rFonts w:ascii="Calibri" w:hAnsi="Calibri" w:cs="Calibri"/>
          <w:b/>
          <w:bCs/>
          <w:color w:val="000000" w:themeColor="text1"/>
          <w:lang w:val="nl-NL"/>
        </w:rPr>
        <w:t>Heel erg mee eens</w:t>
      </w:r>
    </w:p>
    <w:p w:rsidRPr="004F3BDA" w:rsidR="007E4F29" w:rsidP="007E4F29" w:rsidRDefault="007E4F29" w14:paraId="2FBE1184" w14:textId="77777777">
      <w:pPr>
        <w:spacing w:line="240" w:lineRule="exact"/>
        <w:rPr>
          <w:rFonts w:ascii="Calibri" w:hAnsi="Calibri" w:cs="Calibri"/>
          <w:lang w:val="nl-NL"/>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18"/>
        <w:gridCol w:w="818"/>
        <w:gridCol w:w="820"/>
        <w:gridCol w:w="820"/>
        <w:gridCol w:w="820"/>
        <w:gridCol w:w="820"/>
        <w:gridCol w:w="820"/>
        <w:gridCol w:w="820"/>
        <w:gridCol w:w="820"/>
        <w:gridCol w:w="820"/>
        <w:gridCol w:w="820"/>
      </w:tblGrid>
      <w:tr w:rsidRPr="004F3BDA" w:rsidR="007E4F29" w:rsidTr="00E72F28" w14:paraId="02BB06AE" w14:textId="77777777">
        <w:tc>
          <w:tcPr>
            <w:tcW w:w="818" w:type="dxa"/>
          </w:tcPr>
          <w:p w:rsidRPr="004F3BDA" w:rsidR="007E4F29" w:rsidP="00E72F28" w:rsidRDefault="007E4F29" w14:paraId="29B2C341" w14:textId="77777777">
            <w:pPr>
              <w:spacing w:line="240" w:lineRule="exact"/>
              <w:jc w:val="center"/>
              <w:rPr>
                <w:rFonts w:ascii="Calibri" w:hAnsi="Calibri" w:cs="Calibri"/>
                <w:lang w:val="nl-NL"/>
              </w:rPr>
            </w:pPr>
            <w:r w:rsidRPr="004F3BDA">
              <w:rPr>
                <w:rFonts w:ascii="Calibri" w:hAnsi="Calibri" w:cs="Calibri"/>
                <w:lang w:val="nl-NL"/>
              </w:rPr>
              <w:t>0</w:t>
            </w:r>
          </w:p>
        </w:tc>
        <w:tc>
          <w:tcPr>
            <w:tcW w:w="818" w:type="dxa"/>
          </w:tcPr>
          <w:p w:rsidRPr="004F3BDA" w:rsidR="007E4F29" w:rsidP="00E72F28" w:rsidRDefault="007E4F29" w14:paraId="49F96755" w14:textId="77777777">
            <w:pPr>
              <w:spacing w:line="240" w:lineRule="exact"/>
              <w:jc w:val="center"/>
              <w:rPr>
                <w:rFonts w:ascii="Calibri" w:hAnsi="Calibri" w:cs="Calibri"/>
                <w:lang w:val="nl-NL"/>
              </w:rPr>
            </w:pPr>
            <w:r w:rsidRPr="004F3BDA">
              <w:rPr>
                <w:rFonts w:ascii="Calibri" w:hAnsi="Calibri" w:cs="Calibri"/>
                <w:lang w:val="nl-NL"/>
              </w:rPr>
              <w:t>1</w:t>
            </w:r>
          </w:p>
        </w:tc>
        <w:tc>
          <w:tcPr>
            <w:tcW w:w="820" w:type="dxa"/>
          </w:tcPr>
          <w:p w:rsidRPr="004F3BDA" w:rsidR="007E4F29" w:rsidP="00E72F28" w:rsidRDefault="007E4F29" w14:paraId="7FFE1618" w14:textId="77777777">
            <w:pPr>
              <w:spacing w:line="240" w:lineRule="exact"/>
              <w:jc w:val="center"/>
              <w:rPr>
                <w:rFonts w:ascii="Calibri" w:hAnsi="Calibri" w:cs="Calibri"/>
                <w:lang w:val="nl-NL"/>
              </w:rPr>
            </w:pPr>
            <w:r w:rsidRPr="004F3BDA">
              <w:rPr>
                <w:rFonts w:ascii="Calibri" w:hAnsi="Calibri" w:cs="Calibri"/>
                <w:lang w:val="nl-NL"/>
              </w:rPr>
              <w:t>2</w:t>
            </w:r>
          </w:p>
        </w:tc>
        <w:tc>
          <w:tcPr>
            <w:tcW w:w="820" w:type="dxa"/>
          </w:tcPr>
          <w:p w:rsidRPr="004F3BDA" w:rsidR="007E4F29" w:rsidP="00E72F28" w:rsidRDefault="007E4F29" w14:paraId="51A29E57" w14:textId="77777777">
            <w:pPr>
              <w:spacing w:line="240" w:lineRule="exact"/>
              <w:jc w:val="center"/>
              <w:rPr>
                <w:rFonts w:ascii="Calibri" w:hAnsi="Calibri" w:cs="Calibri"/>
                <w:lang w:val="nl-NL"/>
              </w:rPr>
            </w:pPr>
            <w:r w:rsidRPr="004F3BDA">
              <w:rPr>
                <w:rFonts w:ascii="Calibri" w:hAnsi="Calibri" w:cs="Calibri"/>
                <w:lang w:val="nl-NL"/>
              </w:rPr>
              <w:t>3</w:t>
            </w:r>
          </w:p>
        </w:tc>
        <w:tc>
          <w:tcPr>
            <w:tcW w:w="820" w:type="dxa"/>
          </w:tcPr>
          <w:p w:rsidRPr="004F3BDA" w:rsidR="007E4F29" w:rsidP="00E72F28" w:rsidRDefault="007E4F29" w14:paraId="66A140C0" w14:textId="77777777">
            <w:pPr>
              <w:spacing w:line="240" w:lineRule="exact"/>
              <w:jc w:val="center"/>
              <w:rPr>
                <w:rFonts w:ascii="Calibri" w:hAnsi="Calibri" w:cs="Calibri"/>
                <w:lang w:val="nl-NL"/>
              </w:rPr>
            </w:pPr>
            <w:r w:rsidRPr="004F3BDA">
              <w:rPr>
                <w:rFonts w:ascii="Calibri" w:hAnsi="Calibri" w:cs="Calibri"/>
                <w:lang w:val="nl-NL"/>
              </w:rPr>
              <w:t>4</w:t>
            </w:r>
          </w:p>
        </w:tc>
        <w:tc>
          <w:tcPr>
            <w:tcW w:w="820" w:type="dxa"/>
          </w:tcPr>
          <w:p w:rsidRPr="004F3BDA" w:rsidR="007E4F29" w:rsidP="00E72F28" w:rsidRDefault="007E4F29" w14:paraId="533DFB16" w14:textId="77777777">
            <w:pPr>
              <w:spacing w:line="240" w:lineRule="exact"/>
              <w:jc w:val="center"/>
              <w:rPr>
                <w:rFonts w:ascii="Calibri" w:hAnsi="Calibri" w:cs="Calibri"/>
                <w:lang w:val="nl-NL"/>
              </w:rPr>
            </w:pPr>
            <w:r w:rsidRPr="004F3BDA">
              <w:rPr>
                <w:rFonts w:ascii="Calibri" w:hAnsi="Calibri" w:cs="Calibri"/>
                <w:lang w:val="nl-NL"/>
              </w:rPr>
              <w:t>5</w:t>
            </w:r>
          </w:p>
        </w:tc>
        <w:tc>
          <w:tcPr>
            <w:tcW w:w="820" w:type="dxa"/>
          </w:tcPr>
          <w:p w:rsidRPr="004F3BDA" w:rsidR="007E4F29" w:rsidP="00E72F28" w:rsidRDefault="007E4F29" w14:paraId="0BD66611" w14:textId="77777777">
            <w:pPr>
              <w:spacing w:line="240" w:lineRule="exact"/>
              <w:jc w:val="center"/>
              <w:rPr>
                <w:rFonts w:ascii="Calibri" w:hAnsi="Calibri" w:cs="Calibri"/>
                <w:lang w:val="nl-NL"/>
              </w:rPr>
            </w:pPr>
            <w:r w:rsidRPr="004F3BDA">
              <w:rPr>
                <w:rFonts w:ascii="Calibri" w:hAnsi="Calibri" w:cs="Calibri"/>
                <w:lang w:val="nl-NL"/>
              </w:rPr>
              <w:t>6</w:t>
            </w:r>
          </w:p>
        </w:tc>
        <w:tc>
          <w:tcPr>
            <w:tcW w:w="820" w:type="dxa"/>
          </w:tcPr>
          <w:p w:rsidRPr="004F3BDA" w:rsidR="007E4F29" w:rsidP="00E72F28" w:rsidRDefault="007E4F29" w14:paraId="3B16634E" w14:textId="77777777">
            <w:pPr>
              <w:spacing w:line="240" w:lineRule="exact"/>
              <w:jc w:val="center"/>
              <w:rPr>
                <w:rFonts w:ascii="Calibri" w:hAnsi="Calibri" w:cs="Calibri"/>
                <w:lang w:val="nl-NL"/>
              </w:rPr>
            </w:pPr>
            <w:r w:rsidRPr="004F3BDA">
              <w:rPr>
                <w:rFonts w:ascii="Calibri" w:hAnsi="Calibri" w:cs="Calibri"/>
                <w:lang w:val="nl-NL"/>
              </w:rPr>
              <w:t>7</w:t>
            </w:r>
          </w:p>
        </w:tc>
        <w:tc>
          <w:tcPr>
            <w:tcW w:w="820" w:type="dxa"/>
          </w:tcPr>
          <w:p w:rsidRPr="004F3BDA" w:rsidR="007E4F29" w:rsidP="00E72F28" w:rsidRDefault="007E4F29" w14:paraId="64EC8BF6" w14:textId="77777777">
            <w:pPr>
              <w:spacing w:line="240" w:lineRule="exact"/>
              <w:jc w:val="center"/>
              <w:rPr>
                <w:rFonts w:ascii="Calibri" w:hAnsi="Calibri" w:cs="Calibri"/>
                <w:lang w:val="nl-NL"/>
              </w:rPr>
            </w:pPr>
            <w:r w:rsidRPr="004F3BDA">
              <w:rPr>
                <w:rFonts w:ascii="Calibri" w:hAnsi="Calibri" w:cs="Calibri"/>
                <w:lang w:val="nl-NL"/>
              </w:rPr>
              <w:t>8</w:t>
            </w:r>
          </w:p>
        </w:tc>
        <w:tc>
          <w:tcPr>
            <w:tcW w:w="820" w:type="dxa"/>
          </w:tcPr>
          <w:p w:rsidRPr="004F3BDA" w:rsidR="007E4F29" w:rsidP="00E72F28" w:rsidRDefault="007E4F29" w14:paraId="61C25A65" w14:textId="77777777">
            <w:pPr>
              <w:spacing w:line="240" w:lineRule="exact"/>
              <w:jc w:val="center"/>
              <w:rPr>
                <w:rFonts w:ascii="Calibri" w:hAnsi="Calibri" w:cs="Calibri"/>
                <w:lang w:val="nl-NL"/>
              </w:rPr>
            </w:pPr>
            <w:r w:rsidRPr="004F3BDA">
              <w:rPr>
                <w:rFonts w:ascii="Calibri" w:hAnsi="Calibri" w:cs="Calibri"/>
                <w:lang w:val="nl-NL"/>
              </w:rPr>
              <w:t>9</w:t>
            </w:r>
          </w:p>
        </w:tc>
        <w:tc>
          <w:tcPr>
            <w:tcW w:w="820" w:type="dxa"/>
          </w:tcPr>
          <w:p w:rsidRPr="004F3BDA" w:rsidR="007E4F29" w:rsidP="00E72F28" w:rsidRDefault="007E4F29" w14:paraId="7812C275" w14:textId="77777777">
            <w:pPr>
              <w:spacing w:line="240" w:lineRule="exact"/>
              <w:jc w:val="center"/>
              <w:rPr>
                <w:rFonts w:ascii="Calibri" w:hAnsi="Calibri" w:cs="Calibri"/>
                <w:lang w:val="nl-NL"/>
              </w:rPr>
            </w:pPr>
            <w:r w:rsidRPr="004F3BDA">
              <w:rPr>
                <w:rFonts w:ascii="Calibri" w:hAnsi="Calibri" w:cs="Calibri"/>
                <w:lang w:val="nl-NL"/>
              </w:rPr>
              <w:t>10</w:t>
            </w:r>
          </w:p>
        </w:tc>
      </w:tr>
    </w:tbl>
    <w:p w:rsidRPr="004F3BDA" w:rsidR="007E4F29" w:rsidP="007E4F29" w:rsidRDefault="007E4F29" w14:paraId="5BFC0492" w14:textId="77777777">
      <w:pPr>
        <w:spacing w:line="240" w:lineRule="exact"/>
        <w:rPr>
          <w:rFonts w:ascii="Calibri" w:hAnsi="Calibri" w:cs="Calibri"/>
          <w:lang w:val="nl-NL"/>
        </w:rPr>
      </w:pPr>
    </w:p>
    <w:p w:rsidRPr="004F3BDA" w:rsidR="007E4F29" w:rsidP="007E4F29" w:rsidRDefault="007E4F29" w14:paraId="6E483A31" w14:textId="77777777">
      <w:pPr>
        <w:spacing w:line="240" w:lineRule="exact"/>
        <w:rPr>
          <w:rFonts w:ascii="Calibri" w:hAnsi="Calibri" w:eastAsia="Calibri" w:cs="Calibri"/>
          <w:b/>
          <w:lang w:val="nl-NL"/>
        </w:rPr>
      </w:pPr>
    </w:p>
    <w:p w:rsidRPr="00474184" w:rsidR="007E4F29" w:rsidP="00474184" w:rsidRDefault="007E4F29" w14:paraId="63ED62E2" w14:textId="77777777">
      <w:pPr>
        <w:pStyle w:val="Heading2"/>
        <w:spacing w:after="0" w:line="360" w:lineRule="auto"/>
        <w:rPr>
          <w:rFonts w:ascii="Calibri" w:hAnsi="Calibri" w:cs="Calibri"/>
          <w:b/>
          <w:bCs/>
          <w:color w:val="000000" w:themeColor="text1"/>
          <w:sz w:val="22"/>
          <w:szCs w:val="22"/>
          <w:lang w:val="nl-NL"/>
        </w:rPr>
      </w:pPr>
      <w:r w:rsidRPr="00474184">
        <w:rPr>
          <w:rFonts w:ascii="Calibri" w:hAnsi="Calibri" w:cs="Calibri"/>
          <w:b/>
          <w:bCs/>
          <w:color w:val="000000" w:themeColor="text1"/>
          <w:sz w:val="22"/>
          <w:szCs w:val="22"/>
          <w:lang w:val="nl-NL"/>
        </w:rPr>
        <w:t xml:space="preserve">3. Ik ben gemotiveerd om mijn op maat gemaakte schoenen </w:t>
      </w:r>
      <w:r w:rsidRPr="00474184">
        <w:rPr>
          <w:rFonts w:ascii="Calibri" w:hAnsi="Calibri" w:cs="Calibri"/>
          <w:b/>
          <w:bCs/>
          <w:color w:val="000000" w:themeColor="text1"/>
          <w:sz w:val="22"/>
          <w:szCs w:val="22"/>
          <w:u w:val="single"/>
          <w:lang w:val="nl-NL"/>
        </w:rPr>
        <w:t>altijd</w:t>
      </w:r>
      <w:r w:rsidRPr="00474184">
        <w:rPr>
          <w:rFonts w:ascii="Calibri" w:hAnsi="Calibri" w:cs="Calibri"/>
          <w:b/>
          <w:bCs/>
          <w:color w:val="000000" w:themeColor="text1"/>
          <w:sz w:val="22"/>
          <w:szCs w:val="22"/>
          <w:lang w:val="nl-NL"/>
        </w:rPr>
        <w:t xml:space="preserve"> te dragen</w:t>
      </w:r>
    </w:p>
    <w:p w:rsidRPr="00474184" w:rsidR="007E4F29" w:rsidP="007E4F29" w:rsidRDefault="007E4F29" w14:paraId="24F76653" w14:textId="77777777">
      <w:pPr>
        <w:spacing w:line="240" w:lineRule="exact"/>
        <w:rPr>
          <w:rFonts w:ascii="Calibri" w:hAnsi="Calibri" w:eastAsia="Calibri" w:cs="Calibri"/>
          <w:i/>
          <w:color w:val="000000" w:themeColor="text1"/>
          <w:szCs w:val="28"/>
          <w:lang w:val="nl-NL"/>
        </w:rPr>
      </w:pPr>
      <w:r w:rsidRPr="00474184">
        <w:rPr>
          <w:rFonts w:ascii="Calibri" w:hAnsi="Calibri" w:eastAsia="Calibri" w:cs="Calibri"/>
          <w:i/>
          <w:color w:val="000000" w:themeColor="text1"/>
          <w:szCs w:val="28"/>
          <w:lang w:val="nl-NL"/>
        </w:rPr>
        <w:t>Motivatie betekent dat u de wens hebt om de schoenen te dragen, dat u de behoefte voelt om de schoenen te dragen, etc.</w:t>
      </w:r>
    </w:p>
    <w:p w:rsidRPr="004F3BDA" w:rsidR="007E4F29" w:rsidP="007E4F29" w:rsidRDefault="007E4F29" w14:paraId="421D390C" w14:textId="77777777">
      <w:pPr>
        <w:spacing w:line="240" w:lineRule="exact"/>
        <w:rPr>
          <w:rFonts w:ascii="Calibri" w:hAnsi="Calibri" w:eastAsia="Calibri" w:cs="Calibri"/>
          <w:lang w:val="nl-NL"/>
        </w:rPr>
      </w:pPr>
    </w:p>
    <w:p w:rsidRPr="00474184" w:rsidR="007E4F29" w:rsidP="007E4F29" w:rsidRDefault="007E4F29" w14:paraId="7622525B" w14:textId="77777777">
      <w:pPr>
        <w:spacing w:line="240" w:lineRule="exact"/>
        <w:rPr>
          <w:rFonts w:ascii="Calibri" w:hAnsi="Calibri" w:cs="Calibri"/>
          <w:b/>
          <w:bCs/>
          <w:lang w:val="nl-NL"/>
        </w:rPr>
      </w:pPr>
      <w:r w:rsidRPr="00474184">
        <w:rPr>
          <w:rFonts w:ascii="Calibri" w:hAnsi="Calibri" w:cs="Calibri"/>
          <w:b/>
          <w:bCs/>
          <w:lang w:val="nl-NL"/>
        </w:rPr>
        <w:t>Heel erg mee oneens</w:t>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 xml:space="preserve">       Neutraal</w:t>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Heel erg mee eens</w:t>
      </w:r>
    </w:p>
    <w:p w:rsidRPr="004F3BDA" w:rsidR="007E4F29" w:rsidP="007E4F29" w:rsidRDefault="007E4F29" w14:paraId="1DBE5476" w14:textId="77777777">
      <w:pPr>
        <w:spacing w:line="240" w:lineRule="exact"/>
        <w:rPr>
          <w:rFonts w:ascii="Calibri" w:hAnsi="Calibri" w:cs="Calibri"/>
          <w:lang w:val="nl-NL"/>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18"/>
        <w:gridCol w:w="818"/>
        <w:gridCol w:w="820"/>
        <w:gridCol w:w="820"/>
        <w:gridCol w:w="820"/>
        <w:gridCol w:w="820"/>
        <w:gridCol w:w="820"/>
        <w:gridCol w:w="820"/>
        <w:gridCol w:w="820"/>
        <w:gridCol w:w="820"/>
        <w:gridCol w:w="820"/>
      </w:tblGrid>
      <w:tr w:rsidRPr="004F3BDA" w:rsidR="007E4F29" w:rsidTr="00E72F28" w14:paraId="47ABE5AF" w14:textId="77777777">
        <w:tc>
          <w:tcPr>
            <w:tcW w:w="818" w:type="dxa"/>
          </w:tcPr>
          <w:p w:rsidRPr="004F3BDA" w:rsidR="007E4F29" w:rsidP="00E72F28" w:rsidRDefault="007E4F29" w14:paraId="29BAFFD2" w14:textId="77777777">
            <w:pPr>
              <w:spacing w:line="240" w:lineRule="exact"/>
              <w:jc w:val="center"/>
              <w:rPr>
                <w:rFonts w:ascii="Calibri" w:hAnsi="Calibri" w:cs="Calibri"/>
                <w:lang w:val="nl-NL"/>
              </w:rPr>
            </w:pPr>
            <w:r w:rsidRPr="004F3BDA">
              <w:rPr>
                <w:rFonts w:ascii="Calibri" w:hAnsi="Calibri" w:cs="Calibri"/>
                <w:lang w:val="nl-NL"/>
              </w:rPr>
              <w:t>0</w:t>
            </w:r>
          </w:p>
        </w:tc>
        <w:tc>
          <w:tcPr>
            <w:tcW w:w="818" w:type="dxa"/>
          </w:tcPr>
          <w:p w:rsidRPr="004F3BDA" w:rsidR="007E4F29" w:rsidP="00E72F28" w:rsidRDefault="007E4F29" w14:paraId="05F4E3AC" w14:textId="77777777">
            <w:pPr>
              <w:spacing w:line="240" w:lineRule="exact"/>
              <w:jc w:val="center"/>
              <w:rPr>
                <w:rFonts w:ascii="Calibri" w:hAnsi="Calibri" w:cs="Calibri"/>
                <w:lang w:val="nl-NL"/>
              </w:rPr>
            </w:pPr>
            <w:r w:rsidRPr="004F3BDA">
              <w:rPr>
                <w:rFonts w:ascii="Calibri" w:hAnsi="Calibri" w:cs="Calibri"/>
                <w:lang w:val="nl-NL"/>
              </w:rPr>
              <w:t>1</w:t>
            </w:r>
          </w:p>
        </w:tc>
        <w:tc>
          <w:tcPr>
            <w:tcW w:w="820" w:type="dxa"/>
          </w:tcPr>
          <w:p w:rsidRPr="004F3BDA" w:rsidR="007E4F29" w:rsidP="00E72F28" w:rsidRDefault="007E4F29" w14:paraId="1ECF02CC" w14:textId="77777777">
            <w:pPr>
              <w:spacing w:line="240" w:lineRule="exact"/>
              <w:jc w:val="center"/>
              <w:rPr>
                <w:rFonts w:ascii="Calibri" w:hAnsi="Calibri" w:cs="Calibri"/>
                <w:lang w:val="nl-NL"/>
              </w:rPr>
            </w:pPr>
            <w:r w:rsidRPr="004F3BDA">
              <w:rPr>
                <w:rFonts w:ascii="Calibri" w:hAnsi="Calibri" w:cs="Calibri"/>
                <w:lang w:val="nl-NL"/>
              </w:rPr>
              <w:t>2</w:t>
            </w:r>
          </w:p>
        </w:tc>
        <w:tc>
          <w:tcPr>
            <w:tcW w:w="820" w:type="dxa"/>
          </w:tcPr>
          <w:p w:rsidRPr="004F3BDA" w:rsidR="007E4F29" w:rsidP="00E72F28" w:rsidRDefault="007E4F29" w14:paraId="06AB0043" w14:textId="77777777">
            <w:pPr>
              <w:spacing w:line="240" w:lineRule="exact"/>
              <w:jc w:val="center"/>
              <w:rPr>
                <w:rFonts w:ascii="Calibri" w:hAnsi="Calibri" w:cs="Calibri"/>
                <w:lang w:val="nl-NL"/>
              </w:rPr>
            </w:pPr>
            <w:r w:rsidRPr="004F3BDA">
              <w:rPr>
                <w:rFonts w:ascii="Calibri" w:hAnsi="Calibri" w:cs="Calibri"/>
                <w:lang w:val="nl-NL"/>
              </w:rPr>
              <w:t>3</w:t>
            </w:r>
          </w:p>
        </w:tc>
        <w:tc>
          <w:tcPr>
            <w:tcW w:w="820" w:type="dxa"/>
          </w:tcPr>
          <w:p w:rsidRPr="004F3BDA" w:rsidR="007E4F29" w:rsidP="00E72F28" w:rsidRDefault="007E4F29" w14:paraId="6935CDFF" w14:textId="77777777">
            <w:pPr>
              <w:spacing w:line="240" w:lineRule="exact"/>
              <w:jc w:val="center"/>
              <w:rPr>
                <w:rFonts w:ascii="Calibri" w:hAnsi="Calibri" w:cs="Calibri"/>
                <w:lang w:val="nl-NL"/>
              </w:rPr>
            </w:pPr>
            <w:r w:rsidRPr="004F3BDA">
              <w:rPr>
                <w:rFonts w:ascii="Calibri" w:hAnsi="Calibri" w:cs="Calibri"/>
                <w:lang w:val="nl-NL"/>
              </w:rPr>
              <w:t>4</w:t>
            </w:r>
          </w:p>
        </w:tc>
        <w:tc>
          <w:tcPr>
            <w:tcW w:w="820" w:type="dxa"/>
          </w:tcPr>
          <w:p w:rsidRPr="004F3BDA" w:rsidR="007E4F29" w:rsidP="00E72F28" w:rsidRDefault="007E4F29" w14:paraId="502CB0AA" w14:textId="77777777">
            <w:pPr>
              <w:spacing w:line="240" w:lineRule="exact"/>
              <w:jc w:val="center"/>
              <w:rPr>
                <w:rFonts w:ascii="Calibri" w:hAnsi="Calibri" w:cs="Calibri"/>
                <w:lang w:val="nl-NL"/>
              </w:rPr>
            </w:pPr>
            <w:r w:rsidRPr="004F3BDA">
              <w:rPr>
                <w:rFonts w:ascii="Calibri" w:hAnsi="Calibri" w:cs="Calibri"/>
                <w:lang w:val="nl-NL"/>
              </w:rPr>
              <w:t>5</w:t>
            </w:r>
          </w:p>
        </w:tc>
        <w:tc>
          <w:tcPr>
            <w:tcW w:w="820" w:type="dxa"/>
          </w:tcPr>
          <w:p w:rsidRPr="004F3BDA" w:rsidR="007E4F29" w:rsidP="00E72F28" w:rsidRDefault="007E4F29" w14:paraId="5D823B5A" w14:textId="77777777">
            <w:pPr>
              <w:spacing w:line="240" w:lineRule="exact"/>
              <w:jc w:val="center"/>
              <w:rPr>
                <w:rFonts w:ascii="Calibri" w:hAnsi="Calibri" w:cs="Calibri"/>
                <w:lang w:val="nl-NL"/>
              </w:rPr>
            </w:pPr>
            <w:r w:rsidRPr="004F3BDA">
              <w:rPr>
                <w:rFonts w:ascii="Calibri" w:hAnsi="Calibri" w:cs="Calibri"/>
                <w:lang w:val="nl-NL"/>
              </w:rPr>
              <w:t>6</w:t>
            </w:r>
          </w:p>
        </w:tc>
        <w:tc>
          <w:tcPr>
            <w:tcW w:w="820" w:type="dxa"/>
          </w:tcPr>
          <w:p w:rsidRPr="004F3BDA" w:rsidR="007E4F29" w:rsidP="00E72F28" w:rsidRDefault="007E4F29" w14:paraId="682BE47A" w14:textId="77777777">
            <w:pPr>
              <w:spacing w:line="240" w:lineRule="exact"/>
              <w:jc w:val="center"/>
              <w:rPr>
                <w:rFonts w:ascii="Calibri" w:hAnsi="Calibri" w:cs="Calibri"/>
                <w:lang w:val="nl-NL"/>
              </w:rPr>
            </w:pPr>
            <w:r w:rsidRPr="004F3BDA">
              <w:rPr>
                <w:rFonts w:ascii="Calibri" w:hAnsi="Calibri" w:cs="Calibri"/>
                <w:lang w:val="nl-NL"/>
              </w:rPr>
              <w:t>7</w:t>
            </w:r>
          </w:p>
        </w:tc>
        <w:tc>
          <w:tcPr>
            <w:tcW w:w="820" w:type="dxa"/>
          </w:tcPr>
          <w:p w:rsidRPr="004F3BDA" w:rsidR="007E4F29" w:rsidP="00E72F28" w:rsidRDefault="007E4F29" w14:paraId="76E91507" w14:textId="77777777">
            <w:pPr>
              <w:spacing w:line="240" w:lineRule="exact"/>
              <w:jc w:val="center"/>
              <w:rPr>
                <w:rFonts w:ascii="Calibri" w:hAnsi="Calibri" w:cs="Calibri"/>
                <w:lang w:val="nl-NL"/>
              </w:rPr>
            </w:pPr>
            <w:r w:rsidRPr="004F3BDA">
              <w:rPr>
                <w:rFonts w:ascii="Calibri" w:hAnsi="Calibri" w:cs="Calibri"/>
                <w:lang w:val="nl-NL"/>
              </w:rPr>
              <w:t>8</w:t>
            </w:r>
          </w:p>
        </w:tc>
        <w:tc>
          <w:tcPr>
            <w:tcW w:w="820" w:type="dxa"/>
          </w:tcPr>
          <w:p w:rsidRPr="004F3BDA" w:rsidR="007E4F29" w:rsidP="00E72F28" w:rsidRDefault="007E4F29" w14:paraId="66D89F48" w14:textId="77777777">
            <w:pPr>
              <w:spacing w:line="240" w:lineRule="exact"/>
              <w:jc w:val="center"/>
              <w:rPr>
                <w:rFonts w:ascii="Calibri" w:hAnsi="Calibri" w:cs="Calibri"/>
                <w:lang w:val="nl-NL"/>
              </w:rPr>
            </w:pPr>
            <w:r w:rsidRPr="004F3BDA">
              <w:rPr>
                <w:rFonts w:ascii="Calibri" w:hAnsi="Calibri" w:cs="Calibri"/>
                <w:lang w:val="nl-NL"/>
              </w:rPr>
              <w:t>9</w:t>
            </w:r>
          </w:p>
        </w:tc>
        <w:tc>
          <w:tcPr>
            <w:tcW w:w="820" w:type="dxa"/>
          </w:tcPr>
          <w:p w:rsidRPr="004F3BDA" w:rsidR="007E4F29" w:rsidP="00E72F28" w:rsidRDefault="007E4F29" w14:paraId="1F63832C" w14:textId="77777777">
            <w:pPr>
              <w:spacing w:line="240" w:lineRule="exact"/>
              <w:jc w:val="center"/>
              <w:rPr>
                <w:rFonts w:ascii="Calibri" w:hAnsi="Calibri" w:cs="Calibri"/>
                <w:lang w:val="nl-NL"/>
              </w:rPr>
            </w:pPr>
            <w:r w:rsidRPr="004F3BDA">
              <w:rPr>
                <w:rFonts w:ascii="Calibri" w:hAnsi="Calibri" w:cs="Calibri"/>
                <w:lang w:val="nl-NL"/>
              </w:rPr>
              <w:t>10</w:t>
            </w:r>
          </w:p>
        </w:tc>
      </w:tr>
    </w:tbl>
    <w:p w:rsidRPr="004F3BDA" w:rsidR="007E4F29" w:rsidP="007E4F29" w:rsidRDefault="007E4F29" w14:paraId="289734FB" w14:textId="77777777">
      <w:pPr>
        <w:spacing w:line="240" w:lineRule="exact"/>
        <w:rPr>
          <w:rFonts w:ascii="Calibri" w:hAnsi="Calibri" w:eastAsia="Calibri" w:cs="Calibri"/>
          <w:b/>
          <w:lang w:val="nl-NL"/>
        </w:rPr>
      </w:pPr>
    </w:p>
    <w:p w:rsidRPr="00474184" w:rsidR="007E4F29" w:rsidP="00474184" w:rsidRDefault="007E4F29" w14:paraId="4BD842D2" w14:textId="77777777">
      <w:pPr>
        <w:pStyle w:val="Heading2"/>
        <w:spacing w:after="0" w:line="360" w:lineRule="auto"/>
        <w:rPr>
          <w:rFonts w:ascii="Calibri" w:hAnsi="Calibri" w:cs="Calibri"/>
          <w:b/>
          <w:bCs/>
          <w:color w:val="000000" w:themeColor="text1"/>
          <w:sz w:val="18"/>
          <w:szCs w:val="18"/>
          <w:lang w:val="nl-NL"/>
        </w:rPr>
      </w:pPr>
      <w:r w:rsidRPr="00474184">
        <w:rPr>
          <w:rFonts w:ascii="Calibri" w:hAnsi="Calibri" w:cs="Calibri"/>
          <w:b/>
          <w:bCs/>
          <w:color w:val="000000" w:themeColor="text1"/>
          <w:sz w:val="22"/>
          <w:szCs w:val="22"/>
          <w:lang w:val="nl-NL"/>
        </w:rPr>
        <w:t xml:space="preserve">4. Ik draag mijn op maat gemaakte schoenen </w:t>
      </w:r>
      <w:r w:rsidRPr="00474184">
        <w:rPr>
          <w:rFonts w:ascii="Calibri" w:hAnsi="Calibri" w:cs="Calibri"/>
          <w:b/>
          <w:bCs/>
          <w:color w:val="000000" w:themeColor="text1"/>
          <w:sz w:val="22"/>
          <w:szCs w:val="22"/>
          <w:u w:val="single"/>
          <w:lang w:val="nl-NL"/>
        </w:rPr>
        <w:t>altijd</w:t>
      </w:r>
      <w:r w:rsidRPr="00474184">
        <w:rPr>
          <w:rFonts w:ascii="Calibri" w:hAnsi="Calibri" w:cs="Calibri"/>
          <w:b/>
          <w:bCs/>
          <w:color w:val="000000" w:themeColor="text1"/>
          <w:sz w:val="22"/>
          <w:szCs w:val="22"/>
          <w:lang w:val="nl-NL"/>
        </w:rPr>
        <w:t xml:space="preserve"> automatisch, dus zonder erbij na te denken</w:t>
      </w:r>
    </w:p>
    <w:p w:rsidRPr="004F3BDA" w:rsidR="007E4F29" w:rsidP="007E4F29" w:rsidRDefault="007E4F29" w14:paraId="428850A0" w14:textId="77777777">
      <w:pPr>
        <w:spacing w:line="240" w:lineRule="exact"/>
        <w:rPr>
          <w:rFonts w:ascii="Calibri" w:hAnsi="Calibri" w:eastAsia="Calibri" w:cs="Calibri"/>
          <w:i/>
          <w:sz w:val="28"/>
          <w:szCs w:val="28"/>
          <w:lang w:val="nl-NL"/>
        </w:rPr>
      </w:pPr>
      <w:r w:rsidRPr="004F3BDA">
        <w:rPr>
          <w:rFonts w:ascii="Calibri" w:hAnsi="Calibri" w:eastAsia="Calibri" w:cs="Calibri"/>
          <w:i/>
          <w:szCs w:val="28"/>
          <w:lang w:val="nl-NL"/>
        </w:rPr>
        <w:t>Automatisch gedrag betekent dat u zonder nadenken of herinnering uw schoenen altijd draagt.</w:t>
      </w:r>
    </w:p>
    <w:p w:rsidRPr="004F3BDA" w:rsidR="007E4F29" w:rsidP="007E4F29" w:rsidRDefault="007E4F29" w14:paraId="0289D7E8" w14:textId="77777777">
      <w:pPr>
        <w:spacing w:line="240" w:lineRule="exact"/>
        <w:rPr>
          <w:rFonts w:ascii="Calibri" w:hAnsi="Calibri" w:eastAsia="Calibri" w:cs="Calibri"/>
          <w:lang w:val="nl-NL"/>
        </w:rPr>
      </w:pPr>
    </w:p>
    <w:p w:rsidRPr="00474184" w:rsidR="007E4F29" w:rsidP="007E4F29" w:rsidRDefault="007E4F29" w14:paraId="7D2C8138" w14:textId="77777777">
      <w:pPr>
        <w:spacing w:line="240" w:lineRule="exact"/>
        <w:rPr>
          <w:rFonts w:ascii="Calibri" w:hAnsi="Calibri" w:cs="Calibri"/>
          <w:b/>
          <w:bCs/>
          <w:lang w:val="nl-NL"/>
        </w:rPr>
      </w:pPr>
      <w:r w:rsidRPr="00474184">
        <w:rPr>
          <w:rFonts w:ascii="Calibri" w:hAnsi="Calibri" w:cs="Calibri"/>
          <w:b/>
          <w:bCs/>
          <w:lang w:val="nl-NL"/>
        </w:rPr>
        <w:t>Heel erg mee oneens</w:t>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 xml:space="preserve">       Neutraal</w:t>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Heel erg mee eens</w:t>
      </w:r>
    </w:p>
    <w:p w:rsidRPr="004F3BDA" w:rsidR="007E4F29" w:rsidP="007E4F29" w:rsidRDefault="007E4F29" w14:paraId="2F664C6A" w14:textId="77777777">
      <w:pPr>
        <w:spacing w:line="240" w:lineRule="exact"/>
        <w:rPr>
          <w:rFonts w:ascii="Calibri" w:hAnsi="Calibri" w:cs="Calibri"/>
          <w:lang w:val="nl-NL"/>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18"/>
        <w:gridCol w:w="818"/>
        <w:gridCol w:w="820"/>
        <w:gridCol w:w="820"/>
        <w:gridCol w:w="820"/>
        <w:gridCol w:w="820"/>
        <w:gridCol w:w="820"/>
        <w:gridCol w:w="820"/>
        <w:gridCol w:w="820"/>
        <w:gridCol w:w="820"/>
        <w:gridCol w:w="820"/>
      </w:tblGrid>
      <w:tr w:rsidRPr="004F3BDA" w:rsidR="007E4F29" w:rsidTr="00E72F28" w14:paraId="239B01A3" w14:textId="77777777">
        <w:tc>
          <w:tcPr>
            <w:tcW w:w="818" w:type="dxa"/>
          </w:tcPr>
          <w:p w:rsidRPr="004F3BDA" w:rsidR="007E4F29" w:rsidP="00E72F28" w:rsidRDefault="007E4F29" w14:paraId="028E4DDC" w14:textId="77777777">
            <w:pPr>
              <w:spacing w:line="240" w:lineRule="exact"/>
              <w:jc w:val="center"/>
              <w:rPr>
                <w:rFonts w:ascii="Calibri" w:hAnsi="Calibri" w:cs="Calibri"/>
                <w:lang w:val="nl-NL"/>
              </w:rPr>
            </w:pPr>
            <w:r w:rsidRPr="004F3BDA">
              <w:rPr>
                <w:rFonts w:ascii="Calibri" w:hAnsi="Calibri" w:cs="Calibri"/>
                <w:lang w:val="nl-NL"/>
              </w:rPr>
              <w:t>0</w:t>
            </w:r>
          </w:p>
        </w:tc>
        <w:tc>
          <w:tcPr>
            <w:tcW w:w="818" w:type="dxa"/>
          </w:tcPr>
          <w:p w:rsidRPr="004F3BDA" w:rsidR="007E4F29" w:rsidP="00E72F28" w:rsidRDefault="007E4F29" w14:paraId="284DB21C" w14:textId="77777777">
            <w:pPr>
              <w:spacing w:line="240" w:lineRule="exact"/>
              <w:jc w:val="center"/>
              <w:rPr>
                <w:rFonts w:ascii="Calibri" w:hAnsi="Calibri" w:cs="Calibri"/>
                <w:lang w:val="nl-NL"/>
              </w:rPr>
            </w:pPr>
            <w:r w:rsidRPr="004F3BDA">
              <w:rPr>
                <w:rFonts w:ascii="Calibri" w:hAnsi="Calibri" w:cs="Calibri"/>
                <w:lang w:val="nl-NL"/>
              </w:rPr>
              <w:t>1</w:t>
            </w:r>
          </w:p>
        </w:tc>
        <w:tc>
          <w:tcPr>
            <w:tcW w:w="820" w:type="dxa"/>
          </w:tcPr>
          <w:p w:rsidRPr="004F3BDA" w:rsidR="007E4F29" w:rsidP="00E72F28" w:rsidRDefault="007E4F29" w14:paraId="47B6B710" w14:textId="77777777">
            <w:pPr>
              <w:spacing w:line="240" w:lineRule="exact"/>
              <w:jc w:val="center"/>
              <w:rPr>
                <w:rFonts w:ascii="Calibri" w:hAnsi="Calibri" w:cs="Calibri"/>
                <w:lang w:val="nl-NL"/>
              </w:rPr>
            </w:pPr>
            <w:r w:rsidRPr="004F3BDA">
              <w:rPr>
                <w:rFonts w:ascii="Calibri" w:hAnsi="Calibri" w:cs="Calibri"/>
                <w:lang w:val="nl-NL"/>
              </w:rPr>
              <w:t>2</w:t>
            </w:r>
          </w:p>
        </w:tc>
        <w:tc>
          <w:tcPr>
            <w:tcW w:w="820" w:type="dxa"/>
          </w:tcPr>
          <w:p w:rsidRPr="004F3BDA" w:rsidR="007E4F29" w:rsidP="00E72F28" w:rsidRDefault="007E4F29" w14:paraId="4799B7F4" w14:textId="77777777">
            <w:pPr>
              <w:spacing w:line="240" w:lineRule="exact"/>
              <w:jc w:val="center"/>
              <w:rPr>
                <w:rFonts w:ascii="Calibri" w:hAnsi="Calibri" w:cs="Calibri"/>
                <w:lang w:val="nl-NL"/>
              </w:rPr>
            </w:pPr>
            <w:r w:rsidRPr="004F3BDA">
              <w:rPr>
                <w:rFonts w:ascii="Calibri" w:hAnsi="Calibri" w:cs="Calibri"/>
                <w:lang w:val="nl-NL"/>
              </w:rPr>
              <w:t>3</w:t>
            </w:r>
          </w:p>
        </w:tc>
        <w:tc>
          <w:tcPr>
            <w:tcW w:w="820" w:type="dxa"/>
          </w:tcPr>
          <w:p w:rsidRPr="004F3BDA" w:rsidR="007E4F29" w:rsidP="00E72F28" w:rsidRDefault="007E4F29" w14:paraId="6F32EEFE" w14:textId="77777777">
            <w:pPr>
              <w:spacing w:line="240" w:lineRule="exact"/>
              <w:jc w:val="center"/>
              <w:rPr>
                <w:rFonts w:ascii="Calibri" w:hAnsi="Calibri" w:cs="Calibri"/>
                <w:lang w:val="nl-NL"/>
              </w:rPr>
            </w:pPr>
            <w:r w:rsidRPr="004F3BDA">
              <w:rPr>
                <w:rFonts w:ascii="Calibri" w:hAnsi="Calibri" w:cs="Calibri"/>
                <w:lang w:val="nl-NL"/>
              </w:rPr>
              <w:t>4</w:t>
            </w:r>
          </w:p>
        </w:tc>
        <w:tc>
          <w:tcPr>
            <w:tcW w:w="820" w:type="dxa"/>
          </w:tcPr>
          <w:p w:rsidRPr="004F3BDA" w:rsidR="007E4F29" w:rsidP="00E72F28" w:rsidRDefault="007E4F29" w14:paraId="100780EF" w14:textId="77777777">
            <w:pPr>
              <w:spacing w:line="240" w:lineRule="exact"/>
              <w:jc w:val="center"/>
              <w:rPr>
                <w:rFonts w:ascii="Calibri" w:hAnsi="Calibri" w:cs="Calibri"/>
                <w:lang w:val="nl-NL"/>
              </w:rPr>
            </w:pPr>
            <w:r w:rsidRPr="004F3BDA">
              <w:rPr>
                <w:rFonts w:ascii="Calibri" w:hAnsi="Calibri" w:cs="Calibri"/>
                <w:lang w:val="nl-NL"/>
              </w:rPr>
              <w:t>5</w:t>
            </w:r>
          </w:p>
        </w:tc>
        <w:tc>
          <w:tcPr>
            <w:tcW w:w="820" w:type="dxa"/>
          </w:tcPr>
          <w:p w:rsidRPr="004F3BDA" w:rsidR="007E4F29" w:rsidP="00E72F28" w:rsidRDefault="007E4F29" w14:paraId="0AEA11A4" w14:textId="77777777">
            <w:pPr>
              <w:spacing w:line="240" w:lineRule="exact"/>
              <w:jc w:val="center"/>
              <w:rPr>
                <w:rFonts w:ascii="Calibri" w:hAnsi="Calibri" w:cs="Calibri"/>
                <w:lang w:val="nl-NL"/>
              </w:rPr>
            </w:pPr>
            <w:r w:rsidRPr="004F3BDA">
              <w:rPr>
                <w:rFonts w:ascii="Calibri" w:hAnsi="Calibri" w:cs="Calibri"/>
                <w:lang w:val="nl-NL"/>
              </w:rPr>
              <w:t>6</w:t>
            </w:r>
          </w:p>
        </w:tc>
        <w:tc>
          <w:tcPr>
            <w:tcW w:w="820" w:type="dxa"/>
          </w:tcPr>
          <w:p w:rsidRPr="004F3BDA" w:rsidR="007E4F29" w:rsidP="00E72F28" w:rsidRDefault="007E4F29" w14:paraId="50B378A0" w14:textId="77777777">
            <w:pPr>
              <w:spacing w:line="240" w:lineRule="exact"/>
              <w:jc w:val="center"/>
              <w:rPr>
                <w:rFonts w:ascii="Calibri" w:hAnsi="Calibri" w:cs="Calibri"/>
                <w:lang w:val="nl-NL"/>
              </w:rPr>
            </w:pPr>
            <w:r w:rsidRPr="004F3BDA">
              <w:rPr>
                <w:rFonts w:ascii="Calibri" w:hAnsi="Calibri" w:cs="Calibri"/>
                <w:lang w:val="nl-NL"/>
              </w:rPr>
              <w:t>7</w:t>
            </w:r>
          </w:p>
        </w:tc>
        <w:tc>
          <w:tcPr>
            <w:tcW w:w="820" w:type="dxa"/>
          </w:tcPr>
          <w:p w:rsidRPr="004F3BDA" w:rsidR="007E4F29" w:rsidP="00E72F28" w:rsidRDefault="007E4F29" w14:paraId="102766DF" w14:textId="77777777">
            <w:pPr>
              <w:spacing w:line="240" w:lineRule="exact"/>
              <w:jc w:val="center"/>
              <w:rPr>
                <w:rFonts w:ascii="Calibri" w:hAnsi="Calibri" w:cs="Calibri"/>
                <w:lang w:val="nl-NL"/>
              </w:rPr>
            </w:pPr>
            <w:r w:rsidRPr="004F3BDA">
              <w:rPr>
                <w:rFonts w:ascii="Calibri" w:hAnsi="Calibri" w:cs="Calibri"/>
                <w:lang w:val="nl-NL"/>
              </w:rPr>
              <w:t>8</w:t>
            </w:r>
          </w:p>
        </w:tc>
        <w:tc>
          <w:tcPr>
            <w:tcW w:w="820" w:type="dxa"/>
          </w:tcPr>
          <w:p w:rsidRPr="004F3BDA" w:rsidR="007E4F29" w:rsidP="00E72F28" w:rsidRDefault="007E4F29" w14:paraId="52A23D32" w14:textId="77777777">
            <w:pPr>
              <w:spacing w:line="240" w:lineRule="exact"/>
              <w:jc w:val="center"/>
              <w:rPr>
                <w:rFonts w:ascii="Calibri" w:hAnsi="Calibri" w:cs="Calibri"/>
                <w:lang w:val="nl-NL"/>
              </w:rPr>
            </w:pPr>
            <w:r w:rsidRPr="004F3BDA">
              <w:rPr>
                <w:rFonts w:ascii="Calibri" w:hAnsi="Calibri" w:cs="Calibri"/>
                <w:lang w:val="nl-NL"/>
              </w:rPr>
              <w:t>9</w:t>
            </w:r>
          </w:p>
        </w:tc>
        <w:tc>
          <w:tcPr>
            <w:tcW w:w="820" w:type="dxa"/>
          </w:tcPr>
          <w:p w:rsidRPr="004F3BDA" w:rsidR="007E4F29" w:rsidP="00E72F28" w:rsidRDefault="007E4F29" w14:paraId="35128C3E" w14:textId="77777777">
            <w:pPr>
              <w:spacing w:line="240" w:lineRule="exact"/>
              <w:jc w:val="center"/>
              <w:rPr>
                <w:rFonts w:ascii="Calibri" w:hAnsi="Calibri" w:cs="Calibri"/>
                <w:lang w:val="nl-NL"/>
              </w:rPr>
            </w:pPr>
            <w:r w:rsidRPr="004F3BDA">
              <w:rPr>
                <w:rFonts w:ascii="Calibri" w:hAnsi="Calibri" w:cs="Calibri"/>
                <w:lang w:val="nl-NL"/>
              </w:rPr>
              <w:t>10</w:t>
            </w:r>
          </w:p>
        </w:tc>
      </w:tr>
    </w:tbl>
    <w:p w:rsidRPr="00474184" w:rsidR="007E4F29" w:rsidP="00474184" w:rsidRDefault="007E4F29" w14:paraId="0C9A9F43" w14:textId="77777777">
      <w:pPr>
        <w:pStyle w:val="Heading2"/>
        <w:spacing w:after="0" w:line="360" w:lineRule="auto"/>
        <w:rPr>
          <w:rFonts w:ascii="Calibri" w:hAnsi="Calibri" w:cs="Calibri"/>
          <w:b/>
          <w:bCs/>
          <w:color w:val="000000" w:themeColor="text1"/>
          <w:sz w:val="22"/>
          <w:szCs w:val="22"/>
          <w:lang w:val="nl-NL"/>
        </w:rPr>
      </w:pPr>
      <w:r w:rsidRPr="00474184">
        <w:rPr>
          <w:rFonts w:ascii="Calibri" w:hAnsi="Calibri" w:cs="Calibri"/>
          <w:b/>
          <w:bCs/>
          <w:color w:val="000000" w:themeColor="text1"/>
          <w:sz w:val="22"/>
          <w:szCs w:val="22"/>
          <w:lang w:val="nl-NL"/>
        </w:rPr>
        <w:t xml:space="preserve">5. Ik ben fysiek in staat om mijn op maat gemaakte schoenen </w:t>
      </w:r>
      <w:r w:rsidRPr="00474184">
        <w:rPr>
          <w:rFonts w:ascii="Calibri" w:hAnsi="Calibri" w:cs="Calibri"/>
          <w:b/>
          <w:bCs/>
          <w:color w:val="000000" w:themeColor="text1"/>
          <w:sz w:val="22"/>
          <w:szCs w:val="22"/>
          <w:u w:val="single"/>
          <w:lang w:val="nl-NL"/>
        </w:rPr>
        <w:t>altijd</w:t>
      </w:r>
      <w:r w:rsidRPr="00474184">
        <w:rPr>
          <w:rFonts w:ascii="Calibri" w:hAnsi="Calibri" w:cs="Calibri"/>
          <w:b/>
          <w:bCs/>
          <w:color w:val="000000" w:themeColor="text1"/>
          <w:sz w:val="22"/>
          <w:szCs w:val="22"/>
          <w:lang w:val="nl-NL"/>
        </w:rPr>
        <w:t xml:space="preserve"> te dragen</w:t>
      </w:r>
    </w:p>
    <w:p w:rsidRPr="004F3BDA" w:rsidR="007E4F29" w:rsidP="007E4F29" w:rsidRDefault="007E4F29" w14:paraId="22DC8709" w14:textId="77777777">
      <w:pPr>
        <w:spacing w:line="240" w:lineRule="exact"/>
        <w:rPr>
          <w:rFonts w:ascii="Calibri" w:hAnsi="Calibri" w:eastAsia="Calibri" w:cs="Calibri"/>
          <w:i/>
          <w:szCs w:val="28"/>
          <w:lang w:val="nl-NL"/>
        </w:rPr>
      </w:pPr>
      <w:r w:rsidRPr="004F3BDA">
        <w:rPr>
          <w:rFonts w:ascii="Calibri" w:hAnsi="Calibri" w:eastAsia="Calibri" w:cs="Calibri"/>
          <w:i/>
          <w:szCs w:val="28"/>
          <w:lang w:val="nl-NL"/>
        </w:rPr>
        <w:t>Fysiek in staat zijn betekent dat u de vaardigheden, kracht en uithoudingsvermogen hebt om de schoenen altijd te dragen.</w:t>
      </w:r>
    </w:p>
    <w:p w:rsidRPr="004F3BDA" w:rsidR="007E4F29" w:rsidP="007E4F29" w:rsidRDefault="007E4F29" w14:paraId="013538DE" w14:textId="77777777">
      <w:pPr>
        <w:spacing w:line="240" w:lineRule="exact"/>
        <w:rPr>
          <w:rFonts w:ascii="Calibri" w:hAnsi="Calibri" w:eastAsia="Calibri" w:cs="Calibri"/>
          <w:lang w:val="nl-NL"/>
        </w:rPr>
      </w:pPr>
    </w:p>
    <w:p w:rsidRPr="00474184" w:rsidR="007E4F29" w:rsidP="007E4F29" w:rsidRDefault="007E4F29" w14:paraId="71D352E5" w14:textId="77777777">
      <w:pPr>
        <w:spacing w:line="240" w:lineRule="exact"/>
        <w:rPr>
          <w:rFonts w:ascii="Calibri" w:hAnsi="Calibri" w:cs="Calibri"/>
          <w:b/>
          <w:bCs/>
          <w:lang w:val="nl-NL"/>
        </w:rPr>
      </w:pPr>
      <w:r w:rsidRPr="00474184">
        <w:rPr>
          <w:rFonts w:ascii="Calibri" w:hAnsi="Calibri" w:cs="Calibri"/>
          <w:b/>
          <w:bCs/>
          <w:lang w:val="nl-NL"/>
        </w:rPr>
        <w:t>Heel erg mee oneens</w:t>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 xml:space="preserve">       Neutraal</w:t>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Heel erg mee eens</w:t>
      </w:r>
    </w:p>
    <w:p w:rsidRPr="004F3BDA" w:rsidR="007E4F29" w:rsidP="007E4F29" w:rsidRDefault="007E4F29" w14:paraId="53200883" w14:textId="77777777">
      <w:pPr>
        <w:spacing w:line="240" w:lineRule="exact"/>
        <w:rPr>
          <w:rFonts w:ascii="Calibri" w:hAnsi="Calibri" w:cs="Calibri"/>
          <w:lang w:val="nl-NL"/>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18"/>
        <w:gridCol w:w="818"/>
        <w:gridCol w:w="820"/>
        <w:gridCol w:w="820"/>
        <w:gridCol w:w="820"/>
        <w:gridCol w:w="820"/>
        <w:gridCol w:w="820"/>
        <w:gridCol w:w="820"/>
        <w:gridCol w:w="820"/>
        <w:gridCol w:w="820"/>
        <w:gridCol w:w="820"/>
      </w:tblGrid>
      <w:tr w:rsidRPr="004F3BDA" w:rsidR="007E4F29" w:rsidTr="00E72F28" w14:paraId="15261C94" w14:textId="77777777">
        <w:tc>
          <w:tcPr>
            <w:tcW w:w="818" w:type="dxa"/>
          </w:tcPr>
          <w:p w:rsidRPr="004F3BDA" w:rsidR="007E4F29" w:rsidP="00E72F28" w:rsidRDefault="007E4F29" w14:paraId="0EF36F92" w14:textId="77777777">
            <w:pPr>
              <w:spacing w:line="240" w:lineRule="exact"/>
              <w:jc w:val="center"/>
              <w:rPr>
                <w:rFonts w:ascii="Calibri" w:hAnsi="Calibri" w:cs="Calibri"/>
                <w:lang w:val="nl-NL"/>
              </w:rPr>
            </w:pPr>
            <w:r w:rsidRPr="004F3BDA">
              <w:rPr>
                <w:rFonts w:ascii="Calibri" w:hAnsi="Calibri" w:cs="Calibri"/>
                <w:lang w:val="nl-NL"/>
              </w:rPr>
              <w:t>0</w:t>
            </w:r>
          </w:p>
        </w:tc>
        <w:tc>
          <w:tcPr>
            <w:tcW w:w="818" w:type="dxa"/>
          </w:tcPr>
          <w:p w:rsidRPr="004F3BDA" w:rsidR="007E4F29" w:rsidP="00E72F28" w:rsidRDefault="007E4F29" w14:paraId="2C0BEFAF" w14:textId="77777777">
            <w:pPr>
              <w:spacing w:line="240" w:lineRule="exact"/>
              <w:jc w:val="center"/>
              <w:rPr>
                <w:rFonts w:ascii="Calibri" w:hAnsi="Calibri" w:cs="Calibri"/>
                <w:lang w:val="nl-NL"/>
              </w:rPr>
            </w:pPr>
            <w:r w:rsidRPr="004F3BDA">
              <w:rPr>
                <w:rFonts w:ascii="Calibri" w:hAnsi="Calibri" w:cs="Calibri"/>
                <w:lang w:val="nl-NL"/>
              </w:rPr>
              <w:t>1</w:t>
            </w:r>
          </w:p>
        </w:tc>
        <w:tc>
          <w:tcPr>
            <w:tcW w:w="820" w:type="dxa"/>
          </w:tcPr>
          <w:p w:rsidRPr="004F3BDA" w:rsidR="007E4F29" w:rsidP="00E72F28" w:rsidRDefault="007E4F29" w14:paraId="60F6D687" w14:textId="77777777">
            <w:pPr>
              <w:spacing w:line="240" w:lineRule="exact"/>
              <w:jc w:val="center"/>
              <w:rPr>
                <w:rFonts w:ascii="Calibri" w:hAnsi="Calibri" w:cs="Calibri"/>
                <w:lang w:val="nl-NL"/>
              </w:rPr>
            </w:pPr>
            <w:r w:rsidRPr="004F3BDA">
              <w:rPr>
                <w:rFonts w:ascii="Calibri" w:hAnsi="Calibri" w:cs="Calibri"/>
                <w:lang w:val="nl-NL"/>
              </w:rPr>
              <w:t>2</w:t>
            </w:r>
          </w:p>
        </w:tc>
        <w:tc>
          <w:tcPr>
            <w:tcW w:w="820" w:type="dxa"/>
          </w:tcPr>
          <w:p w:rsidRPr="004F3BDA" w:rsidR="007E4F29" w:rsidP="00E72F28" w:rsidRDefault="007E4F29" w14:paraId="7890DD98" w14:textId="77777777">
            <w:pPr>
              <w:spacing w:line="240" w:lineRule="exact"/>
              <w:jc w:val="center"/>
              <w:rPr>
                <w:rFonts w:ascii="Calibri" w:hAnsi="Calibri" w:cs="Calibri"/>
                <w:lang w:val="nl-NL"/>
              </w:rPr>
            </w:pPr>
            <w:r w:rsidRPr="004F3BDA">
              <w:rPr>
                <w:rFonts w:ascii="Calibri" w:hAnsi="Calibri" w:cs="Calibri"/>
                <w:lang w:val="nl-NL"/>
              </w:rPr>
              <w:t>3</w:t>
            </w:r>
          </w:p>
        </w:tc>
        <w:tc>
          <w:tcPr>
            <w:tcW w:w="820" w:type="dxa"/>
          </w:tcPr>
          <w:p w:rsidRPr="004F3BDA" w:rsidR="007E4F29" w:rsidP="00E72F28" w:rsidRDefault="007E4F29" w14:paraId="68920747" w14:textId="77777777">
            <w:pPr>
              <w:spacing w:line="240" w:lineRule="exact"/>
              <w:jc w:val="center"/>
              <w:rPr>
                <w:rFonts w:ascii="Calibri" w:hAnsi="Calibri" w:cs="Calibri"/>
                <w:lang w:val="nl-NL"/>
              </w:rPr>
            </w:pPr>
            <w:r w:rsidRPr="004F3BDA">
              <w:rPr>
                <w:rFonts w:ascii="Calibri" w:hAnsi="Calibri" w:cs="Calibri"/>
                <w:lang w:val="nl-NL"/>
              </w:rPr>
              <w:t>4</w:t>
            </w:r>
          </w:p>
        </w:tc>
        <w:tc>
          <w:tcPr>
            <w:tcW w:w="820" w:type="dxa"/>
          </w:tcPr>
          <w:p w:rsidRPr="004F3BDA" w:rsidR="007E4F29" w:rsidP="00E72F28" w:rsidRDefault="007E4F29" w14:paraId="452E20C2" w14:textId="77777777">
            <w:pPr>
              <w:spacing w:line="240" w:lineRule="exact"/>
              <w:jc w:val="center"/>
              <w:rPr>
                <w:rFonts w:ascii="Calibri" w:hAnsi="Calibri" w:cs="Calibri"/>
                <w:lang w:val="nl-NL"/>
              </w:rPr>
            </w:pPr>
            <w:r w:rsidRPr="004F3BDA">
              <w:rPr>
                <w:rFonts w:ascii="Calibri" w:hAnsi="Calibri" w:cs="Calibri"/>
                <w:lang w:val="nl-NL"/>
              </w:rPr>
              <w:t>5</w:t>
            </w:r>
          </w:p>
        </w:tc>
        <w:tc>
          <w:tcPr>
            <w:tcW w:w="820" w:type="dxa"/>
          </w:tcPr>
          <w:p w:rsidRPr="004F3BDA" w:rsidR="007E4F29" w:rsidP="00E72F28" w:rsidRDefault="007E4F29" w14:paraId="15AB96E2" w14:textId="77777777">
            <w:pPr>
              <w:spacing w:line="240" w:lineRule="exact"/>
              <w:jc w:val="center"/>
              <w:rPr>
                <w:rFonts w:ascii="Calibri" w:hAnsi="Calibri" w:cs="Calibri"/>
                <w:lang w:val="nl-NL"/>
              </w:rPr>
            </w:pPr>
            <w:r w:rsidRPr="004F3BDA">
              <w:rPr>
                <w:rFonts w:ascii="Calibri" w:hAnsi="Calibri" w:cs="Calibri"/>
                <w:lang w:val="nl-NL"/>
              </w:rPr>
              <w:t>6</w:t>
            </w:r>
          </w:p>
        </w:tc>
        <w:tc>
          <w:tcPr>
            <w:tcW w:w="820" w:type="dxa"/>
          </w:tcPr>
          <w:p w:rsidRPr="004F3BDA" w:rsidR="007E4F29" w:rsidP="00E72F28" w:rsidRDefault="007E4F29" w14:paraId="72C81EDC" w14:textId="77777777">
            <w:pPr>
              <w:spacing w:line="240" w:lineRule="exact"/>
              <w:jc w:val="center"/>
              <w:rPr>
                <w:rFonts w:ascii="Calibri" w:hAnsi="Calibri" w:cs="Calibri"/>
                <w:lang w:val="nl-NL"/>
              </w:rPr>
            </w:pPr>
            <w:r w:rsidRPr="004F3BDA">
              <w:rPr>
                <w:rFonts w:ascii="Calibri" w:hAnsi="Calibri" w:cs="Calibri"/>
                <w:lang w:val="nl-NL"/>
              </w:rPr>
              <w:t>7</w:t>
            </w:r>
          </w:p>
        </w:tc>
        <w:tc>
          <w:tcPr>
            <w:tcW w:w="820" w:type="dxa"/>
          </w:tcPr>
          <w:p w:rsidRPr="004F3BDA" w:rsidR="007E4F29" w:rsidP="00E72F28" w:rsidRDefault="007E4F29" w14:paraId="0254D80F" w14:textId="77777777">
            <w:pPr>
              <w:spacing w:line="240" w:lineRule="exact"/>
              <w:jc w:val="center"/>
              <w:rPr>
                <w:rFonts w:ascii="Calibri" w:hAnsi="Calibri" w:cs="Calibri"/>
                <w:lang w:val="nl-NL"/>
              </w:rPr>
            </w:pPr>
            <w:r w:rsidRPr="004F3BDA">
              <w:rPr>
                <w:rFonts w:ascii="Calibri" w:hAnsi="Calibri" w:cs="Calibri"/>
                <w:lang w:val="nl-NL"/>
              </w:rPr>
              <w:t>8</w:t>
            </w:r>
          </w:p>
        </w:tc>
        <w:tc>
          <w:tcPr>
            <w:tcW w:w="820" w:type="dxa"/>
          </w:tcPr>
          <w:p w:rsidRPr="004F3BDA" w:rsidR="007E4F29" w:rsidP="00E72F28" w:rsidRDefault="007E4F29" w14:paraId="0BF16DED" w14:textId="77777777">
            <w:pPr>
              <w:spacing w:line="240" w:lineRule="exact"/>
              <w:jc w:val="center"/>
              <w:rPr>
                <w:rFonts w:ascii="Calibri" w:hAnsi="Calibri" w:cs="Calibri"/>
                <w:lang w:val="nl-NL"/>
              </w:rPr>
            </w:pPr>
            <w:r w:rsidRPr="004F3BDA">
              <w:rPr>
                <w:rFonts w:ascii="Calibri" w:hAnsi="Calibri" w:cs="Calibri"/>
                <w:lang w:val="nl-NL"/>
              </w:rPr>
              <w:t>9</w:t>
            </w:r>
          </w:p>
        </w:tc>
        <w:tc>
          <w:tcPr>
            <w:tcW w:w="820" w:type="dxa"/>
          </w:tcPr>
          <w:p w:rsidRPr="004F3BDA" w:rsidR="007E4F29" w:rsidP="00E72F28" w:rsidRDefault="007E4F29" w14:paraId="4812D299" w14:textId="77777777">
            <w:pPr>
              <w:spacing w:line="240" w:lineRule="exact"/>
              <w:jc w:val="center"/>
              <w:rPr>
                <w:rFonts w:ascii="Calibri" w:hAnsi="Calibri" w:cs="Calibri"/>
                <w:lang w:val="nl-NL"/>
              </w:rPr>
            </w:pPr>
            <w:r w:rsidRPr="004F3BDA">
              <w:rPr>
                <w:rFonts w:ascii="Calibri" w:hAnsi="Calibri" w:cs="Calibri"/>
                <w:lang w:val="nl-NL"/>
              </w:rPr>
              <w:t>10</w:t>
            </w:r>
          </w:p>
        </w:tc>
      </w:tr>
    </w:tbl>
    <w:p w:rsidRPr="004F3BDA" w:rsidR="007E4F29" w:rsidP="007E4F29" w:rsidRDefault="007E4F29" w14:paraId="72231E9F" w14:textId="77777777">
      <w:pPr>
        <w:spacing w:line="240" w:lineRule="exact"/>
        <w:rPr>
          <w:rFonts w:ascii="Calibri" w:hAnsi="Calibri" w:eastAsia="Calibri" w:cs="Calibri"/>
          <w:b/>
          <w:lang w:val="nl-NL"/>
        </w:rPr>
      </w:pPr>
    </w:p>
    <w:p w:rsidRPr="00474184" w:rsidR="007E4F29" w:rsidP="00474184" w:rsidRDefault="007E4F29" w14:paraId="485AB731" w14:textId="77777777">
      <w:pPr>
        <w:pStyle w:val="Heading2"/>
        <w:spacing w:after="0" w:line="360" w:lineRule="auto"/>
        <w:rPr>
          <w:rFonts w:ascii="Calibri" w:hAnsi="Calibri" w:cs="Calibri"/>
          <w:b/>
          <w:bCs/>
          <w:color w:val="000000" w:themeColor="text1"/>
          <w:sz w:val="24"/>
          <w:szCs w:val="24"/>
          <w:lang w:val="nl-NL"/>
        </w:rPr>
      </w:pPr>
      <w:r w:rsidRPr="00474184">
        <w:rPr>
          <w:rFonts w:ascii="Calibri" w:hAnsi="Calibri" w:cs="Calibri"/>
          <w:b/>
          <w:bCs/>
          <w:color w:val="000000" w:themeColor="text1"/>
          <w:sz w:val="22"/>
          <w:szCs w:val="22"/>
          <w:lang w:val="nl-NL"/>
        </w:rPr>
        <w:t xml:space="preserve">6. Ik ben mentaal in staat om mijn op maat gemaakte schoenen </w:t>
      </w:r>
      <w:r w:rsidRPr="00474184">
        <w:rPr>
          <w:rFonts w:ascii="Calibri" w:hAnsi="Calibri" w:cs="Calibri"/>
          <w:b/>
          <w:bCs/>
          <w:color w:val="000000" w:themeColor="text1"/>
          <w:sz w:val="22"/>
          <w:szCs w:val="22"/>
          <w:u w:val="single"/>
          <w:lang w:val="nl-NL"/>
        </w:rPr>
        <w:t>altijd</w:t>
      </w:r>
      <w:r w:rsidRPr="00474184">
        <w:rPr>
          <w:rFonts w:ascii="Calibri" w:hAnsi="Calibri" w:cs="Calibri"/>
          <w:b/>
          <w:bCs/>
          <w:color w:val="000000" w:themeColor="text1"/>
          <w:sz w:val="22"/>
          <w:szCs w:val="22"/>
          <w:lang w:val="nl-NL"/>
        </w:rPr>
        <w:t xml:space="preserve"> te dragen</w:t>
      </w:r>
    </w:p>
    <w:p w:rsidRPr="004F3BDA" w:rsidR="007E4F29" w:rsidP="007E4F29" w:rsidRDefault="007E4F29" w14:paraId="5B32AF56" w14:textId="77777777">
      <w:pPr>
        <w:spacing w:line="240" w:lineRule="exact"/>
        <w:rPr>
          <w:rFonts w:ascii="Calibri" w:hAnsi="Calibri" w:eastAsia="Calibri" w:cs="Calibri"/>
          <w:i/>
          <w:szCs w:val="28"/>
          <w:lang w:val="nl-NL"/>
        </w:rPr>
      </w:pPr>
      <w:r w:rsidRPr="004F3BDA">
        <w:rPr>
          <w:rFonts w:ascii="Calibri" w:hAnsi="Calibri" w:eastAsia="Calibri" w:cs="Calibri"/>
          <w:i/>
          <w:szCs w:val="28"/>
          <w:lang w:val="nl-NL"/>
        </w:rPr>
        <w:t>Mentaal in staat zijn betekent de kennis, mentale vaardigheden en mentale kracht bezitten om de schoenen altijd te dragen. Bijvoorbeeld kennis over de schoenen, cognitief vermogen, etc.</w:t>
      </w:r>
    </w:p>
    <w:p w:rsidRPr="004F3BDA" w:rsidR="007E4F29" w:rsidP="007E4F29" w:rsidRDefault="007E4F29" w14:paraId="427D5C98" w14:textId="77777777">
      <w:pPr>
        <w:spacing w:line="240" w:lineRule="exact"/>
        <w:rPr>
          <w:rFonts w:ascii="Calibri" w:hAnsi="Calibri" w:eastAsia="Calibri" w:cs="Calibri"/>
          <w:lang w:val="nl-NL"/>
        </w:rPr>
      </w:pPr>
    </w:p>
    <w:p w:rsidRPr="00474184" w:rsidR="007E4F29" w:rsidP="007E4F29" w:rsidRDefault="007E4F29" w14:paraId="5E5611B4" w14:textId="77777777">
      <w:pPr>
        <w:spacing w:line="240" w:lineRule="exact"/>
        <w:rPr>
          <w:rFonts w:ascii="Calibri" w:hAnsi="Calibri" w:cs="Calibri"/>
          <w:b/>
          <w:bCs/>
          <w:lang w:val="nl-NL"/>
        </w:rPr>
      </w:pPr>
      <w:r w:rsidRPr="00474184">
        <w:rPr>
          <w:rFonts w:ascii="Calibri" w:hAnsi="Calibri" w:cs="Calibri"/>
          <w:b/>
          <w:bCs/>
          <w:lang w:val="nl-NL"/>
        </w:rPr>
        <w:t>Heel erg mee oneens</w:t>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 xml:space="preserve">       Neutraal</w:t>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ab/>
      </w:r>
      <w:r w:rsidRPr="00474184">
        <w:rPr>
          <w:rFonts w:ascii="Calibri" w:hAnsi="Calibri" w:cs="Calibri"/>
          <w:b/>
          <w:bCs/>
          <w:lang w:val="nl-NL"/>
        </w:rPr>
        <w:t>Heel erg mee eens</w:t>
      </w:r>
    </w:p>
    <w:p w:rsidRPr="004F3BDA" w:rsidR="007E4F29" w:rsidP="007E4F29" w:rsidRDefault="007E4F29" w14:paraId="26F2021B" w14:textId="77777777">
      <w:pPr>
        <w:spacing w:line="240" w:lineRule="exact"/>
        <w:rPr>
          <w:rFonts w:ascii="Calibri" w:hAnsi="Calibri" w:cs="Calibri"/>
          <w:lang w:val="nl-NL"/>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18"/>
        <w:gridCol w:w="818"/>
        <w:gridCol w:w="820"/>
        <w:gridCol w:w="820"/>
        <w:gridCol w:w="820"/>
        <w:gridCol w:w="820"/>
        <w:gridCol w:w="820"/>
        <w:gridCol w:w="820"/>
        <w:gridCol w:w="820"/>
        <w:gridCol w:w="820"/>
        <w:gridCol w:w="820"/>
      </w:tblGrid>
      <w:tr w:rsidRPr="004F3BDA" w:rsidR="007E4F29" w:rsidTr="00E72F28" w14:paraId="3D649334" w14:textId="77777777">
        <w:tc>
          <w:tcPr>
            <w:tcW w:w="818" w:type="dxa"/>
          </w:tcPr>
          <w:p w:rsidRPr="004F3BDA" w:rsidR="007E4F29" w:rsidP="00E72F28" w:rsidRDefault="007E4F29" w14:paraId="2D4785E0" w14:textId="77777777">
            <w:pPr>
              <w:spacing w:line="240" w:lineRule="exact"/>
              <w:jc w:val="center"/>
              <w:rPr>
                <w:rFonts w:ascii="Calibri" w:hAnsi="Calibri" w:cs="Calibri"/>
                <w:lang w:val="nl-NL"/>
              </w:rPr>
            </w:pPr>
            <w:r w:rsidRPr="004F3BDA">
              <w:rPr>
                <w:rFonts w:ascii="Calibri" w:hAnsi="Calibri" w:cs="Calibri"/>
                <w:lang w:val="nl-NL"/>
              </w:rPr>
              <w:t>0</w:t>
            </w:r>
          </w:p>
        </w:tc>
        <w:tc>
          <w:tcPr>
            <w:tcW w:w="818" w:type="dxa"/>
          </w:tcPr>
          <w:p w:rsidRPr="004F3BDA" w:rsidR="007E4F29" w:rsidP="00E72F28" w:rsidRDefault="007E4F29" w14:paraId="2BE7A177" w14:textId="77777777">
            <w:pPr>
              <w:spacing w:line="240" w:lineRule="exact"/>
              <w:jc w:val="center"/>
              <w:rPr>
                <w:rFonts w:ascii="Calibri" w:hAnsi="Calibri" w:cs="Calibri"/>
                <w:lang w:val="nl-NL"/>
              </w:rPr>
            </w:pPr>
            <w:r w:rsidRPr="004F3BDA">
              <w:rPr>
                <w:rFonts w:ascii="Calibri" w:hAnsi="Calibri" w:cs="Calibri"/>
                <w:lang w:val="nl-NL"/>
              </w:rPr>
              <w:t>1</w:t>
            </w:r>
          </w:p>
        </w:tc>
        <w:tc>
          <w:tcPr>
            <w:tcW w:w="820" w:type="dxa"/>
          </w:tcPr>
          <w:p w:rsidRPr="004F3BDA" w:rsidR="007E4F29" w:rsidP="00E72F28" w:rsidRDefault="007E4F29" w14:paraId="702A29D2" w14:textId="77777777">
            <w:pPr>
              <w:spacing w:line="240" w:lineRule="exact"/>
              <w:jc w:val="center"/>
              <w:rPr>
                <w:rFonts w:ascii="Calibri" w:hAnsi="Calibri" w:cs="Calibri"/>
                <w:lang w:val="nl-NL"/>
              </w:rPr>
            </w:pPr>
            <w:r w:rsidRPr="004F3BDA">
              <w:rPr>
                <w:rFonts w:ascii="Calibri" w:hAnsi="Calibri" w:cs="Calibri"/>
                <w:lang w:val="nl-NL"/>
              </w:rPr>
              <w:t>2</w:t>
            </w:r>
          </w:p>
        </w:tc>
        <w:tc>
          <w:tcPr>
            <w:tcW w:w="820" w:type="dxa"/>
          </w:tcPr>
          <w:p w:rsidRPr="004F3BDA" w:rsidR="007E4F29" w:rsidP="00E72F28" w:rsidRDefault="007E4F29" w14:paraId="1C934418" w14:textId="77777777">
            <w:pPr>
              <w:spacing w:line="240" w:lineRule="exact"/>
              <w:jc w:val="center"/>
              <w:rPr>
                <w:rFonts w:ascii="Calibri" w:hAnsi="Calibri" w:cs="Calibri"/>
                <w:lang w:val="nl-NL"/>
              </w:rPr>
            </w:pPr>
            <w:r w:rsidRPr="004F3BDA">
              <w:rPr>
                <w:rFonts w:ascii="Calibri" w:hAnsi="Calibri" w:cs="Calibri"/>
                <w:lang w:val="nl-NL"/>
              </w:rPr>
              <w:t>3</w:t>
            </w:r>
          </w:p>
        </w:tc>
        <w:tc>
          <w:tcPr>
            <w:tcW w:w="820" w:type="dxa"/>
          </w:tcPr>
          <w:p w:rsidRPr="004F3BDA" w:rsidR="007E4F29" w:rsidP="00E72F28" w:rsidRDefault="007E4F29" w14:paraId="58A80849" w14:textId="77777777">
            <w:pPr>
              <w:spacing w:line="240" w:lineRule="exact"/>
              <w:jc w:val="center"/>
              <w:rPr>
                <w:rFonts w:ascii="Calibri" w:hAnsi="Calibri" w:cs="Calibri"/>
                <w:lang w:val="nl-NL"/>
              </w:rPr>
            </w:pPr>
            <w:r w:rsidRPr="004F3BDA">
              <w:rPr>
                <w:rFonts w:ascii="Calibri" w:hAnsi="Calibri" w:cs="Calibri"/>
                <w:lang w:val="nl-NL"/>
              </w:rPr>
              <w:t>4</w:t>
            </w:r>
          </w:p>
        </w:tc>
        <w:tc>
          <w:tcPr>
            <w:tcW w:w="820" w:type="dxa"/>
          </w:tcPr>
          <w:p w:rsidRPr="004F3BDA" w:rsidR="007E4F29" w:rsidP="00E72F28" w:rsidRDefault="007E4F29" w14:paraId="4152C1DE" w14:textId="77777777">
            <w:pPr>
              <w:spacing w:line="240" w:lineRule="exact"/>
              <w:jc w:val="center"/>
              <w:rPr>
                <w:rFonts w:ascii="Calibri" w:hAnsi="Calibri" w:cs="Calibri"/>
                <w:lang w:val="nl-NL"/>
              </w:rPr>
            </w:pPr>
            <w:r w:rsidRPr="004F3BDA">
              <w:rPr>
                <w:rFonts w:ascii="Calibri" w:hAnsi="Calibri" w:cs="Calibri"/>
                <w:lang w:val="nl-NL"/>
              </w:rPr>
              <w:t>5</w:t>
            </w:r>
          </w:p>
        </w:tc>
        <w:tc>
          <w:tcPr>
            <w:tcW w:w="820" w:type="dxa"/>
          </w:tcPr>
          <w:p w:rsidRPr="004F3BDA" w:rsidR="007E4F29" w:rsidP="00E72F28" w:rsidRDefault="007E4F29" w14:paraId="1EE44A53" w14:textId="77777777">
            <w:pPr>
              <w:spacing w:line="240" w:lineRule="exact"/>
              <w:jc w:val="center"/>
              <w:rPr>
                <w:rFonts w:ascii="Calibri" w:hAnsi="Calibri" w:cs="Calibri"/>
                <w:lang w:val="nl-NL"/>
              </w:rPr>
            </w:pPr>
            <w:r w:rsidRPr="004F3BDA">
              <w:rPr>
                <w:rFonts w:ascii="Calibri" w:hAnsi="Calibri" w:cs="Calibri"/>
                <w:lang w:val="nl-NL"/>
              </w:rPr>
              <w:t>6</w:t>
            </w:r>
          </w:p>
        </w:tc>
        <w:tc>
          <w:tcPr>
            <w:tcW w:w="820" w:type="dxa"/>
          </w:tcPr>
          <w:p w:rsidRPr="004F3BDA" w:rsidR="007E4F29" w:rsidP="00E72F28" w:rsidRDefault="007E4F29" w14:paraId="3704227A" w14:textId="77777777">
            <w:pPr>
              <w:spacing w:line="240" w:lineRule="exact"/>
              <w:jc w:val="center"/>
              <w:rPr>
                <w:rFonts w:ascii="Calibri" w:hAnsi="Calibri" w:cs="Calibri"/>
                <w:lang w:val="nl-NL"/>
              </w:rPr>
            </w:pPr>
            <w:r w:rsidRPr="004F3BDA">
              <w:rPr>
                <w:rFonts w:ascii="Calibri" w:hAnsi="Calibri" w:cs="Calibri"/>
                <w:lang w:val="nl-NL"/>
              </w:rPr>
              <w:t>7</w:t>
            </w:r>
          </w:p>
        </w:tc>
        <w:tc>
          <w:tcPr>
            <w:tcW w:w="820" w:type="dxa"/>
          </w:tcPr>
          <w:p w:rsidRPr="004F3BDA" w:rsidR="007E4F29" w:rsidP="00E72F28" w:rsidRDefault="007E4F29" w14:paraId="34AB715F" w14:textId="77777777">
            <w:pPr>
              <w:spacing w:line="240" w:lineRule="exact"/>
              <w:jc w:val="center"/>
              <w:rPr>
                <w:rFonts w:ascii="Calibri" w:hAnsi="Calibri" w:cs="Calibri"/>
                <w:lang w:val="nl-NL"/>
              </w:rPr>
            </w:pPr>
            <w:r w:rsidRPr="004F3BDA">
              <w:rPr>
                <w:rFonts w:ascii="Calibri" w:hAnsi="Calibri" w:cs="Calibri"/>
                <w:lang w:val="nl-NL"/>
              </w:rPr>
              <w:t>8</w:t>
            </w:r>
          </w:p>
        </w:tc>
        <w:tc>
          <w:tcPr>
            <w:tcW w:w="820" w:type="dxa"/>
          </w:tcPr>
          <w:p w:rsidRPr="004F3BDA" w:rsidR="007E4F29" w:rsidP="00E72F28" w:rsidRDefault="007E4F29" w14:paraId="30291531" w14:textId="77777777">
            <w:pPr>
              <w:spacing w:line="240" w:lineRule="exact"/>
              <w:jc w:val="center"/>
              <w:rPr>
                <w:rFonts w:ascii="Calibri" w:hAnsi="Calibri" w:cs="Calibri"/>
                <w:lang w:val="nl-NL"/>
              </w:rPr>
            </w:pPr>
            <w:r w:rsidRPr="004F3BDA">
              <w:rPr>
                <w:rFonts w:ascii="Calibri" w:hAnsi="Calibri" w:cs="Calibri"/>
                <w:lang w:val="nl-NL"/>
              </w:rPr>
              <w:t>9</w:t>
            </w:r>
          </w:p>
        </w:tc>
        <w:tc>
          <w:tcPr>
            <w:tcW w:w="820" w:type="dxa"/>
          </w:tcPr>
          <w:p w:rsidRPr="004F3BDA" w:rsidR="007E4F29" w:rsidP="00E72F28" w:rsidRDefault="007E4F29" w14:paraId="331EBDD0" w14:textId="77777777">
            <w:pPr>
              <w:spacing w:line="240" w:lineRule="exact"/>
              <w:jc w:val="center"/>
              <w:rPr>
                <w:rFonts w:ascii="Calibri" w:hAnsi="Calibri" w:cs="Calibri"/>
                <w:lang w:val="nl-NL"/>
              </w:rPr>
            </w:pPr>
            <w:r w:rsidRPr="004F3BDA">
              <w:rPr>
                <w:rFonts w:ascii="Calibri" w:hAnsi="Calibri" w:cs="Calibri"/>
                <w:lang w:val="nl-NL"/>
              </w:rPr>
              <w:t>10</w:t>
            </w:r>
          </w:p>
        </w:tc>
      </w:tr>
    </w:tbl>
    <w:p w:rsidRPr="004F3BDA" w:rsidR="007E4F29" w:rsidP="007E4F29" w:rsidRDefault="007E4F29" w14:paraId="56700609" w14:textId="1D083D06">
      <w:pPr>
        <w:spacing w:after="200" w:line="276" w:lineRule="auto"/>
        <w:rPr>
          <w:rFonts w:ascii="Calibri" w:hAnsi="Calibri" w:cs="Calibri"/>
          <w:b/>
        </w:rPr>
      </w:pPr>
    </w:p>
    <w:sectPr w:rsidRPr="004F3BDA" w:rsidR="007E4F29">
      <w:headerReference w:type="default" r:id="rId7"/>
      <w:footerReference w:type="default" r:id="rId8"/>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D" w:author="Fabienne Dobbels" w:date="2026-06-19T11:44:18" w:id="55433548">
    <w:p xmlns:w14="http://schemas.microsoft.com/office/word/2010/wordml" xmlns:w="http://schemas.openxmlformats.org/wordprocessingml/2006/main" w:rsidR="70B5E582" w:rsidRDefault="084646CB" w14:paraId="64E98EB7" w14:textId="3C9F7898">
      <w:pPr>
        <w:pStyle w:val="CommentText"/>
      </w:pPr>
      <w:r>
        <w:rPr>
          <w:rStyle w:val="CommentReference"/>
        </w:rPr>
        <w:annotationRef/>
      </w:r>
      <w:r w:rsidRPr="55A1DFA7" w:rsidR="46C00324">
        <w:t xml:space="preserve">indien we keuzes zouden moeten maken om vragenlijsten weg te laten om patiënt niet te belasten, zou ik dit deel weglaten. Dit lijkt me ook niet zo eenvoudig om in te vullen. </w:t>
      </w:r>
    </w:p>
  </w:comment>
  <w:comment xmlns:w="http://schemas.openxmlformats.org/wordprocessingml/2006/main" w:initials="FD" w:author="Fabienne Dobbels" w:date="2026-06-19T11:45:03" w:id="1592570330">
    <w:p xmlns:w14="http://schemas.microsoft.com/office/word/2010/wordml" xmlns:w="http://schemas.openxmlformats.org/wordprocessingml/2006/main" w:rsidR="4DA267AD" w:rsidRDefault="62331FE1" w14:paraId="429B57CA" w14:textId="5EA6A5D2">
      <w:pPr>
        <w:pStyle w:val="CommentText"/>
      </w:pPr>
      <w:r>
        <w:rPr>
          <w:rStyle w:val="CommentReference"/>
        </w:rPr>
        <w:annotationRef/>
      </w:r>
      <w:r w:rsidRPr="07106FC7" w:rsidR="7AB48BB4">
        <w:t xml:space="preserve">expliciete toestemming nodig van van Netten om deze vragenlijst te gebruiken? </w:t>
      </w:r>
    </w:p>
  </w:comment>
</w:comments>
</file>

<file path=word/commentsExtended.xml><?xml version="1.0" encoding="utf-8"?>
<w15:commentsEx xmlns:mc="http://schemas.openxmlformats.org/markup-compatibility/2006" xmlns:w15="http://schemas.microsoft.com/office/word/2012/wordml" mc:Ignorable="w15">
  <w15:commentEx w15:done="0" w15:paraId="64E98EB7"/>
  <w15:commentEx w15:done="0" w15:paraId="429B57C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BF87567" w16cex:dateUtc="2026-06-19T09:44:18.047Z"/>
  <w16cex:commentExtensible w16cex:durableId="7555FA88" w16cex:dateUtc="2026-06-19T09:45:03.166Z"/>
</w16cex:commentsExtensible>
</file>

<file path=word/commentsIds.xml><?xml version="1.0" encoding="utf-8"?>
<w16cid:commentsIds xmlns:mc="http://schemas.openxmlformats.org/markup-compatibility/2006" xmlns:w16cid="http://schemas.microsoft.com/office/word/2016/wordml/cid" mc:Ignorable="w16cid">
  <w16cid:commentId w16cid:paraId="64E98EB7" w16cid:durableId="4BF87567"/>
  <w16cid:commentId w16cid:paraId="429B57CA" w16cid:durableId="7555FA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75F9" w:rsidR="007B54FF" w:rsidP="00F65961" w:rsidRDefault="007B54FF" w14:paraId="0553EDAE" w14:textId="77777777">
      <w:pPr>
        <w:spacing w:after="0" w:line="240" w:lineRule="auto"/>
      </w:pPr>
      <w:r w:rsidRPr="004475F9">
        <w:separator/>
      </w:r>
    </w:p>
  </w:endnote>
  <w:endnote w:type="continuationSeparator" w:id="0">
    <w:p w:rsidRPr="004475F9" w:rsidR="007B54FF" w:rsidP="00F65961" w:rsidRDefault="007B54FF" w14:paraId="3073E0A3" w14:textId="77777777">
      <w:pPr>
        <w:spacing w:after="0" w:line="240" w:lineRule="auto"/>
      </w:pPr>
      <w:r w:rsidRPr="004475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316503"/>
      <w:docPartObj>
        <w:docPartGallery w:val="Page Numbers (Bottom of Page)"/>
        <w:docPartUnique/>
      </w:docPartObj>
    </w:sdtPr>
    <w:sdtEndPr>
      <w:rPr>
        <w:color w:val="7F7F7F" w:themeColor="background1" w:themeShade="7F"/>
        <w:spacing w:val="60"/>
      </w:rPr>
    </w:sdtEndPr>
    <w:sdtContent>
      <w:p w:rsidR="008131E7" w:rsidRDefault="008131E7" w14:paraId="351CA4AC" w14:textId="4C4D8419">
        <w:pPr>
          <w:pStyle w:val="Footer"/>
          <w:pBdr>
            <w:top w:val="single" w:color="D9D9D9" w:themeColor="background1" w:themeShade="D9" w:sz="4" w:space="1"/>
          </w:pBdr>
          <w:jc w:val="right"/>
        </w:pPr>
        <w:r w:rsidRPr="0018199E">
          <w:rPr>
            <w:rFonts w:ascii="Calibri" w:hAnsi="Calibri" w:cs="Calibri"/>
            <w:color w:val="000000" w:themeColor="text1"/>
          </w:rPr>
          <w:fldChar w:fldCharType="begin"/>
        </w:r>
        <w:r w:rsidRPr="0018199E">
          <w:rPr>
            <w:rFonts w:ascii="Calibri" w:hAnsi="Calibri" w:cs="Calibri"/>
            <w:color w:val="000000" w:themeColor="text1"/>
          </w:rPr>
          <w:instrText xml:space="preserve"> PAGE   \* MERGEFORMAT </w:instrText>
        </w:r>
        <w:r w:rsidRPr="0018199E">
          <w:rPr>
            <w:rFonts w:ascii="Calibri" w:hAnsi="Calibri" w:cs="Calibri"/>
            <w:color w:val="000000" w:themeColor="text1"/>
          </w:rPr>
          <w:fldChar w:fldCharType="separate"/>
        </w:r>
        <w:r w:rsidRPr="0018199E">
          <w:rPr>
            <w:rFonts w:ascii="Calibri" w:hAnsi="Calibri" w:cs="Calibri"/>
            <w:noProof/>
            <w:color w:val="000000" w:themeColor="text1"/>
          </w:rPr>
          <w:t>2</w:t>
        </w:r>
        <w:r w:rsidRPr="0018199E">
          <w:rPr>
            <w:rFonts w:ascii="Calibri" w:hAnsi="Calibri" w:cs="Calibri"/>
            <w:noProof/>
            <w:color w:val="000000" w:themeColor="text1"/>
          </w:rPr>
          <w:fldChar w:fldCharType="end"/>
        </w:r>
        <w:r w:rsidRPr="0018199E">
          <w:rPr>
            <w:rFonts w:ascii="Calibri" w:hAnsi="Calibri" w:cs="Calibri"/>
            <w:color w:val="000000" w:themeColor="text1"/>
          </w:rPr>
          <w:t xml:space="preserve"> | </w:t>
        </w:r>
        <w:r w:rsidR="003F733C">
          <w:rPr>
            <w:rFonts w:ascii="Calibri" w:hAnsi="Calibri" w:cs="Calibri"/>
            <w:color w:val="000000" w:themeColor="text1"/>
            <w:spacing w:val="60"/>
          </w:rPr>
          <w:t>7</w:t>
        </w:r>
      </w:p>
    </w:sdtContent>
  </w:sdt>
  <w:p w:rsidRPr="00B118EF" w:rsidR="00F65961" w:rsidRDefault="00F65961" w14:paraId="7730588E" w14:textId="4FBF49E1">
    <w:pPr>
      <w:pStyle w:val="Foote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75F9" w:rsidR="007B54FF" w:rsidP="00F65961" w:rsidRDefault="007B54FF" w14:paraId="0B572072" w14:textId="77777777">
      <w:pPr>
        <w:spacing w:after="0" w:line="240" w:lineRule="auto"/>
      </w:pPr>
      <w:r w:rsidRPr="004475F9">
        <w:separator/>
      </w:r>
    </w:p>
  </w:footnote>
  <w:footnote w:type="continuationSeparator" w:id="0">
    <w:p w:rsidRPr="004475F9" w:rsidR="007B54FF" w:rsidP="00F65961" w:rsidRDefault="007B54FF" w14:paraId="785FFF87" w14:textId="77777777">
      <w:pPr>
        <w:spacing w:after="0" w:line="240" w:lineRule="auto"/>
      </w:pPr>
      <w:r w:rsidRPr="004475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4A77" w:rsidR="00F65961" w:rsidRDefault="007E4F29" w14:paraId="2BC88831" w14:textId="5E2C25D0">
    <w:pPr>
      <w:pStyle w:val="Header"/>
      <w:rPr>
        <w:color w:val="000000" w:themeColor="text1"/>
        <w:sz w:val="18"/>
        <w:szCs w:val="18"/>
        <w:lang w:val="en-US"/>
      </w:rPr>
    </w:pPr>
    <w:r w:rsidRPr="007E4F29">
      <w:rPr>
        <w:rFonts w:ascii="Calibri" w:hAnsi="Calibri" w:cs="Calibri"/>
        <w:color w:val="000000" w:themeColor="text1"/>
        <w:lang w:val="en-US"/>
      </w:rPr>
      <w:t>Assess use and usability of their custom-made footwear</w:t>
    </w:r>
    <w:r w:rsidRPr="00D04A77" w:rsidR="00F65961">
      <w:rPr>
        <w:rFonts w:ascii="Calibri" w:hAnsi="Calibri" w:cs="Calibri"/>
        <w:color w:val="000000" w:themeColor="text1"/>
        <w:lang w:val="en-US"/>
      </w:rPr>
      <w:tab/>
    </w:r>
    <w:r w:rsidRPr="00D04A77" w:rsidR="00F65961">
      <w:rPr>
        <w:rFonts w:ascii="Calibri" w:hAnsi="Calibri" w:cs="Calibri"/>
        <w:color w:val="000000" w:themeColor="text1"/>
        <w:lang w:val="en-US"/>
      </w:rPr>
      <w:t>v</w:t>
    </w:r>
    <w:r w:rsidRPr="00D04A77" w:rsidR="00B9635A">
      <w:rPr>
        <w:rFonts w:ascii="Calibri" w:hAnsi="Calibri" w:cs="Calibri"/>
        <w:color w:val="000000" w:themeColor="text1"/>
        <w:lang w:val="en-US"/>
      </w:rPr>
      <w:t>.30_03_2026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27785D0A"/>
    <w:multiLevelType w:val="multilevel"/>
    <w:tmpl w:val="3DCAC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12830"/>
    <w:multiLevelType w:val="multilevel"/>
    <w:tmpl w:val="D6BA3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F75746"/>
    <w:multiLevelType w:val="multilevel"/>
    <w:tmpl w:val="C9E85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5C05DF"/>
    <w:multiLevelType w:val="multilevel"/>
    <w:tmpl w:val="EE387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F94499A"/>
    <w:multiLevelType w:val="multilevel"/>
    <w:tmpl w:val="DCF08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38456F7"/>
    <w:multiLevelType w:val="multilevel"/>
    <w:tmpl w:val="13D41B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6B96F05"/>
    <w:multiLevelType w:val="multilevel"/>
    <w:tmpl w:val="DC309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7"/>
  </w:num>
  <w:num w:numId="2" w16cid:durableId="58946002">
    <w:abstractNumId w:val="9"/>
  </w:num>
  <w:num w:numId="3" w16cid:durableId="1449810548">
    <w:abstractNumId w:val="11"/>
  </w:num>
  <w:num w:numId="4" w16cid:durableId="2027555765">
    <w:abstractNumId w:val="10"/>
  </w:num>
  <w:num w:numId="5" w16cid:durableId="128862675">
    <w:abstractNumId w:val="6"/>
  </w:num>
  <w:num w:numId="6" w16cid:durableId="2022195731">
    <w:abstractNumId w:val="8"/>
  </w:num>
  <w:num w:numId="7" w16cid:durableId="1625426495">
    <w:abstractNumId w:val="0"/>
  </w:num>
  <w:num w:numId="8" w16cid:durableId="1337608067">
    <w:abstractNumId w:val="3"/>
  </w:num>
  <w:num w:numId="9" w16cid:durableId="1768891532">
    <w:abstractNumId w:val="4"/>
  </w:num>
  <w:num w:numId="10" w16cid:durableId="1726374208">
    <w:abstractNumId w:val="5"/>
  </w:num>
  <w:num w:numId="11" w16cid:durableId="1863860384">
    <w:abstractNumId w:val="2"/>
  </w:num>
  <w:num w:numId="12" w16cid:durableId="1152142029">
    <w:abstractNumId w:val="1"/>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09"/>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57B77"/>
    <w:rsid w:val="00061DAA"/>
    <w:rsid w:val="000B6796"/>
    <w:rsid w:val="000E7B4C"/>
    <w:rsid w:val="00113558"/>
    <w:rsid w:val="00170158"/>
    <w:rsid w:val="00171254"/>
    <w:rsid w:val="0018199E"/>
    <w:rsid w:val="001E54EC"/>
    <w:rsid w:val="001F2571"/>
    <w:rsid w:val="001F4721"/>
    <w:rsid w:val="002415F9"/>
    <w:rsid w:val="00246382"/>
    <w:rsid w:val="00262FCE"/>
    <w:rsid w:val="00277E82"/>
    <w:rsid w:val="002C3181"/>
    <w:rsid w:val="002C3698"/>
    <w:rsid w:val="002D2B81"/>
    <w:rsid w:val="00316F84"/>
    <w:rsid w:val="003214AC"/>
    <w:rsid w:val="00344170"/>
    <w:rsid w:val="00344AD0"/>
    <w:rsid w:val="003539DF"/>
    <w:rsid w:val="0035570B"/>
    <w:rsid w:val="00367CBB"/>
    <w:rsid w:val="003C3562"/>
    <w:rsid w:val="003F733C"/>
    <w:rsid w:val="003F7869"/>
    <w:rsid w:val="00447043"/>
    <w:rsid w:val="004475F9"/>
    <w:rsid w:val="00456A4E"/>
    <w:rsid w:val="00470326"/>
    <w:rsid w:val="00474184"/>
    <w:rsid w:val="00491C03"/>
    <w:rsid w:val="004B3486"/>
    <w:rsid w:val="004F3FDC"/>
    <w:rsid w:val="004F6724"/>
    <w:rsid w:val="0053343B"/>
    <w:rsid w:val="00580DAF"/>
    <w:rsid w:val="005C26B5"/>
    <w:rsid w:val="00645377"/>
    <w:rsid w:val="006721FC"/>
    <w:rsid w:val="00711066"/>
    <w:rsid w:val="0073481C"/>
    <w:rsid w:val="00737223"/>
    <w:rsid w:val="007446DB"/>
    <w:rsid w:val="0076569C"/>
    <w:rsid w:val="00795DD0"/>
    <w:rsid w:val="007B54FF"/>
    <w:rsid w:val="007E4F29"/>
    <w:rsid w:val="008020F9"/>
    <w:rsid w:val="008131E7"/>
    <w:rsid w:val="00813349"/>
    <w:rsid w:val="00822A5D"/>
    <w:rsid w:val="009431A3"/>
    <w:rsid w:val="009520FE"/>
    <w:rsid w:val="00973E73"/>
    <w:rsid w:val="009B4EC0"/>
    <w:rsid w:val="00A167D4"/>
    <w:rsid w:val="00A27939"/>
    <w:rsid w:val="00A44462"/>
    <w:rsid w:val="00A70D18"/>
    <w:rsid w:val="00AF0C26"/>
    <w:rsid w:val="00B118EF"/>
    <w:rsid w:val="00B65366"/>
    <w:rsid w:val="00B71C5D"/>
    <w:rsid w:val="00B9635A"/>
    <w:rsid w:val="00BF33E0"/>
    <w:rsid w:val="00C157D2"/>
    <w:rsid w:val="00C22F06"/>
    <w:rsid w:val="00C34113"/>
    <w:rsid w:val="00C422B0"/>
    <w:rsid w:val="00C87055"/>
    <w:rsid w:val="00C90578"/>
    <w:rsid w:val="00CA4254"/>
    <w:rsid w:val="00CD466F"/>
    <w:rsid w:val="00D04A77"/>
    <w:rsid w:val="00D243A7"/>
    <w:rsid w:val="00DE35BB"/>
    <w:rsid w:val="00E13A59"/>
    <w:rsid w:val="00E32F43"/>
    <w:rsid w:val="00E34A1C"/>
    <w:rsid w:val="00E42CF6"/>
    <w:rsid w:val="00E45ED8"/>
    <w:rsid w:val="00E50D99"/>
    <w:rsid w:val="00E70EC5"/>
    <w:rsid w:val="00EC572D"/>
    <w:rsid w:val="00EF0C30"/>
    <w:rsid w:val="00F00405"/>
    <w:rsid w:val="00F00B9C"/>
    <w:rsid w:val="00F52BAC"/>
    <w:rsid w:val="00F65961"/>
    <w:rsid w:val="00F67879"/>
    <w:rsid w:val="00F853FD"/>
    <w:rsid w:val="00F943CF"/>
    <w:rsid w:val="00FD5BD5"/>
    <w:rsid w:val="00FF4562"/>
    <w:rsid w:val="00FF50C5"/>
    <w:rsid w:val="0ADB1470"/>
    <w:rsid w:val="0EF04E03"/>
    <w:rsid w:val="2A67C572"/>
    <w:rsid w:val="500E5904"/>
    <w:rsid w:val="5EC245A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F06"/>
    <w:pPr>
      <w:spacing w:line="259" w:lineRule="auto"/>
    </w:pPr>
    <w:rPr>
      <w:sz w:val="22"/>
      <w:szCs w:val="22"/>
    </w:rPr>
  </w:style>
  <w:style w:type="paragraph" w:styleId="Heading1">
    <w:name w:val="heading 1"/>
    <w:basedOn w:val="Normal"/>
    <w:next w:val="Normal"/>
    <w:link w:val="Heading1Char"/>
    <w:qFormat/>
    <w:rsid w:val="003539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9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3539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539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39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39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39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39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9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9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9DF"/>
    <w:rPr>
      <w:rFonts w:eastAsiaTheme="majorEastAsia" w:cstheme="majorBidi"/>
      <w:color w:val="272727" w:themeColor="text1" w:themeTint="D8"/>
    </w:rPr>
  </w:style>
  <w:style w:type="paragraph" w:styleId="Title">
    <w:name w:val="Title"/>
    <w:basedOn w:val="Normal"/>
    <w:next w:val="Normal"/>
    <w:link w:val="TitleChar"/>
    <w:uiPriority w:val="10"/>
    <w:qFormat/>
    <w:rsid w:val="003539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9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9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DF"/>
    <w:pPr>
      <w:spacing w:before="160"/>
      <w:jc w:val="center"/>
    </w:pPr>
    <w:rPr>
      <w:i/>
      <w:iCs/>
      <w:color w:val="404040" w:themeColor="text1" w:themeTint="BF"/>
    </w:rPr>
  </w:style>
  <w:style w:type="character" w:styleId="QuoteChar" w:customStyle="1">
    <w:name w:val="Quote Char"/>
    <w:basedOn w:val="DefaultParagraphFont"/>
    <w:link w:val="Quote"/>
    <w:uiPriority w:val="29"/>
    <w:rsid w:val="003539DF"/>
    <w:rPr>
      <w:i/>
      <w:iCs/>
      <w:color w:val="404040" w:themeColor="text1" w:themeTint="BF"/>
    </w:rPr>
  </w:style>
  <w:style w:type="paragraph" w:styleId="ListParagraph">
    <w:name w:val="List Paragraph"/>
    <w:basedOn w:val="Normal"/>
    <w:link w:val="ListParagraphChar"/>
    <w:uiPriority w:val="34"/>
    <w:qFormat/>
    <w:rsid w:val="003539DF"/>
    <w:pPr>
      <w:ind w:left="720"/>
      <w:contextualSpacing/>
    </w:pPr>
  </w:style>
  <w:style w:type="character" w:styleId="IntenseEmphasis">
    <w:name w:val="Intense Emphasis"/>
    <w:basedOn w:val="DefaultParagraphFont"/>
    <w:uiPriority w:val="21"/>
    <w:qFormat/>
    <w:rsid w:val="003539DF"/>
    <w:rPr>
      <w:i/>
      <w:iCs/>
      <w:color w:val="0F4761" w:themeColor="accent1" w:themeShade="BF"/>
    </w:rPr>
  </w:style>
  <w:style w:type="paragraph" w:styleId="IntenseQuote">
    <w:name w:val="Intense Quote"/>
    <w:basedOn w:val="Normal"/>
    <w:next w:val="Normal"/>
    <w:link w:val="IntenseQuoteChar"/>
    <w:uiPriority w:val="30"/>
    <w:qFormat/>
    <w:rsid w:val="003539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39DF"/>
    <w:rPr>
      <w:i/>
      <w:iCs/>
      <w:color w:val="0F4761" w:themeColor="accent1" w:themeShade="BF"/>
    </w:rPr>
  </w:style>
  <w:style w:type="character" w:styleId="IntenseReference">
    <w:name w:val="Intense Reference"/>
    <w:basedOn w:val="DefaultParagraphFont"/>
    <w:uiPriority w:val="32"/>
    <w:qFormat/>
    <w:rsid w:val="003539DF"/>
    <w:rPr>
      <w:b/>
      <w:bCs/>
      <w:smallCaps/>
      <w:color w:val="0F4761" w:themeColor="accent1" w:themeShade="BF"/>
      <w:spacing w:val="5"/>
    </w:rPr>
  </w:style>
  <w:style w:type="character" w:styleId="ListParagraphChar" w:customStyle="1">
    <w:name w:val="List Paragraph Char"/>
    <w:basedOn w:val="DefaultParagraphFont"/>
    <w:link w:val="ListParagraph"/>
    <w:uiPriority w:val="34"/>
    <w:qFormat/>
    <w:rsid w:val="00C22F06"/>
  </w:style>
  <w:style w:type="table" w:styleId="TableGrid">
    <w:name w:val="Table Grid"/>
    <w:basedOn w:val="TableNormal"/>
    <w:uiPriority w:val="39"/>
    <w:rsid w:val="00C22F06"/>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59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961"/>
    <w:rPr>
      <w:sz w:val="22"/>
      <w:szCs w:val="22"/>
      <w:lang w:val="en-GB"/>
    </w:rPr>
  </w:style>
  <w:style w:type="paragraph" w:styleId="Footer">
    <w:name w:val="footer"/>
    <w:basedOn w:val="Normal"/>
    <w:link w:val="FooterChar"/>
    <w:uiPriority w:val="99"/>
    <w:unhideWhenUsed/>
    <w:rsid w:val="00F659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961"/>
    <w:rPr>
      <w:sz w:val="22"/>
      <w:szCs w:val="22"/>
      <w:lang w:val="en-GB"/>
    </w:rPr>
  </w:style>
  <w:style w:type="character" w:styleId="CommentReference">
    <w:name w:val="Comment Reference"/>
    <w:basedOn w:val="DefaultParagraphFont"/>
    <w:uiPriority w:val="99"/>
    <w:semiHidden/>
    <w:unhideWhenUsed/>
    <w:rsid w:val="002C3698"/>
    <w:rPr>
      <w:sz w:val="16"/>
      <w:szCs w:val="16"/>
    </w:rPr>
  </w:style>
  <w:style w:type="paragraph" w:styleId="CommentText">
    <w:name w:val="Comment Text"/>
    <w:basedOn w:val="Normal"/>
    <w:link w:val="CommentTextChar"/>
    <w:uiPriority w:val="99"/>
    <w:unhideWhenUsed/>
    <w:rsid w:val="002C3698"/>
    <w:pPr>
      <w:spacing w:line="240" w:lineRule="auto"/>
    </w:pPr>
    <w:rPr>
      <w:sz w:val="20"/>
      <w:szCs w:val="20"/>
      <w:lang w:val="en-GB"/>
    </w:rPr>
  </w:style>
  <w:style w:type="character" w:styleId="CommentTextChar" w:customStyle="1">
    <w:name w:val="Comment Text Char"/>
    <w:basedOn w:val="DefaultParagraphFont"/>
    <w:link w:val="CommentText"/>
    <w:uiPriority w:val="99"/>
    <w:rsid w:val="002C3698"/>
    <w:rPr>
      <w:sz w:val="20"/>
      <w:szCs w:val="20"/>
      <w:lang w:val="en-GB"/>
    </w:rPr>
  </w:style>
  <w:style w:type="character" w:styleId="Hyperlink">
    <w:name w:val="Hyperlink"/>
    <w:basedOn w:val="DefaultParagraphFont"/>
    <w:uiPriority w:val="99"/>
    <w:unhideWhenUsed/>
    <w:rsid w:val="007E4F29"/>
    <w:rPr>
      <w:color w:val="467886" w:themeColor="hyperlink"/>
      <w:u w:val="single"/>
    </w:rPr>
  </w:style>
  <w:style w:type="paragraph" w:styleId="CoverBold" w:customStyle="1">
    <w:name w:val="CoverBold"/>
    <w:basedOn w:val="Normal"/>
    <w:link w:val="CoverBoldChar"/>
    <w:rsid w:val="007E4F29"/>
    <w:pPr>
      <w:tabs>
        <w:tab w:val="right" w:pos="2892"/>
        <w:tab w:val="center" w:pos="4536"/>
        <w:tab w:val="right" w:pos="9072"/>
      </w:tabs>
      <w:spacing w:after="0" w:line="360" w:lineRule="atLeast"/>
      <w:jc w:val="both"/>
    </w:pPr>
    <w:rPr>
      <w:rFonts w:ascii="Arial" w:hAnsi="Arial" w:eastAsia="Times New Roman" w:cs="Arial"/>
      <w:b/>
      <w:kern w:val="0"/>
      <w:sz w:val="28"/>
      <w:szCs w:val="20"/>
      <w:lang w:val="en-GB"/>
      <w14:ligatures w14:val="none"/>
    </w:rPr>
  </w:style>
  <w:style w:type="character" w:styleId="CoverBoldChar" w:customStyle="1">
    <w:name w:val="CoverBold Char"/>
    <w:link w:val="CoverBold"/>
    <w:rsid w:val="007E4F29"/>
    <w:rPr>
      <w:rFonts w:ascii="Arial" w:hAnsi="Arial" w:eastAsia="Times New Roman" w:cs="Arial"/>
      <w:b/>
      <w:kern w:val="0"/>
      <w:sz w:val="28"/>
      <w:szCs w:val="20"/>
      <w:lang w:val="en-GB"/>
      <w14:ligatures w14:val="none"/>
    </w:rPr>
  </w:style>
  <w:style w:type="paragraph" w:styleId="TableParagraph" w:customStyle="1">
    <w:name w:val="Table Paragraph"/>
    <w:basedOn w:val="Normal"/>
    <w:uiPriority w:val="1"/>
    <w:qFormat/>
    <w:rsid w:val="007E4F29"/>
    <w:pPr>
      <w:widowControl w:val="0"/>
      <w:spacing w:after="0" w:line="240" w:lineRule="auto"/>
    </w:pPr>
    <w:rPr>
      <w:rFonts w:ascii="Calibri" w:hAnsi="Calibri" w:eastAsia="Calibri" w:cs="Times New Roman"/>
      <w:kern w:val="0"/>
      <w:lang w:val="en-US"/>
      <w14:ligatures w14:val="none"/>
    </w:rPr>
  </w:style>
  <w:style w:type="table" w:styleId="Vragenlijst" w:customStyle="1">
    <w:name w:val="Vragenlijst"/>
    <w:basedOn w:val="TableNorma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styleId="Stijl1" w:customStyle="1">
    <w:name w:val="Stijl1"/>
    <w:basedOn w:val="TableNorma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styleId="EndNoteBibliography" w:customStyle="1">
    <w:name w:val="EndNote Bibliography"/>
    <w:basedOn w:val="Normal"/>
    <w:link w:val="EndNoteBibliographyChar"/>
    <w:rsid w:val="007E4F29"/>
    <w:pPr>
      <w:spacing w:after="0" w:line="240" w:lineRule="auto"/>
    </w:pPr>
    <w:rPr>
      <w:rFonts w:ascii="Univers" w:hAnsi="Univers" w:eastAsia="Times New Roman" w:cs="Times New Roman"/>
      <w:noProof/>
      <w:kern w:val="0"/>
      <w:sz w:val="20"/>
      <w:szCs w:val="20"/>
      <w:lang w:val="nl-NL" w:eastAsia="nl-NL"/>
      <w14:ligatures w14:val="none"/>
    </w:rPr>
  </w:style>
  <w:style w:type="character" w:styleId="EndNoteBibliographyChar" w:customStyle="1">
    <w:name w:val="EndNote Bibliography Char"/>
    <w:basedOn w:val="DefaultParagraphFont"/>
    <w:link w:val="EndNoteBibliography"/>
    <w:rsid w:val="007E4F29"/>
    <w:rPr>
      <w:rFonts w:ascii="Univers" w:hAnsi="Univers" w:eastAsia="Times New Roman"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comments.xml" Id="R940faa77c69c4cea" /><Relationship Type="http://schemas.microsoft.com/office/2016/09/relationships/commentsIds" Target="commentsIds.xml" Id="R1b88039c52274daf" /><Relationship Type="http://schemas.microsoft.com/office/2011/relationships/commentsExtended" Target="commentsExtended.xml" Id="R6efeab0753fe4af0" /><Relationship Type="http://schemas.microsoft.com/office/2018/08/relationships/commentsExtensible" Target="commentsExtensible.xml" Id="R036f523422504a9a" /><Relationship Type="http://schemas.microsoft.com/office/2011/relationships/people" Target="people.xml" Id="Rc916f5112a3346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47B2A1-D81E-46DD-8796-384F56C8EDE8}"/>
</file>

<file path=customXml/itemProps2.xml><?xml version="1.0" encoding="utf-8"?>
<ds:datastoreItem xmlns:ds="http://schemas.openxmlformats.org/officeDocument/2006/customXml" ds:itemID="{0759FF5B-EF31-41BA-9255-D8490245441E}"/>
</file>

<file path=customXml/itemProps3.xml><?xml version="1.0" encoding="utf-8"?>
<ds:datastoreItem xmlns:ds="http://schemas.openxmlformats.org/officeDocument/2006/customXml" ds:itemID="{CC12B189-76FD-4276-A927-508A203E21F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Fabienne Dobbels</cp:lastModifiedBy>
  <cp:revision>40</cp:revision>
  <dcterms:created xsi:type="dcterms:W3CDTF">2026-03-30T12:40:00Z</dcterms:created>
  <dcterms:modified xsi:type="dcterms:W3CDTF">2026-06-19T09:45:05Z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