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F3BDA" w:rsidR="00CE6A17" w:rsidP="00BE61ED" w:rsidRDefault="00447043" w14:paraId="0115FC64" w14:textId="74DAC4EF">
      <w:pPr>
        <w:spacing w:after="120" w:line="360" w:lineRule="auto"/>
        <w:jc w:val="center"/>
        <w:rPr>
          <w:rFonts w:ascii="Calibri" w:hAnsi="Calibri" w:eastAsia="Times New Roman" w:cs="Calibri"/>
          <w:b w:val="1"/>
          <w:bCs w:val="1"/>
          <w:color w:val="EE0000"/>
          <w:kern w:val="0"/>
          <w:sz w:val="28"/>
          <w:szCs w:val="28"/>
          <w14:ligatures w14:val="none"/>
        </w:rPr>
      </w:pPr>
      <w:r w:rsidRPr="00CE6A17" w:rsidR="00447043">
        <w:rPr>
          <w:rFonts w:ascii="Calibri" w:hAnsi="Calibri" w:cs="Calibri"/>
          <w:b w:val="1"/>
          <w:bCs w:val="1"/>
          <w:color w:val="000000" w:themeColor="text1"/>
          <w:sz w:val="28"/>
          <w:szCs w:val="28"/>
        </w:rPr>
        <w:t xml:space="preserve">Appendix </w:t>
      </w:r>
      <w:r w:rsidRPr="00CE6A17" w:rsidR="00C90578">
        <w:rPr>
          <w:rFonts w:ascii="Calibri" w:hAnsi="Calibri" w:cs="Calibri"/>
          <w:b w:val="1"/>
          <w:bCs w:val="1"/>
          <w:color w:val="000000" w:themeColor="text1"/>
          <w:sz w:val="28"/>
          <w:szCs w:val="28"/>
        </w:rPr>
        <w:t>1</w:t>
      </w:r>
      <w:ins w:author="Fabienne Dobbels" w:date="2026-06-03T15:11:49.242Z" w16du:dateUtc="2026-06-03T15:11:49.242Z" w:id="15522490">
        <w:r w:rsidRPr="00CE6A17" w:rsidR="3814092A">
          <w:rPr>
            <w:rFonts w:ascii="Calibri" w:hAnsi="Calibri" w:cs="Calibri"/>
            <w:b w:val="1"/>
            <w:bCs w:val="1"/>
            <w:color w:val="000000" w:themeColor="text1"/>
            <w:sz w:val="28"/>
            <w:szCs w:val="28"/>
          </w:rPr>
          <w:t>5</w:t>
        </w:r>
      </w:ins>
      <w:del w:author="Fabienne Dobbels" w:date="2026-06-03T15:11:48.458Z" w16du:dateUtc="2026-06-03T15:11:48.458Z" w:id="1989198975">
        <w:r w:rsidRPr="44C15619" w:rsidDel="01754666">
          <w:rPr>
            <w:rFonts w:ascii="Calibri" w:hAnsi="Calibri" w:cs="Calibri"/>
            <w:b w:val="1"/>
            <w:bCs w:val="1"/>
            <w:color w:val="000000" w:themeColor="text1" w:themeTint="FF" w:themeShade="FF"/>
            <w:sz w:val="28"/>
            <w:szCs w:val="28"/>
          </w:rPr>
          <w:delText>4</w:delText>
        </w:r>
      </w:del>
      <w:r w:rsidRPr="00CE6A17" w:rsidR="00447043">
        <w:rPr>
          <w:rFonts w:ascii="Calibri" w:hAnsi="Calibri" w:cs="Calibri"/>
          <w:b w:val="1"/>
          <w:bCs w:val="1"/>
          <w:color w:val="000000" w:themeColor="text1"/>
          <w:sz w:val="28"/>
          <w:szCs w:val="28"/>
        </w:rPr>
        <w:t xml:space="preserve">- </w:t>
      </w:r>
      <w:r w:rsidRPr="00CE6A17" w:rsidR="00CE6A17">
        <w:rPr>
          <w:rFonts w:ascii="Calibri" w:hAnsi="Calibri" w:eastAsia="Times New Roman" w:cs="Calibri"/>
          <w:b w:val="1"/>
          <w:bCs w:val="1"/>
          <w:color w:val="000000" w:themeColor="text1"/>
          <w:kern w:val="0"/>
          <w:sz w:val="28"/>
          <w:szCs w:val="28"/>
          <w14:ligatures w14:val="none"/>
        </w:rPr>
        <w:t xml:space="preserve">HLS-EU-6 questionnaire </w:t>
      </w:r>
    </w:p>
    <w:p w:rsidRPr="00BE61ED" w:rsidR="00CE6A17" w:rsidP="00CE6A17" w:rsidRDefault="00CE6A17" w14:paraId="43803729" w14:textId="77777777">
      <w:pPr>
        <w:rPr>
          <w:rFonts w:ascii="Calibri" w:hAnsi="Calibri" w:eastAsia="Times New Roman" w:cs="Calibri"/>
          <w:color w:val="000000" w:themeColor="text1"/>
          <w:kern w:val="0"/>
          <w:sz w:val="24"/>
          <w:szCs w:val="24"/>
          <w14:ligatures w14:val="none"/>
        </w:rPr>
      </w:pPr>
      <w:r w:rsidRPr="00BE61ED">
        <w:rPr>
          <w:rFonts w:ascii="Calibri" w:hAnsi="Calibri" w:eastAsia="Times New Roman" w:cs="Calibri"/>
          <w:color w:val="000000" w:themeColor="text1"/>
          <w:kern w:val="0"/>
          <w:sz w:val="24"/>
          <w:szCs w:val="24"/>
          <w14:ligatures w14:val="none"/>
        </w:rPr>
        <w:t>In het dagelijkse leven zijn er vele situaties die belangrijk zijn voor onze gezondheid. Sommige van die situaties zijn moeilijk, andere gemakkelijker. Geef voor elk van de onderstaande taken aan hoe moeilijk of gemakkelijk ze voor u zijn.</w:t>
      </w:r>
    </w:p>
    <w:p w:rsidRPr="004F3BDA" w:rsidR="00CE6A17" w:rsidP="00CE6A17" w:rsidRDefault="00CE6A17" w14:paraId="28D0E787" w14:textId="77777777">
      <w:pPr>
        <w:rPr>
          <w:rFonts w:ascii="Calibri" w:hAnsi="Calibri" w:eastAsia="Times New Roman" w:cs="Calibri"/>
          <w:b/>
          <w:bCs/>
          <w:color w:val="EE0000"/>
          <w:kern w:val="0"/>
          <w:sz w:val="28"/>
          <w:szCs w:val="28"/>
          <w14:ligatures w14:val="none"/>
        </w:rPr>
      </w:pPr>
    </w:p>
    <w:tbl>
      <w:tblPr>
        <w:tblStyle w:val="TableGrid"/>
        <w:tblW w:w="88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09"/>
        <w:gridCol w:w="1311"/>
        <w:gridCol w:w="1311"/>
        <w:gridCol w:w="961"/>
        <w:gridCol w:w="953"/>
      </w:tblGrid>
      <w:tr w:rsidRPr="004F3BDA" w:rsidR="00CE6A17" w:rsidTr="606271AE" w14:paraId="039E4876" w14:textId="77777777">
        <w:tc>
          <w:tcPr>
            <w:tcW w:w="4309" w:type="dxa"/>
            <w:tcMar/>
          </w:tcPr>
          <w:p w:rsidRPr="006D31DA" w:rsidR="00CE6A17" w:rsidP="00E72F28" w:rsidRDefault="00CE6A17" w14:paraId="714EFDDB" w14:textId="77777777">
            <w:pPr>
              <w:spacing w:line="360" w:lineRule="auto"/>
              <w:rPr>
                <w:rFonts w:ascii="Calibri" w:hAnsi="Calibri" w:eastAsia="Times New Roman" w:cs="Calibri"/>
                <w:b/>
                <w:bCs/>
                <w:color w:val="000000" w:themeColor="text1"/>
                <w:kern w:val="0"/>
                <w14:ligatures w14:val="none"/>
              </w:rPr>
            </w:pPr>
            <w:r w:rsidRPr="006D31DA">
              <w:rPr>
                <w:rFonts w:ascii="Calibri" w:hAnsi="Calibri" w:eastAsia="Times New Roman" w:cs="Calibri"/>
                <w:b/>
                <w:bCs/>
                <w:color w:val="000000" w:themeColor="text1"/>
                <w:kern w:val="0"/>
                <w14:ligatures w14:val="none"/>
              </w:rPr>
              <w:t>Hoe gemakkelijk of moeilijk is het voor u om:</w:t>
            </w:r>
          </w:p>
          <w:p w:rsidRPr="004F3BDA" w:rsidR="00CE6A17" w:rsidP="00E72F28" w:rsidRDefault="00CE6A17" w14:paraId="7E6DB643" w14:textId="77777777">
            <w:pPr>
              <w:spacing w:line="360" w:lineRule="auto"/>
              <w:rPr>
                <w:rFonts w:ascii="Calibri" w:hAnsi="Calibri" w:eastAsia="Times New Roman" w:cs="Calibri"/>
                <w:b/>
                <w:bCs/>
                <w:color w:val="000000" w:themeColor="text1"/>
                <w:kern w:val="0"/>
                <w:sz w:val="24"/>
                <w:szCs w:val="24"/>
                <w14:ligatures w14:val="none"/>
              </w:rPr>
            </w:pPr>
          </w:p>
        </w:tc>
        <w:tc>
          <w:tcPr>
            <w:tcW w:w="1311" w:type="dxa"/>
            <w:tcMar/>
          </w:tcPr>
          <w:p w:rsidRPr="004F3BDA" w:rsidR="00CE6A17" w:rsidP="00E72F28" w:rsidRDefault="00CE6A17" w14:paraId="51F62458" w14:textId="77777777">
            <w:pPr>
              <w:spacing w:line="360" w:lineRule="auto"/>
              <w:jc w:val="center"/>
              <w:rPr>
                <w:rFonts w:ascii="Calibri" w:hAnsi="Calibri" w:eastAsia="Times New Roman" w:cs="Calibri"/>
                <w:b/>
                <w:bCs/>
                <w:color w:val="000000" w:themeColor="text1"/>
                <w:kern w:val="0"/>
                <w14:ligatures w14:val="none"/>
              </w:rPr>
            </w:pPr>
            <w:proofErr w:type="gramStart"/>
            <w:r w:rsidRPr="004F3BDA">
              <w:rPr>
                <w:rFonts w:ascii="Calibri" w:hAnsi="Calibri" w:eastAsia="Times New Roman" w:cs="Calibri"/>
                <w:b/>
                <w:bCs/>
                <w:color w:val="000000" w:themeColor="text1"/>
                <w:kern w:val="0"/>
                <w14:ligatures w14:val="none"/>
              </w:rPr>
              <w:t>heel</w:t>
            </w:r>
            <w:proofErr w:type="gramEnd"/>
            <w:r w:rsidRPr="004F3BDA">
              <w:rPr>
                <w:rFonts w:ascii="Calibri" w:hAnsi="Calibri" w:eastAsia="Times New Roman" w:cs="Calibri"/>
                <w:b/>
                <w:bCs/>
                <w:color w:val="000000" w:themeColor="text1"/>
                <w:kern w:val="0"/>
                <w14:ligatures w14:val="none"/>
              </w:rPr>
              <w:t xml:space="preserve"> gemakkelijk</w:t>
            </w:r>
          </w:p>
        </w:tc>
        <w:tc>
          <w:tcPr>
            <w:tcW w:w="1311" w:type="dxa"/>
            <w:tcMar/>
          </w:tcPr>
          <w:p w:rsidRPr="004F3BDA" w:rsidR="00CE6A17" w:rsidP="00E72F28" w:rsidRDefault="00CE6A17" w14:paraId="6ADD357C" w14:textId="77777777">
            <w:pPr>
              <w:spacing w:line="360" w:lineRule="auto"/>
              <w:jc w:val="center"/>
              <w:rPr>
                <w:rFonts w:ascii="Calibri" w:hAnsi="Calibri" w:eastAsia="Times New Roman" w:cs="Calibri"/>
                <w:b/>
                <w:bCs/>
                <w:color w:val="000000" w:themeColor="text1"/>
                <w:kern w:val="0"/>
                <w14:ligatures w14:val="none"/>
              </w:rPr>
            </w:pPr>
            <w:proofErr w:type="gramStart"/>
            <w:r w:rsidRPr="004F3BDA">
              <w:rPr>
                <w:rFonts w:ascii="Calibri" w:hAnsi="Calibri" w:eastAsia="Times New Roman" w:cs="Calibri"/>
                <w:b/>
                <w:bCs/>
                <w:color w:val="000000" w:themeColor="text1"/>
                <w:kern w:val="0"/>
                <w14:ligatures w14:val="none"/>
              </w:rPr>
              <w:t>tamelijk</w:t>
            </w:r>
            <w:proofErr w:type="gramEnd"/>
            <w:r w:rsidRPr="004F3BDA">
              <w:rPr>
                <w:rFonts w:ascii="Calibri" w:hAnsi="Calibri" w:eastAsia="Times New Roman" w:cs="Calibri"/>
                <w:b/>
                <w:bCs/>
                <w:color w:val="000000" w:themeColor="text1"/>
                <w:kern w:val="0"/>
                <w14:ligatures w14:val="none"/>
              </w:rPr>
              <w:t xml:space="preserve"> gemakkelijk</w:t>
            </w:r>
          </w:p>
        </w:tc>
        <w:tc>
          <w:tcPr>
            <w:tcW w:w="961" w:type="dxa"/>
            <w:tcMar/>
          </w:tcPr>
          <w:p w:rsidRPr="004F3BDA" w:rsidR="00CE6A17" w:rsidP="00E72F28" w:rsidRDefault="00CE6A17" w14:paraId="4359B701" w14:textId="77777777">
            <w:pPr>
              <w:spacing w:line="360" w:lineRule="auto"/>
              <w:jc w:val="center"/>
              <w:rPr>
                <w:rFonts w:ascii="Calibri" w:hAnsi="Calibri" w:eastAsia="Times New Roman" w:cs="Calibri"/>
                <w:b/>
                <w:bCs/>
                <w:color w:val="000000" w:themeColor="text1"/>
                <w:kern w:val="0"/>
                <w14:ligatures w14:val="none"/>
              </w:rPr>
            </w:pPr>
            <w:proofErr w:type="gramStart"/>
            <w:r w:rsidRPr="004F3BDA">
              <w:rPr>
                <w:rFonts w:ascii="Calibri" w:hAnsi="Calibri" w:eastAsia="Times New Roman" w:cs="Calibri"/>
                <w:b/>
                <w:bCs/>
                <w:color w:val="000000" w:themeColor="text1"/>
                <w:kern w:val="0"/>
                <w14:ligatures w14:val="none"/>
              </w:rPr>
              <w:t>tamelijk</w:t>
            </w:r>
            <w:proofErr w:type="gramEnd"/>
            <w:r w:rsidRPr="004F3BDA">
              <w:rPr>
                <w:rFonts w:ascii="Calibri" w:hAnsi="Calibri" w:eastAsia="Times New Roman" w:cs="Calibri"/>
                <w:b/>
                <w:bCs/>
                <w:color w:val="000000" w:themeColor="text1"/>
                <w:kern w:val="0"/>
                <w14:ligatures w14:val="none"/>
              </w:rPr>
              <w:t xml:space="preserve"> moeilijk</w:t>
            </w:r>
          </w:p>
        </w:tc>
        <w:tc>
          <w:tcPr>
            <w:tcW w:w="953" w:type="dxa"/>
            <w:tcMar/>
          </w:tcPr>
          <w:p w:rsidRPr="004F3BDA" w:rsidR="00CE6A17" w:rsidP="00E72F28" w:rsidRDefault="00CE6A17" w14:paraId="63CE7D00" w14:textId="77777777">
            <w:pPr>
              <w:spacing w:line="360" w:lineRule="auto"/>
              <w:jc w:val="center"/>
              <w:rPr>
                <w:rFonts w:ascii="Calibri" w:hAnsi="Calibri" w:eastAsia="Times New Roman" w:cs="Calibri"/>
                <w:b w:val="1"/>
                <w:bCs w:val="1"/>
                <w:color w:val="000000" w:themeColor="text1"/>
                <w:kern w:val="0"/>
                <w14:ligatures w14:val="none"/>
              </w:rPr>
            </w:pPr>
            <w:r w:rsidRPr="004F3BDA" w:rsidR="00CE6A17">
              <w:rPr>
                <w:rFonts w:ascii="Calibri" w:hAnsi="Calibri" w:eastAsia="Times New Roman" w:cs="Calibri"/>
                <w:b w:val="1"/>
                <w:bCs w:val="1"/>
                <w:color w:val="000000" w:themeColor="text1"/>
                <w:kern w:val="0"/>
                <w14:ligatures w14:val="none"/>
              </w:rPr>
              <w:t>heel</w:t>
            </w:r>
            <w:r w:rsidRPr="004F3BDA" w:rsidR="00CE6A17">
              <w:rPr>
                <w:rFonts w:ascii="Calibri" w:hAnsi="Calibri" w:eastAsia="Times New Roman" w:cs="Calibri"/>
                <w:b w:val="1"/>
                <w:bCs w:val="1"/>
                <w:color w:val="000000" w:themeColor="text1"/>
                <w:kern w:val="0"/>
                <w14:ligatures w14:val="none"/>
              </w:rPr>
              <w:t xml:space="preserve"> moeilijk</w:t>
            </w:r>
            <w:commentRangeStart w:id="46437522"/>
            <w:commentRangeEnd w:id="46437522"/>
            <w:r>
              <w:rPr>
                <w:rStyle w:val="CommentReference"/>
              </w:rPr>
              <w:commentReference w:id="46437522"/>
            </w:r>
          </w:p>
        </w:tc>
      </w:tr>
      <w:tr w:rsidRPr="004F3BDA" w:rsidR="00CE6A17" w:rsidTr="606271AE" w14:paraId="54A3AB46" w14:textId="77777777">
        <w:tc>
          <w:tcPr>
            <w:tcW w:w="4309" w:type="dxa"/>
            <w:tcMar/>
          </w:tcPr>
          <w:p w:rsidRPr="004F3BDA" w:rsidR="00CE6A17" w:rsidP="00E72F28" w:rsidRDefault="00CE6A17" w14:paraId="6A4E9A13" w14:textId="77777777">
            <w:pPr>
              <w:spacing w:line="360" w:lineRule="auto"/>
              <w:rPr>
                <w:rFonts w:ascii="Calibri" w:hAnsi="Calibri" w:eastAsia="Times New Roman" w:cs="Calibri"/>
                <w:color w:val="000000" w:themeColor="text1"/>
                <w:kern w:val="0"/>
                <w:sz w:val="24"/>
                <w:szCs w:val="24"/>
                <w14:ligatures w14:val="none"/>
              </w:rPr>
            </w:pPr>
            <w:r w:rsidRPr="004F3BDA">
              <w:rPr>
                <w:rFonts w:ascii="Calibri" w:hAnsi="Calibri" w:eastAsia="Times New Roman" w:cs="Calibri"/>
                <w:color w:val="000000" w:themeColor="text1"/>
                <w:kern w:val="0"/>
                <w:sz w:val="24"/>
                <w:szCs w:val="24"/>
                <w14:ligatures w14:val="none"/>
              </w:rPr>
              <w:t xml:space="preserve">Q1. </w:t>
            </w:r>
            <w:proofErr w:type="gramStart"/>
            <w:r w:rsidRPr="004F3BDA">
              <w:rPr>
                <w:rFonts w:ascii="Calibri" w:hAnsi="Calibri" w:eastAsia="Times New Roman" w:cs="Calibri"/>
                <w:color w:val="000000" w:themeColor="text1"/>
                <w:kern w:val="0"/>
                <w:sz w:val="24"/>
                <w:szCs w:val="24"/>
                <w14:ligatures w14:val="none"/>
              </w:rPr>
              <w:t>te</w:t>
            </w:r>
            <w:proofErr w:type="gramEnd"/>
            <w:r w:rsidRPr="004F3BDA">
              <w:rPr>
                <w:rFonts w:ascii="Calibri" w:hAnsi="Calibri" w:eastAsia="Times New Roman" w:cs="Calibri"/>
                <w:color w:val="000000" w:themeColor="text1"/>
                <w:kern w:val="0"/>
                <w:sz w:val="24"/>
                <w:szCs w:val="24"/>
                <w14:ligatures w14:val="none"/>
              </w:rPr>
              <w:t xml:space="preserve"> beoordelen wanneer u misschien een tweede medisch advies (van een andere arts) moet inwinnen?  </w:t>
            </w:r>
          </w:p>
          <w:p w:rsidRPr="004F3BDA" w:rsidR="00CE6A17" w:rsidP="00E72F28" w:rsidRDefault="00CE6A17" w14:paraId="6479C87B" w14:textId="77777777">
            <w:pPr>
              <w:spacing w:line="360" w:lineRule="auto"/>
              <w:rPr>
                <w:rFonts w:ascii="Calibri" w:hAnsi="Calibri" w:eastAsia="Times New Roman" w:cs="Calibri"/>
                <w:color w:val="000000" w:themeColor="text1"/>
                <w:kern w:val="0"/>
                <w:sz w:val="24"/>
                <w:szCs w:val="24"/>
                <w14:ligatures w14:val="none"/>
              </w:rPr>
            </w:pPr>
          </w:p>
        </w:tc>
        <w:tc>
          <w:tcPr>
            <w:tcW w:w="1311" w:type="dxa"/>
            <w:tcMar/>
          </w:tcPr>
          <w:p w:rsidRPr="004F3BDA" w:rsidR="00CE6A17" w:rsidP="00E72F28" w:rsidRDefault="00CE6A17" w14:paraId="2F0D0102"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1</w:t>
            </w:r>
          </w:p>
        </w:tc>
        <w:tc>
          <w:tcPr>
            <w:tcW w:w="1311" w:type="dxa"/>
            <w:tcMar/>
          </w:tcPr>
          <w:p w:rsidRPr="004F3BDA" w:rsidR="00CE6A17" w:rsidP="00E72F28" w:rsidRDefault="00CE6A17" w14:paraId="20EC79E7"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2</w:t>
            </w:r>
          </w:p>
        </w:tc>
        <w:tc>
          <w:tcPr>
            <w:tcW w:w="961" w:type="dxa"/>
            <w:tcMar/>
          </w:tcPr>
          <w:p w:rsidRPr="004F3BDA" w:rsidR="00CE6A17" w:rsidP="00E72F28" w:rsidRDefault="00CE6A17" w14:paraId="2B0D5408"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3</w:t>
            </w:r>
          </w:p>
        </w:tc>
        <w:tc>
          <w:tcPr>
            <w:tcW w:w="953" w:type="dxa"/>
            <w:tcMar/>
          </w:tcPr>
          <w:p w:rsidRPr="004F3BDA" w:rsidR="00CE6A17" w:rsidP="00E72F28" w:rsidRDefault="00CE6A17" w14:paraId="395D8AD4"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4</w:t>
            </w:r>
          </w:p>
        </w:tc>
      </w:tr>
      <w:tr w:rsidRPr="004F3BDA" w:rsidR="00CE6A17" w:rsidTr="606271AE" w14:paraId="51067468" w14:textId="77777777">
        <w:tc>
          <w:tcPr>
            <w:tcW w:w="4309" w:type="dxa"/>
            <w:tcMar/>
          </w:tcPr>
          <w:p w:rsidRPr="004F3BDA" w:rsidR="00CE6A17" w:rsidP="00E72F28" w:rsidRDefault="00CE6A17" w14:paraId="25EE887A" w14:textId="77777777">
            <w:pPr>
              <w:spacing w:line="360" w:lineRule="auto"/>
              <w:rPr>
                <w:rFonts w:ascii="Calibri" w:hAnsi="Calibri" w:eastAsia="Times New Roman" w:cs="Calibri"/>
                <w:color w:val="000000" w:themeColor="text1"/>
                <w:kern w:val="0"/>
                <w:sz w:val="24"/>
                <w:szCs w:val="24"/>
                <w14:ligatures w14:val="none"/>
              </w:rPr>
            </w:pPr>
            <w:r w:rsidRPr="004F3BDA">
              <w:rPr>
                <w:rFonts w:ascii="Calibri" w:hAnsi="Calibri" w:eastAsia="Times New Roman" w:cs="Calibri"/>
                <w:color w:val="000000" w:themeColor="text1"/>
                <w:kern w:val="0"/>
                <w:sz w:val="24"/>
                <w:szCs w:val="24"/>
                <w14:ligatures w14:val="none"/>
              </w:rPr>
              <w:t xml:space="preserve">Q2. </w:t>
            </w:r>
            <w:proofErr w:type="gramStart"/>
            <w:r w:rsidRPr="004F3BDA">
              <w:rPr>
                <w:rFonts w:ascii="Calibri" w:hAnsi="Calibri" w:eastAsia="Times New Roman" w:cs="Calibri"/>
                <w:color w:val="000000" w:themeColor="text1"/>
                <w:kern w:val="0"/>
                <w:sz w:val="24"/>
                <w:szCs w:val="24"/>
                <w14:ligatures w14:val="none"/>
              </w:rPr>
              <w:t>met</w:t>
            </w:r>
            <w:proofErr w:type="gramEnd"/>
            <w:r w:rsidRPr="004F3BDA">
              <w:rPr>
                <w:rFonts w:ascii="Calibri" w:hAnsi="Calibri" w:eastAsia="Times New Roman" w:cs="Calibri"/>
                <w:color w:val="000000" w:themeColor="text1"/>
                <w:kern w:val="0"/>
                <w:sz w:val="24"/>
                <w:szCs w:val="24"/>
                <w14:ligatures w14:val="none"/>
              </w:rPr>
              <w:t xml:space="preserve"> behulp van de informatie die de arts u geeft een beslissing te nemen over een ziekte?</w:t>
            </w:r>
          </w:p>
          <w:p w:rsidRPr="004F3BDA" w:rsidR="00CE6A17" w:rsidP="00E72F28" w:rsidRDefault="00CE6A17" w14:paraId="4AF68750" w14:textId="77777777">
            <w:pPr>
              <w:spacing w:line="360" w:lineRule="auto"/>
              <w:rPr>
                <w:rFonts w:ascii="Calibri" w:hAnsi="Calibri" w:eastAsia="Times New Roman" w:cs="Calibri"/>
                <w:color w:val="000000" w:themeColor="text1"/>
                <w:kern w:val="0"/>
                <w:sz w:val="24"/>
                <w:szCs w:val="24"/>
                <w14:ligatures w14:val="none"/>
              </w:rPr>
            </w:pPr>
          </w:p>
        </w:tc>
        <w:tc>
          <w:tcPr>
            <w:tcW w:w="1311" w:type="dxa"/>
            <w:tcMar/>
          </w:tcPr>
          <w:p w:rsidRPr="004F3BDA" w:rsidR="00CE6A17" w:rsidP="00E72F28" w:rsidRDefault="00CE6A17" w14:paraId="6EB1DD7A"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1</w:t>
            </w:r>
          </w:p>
        </w:tc>
        <w:tc>
          <w:tcPr>
            <w:tcW w:w="1311" w:type="dxa"/>
            <w:tcMar/>
          </w:tcPr>
          <w:p w:rsidRPr="004F3BDA" w:rsidR="00CE6A17" w:rsidP="00E72F28" w:rsidRDefault="00CE6A17" w14:paraId="388A9439"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2</w:t>
            </w:r>
          </w:p>
        </w:tc>
        <w:tc>
          <w:tcPr>
            <w:tcW w:w="961" w:type="dxa"/>
            <w:tcMar/>
          </w:tcPr>
          <w:p w:rsidRPr="004F3BDA" w:rsidR="00CE6A17" w:rsidP="00E72F28" w:rsidRDefault="00CE6A17" w14:paraId="37650EC6"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3</w:t>
            </w:r>
          </w:p>
        </w:tc>
        <w:tc>
          <w:tcPr>
            <w:tcW w:w="953" w:type="dxa"/>
            <w:tcMar/>
          </w:tcPr>
          <w:p w:rsidRPr="004F3BDA" w:rsidR="00CE6A17" w:rsidP="00E72F28" w:rsidRDefault="00CE6A17" w14:paraId="3AF48105"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4</w:t>
            </w:r>
          </w:p>
        </w:tc>
      </w:tr>
      <w:tr w:rsidRPr="004F3BDA" w:rsidR="00CE6A17" w:rsidTr="606271AE" w14:paraId="74E06BDD" w14:textId="77777777">
        <w:tc>
          <w:tcPr>
            <w:tcW w:w="4309" w:type="dxa"/>
            <w:tcMar/>
          </w:tcPr>
          <w:p w:rsidRPr="004F3BDA" w:rsidR="00CE6A17" w:rsidP="00E72F28" w:rsidRDefault="00CE6A17" w14:paraId="7FACA094" w14:textId="77777777">
            <w:pPr>
              <w:spacing w:line="360" w:lineRule="auto"/>
              <w:rPr>
                <w:rFonts w:ascii="Calibri" w:hAnsi="Calibri" w:eastAsia="Times New Roman" w:cs="Calibri"/>
                <w:color w:val="000000" w:themeColor="text1"/>
                <w:kern w:val="0"/>
                <w:sz w:val="24"/>
                <w:szCs w:val="24"/>
                <w14:ligatures w14:val="none"/>
              </w:rPr>
            </w:pPr>
            <w:r w:rsidRPr="004F3BDA">
              <w:rPr>
                <w:rFonts w:ascii="Calibri" w:hAnsi="Calibri" w:eastAsia="Times New Roman" w:cs="Calibri"/>
                <w:color w:val="000000" w:themeColor="text1"/>
                <w:kern w:val="0"/>
                <w:sz w:val="24"/>
                <w:szCs w:val="24"/>
                <w14:ligatures w14:val="none"/>
              </w:rPr>
              <w:t xml:space="preserve">Q3. </w:t>
            </w:r>
            <w:proofErr w:type="gramStart"/>
            <w:r w:rsidRPr="004F3BDA">
              <w:rPr>
                <w:rFonts w:ascii="Calibri" w:hAnsi="Calibri" w:eastAsia="Times New Roman" w:cs="Calibri"/>
                <w:color w:val="000000" w:themeColor="text1"/>
                <w:kern w:val="0"/>
                <w:sz w:val="24"/>
                <w:szCs w:val="24"/>
                <w14:ligatures w14:val="none"/>
              </w:rPr>
              <w:t>informatie</w:t>
            </w:r>
            <w:proofErr w:type="gramEnd"/>
            <w:r w:rsidRPr="004F3BDA">
              <w:rPr>
                <w:rFonts w:ascii="Calibri" w:hAnsi="Calibri" w:eastAsia="Times New Roman" w:cs="Calibri"/>
                <w:color w:val="000000" w:themeColor="text1"/>
                <w:kern w:val="0"/>
                <w:sz w:val="24"/>
                <w:szCs w:val="24"/>
                <w14:ligatures w14:val="none"/>
              </w:rPr>
              <w:t xml:space="preserve"> te vinden over hoe u kunt omgaan met bepaalde psychische problemen zoals stress of depressie?  </w:t>
            </w:r>
          </w:p>
          <w:p w:rsidRPr="004F3BDA" w:rsidR="00CE6A17" w:rsidP="00E72F28" w:rsidRDefault="00CE6A17" w14:paraId="1C995610" w14:textId="77777777">
            <w:pPr>
              <w:spacing w:line="360" w:lineRule="auto"/>
              <w:rPr>
                <w:rFonts w:ascii="Calibri" w:hAnsi="Calibri" w:eastAsia="Times New Roman" w:cs="Calibri"/>
                <w:color w:val="000000" w:themeColor="text1"/>
                <w:kern w:val="0"/>
                <w:sz w:val="24"/>
                <w:szCs w:val="24"/>
                <w14:ligatures w14:val="none"/>
              </w:rPr>
            </w:pPr>
          </w:p>
        </w:tc>
        <w:tc>
          <w:tcPr>
            <w:tcW w:w="1311" w:type="dxa"/>
            <w:tcMar/>
          </w:tcPr>
          <w:p w:rsidRPr="004F3BDA" w:rsidR="00CE6A17" w:rsidP="00E72F28" w:rsidRDefault="00CE6A17" w14:paraId="418766E0"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1</w:t>
            </w:r>
          </w:p>
        </w:tc>
        <w:tc>
          <w:tcPr>
            <w:tcW w:w="1311" w:type="dxa"/>
            <w:tcMar/>
          </w:tcPr>
          <w:p w:rsidRPr="004F3BDA" w:rsidR="00CE6A17" w:rsidP="00E72F28" w:rsidRDefault="00CE6A17" w14:paraId="028268A9"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2</w:t>
            </w:r>
          </w:p>
        </w:tc>
        <w:tc>
          <w:tcPr>
            <w:tcW w:w="961" w:type="dxa"/>
            <w:tcMar/>
          </w:tcPr>
          <w:p w:rsidRPr="004F3BDA" w:rsidR="00CE6A17" w:rsidP="00E72F28" w:rsidRDefault="00CE6A17" w14:paraId="5FF5C13B"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3</w:t>
            </w:r>
          </w:p>
        </w:tc>
        <w:tc>
          <w:tcPr>
            <w:tcW w:w="953" w:type="dxa"/>
            <w:tcMar/>
          </w:tcPr>
          <w:p w:rsidRPr="004F3BDA" w:rsidR="00CE6A17" w:rsidP="00E72F28" w:rsidRDefault="00CE6A17" w14:paraId="7202EA38"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4</w:t>
            </w:r>
          </w:p>
        </w:tc>
      </w:tr>
      <w:tr w:rsidRPr="004F3BDA" w:rsidR="00CE6A17" w:rsidTr="606271AE" w14:paraId="71E683A5" w14:textId="77777777">
        <w:tc>
          <w:tcPr>
            <w:tcW w:w="4309" w:type="dxa"/>
            <w:tcMar/>
          </w:tcPr>
          <w:p w:rsidRPr="004F3BDA" w:rsidR="00CE6A17" w:rsidP="00E72F28" w:rsidRDefault="00CE6A17" w14:paraId="6096F17F" w14:textId="77777777">
            <w:pPr>
              <w:spacing w:line="360" w:lineRule="auto"/>
              <w:rPr>
                <w:rFonts w:ascii="Calibri" w:hAnsi="Calibri" w:eastAsia="Times New Roman" w:cs="Calibri"/>
                <w:color w:val="000000" w:themeColor="text1"/>
                <w:kern w:val="0"/>
                <w:sz w:val="24"/>
                <w:szCs w:val="24"/>
                <w14:ligatures w14:val="none"/>
              </w:rPr>
            </w:pPr>
            <w:r w:rsidRPr="004F3BDA">
              <w:rPr>
                <w:rFonts w:ascii="Calibri" w:hAnsi="Calibri" w:eastAsia="Times New Roman" w:cs="Calibri"/>
                <w:color w:val="000000" w:themeColor="text1"/>
                <w:kern w:val="0"/>
                <w:sz w:val="24"/>
                <w:szCs w:val="24"/>
                <w14:ligatures w14:val="none"/>
              </w:rPr>
              <w:t xml:space="preserve">Q4. </w:t>
            </w:r>
            <w:proofErr w:type="gramStart"/>
            <w:r w:rsidRPr="004F3BDA">
              <w:rPr>
                <w:rFonts w:ascii="Calibri" w:hAnsi="Calibri" w:eastAsia="Times New Roman" w:cs="Calibri"/>
                <w:color w:val="000000" w:themeColor="text1"/>
                <w:kern w:val="0"/>
                <w:sz w:val="24"/>
                <w:szCs w:val="24"/>
                <w14:ligatures w14:val="none"/>
              </w:rPr>
              <w:t>te</w:t>
            </w:r>
            <w:proofErr w:type="gramEnd"/>
            <w:r w:rsidRPr="004F3BDA">
              <w:rPr>
                <w:rFonts w:ascii="Calibri" w:hAnsi="Calibri" w:eastAsia="Times New Roman" w:cs="Calibri"/>
                <w:color w:val="000000" w:themeColor="text1"/>
                <w:kern w:val="0"/>
                <w:sz w:val="24"/>
                <w:szCs w:val="24"/>
                <w14:ligatures w14:val="none"/>
              </w:rPr>
              <w:t xml:space="preserve"> beoordelen of de informatie over gezondheidsrisico’s in de media (TV, internet, andere) betrouwbaar is?  </w:t>
            </w:r>
          </w:p>
          <w:p w:rsidRPr="004F3BDA" w:rsidR="00CE6A17" w:rsidP="00E72F28" w:rsidRDefault="00CE6A17" w14:paraId="19BB8ADA" w14:textId="77777777">
            <w:pPr>
              <w:spacing w:line="360" w:lineRule="auto"/>
              <w:rPr>
                <w:rFonts w:ascii="Calibri" w:hAnsi="Calibri" w:eastAsia="Times New Roman" w:cs="Calibri"/>
                <w:color w:val="000000" w:themeColor="text1"/>
                <w:kern w:val="0"/>
                <w:sz w:val="24"/>
                <w:szCs w:val="24"/>
                <w14:ligatures w14:val="none"/>
              </w:rPr>
            </w:pPr>
          </w:p>
        </w:tc>
        <w:tc>
          <w:tcPr>
            <w:tcW w:w="1311" w:type="dxa"/>
            <w:tcMar/>
          </w:tcPr>
          <w:p w:rsidRPr="004F3BDA" w:rsidR="00CE6A17" w:rsidP="00E72F28" w:rsidRDefault="00CE6A17" w14:paraId="4ACA8E62"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1</w:t>
            </w:r>
          </w:p>
        </w:tc>
        <w:tc>
          <w:tcPr>
            <w:tcW w:w="1311" w:type="dxa"/>
            <w:tcMar/>
          </w:tcPr>
          <w:p w:rsidRPr="004F3BDA" w:rsidR="00CE6A17" w:rsidP="00E72F28" w:rsidRDefault="00CE6A17" w14:paraId="57C5207D"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2</w:t>
            </w:r>
          </w:p>
        </w:tc>
        <w:tc>
          <w:tcPr>
            <w:tcW w:w="961" w:type="dxa"/>
            <w:tcMar/>
          </w:tcPr>
          <w:p w:rsidRPr="004F3BDA" w:rsidR="00CE6A17" w:rsidP="00E72F28" w:rsidRDefault="00CE6A17" w14:paraId="407C41EA"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3</w:t>
            </w:r>
          </w:p>
        </w:tc>
        <w:tc>
          <w:tcPr>
            <w:tcW w:w="953" w:type="dxa"/>
            <w:tcMar/>
          </w:tcPr>
          <w:p w:rsidRPr="004F3BDA" w:rsidR="00CE6A17" w:rsidP="00E72F28" w:rsidRDefault="00CE6A17" w14:paraId="79F97410"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4</w:t>
            </w:r>
          </w:p>
        </w:tc>
      </w:tr>
      <w:tr w:rsidRPr="004F3BDA" w:rsidR="00CE6A17" w:rsidTr="606271AE" w14:paraId="4ECC148F" w14:textId="77777777">
        <w:tc>
          <w:tcPr>
            <w:tcW w:w="4309" w:type="dxa"/>
            <w:tcMar/>
          </w:tcPr>
          <w:p w:rsidRPr="004F3BDA" w:rsidR="00CE6A17" w:rsidP="00E72F28" w:rsidRDefault="00CE6A17" w14:paraId="33553845" w14:textId="77777777">
            <w:pPr>
              <w:spacing w:line="360" w:lineRule="auto"/>
              <w:rPr>
                <w:rFonts w:ascii="Calibri" w:hAnsi="Calibri" w:eastAsia="Times New Roman" w:cs="Calibri"/>
                <w:color w:val="000000" w:themeColor="text1"/>
                <w:kern w:val="0"/>
                <w:sz w:val="24"/>
                <w:szCs w:val="24"/>
                <w14:ligatures w14:val="none"/>
              </w:rPr>
            </w:pPr>
            <w:r w:rsidRPr="004F3BDA">
              <w:rPr>
                <w:rFonts w:ascii="Calibri" w:hAnsi="Calibri" w:eastAsia="Times New Roman" w:cs="Calibri"/>
                <w:color w:val="000000" w:themeColor="text1"/>
                <w:kern w:val="0"/>
                <w:sz w:val="24"/>
                <w:szCs w:val="24"/>
                <w14:ligatures w14:val="none"/>
              </w:rPr>
              <w:t xml:space="preserve">Q5. </w:t>
            </w:r>
            <w:proofErr w:type="gramStart"/>
            <w:r w:rsidRPr="004F3BDA">
              <w:rPr>
                <w:rFonts w:ascii="Calibri" w:hAnsi="Calibri" w:eastAsia="Times New Roman" w:cs="Calibri"/>
                <w:color w:val="000000" w:themeColor="text1"/>
                <w:kern w:val="0"/>
                <w:sz w:val="24"/>
                <w:szCs w:val="24"/>
                <w14:ligatures w14:val="none"/>
              </w:rPr>
              <w:t>informatie</w:t>
            </w:r>
            <w:proofErr w:type="gramEnd"/>
            <w:r w:rsidRPr="004F3BDA">
              <w:rPr>
                <w:rFonts w:ascii="Calibri" w:hAnsi="Calibri" w:eastAsia="Times New Roman" w:cs="Calibri"/>
                <w:color w:val="000000" w:themeColor="text1"/>
                <w:kern w:val="0"/>
                <w:sz w:val="24"/>
                <w:szCs w:val="24"/>
                <w14:ligatures w14:val="none"/>
              </w:rPr>
              <w:t xml:space="preserve"> te vinden over activiteiten die goed zijn voor uw psychisch welzijn (vb. Meditatie, sport, </w:t>
            </w:r>
            <w:proofErr w:type="gramStart"/>
            <w:r w:rsidRPr="004F3BDA">
              <w:rPr>
                <w:rFonts w:ascii="Calibri" w:hAnsi="Calibri" w:eastAsia="Times New Roman" w:cs="Calibri"/>
                <w:color w:val="000000" w:themeColor="text1"/>
                <w:kern w:val="0"/>
                <w:sz w:val="24"/>
                <w:szCs w:val="24"/>
                <w14:ligatures w14:val="none"/>
              </w:rPr>
              <w:t>wandelen,...</w:t>
            </w:r>
            <w:proofErr w:type="gramEnd"/>
            <w:r w:rsidRPr="004F3BDA">
              <w:rPr>
                <w:rFonts w:ascii="Calibri" w:hAnsi="Calibri" w:eastAsia="Times New Roman" w:cs="Calibri"/>
                <w:color w:val="000000" w:themeColor="text1"/>
                <w:kern w:val="0"/>
                <w:sz w:val="24"/>
                <w:szCs w:val="24"/>
                <w14:ligatures w14:val="none"/>
              </w:rPr>
              <w:t>).</w:t>
            </w:r>
          </w:p>
          <w:p w:rsidRPr="004F3BDA" w:rsidR="00CE6A17" w:rsidP="00E72F28" w:rsidRDefault="00CE6A17" w14:paraId="675C751F" w14:textId="77777777">
            <w:pPr>
              <w:spacing w:line="360" w:lineRule="auto"/>
              <w:rPr>
                <w:rFonts w:ascii="Calibri" w:hAnsi="Calibri" w:eastAsia="Times New Roman" w:cs="Calibri"/>
                <w:color w:val="000000" w:themeColor="text1"/>
                <w:kern w:val="0"/>
                <w:sz w:val="24"/>
                <w:szCs w:val="24"/>
                <w14:ligatures w14:val="none"/>
              </w:rPr>
            </w:pPr>
          </w:p>
        </w:tc>
        <w:tc>
          <w:tcPr>
            <w:tcW w:w="1311" w:type="dxa"/>
            <w:tcMar/>
          </w:tcPr>
          <w:p w:rsidRPr="004F3BDA" w:rsidR="00CE6A17" w:rsidP="00E72F28" w:rsidRDefault="00CE6A17" w14:paraId="61062018"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1</w:t>
            </w:r>
          </w:p>
        </w:tc>
        <w:tc>
          <w:tcPr>
            <w:tcW w:w="1311" w:type="dxa"/>
            <w:tcMar/>
          </w:tcPr>
          <w:p w:rsidRPr="004F3BDA" w:rsidR="00CE6A17" w:rsidP="00E72F28" w:rsidRDefault="00CE6A17" w14:paraId="430A1FE5"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2</w:t>
            </w:r>
          </w:p>
        </w:tc>
        <w:tc>
          <w:tcPr>
            <w:tcW w:w="961" w:type="dxa"/>
            <w:tcMar/>
          </w:tcPr>
          <w:p w:rsidRPr="004F3BDA" w:rsidR="00CE6A17" w:rsidP="00E72F28" w:rsidRDefault="00CE6A17" w14:paraId="76767299"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3</w:t>
            </w:r>
          </w:p>
        </w:tc>
        <w:tc>
          <w:tcPr>
            <w:tcW w:w="953" w:type="dxa"/>
            <w:tcMar/>
          </w:tcPr>
          <w:p w:rsidRPr="004F3BDA" w:rsidR="00CE6A17" w:rsidP="00E72F28" w:rsidRDefault="00CE6A17" w14:paraId="391752B1" w14:textId="77777777">
            <w:pPr>
              <w:spacing w:line="36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4</w:t>
            </w:r>
          </w:p>
        </w:tc>
      </w:tr>
      <w:tr w:rsidRPr="004F3BDA" w:rsidR="00CE6A17" w:rsidTr="606271AE" w14:paraId="5D5C3947" w14:textId="77777777">
        <w:tc>
          <w:tcPr>
            <w:tcW w:w="4309" w:type="dxa"/>
            <w:tcMar/>
          </w:tcPr>
          <w:p w:rsidRPr="004F3BDA" w:rsidR="00CE6A17" w:rsidP="00BE61ED" w:rsidRDefault="00CE6A17" w14:paraId="063D9E00" w14:textId="77777777">
            <w:pPr>
              <w:spacing w:line="240" w:lineRule="auto"/>
              <w:rPr>
                <w:rFonts w:ascii="Calibri" w:hAnsi="Calibri" w:eastAsia="Times New Roman" w:cs="Calibri"/>
                <w:color w:val="000000" w:themeColor="text1"/>
                <w:kern w:val="0"/>
                <w:sz w:val="24"/>
                <w:szCs w:val="24"/>
                <w14:ligatures w14:val="none"/>
              </w:rPr>
            </w:pPr>
            <w:r w:rsidRPr="004F3BDA">
              <w:rPr>
                <w:rFonts w:ascii="Calibri" w:hAnsi="Calibri" w:eastAsia="Times New Roman" w:cs="Calibri"/>
                <w:color w:val="000000" w:themeColor="text1"/>
                <w:kern w:val="0"/>
                <w:sz w:val="24"/>
                <w:szCs w:val="24"/>
                <w14:ligatures w14:val="none"/>
              </w:rPr>
              <w:t xml:space="preserve">Q6. </w:t>
            </w:r>
            <w:proofErr w:type="gramStart"/>
            <w:r w:rsidRPr="004F3BDA">
              <w:rPr>
                <w:rFonts w:ascii="Calibri" w:hAnsi="Calibri" w:eastAsia="Times New Roman" w:cs="Calibri"/>
                <w:color w:val="000000" w:themeColor="text1"/>
                <w:kern w:val="0"/>
                <w:sz w:val="24"/>
                <w:szCs w:val="24"/>
                <w14:ligatures w14:val="none"/>
              </w:rPr>
              <w:t>informatie</w:t>
            </w:r>
            <w:proofErr w:type="gramEnd"/>
            <w:r w:rsidRPr="004F3BDA">
              <w:rPr>
                <w:rFonts w:ascii="Calibri" w:hAnsi="Calibri" w:eastAsia="Times New Roman" w:cs="Calibri"/>
                <w:color w:val="000000" w:themeColor="text1"/>
                <w:kern w:val="0"/>
                <w:sz w:val="24"/>
                <w:szCs w:val="24"/>
                <w14:ligatures w14:val="none"/>
              </w:rPr>
              <w:t xml:space="preserve"> in de media (TV, internet, andere) over hoe u gezonder kunt worden te begrijpen.</w:t>
            </w:r>
          </w:p>
        </w:tc>
        <w:tc>
          <w:tcPr>
            <w:tcW w:w="1311" w:type="dxa"/>
            <w:tcMar/>
          </w:tcPr>
          <w:p w:rsidRPr="004F3BDA" w:rsidR="00CE6A17" w:rsidP="00BE61ED" w:rsidRDefault="00CE6A17" w14:paraId="04E316A2" w14:textId="77777777">
            <w:pPr>
              <w:spacing w:line="24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1</w:t>
            </w:r>
          </w:p>
        </w:tc>
        <w:tc>
          <w:tcPr>
            <w:tcW w:w="1311" w:type="dxa"/>
            <w:tcMar/>
          </w:tcPr>
          <w:p w:rsidRPr="004F3BDA" w:rsidR="00CE6A17" w:rsidP="00BE61ED" w:rsidRDefault="00CE6A17" w14:paraId="16E7F3E9" w14:textId="77777777">
            <w:pPr>
              <w:spacing w:line="24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2</w:t>
            </w:r>
          </w:p>
        </w:tc>
        <w:tc>
          <w:tcPr>
            <w:tcW w:w="961" w:type="dxa"/>
            <w:tcMar/>
          </w:tcPr>
          <w:p w:rsidRPr="004F3BDA" w:rsidR="00CE6A17" w:rsidP="00BE61ED" w:rsidRDefault="00CE6A17" w14:paraId="5B84E7D1" w14:textId="77777777">
            <w:pPr>
              <w:spacing w:line="24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3</w:t>
            </w:r>
          </w:p>
        </w:tc>
        <w:tc>
          <w:tcPr>
            <w:tcW w:w="953" w:type="dxa"/>
            <w:tcMar/>
          </w:tcPr>
          <w:p w:rsidRPr="004F3BDA" w:rsidR="00CE6A17" w:rsidP="00BE61ED" w:rsidRDefault="00CE6A17" w14:paraId="14BE2348" w14:textId="77777777">
            <w:pPr>
              <w:spacing w:line="240" w:lineRule="auto"/>
              <w:jc w:val="center"/>
              <w:rPr>
                <w:rFonts w:ascii="Calibri" w:hAnsi="Calibri" w:eastAsia="Times New Roman" w:cs="Calibri"/>
                <w:color w:val="000000" w:themeColor="text1"/>
                <w:kern w:val="0"/>
                <w14:ligatures w14:val="none"/>
              </w:rPr>
            </w:pPr>
            <w:r w:rsidRPr="004F3BDA">
              <w:rPr>
                <w:rFonts w:ascii="Calibri" w:hAnsi="Calibri" w:eastAsia="Times New Roman" w:cs="Calibri"/>
                <w:color w:val="000000" w:themeColor="text1"/>
                <w:kern w:val="0"/>
                <w14:ligatures w14:val="none"/>
              </w:rPr>
              <w:t>4</w:t>
            </w:r>
          </w:p>
        </w:tc>
      </w:tr>
    </w:tbl>
    <w:p w:rsidRPr="00B65366" w:rsidR="00E13A59" w:rsidP="00BE61ED" w:rsidRDefault="00E13A59" w14:paraId="0293A539" w14:textId="360E3482">
      <w:pPr>
        <w:spacing w:line="240" w:lineRule="auto"/>
        <w:rPr>
          <w:lang w:val="nl-NL"/>
        </w:rPr>
      </w:pPr>
    </w:p>
    <w:sectPr w:rsidRPr="00B65366" w:rsidR="00E13A59">
      <w:headerReference w:type="default" r:id="rId7"/>
      <w:footerReference w:type="default" r:id="rId8"/>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FD" w:author="Fabienne Dobbels" w:date="2026-06-03T17:13:04" w:id="46437522">
    <w:p xmlns:w14="http://schemas.microsoft.com/office/word/2010/wordml" xmlns:w="http://schemas.openxmlformats.org/wordprocessingml/2006/main" w:rsidR="1C8051A8" w:rsidRDefault="2D129125" w14:paraId="587F2031" w14:textId="20CE421B">
      <w:pPr>
        <w:pStyle w:val="CommentText"/>
      </w:pPr>
      <w:r>
        <w:rPr>
          <w:rStyle w:val="CommentReference"/>
        </w:rPr>
        <w:annotationRef/>
      </w:r>
      <w:r w:rsidRPr="5AB819EA" w:rsidR="74877184">
        <w:t>met check-boxes werken ipv cijfers laten omcirkelen. Dit is de versie die in gezondheidsenquete wordt gebruikt. Ik vond echter online nog een andere versie. Ik zal proberen de originele versie te vinden, maar anders kunnen we met de Sciensano versie ook verder</w:t>
      </w:r>
    </w:p>
  </w:comment>
</w:comments>
</file>

<file path=word/commentsExtended.xml><?xml version="1.0" encoding="utf-8"?>
<w15:commentsEx xmlns:mc="http://schemas.openxmlformats.org/markup-compatibility/2006" xmlns:w15="http://schemas.microsoft.com/office/word/2012/wordml" mc:Ignorable="w15">
  <w15:commentEx w15:done="0" w15:paraId="587F203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1F0FF96" w16cex:dateUtc="2026-06-03T15:13:04.937Z"/>
</w16cex:commentsExtensible>
</file>

<file path=word/commentsIds.xml><?xml version="1.0" encoding="utf-8"?>
<w16cid:commentsIds xmlns:mc="http://schemas.openxmlformats.org/markup-compatibility/2006" xmlns:w16cid="http://schemas.microsoft.com/office/word/2016/wordml/cid" mc:Ignorable="w16cid">
  <w16cid:commentId w16cid:paraId="587F2031" w16cid:durableId="01F0FF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475F9" w:rsidR="00B77D7D" w:rsidP="00F65961" w:rsidRDefault="00B77D7D" w14:paraId="123DA904" w14:textId="77777777">
      <w:pPr>
        <w:spacing w:after="0" w:line="240" w:lineRule="auto"/>
      </w:pPr>
      <w:r w:rsidRPr="004475F9">
        <w:separator/>
      </w:r>
    </w:p>
  </w:endnote>
  <w:endnote w:type="continuationSeparator" w:id="0">
    <w:p w:rsidRPr="004475F9" w:rsidR="00B77D7D" w:rsidP="00F65961" w:rsidRDefault="00B77D7D" w14:paraId="5800032F" w14:textId="77777777">
      <w:pPr>
        <w:spacing w:after="0" w:line="240" w:lineRule="auto"/>
      </w:pPr>
      <w:r w:rsidRPr="004475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316503"/>
      <w:docPartObj>
        <w:docPartGallery w:val="Page Numbers (Bottom of Page)"/>
        <w:docPartUnique/>
      </w:docPartObj>
    </w:sdtPr>
    <w:sdtEndPr>
      <w:rPr>
        <w:color w:val="7F7F7F" w:themeColor="background1" w:themeShade="7F"/>
        <w:spacing w:val="60"/>
      </w:rPr>
    </w:sdtEndPr>
    <w:sdtContent>
      <w:p w:rsidR="008131E7" w:rsidRDefault="008131E7" w14:paraId="351CA4AC" w14:textId="1A3472C3">
        <w:pPr>
          <w:pStyle w:val="Footer"/>
          <w:pBdr>
            <w:top w:val="single" w:color="D9D9D9" w:themeColor="background1" w:themeShade="D9" w:sz="4" w:space="1"/>
          </w:pBdr>
          <w:jc w:val="right"/>
        </w:pPr>
        <w:r w:rsidRPr="0018199E">
          <w:rPr>
            <w:rFonts w:ascii="Calibri" w:hAnsi="Calibri" w:cs="Calibri"/>
            <w:color w:val="000000" w:themeColor="text1"/>
          </w:rPr>
          <w:fldChar w:fldCharType="begin"/>
        </w:r>
        <w:r w:rsidRPr="0018199E">
          <w:rPr>
            <w:rFonts w:ascii="Calibri" w:hAnsi="Calibri" w:cs="Calibri"/>
            <w:color w:val="000000" w:themeColor="text1"/>
          </w:rPr>
          <w:instrText xml:space="preserve"> PAGE   \* MERGEFORMAT </w:instrText>
        </w:r>
        <w:r w:rsidRPr="0018199E">
          <w:rPr>
            <w:rFonts w:ascii="Calibri" w:hAnsi="Calibri" w:cs="Calibri"/>
            <w:color w:val="000000" w:themeColor="text1"/>
          </w:rPr>
          <w:fldChar w:fldCharType="separate"/>
        </w:r>
        <w:r w:rsidRPr="0018199E">
          <w:rPr>
            <w:rFonts w:ascii="Calibri" w:hAnsi="Calibri" w:cs="Calibri"/>
            <w:noProof/>
            <w:color w:val="000000" w:themeColor="text1"/>
          </w:rPr>
          <w:t>2</w:t>
        </w:r>
        <w:r w:rsidRPr="0018199E">
          <w:rPr>
            <w:rFonts w:ascii="Calibri" w:hAnsi="Calibri" w:cs="Calibri"/>
            <w:noProof/>
            <w:color w:val="000000" w:themeColor="text1"/>
          </w:rPr>
          <w:fldChar w:fldCharType="end"/>
        </w:r>
        <w:r w:rsidRPr="0018199E">
          <w:rPr>
            <w:rFonts w:ascii="Calibri" w:hAnsi="Calibri" w:cs="Calibri"/>
            <w:color w:val="000000" w:themeColor="text1"/>
          </w:rPr>
          <w:t xml:space="preserve"> | </w:t>
        </w:r>
        <w:r w:rsidR="007446DB">
          <w:rPr>
            <w:rFonts w:ascii="Calibri" w:hAnsi="Calibri" w:cs="Calibri"/>
            <w:color w:val="000000" w:themeColor="text1"/>
            <w:spacing w:val="60"/>
          </w:rPr>
          <w:t>1</w:t>
        </w:r>
      </w:p>
    </w:sdtContent>
  </w:sdt>
  <w:p w:rsidRPr="00B118EF" w:rsidR="00F65961" w:rsidRDefault="00F65961" w14:paraId="7730588E" w14:textId="4FBF49E1">
    <w:pPr>
      <w:pStyle w:val="Foote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475F9" w:rsidR="00B77D7D" w:rsidP="00F65961" w:rsidRDefault="00B77D7D" w14:paraId="6A229871" w14:textId="77777777">
      <w:pPr>
        <w:spacing w:after="0" w:line="240" w:lineRule="auto"/>
      </w:pPr>
      <w:r w:rsidRPr="004475F9">
        <w:separator/>
      </w:r>
    </w:p>
  </w:footnote>
  <w:footnote w:type="continuationSeparator" w:id="0">
    <w:p w:rsidRPr="004475F9" w:rsidR="00B77D7D" w:rsidP="00F65961" w:rsidRDefault="00B77D7D" w14:paraId="2A56A261" w14:textId="77777777">
      <w:pPr>
        <w:spacing w:after="0" w:line="240" w:lineRule="auto"/>
      </w:pPr>
      <w:r w:rsidRPr="004475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04A77" w:rsidR="00F65961" w:rsidRDefault="00CE6A17" w14:paraId="2BC88831" w14:textId="30C789E7">
    <w:pPr>
      <w:pStyle w:val="Header"/>
      <w:rPr>
        <w:color w:val="000000" w:themeColor="text1"/>
        <w:sz w:val="18"/>
        <w:szCs w:val="18"/>
        <w:lang w:val="en-US"/>
      </w:rPr>
    </w:pPr>
    <w:r w:rsidRPr="00CE6A17">
      <w:rPr>
        <w:rFonts w:ascii="Calibri" w:hAnsi="Calibri" w:cs="Calibri"/>
        <w:color w:val="000000" w:themeColor="text1"/>
        <w:lang w:val="en-US"/>
      </w:rPr>
      <w:t>HLS-EU-6 questionnaire</w:t>
    </w:r>
    <w:r>
      <w:rPr>
        <w:rFonts w:ascii="Calibri" w:hAnsi="Calibri" w:cs="Calibri"/>
        <w:color w:val="000000" w:themeColor="text1"/>
        <w:lang w:val="en-US"/>
      </w:rPr>
      <w:tab/>
    </w:r>
    <w:r w:rsidRPr="00D04A77" w:rsidR="00F65961">
      <w:rPr>
        <w:rFonts w:ascii="Calibri" w:hAnsi="Calibri" w:cs="Calibri"/>
        <w:color w:val="000000" w:themeColor="text1"/>
        <w:lang w:val="en-US"/>
      </w:rPr>
      <w:tab/>
    </w:r>
    <w:r w:rsidRPr="00D04A77" w:rsidR="00F65961">
      <w:rPr>
        <w:rFonts w:ascii="Calibri" w:hAnsi="Calibri" w:cs="Calibri"/>
        <w:color w:val="000000" w:themeColor="text1"/>
        <w:lang w:val="en-US"/>
      </w:rPr>
      <w:t>v</w:t>
    </w:r>
    <w:r w:rsidRPr="00D04A77" w:rsidR="00B9635A">
      <w:rPr>
        <w:rFonts w:ascii="Calibri" w:hAnsi="Calibri" w:cs="Calibri"/>
        <w:color w:val="000000" w:themeColor="text1"/>
        <w:lang w:val="en-US"/>
      </w:rPr>
      <w:t>.30_03_2026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2F1"/>
    <w:multiLevelType w:val="multilevel"/>
    <w:tmpl w:val="80D05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0D58DF"/>
    <w:multiLevelType w:val="hybridMultilevel"/>
    <w:tmpl w:val="53822E2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27785D0A"/>
    <w:multiLevelType w:val="multilevel"/>
    <w:tmpl w:val="3DCAC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12830"/>
    <w:multiLevelType w:val="multilevel"/>
    <w:tmpl w:val="D6BA3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1F75746"/>
    <w:multiLevelType w:val="multilevel"/>
    <w:tmpl w:val="C9E85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25C05DF"/>
    <w:multiLevelType w:val="multilevel"/>
    <w:tmpl w:val="EE387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F94499A"/>
    <w:multiLevelType w:val="multilevel"/>
    <w:tmpl w:val="DCF08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38456F7"/>
    <w:multiLevelType w:val="multilevel"/>
    <w:tmpl w:val="13D41B5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6B96F05"/>
    <w:multiLevelType w:val="multilevel"/>
    <w:tmpl w:val="DC309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11100">
    <w:abstractNumId w:val="7"/>
  </w:num>
  <w:num w:numId="2" w16cid:durableId="58946002">
    <w:abstractNumId w:val="9"/>
  </w:num>
  <w:num w:numId="3" w16cid:durableId="1449810548">
    <w:abstractNumId w:val="11"/>
  </w:num>
  <w:num w:numId="4" w16cid:durableId="2027555765">
    <w:abstractNumId w:val="10"/>
  </w:num>
  <w:num w:numId="5" w16cid:durableId="128862675">
    <w:abstractNumId w:val="6"/>
  </w:num>
  <w:num w:numId="6" w16cid:durableId="2022195731">
    <w:abstractNumId w:val="8"/>
  </w:num>
  <w:num w:numId="7" w16cid:durableId="1625426495">
    <w:abstractNumId w:val="0"/>
  </w:num>
  <w:num w:numId="8" w16cid:durableId="1337608067">
    <w:abstractNumId w:val="3"/>
  </w:num>
  <w:num w:numId="9" w16cid:durableId="1768891532">
    <w:abstractNumId w:val="4"/>
  </w:num>
  <w:num w:numId="10" w16cid:durableId="1726374208">
    <w:abstractNumId w:val="5"/>
  </w:num>
  <w:num w:numId="11" w16cid:durableId="1863860384">
    <w:abstractNumId w:val="2"/>
  </w:num>
  <w:num w:numId="12" w16cid:durableId="1152142029">
    <w:abstractNumId w:val="1"/>
  </w:num>
</w:numbering>
</file>

<file path=word/people.xml><?xml version="1.0" encoding="utf-8"?>
<w15:people xmlns:mc="http://schemas.openxmlformats.org/markup-compatibility/2006" xmlns:w15="http://schemas.microsoft.com/office/word/2012/wordml" mc:Ignorable="w15">
  <w15:person w15:author="Fabienne Dobbels">
    <w15:presenceInfo w15:providerId="AD" w15:userId="S::fabienne.dobbels@kuleuven.be::6af49e9b-5a3b-47c4-8312-83989a90b1c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50"/>
  <w:proofState w:spelling="clean" w:grammar="dirty"/>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0472A"/>
    <w:rsid w:val="00057B77"/>
    <w:rsid w:val="000E7B4C"/>
    <w:rsid w:val="00113558"/>
    <w:rsid w:val="00170158"/>
    <w:rsid w:val="00171254"/>
    <w:rsid w:val="0018199E"/>
    <w:rsid w:val="00262FCE"/>
    <w:rsid w:val="00277E82"/>
    <w:rsid w:val="002C3181"/>
    <w:rsid w:val="002C3698"/>
    <w:rsid w:val="002D2B81"/>
    <w:rsid w:val="00344170"/>
    <w:rsid w:val="00344AD0"/>
    <w:rsid w:val="003539DF"/>
    <w:rsid w:val="0035570B"/>
    <w:rsid w:val="00367CBB"/>
    <w:rsid w:val="003C3562"/>
    <w:rsid w:val="003F7869"/>
    <w:rsid w:val="00447043"/>
    <w:rsid w:val="004475F9"/>
    <w:rsid w:val="00456A4E"/>
    <w:rsid w:val="00470326"/>
    <w:rsid w:val="00491C03"/>
    <w:rsid w:val="004F6724"/>
    <w:rsid w:val="005C26B5"/>
    <w:rsid w:val="0060625D"/>
    <w:rsid w:val="006721FC"/>
    <w:rsid w:val="006D31DA"/>
    <w:rsid w:val="00711066"/>
    <w:rsid w:val="0073481C"/>
    <w:rsid w:val="00737223"/>
    <w:rsid w:val="007446DB"/>
    <w:rsid w:val="007535A7"/>
    <w:rsid w:val="00795DD0"/>
    <w:rsid w:val="007B54FF"/>
    <w:rsid w:val="007E4F29"/>
    <w:rsid w:val="008020F9"/>
    <w:rsid w:val="008131E7"/>
    <w:rsid w:val="00813349"/>
    <w:rsid w:val="008256BF"/>
    <w:rsid w:val="008519DF"/>
    <w:rsid w:val="009431A3"/>
    <w:rsid w:val="009520FE"/>
    <w:rsid w:val="00A27939"/>
    <w:rsid w:val="00A44462"/>
    <w:rsid w:val="00AF0C26"/>
    <w:rsid w:val="00B118EF"/>
    <w:rsid w:val="00B65366"/>
    <w:rsid w:val="00B77D7D"/>
    <w:rsid w:val="00B9635A"/>
    <w:rsid w:val="00BE61ED"/>
    <w:rsid w:val="00C157D2"/>
    <w:rsid w:val="00C22F06"/>
    <w:rsid w:val="00C34113"/>
    <w:rsid w:val="00C422B0"/>
    <w:rsid w:val="00C87055"/>
    <w:rsid w:val="00C90578"/>
    <w:rsid w:val="00CA4254"/>
    <w:rsid w:val="00CE6A17"/>
    <w:rsid w:val="00D04A77"/>
    <w:rsid w:val="00D243A7"/>
    <w:rsid w:val="00DE35BB"/>
    <w:rsid w:val="00E13A59"/>
    <w:rsid w:val="00E32F43"/>
    <w:rsid w:val="00E34A1C"/>
    <w:rsid w:val="00E50D99"/>
    <w:rsid w:val="00EC572D"/>
    <w:rsid w:val="00EF0C30"/>
    <w:rsid w:val="00F00405"/>
    <w:rsid w:val="00F00B9C"/>
    <w:rsid w:val="00F65961"/>
    <w:rsid w:val="00F67879"/>
    <w:rsid w:val="00F853FD"/>
    <w:rsid w:val="00F943CF"/>
    <w:rsid w:val="00FF4562"/>
    <w:rsid w:val="00FF50C5"/>
    <w:rsid w:val="01754666"/>
    <w:rsid w:val="3814092A"/>
    <w:rsid w:val="44C15619"/>
    <w:rsid w:val="606271AE"/>
    <w:rsid w:val="6AABA66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2F06"/>
    <w:pPr>
      <w:spacing w:line="259" w:lineRule="auto"/>
    </w:pPr>
    <w:rPr>
      <w:sz w:val="22"/>
      <w:szCs w:val="22"/>
    </w:rPr>
  </w:style>
  <w:style w:type="paragraph" w:styleId="Heading1">
    <w:name w:val="heading 1"/>
    <w:basedOn w:val="Normal"/>
    <w:next w:val="Normal"/>
    <w:link w:val="Heading1Char"/>
    <w:qFormat/>
    <w:rsid w:val="003539D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9D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3539D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539D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539D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539D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539D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539D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39D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39D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39DF"/>
    <w:rPr>
      <w:rFonts w:eastAsiaTheme="majorEastAsia" w:cstheme="majorBidi"/>
      <w:color w:val="272727" w:themeColor="text1" w:themeTint="D8"/>
    </w:rPr>
  </w:style>
  <w:style w:type="paragraph" w:styleId="Title">
    <w:name w:val="Title"/>
    <w:basedOn w:val="Normal"/>
    <w:next w:val="Normal"/>
    <w:link w:val="TitleChar"/>
    <w:uiPriority w:val="10"/>
    <w:qFormat/>
    <w:rsid w:val="003539D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539D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39D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53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9DF"/>
    <w:pPr>
      <w:spacing w:before="160"/>
      <w:jc w:val="center"/>
    </w:pPr>
    <w:rPr>
      <w:i/>
      <w:iCs/>
      <w:color w:val="404040" w:themeColor="text1" w:themeTint="BF"/>
    </w:rPr>
  </w:style>
  <w:style w:type="character" w:styleId="QuoteChar" w:customStyle="1">
    <w:name w:val="Quote Char"/>
    <w:basedOn w:val="DefaultParagraphFont"/>
    <w:link w:val="Quote"/>
    <w:uiPriority w:val="29"/>
    <w:rsid w:val="003539DF"/>
    <w:rPr>
      <w:i/>
      <w:iCs/>
      <w:color w:val="404040" w:themeColor="text1" w:themeTint="BF"/>
    </w:rPr>
  </w:style>
  <w:style w:type="paragraph" w:styleId="ListParagraph">
    <w:name w:val="List Paragraph"/>
    <w:basedOn w:val="Normal"/>
    <w:link w:val="ListParagraphChar"/>
    <w:uiPriority w:val="34"/>
    <w:qFormat/>
    <w:rsid w:val="003539DF"/>
    <w:pPr>
      <w:ind w:left="720"/>
      <w:contextualSpacing/>
    </w:pPr>
  </w:style>
  <w:style w:type="character" w:styleId="IntenseEmphasis">
    <w:name w:val="Intense Emphasis"/>
    <w:basedOn w:val="DefaultParagraphFont"/>
    <w:uiPriority w:val="21"/>
    <w:qFormat/>
    <w:rsid w:val="003539DF"/>
    <w:rPr>
      <w:i/>
      <w:iCs/>
      <w:color w:val="0F4761" w:themeColor="accent1" w:themeShade="BF"/>
    </w:rPr>
  </w:style>
  <w:style w:type="paragraph" w:styleId="IntenseQuote">
    <w:name w:val="Intense Quote"/>
    <w:basedOn w:val="Normal"/>
    <w:next w:val="Normal"/>
    <w:link w:val="IntenseQuoteChar"/>
    <w:uiPriority w:val="30"/>
    <w:qFormat/>
    <w:rsid w:val="003539D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539DF"/>
    <w:rPr>
      <w:i/>
      <w:iCs/>
      <w:color w:val="0F4761" w:themeColor="accent1" w:themeShade="BF"/>
    </w:rPr>
  </w:style>
  <w:style w:type="character" w:styleId="IntenseReference">
    <w:name w:val="Intense Reference"/>
    <w:basedOn w:val="DefaultParagraphFont"/>
    <w:uiPriority w:val="32"/>
    <w:qFormat/>
    <w:rsid w:val="003539DF"/>
    <w:rPr>
      <w:b/>
      <w:bCs/>
      <w:smallCaps/>
      <w:color w:val="0F4761" w:themeColor="accent1" w:themeShade="BF"/>
      <w:spacing w:val="5"/>
    </w:rPr>
  </w:style>
  <w:style w:type="character" w:styleId="ListParagraphChar" w:customStyle="1">
    <w:name w:val="List Paragraph Char"/>
    <w:basedOn w:val="DefaultParagraphFont"/>
    <w:link w:val="ListParagraph"/>
    <w:uiPriority w:val="34"/>
    <w:qFormat/>
    <w:rsid w:val="00C22F06"/>
  </w:style>
  <w:style w:type="table" w:styleId="TableGrid">
    <w:name w:val="Table Grid"/>
    <w:basedOn w:val="TableNormal"/>
    <w:uiPriority w:val="39"/>
    <w:rsid w:val="00C22F06"/>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659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F65961"/>
    <w:rPr>
      <w:sz w:val="22"/>
      <w:szCs w:val="22"/>
      <w:lang w:val="en-GB"/>
    </w:rPr>
  </w:style>
  <w:style w:type="paragraph" w:styleId="Footer">
    <w:name w:val="footer"/>
    <w:basedOn w:val="Normal"/>
    <w:link w:val="FooterChar"/>
    <w:uiPriority w:val="99"/>
    <w:unhideWhenUsed/>
    <w:rsid w:val="00F65961"/>
    <w:pPr>
      <w:tabs>
        <w:tab w:val="center" w:pos="4513"/>
        <w:tab w:val="right" w:pos="9026"/>
      </w:tabs>
      <w:spacing w:after="0" w:line="240" w:lineRule="auto"/>
    </w:pPr>
  </w:style>
  <w:style w:type="character" w:styleId="FooterChar" w:customStyle="1">
    <w:name w:val="Footer Char"/>
    <w:basedOn w:val="DefaultParagraphFont"/>
    <w:link w:val="Footer"/>
    <w:uiPriority w:val="99"/>
    <w:rsid w:val="00F65961"/>
    <w:rPr>
      <w:sz w:val="22"/>
      <w:szCs w:val="22"/>
      <w:lang w:val="en-GB"/>
    </w:rPr>
  </w:style>
  <w:style w:type="character" w:styleId="CommentReference">
    <w:name w:val="Comment Reference"/>
    <w:basedOn w:val="DefaultParagraphFont"/>
    <w:uiPriority w:val="99"/>
    <w:semiHidden/>
    <w:unhideWhenUsed/>
    <w:rsid w:val="002C3698"/>
    <w:rPr>
      <w:sz w:val="16"/>
      <w:szCs w:val="16"/>
    </w:rPr>
  </w:style>
  <w:style w:type="paragraph" w:styleId="CommentText">
    <w:name w:val="Comment Text"/>
    <w:basedOn w:val="Normal"/>
    <w:link w:val="CommentTextChar"/>
    <w:uiPriority w:val="99"/>
    <w:unhideWhenUsed/>
    <w:rsid w:val="002C3698"/>
    <w:pPr>
      <w:spacing w:line="240" w:lineRule="auto"/>
    </w:pPr>
    <w:rPr>
      <w:sz w:val="20"/>
      <w:szCs w:val="20"/>
      <w:lang w:val="en-GB"/>
    </w:rPr>
  </w:style>
  <w:style w:type="character" w:styleId="CommentTextChar" w:customStyle="1">
    <w:name w:val="Comment Text Char"/>
    <w:basedOn w:val="DefaultParagraphFont"/>
    <w:link w:val="CommentText"/>
    <w:uiPriority w:val="99"/>
    <w:rsid w:val="002C3698"/>
    <w:rPr>
      <w:sz w:val="20"/>
      <w:szCs w:val="20"/>
      <w:lang w:val="en-GB"/>
    </w:rPr>
  </w:style>
  <w:style w:type="character" w:styleId="Hyperlink">
    <w:name w:val="Hyperlink"/>
    <w:basedOn w:val="DefaultParagraphFont"/>
    <w:uiPriority w:val="99"/>
    <w:unhideWhenUsed/>
    <w:rsid w:val="007E4F29"/>
    <w:rPr>
      <w:color w:val="467886" w:themeColor="hyperlink"/>
      <w:u w:val="single"/>
    </w:rPr>
  </w:style>
  <w:style w:type="paragraph" w:styleId="CoverBold" w:customStyle="1">
    <w:name w:val="CoverBold"/>
    <w:basedOn w:val="Normal"/>
    <w:link w:val="CoverBoldChar"/>
    <w:rsid w:val="007E4F29"/>
    <w:pPr>
      <w:tabs>
        <w:tab w:val="right" w:pos="2892"/>
        <w:tab w:val="center" w:pos="4536"/>
        <w:tab w:val="right" w:pos="9072"/>
      </w:tabs>
      <w:spacing w:after="0" w:line="360" w:lineRule="atLeast"/>
      <w:jc w:val="both"/>
    </w:pPr>
    <w:rPr>
      <w:rFonts w:ascii="Arial" w:hAnsi="Arial" w:eastAsia="Times New Roman" w:cs="Arial"/>
      <w:b/>
      <w:kern w:val="0"/>
      <w:sz w:val="28"/>
      <w:szCs w:val="20"/>
      <w:lang w:val="en-GB"/>
      <w14:ligatures w14:val="none"/>
    </w:rPr>
  </w:style>
  <w:style w:type="character" w:styleId="CoverBoldChar" w:customStyle="1">
    <w:name w:val="CoverBold Char"/>
    <w:link w:val="CoverBold"/>
    <w:rsid w:val="007E4F29"/>
    <w:rPr>
      <w:rFonts w:ascii="Arial" w:hAnsi="Arial" w:eastAsia="Times New Roman" w:cs="Arial"/>
      <w:b/>
      <w:kern w:val="0"/>
      <w:sz w:val="28"/>
      <w:szCs w:val="20"/>
      <w:lang w:val="en-GB"/>
      <w14:ligatures w14:val="none"/>
    </w:rPr>
  </w:style>
  <w:style w:type="paragraph" w:styleId="TableParagraph" w:customStyle="1">
    <w:name w:val="Table Paragraph"/>
    <w:basedOn w:val="Normal"/>
    <w:uiPriority w:val="1"/>
    <w:qFormat/>
    <w:rsid w:val="007E4F29"/>
    <w:pPr>
      <w:widowControl w:val="0"/>
      <w:spacing w:after="0" w:line="240" w:lineRule="auto"/>
    </w:pPr>
    <w:rPr>
      <w:rFonts w:ascii="Calibri" w:hAnsi="Calibri" w:eastAsia="Calibri" w:cs="Times New Roman"/>
      <w:kern w:val="0"/>
      <w:lang w:val="en-US"/>
      <w14:ligatures w14:val="none"/>
    </w:rPr>
  </w:style>
  <w:style w:type="table" w:styleId="Vragenlijst" w:customStyle="1">
    <w:name w:val="Vragenlijst"/>
    <w:basedOn w:val="TableNormal"/>
    <w:uiPriority w:val="99"/>
    <w:rsid w:val="007E4F29"/>
    <w:pPr>
      <w:spacing w:after="0" w:line="240" w:lineRule="auto"/>
    </w:pPr>
    <w:rPr>
      <w:rFonts w:ascii="Arial" w:hAnsi="Arial"/>
      <w:kern w:val="0"/>
      <w:sz w:val="22"/>
      <w:szCs w:val="22"/>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styleId="Stijl1" w:customStyle="1">
    <w:name w:val="Stijl1"/>
    <w:basedOn w:val="TableNormal"/>
    <w:uiPriority w:val="99"/>
    <w:rsid w:val="007E4F29"/>
    <w:pPr>
      <w:spacing w:after="0" w:line="240" w:lineRule="auto"/>
    </w:pPr>
    <w:rPr>
      <w:rFonts w:ascii="Arial" w:hAnsi="Arial"/>
      <w:kern w:val="0"/>
      <w:sz w:val="22"/>
      <w:szCs w:val="22"/>
      <w:lang w:val="nl-NL"/>
      <w14:ligatures w14:val="none"/>
    </w:rPr>
    <w:tblPr/>
    <w:tblStylePr w:type="firstRow">
      <w:rPr>
        <w:rFonts w:ascii="Arial" w:hAnsi="Arial"/>
        <w:sz w:val="22"/>
      </w:rPr>
      <w:tblPr/>
      <w:tcPr>
        <w:shd w:val="clear" w:color="auto" w:fill="C1E4F5" w:themeFill="accent1" w:themeFillTint="33"/>
      </w:tcPr>
    </w:tblStylePr>
  </w:style>
  <w:style w:type="paragraph" w:styleId="EndNoteBibliography" w:customStyle="1">
    <w:name w:val="EndNote Bibliography"/>
    <w:basedOn w:val="Normal"/>
    <w:link w:val="EndNoteBibliographyChar"/>
    <w:rsid w:val="007E4F29"/>
    <w:pPr>
      <w:spacing w:after="0" w:line="240" w:lineRule="auto"/>
    </w:pPr>
    <w:rPr>
      <w:rFonts w:ascii="Univers" w:hAnsi="Univers" w:eastAsia="Times New Roman" w:cs="Times New Roman"/>
      <w:noProof/>
      <w:kern w:val="0"/>
      <w:sz w:val="20"/>
      <w:szCs w:val="20"/>
      <w:lang w:val="nl-NL" w:eastAsia="nl-NL"/>
      <w14:ligatures w14:val="none"/>
    </w:rPr>
  </w:style>
  <w:style w:type="character" w:styleId="EndNoteBibliographyChar" w:customStyle="1">
    <w:name w:val="EndNote Bibliography Char"/>
    <w:basedOn w:val="DefaultParagraphFont"/>
    <w:link w:val="EndNoteBibliography"/>
    <w:rsid w:val="007E4F29"/>
    <w:rPr>
      <w:rFonts w:ascii="Univers" w:hAnsi="Univers" w:eastAsia="Times New Roman" w:cs="Times New Roman"/>
      <w:noProof/>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omments" Target="comments.xml" Id="Ra014fa873b114c79" /><Relationship Type="http://schemas.microsoft.com/office/2016/09/relationships/commentsIds" Target="commentsIds.xml" Id="Rab269df0af114e15" /><Relationship Type="http://schemas.microsoft.com/office/2011/relationships/commentsExtended" Target="commentsExtended.xml" Id="Rc2ec489fbb6a464b" /><Relationship Type="http://schemas.microsoft.com/office/2018/08/relationships/commentsExtensible" Target="commentsExtensible.xml" Id="Rc693d79372cd4a9d" /><Relationship Type="http://schemas.microsoft.com/office/2011/relationships/people" Target="people.xml" Id="Rb734a3561d0b4c9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863660-D6F6-4AB5-AA81-F3581DD1879A}"/>
</file>

<file path=customXml/itemProps2.xml><?xml version="1.0" encoding="utf-8"?>
<ds:datastoreItem xmlns:ds="http://schemas.openxmlformats.org/officeDocument/2006/customXml" ds:itemID="{D7C9C549-E459-4D7B-B0B7-63966FAE91AA}"/>
</file>

<file path=customXml/itemProps3.xml><?xml version="1.0" encoding="utf-8"?>
<ds:datastoreItem xmlns:ds="http://schemas.openxmlformats.org/officeDocument/2006/customXml" ds:itemID="{096B1653-2EAA-4EAC-B77A-EC20C2EED9D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Fabienne Dobbels</cp:lastModifiedBy>
  <cp:revision>7</cp:revision>
  <dcterms:created xsi:type="dcterms:W3CDTF">2026-03-30T13:23:00Z</dcterms:created>
  <dcterms:modified xsi:type="dcterms:W3CDTF">2026-06-03T15:13:22Z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