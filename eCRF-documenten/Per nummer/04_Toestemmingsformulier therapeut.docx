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9574B" w:rsidR="00A52384" w:rsidP="00EF42E9" w:rsidRDefault="00EE0A97" w14:paraId="771E75D1" w14:textId="1BBFC21A">
      <w:pPr>
        <w:pBdr>
          <w:bottom w:val="single" w:color="auto" w:sz="4" w:space="1"/>
        </w:pBdr>
        <w:autoSpaceDE w:val="0"/>
        <w:autoSpaceDN w:val="0"/>
        <w:adjustRightInd w:val="0"/>
        <w:spacing w:after="120"/>
        <w:jc w:val="center"/>
        <w:rPr>
          <w:rFonts w:ascii="Arial" w:hAnsi="Arial" w:cs="Arial"/>
          <w:b/>
          <w:bCs/>
          <w:iCs/>
          <w:lang w:val="nl-BE"/>
        </w:rPr>
      </w:pPr>
      <w:r w:rsidRPr="0009574B">
        <w:rPr>
          <w:rFonts w:ascii="Arial" w:hAnsi="Arial" w:cs="Arial"/>
          <w:b/>
          <w:bCs/>
          <w:iCs/>
          <w:lang w:val="nl-BE"/>
        </w:rPr>
        <w:t>Informatie- en toestemmingsformulier</w:t>
      </w:r>
    </w:p>
    <w:p w:rsidRPr="0009574B" w:rsidR="003E1D79" w:rsidP="00F17048" w:rsidRDefault="003E1D79" w14:paraId="669AD7C6" w14:textId="06FFC3E1">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
          <w:iCs/>
          <w:sz w:val="20"/>
          <w:szCs w:val="20"/>
          <w:lang w:val="nl-BE"/>
        </w:rPr>
      </w:pPr>
      <w:r w:rsidRPr="00002F41">
        <w:rPr>
          <w:rFonts w:ascii="Arial" w:hAnsi="Arial" w:cs="Arial"/>
          <w:b/>
          <w:bCs/>
          <w:sz w:val="20"/>
          <w:szCs w:val="20"/>
          <w:u w:val="single"/>
          <w:lang w:val="nl-BE"/>
        </w:rPr>
        <w:t>Titel van de studie</w:t>
      </w:r>
      <w:r w:rsidRPr="00002F41">
        <w:rPr>
          <w:rFonts w:ascii="Arial" w:hAnsi="Arial" w:cs="Arial"/>
          <w:b/>
          <w:bCs/>
          <w:sz w:val="20"/>
          <w:szCs w:val="20"/>
          <w:lang w:val="nl-BE"/>
        </w:rPr>
        <w:t>:</w:t>
      </w:r>
      <w:r w:rsidRPr="0009574B">
        <w:rPr>
          <w:rFonts w:ascii="Arial" w:hAnsi="Arial" w:cs="Arial"/>
          <w:sz w:val="20"/>
          <w:szCs w:val="20"/>
          <w:lang w:val="nl-BE"/>
        </w:rPr>
        <w:t xml:space="preserve"> </w:t>
      </w:r>
      <w:r w:rsidRPr="0009574B" w:rsidR="00EF42E9">
        <w:rPr>
          <w:rFonts w:ascii="Arial" w:hAnsi="Arial" w:cs="Arial"/>
          <w:sz w:val="20"/>
          <w:szCs w:val="20"/>
          <w:lang w:val="nl-NL"/>
        </w:rPr>
        <w:t xml:space="preserve">Naar een druk-, therapietrouw- en </w:t>
      </w:r>
      <w:proofErr w:type="spellStart"/>
      <w:r w:rsidRPr="0009574B" w:rsidR="00EF42E9">
        <w:rPr>
          <w:rFonts w:ascii="Arial" w:hAnsi="Arial" w:cs="Arial"/>
          <w:sz w:val="20"/>
          <w:szCs w:val="20"/>
          <w:lang w:val="nl-NL"/>
        </w:rPr>
        <w:t>educatiegestuurde</w:t>
      </w:r>
      <w:proofErr w:type="spellEnd"/>
      <w:r w:rsidRPr="0009574B" w:rsidR="00EF42E9">
        <w:rPr>
          <w:rFonts w:ascii="Arial" w:hAnsi="Arial" w:cs="Arial"/>
          <w:sz w:val="20"/>
          <w:szCs w:val="20"/>
          <w:lang w:val="nl-NL"/>
        </w:rPr>
        <w:t xml:space="preserve"> zorg bij diabetische voetaandoeningen.</w:t>
      </w:r>
    </w:p>
    <w:p w:rsidR="003E1D79" w:rsidP="00F17048" w:rsidRDefault="003E1D79" w14:paraId="5D54A2B7" w14:textId="229499DE">
      <w:pPr>
        <w:pBdr>
          <w:top w:val="single" w:color="auto" w:sz="4" w:space="1"/>
          <w:left w:val="single" w:color="auto" w:sz="4" w:space="0"/>
          <w:bottom w:val="single" w:color="auto" w:sz="4" w:space="1"/>
          <w:right w:val="single" w:color="auto" w:sz="4" w:space="4"/>
        </w:pBdr>
        <w:spacing w:after="120"/>
        <w:jc w:val="both"/>
        <w:rPr>
          <w:rFonts w:ascii="Arial" w:hAnsi="Arial" w:cs="Arial"/>
          <w:sz w:val="20"/>
          <w:szCs w:val="20"/>
          <w:lang w:val="nl-BE"/>
        </w:rPr>
      </w:pPr>
      <w:r w:rsidRPr="00002F41">
        <w:rPr>
          <w:rFonts w:ascii="Arial" w:hAnsi="Arial" w:cs="Arial"/>
          <w:b/>
          <w:bCs/>
          <w:sz w:val="20"/>
          <w:szCs w:val="20"/>
          <w:u w:val="single"/>
          <w:lang w:val="nl-BE"/>
        </w:rPr>
        <w:t>Opdrachtgever</w:t>
      </w:r>
      <w:r w:rsidRPr="00002F41">
        <w:rPr>
          <w:rFonts w:ascii="Arial" w:hAnsi="Arial" w:cs="Arial"/>
          <w:b/>
          <w:bCs/>
          <w:sz w:val="20"/>
          <w:szCs w:val="20"/>
          <w:lang w:val="nl-BE"/>
        </w:rPr>
        <w:t>:</w:t>
      </w:r>
      <w:r w:rsidRPr="0009574B">
        <w:rPr>
          <w:rFonts w:ascii="Arial" w:hAnsi="Arial" w:cs="Arial"/>
          <w:sz w:val="20"/>
          <w:szCs w:val="20"/>
          <w:lang w:val="nl-BE"/>
        </w:rPr>
        <w:t xml:space="preserve"> KU Leuven (PI: Prof. Dr. Kevin Deschamps), Campus Brugge Spoorwegstraat 12, 8200 Brugge</w:t>
      </w:r>
    </w:p>
    <w:p w:rsidRPr="00002F41" w:rsidR="00002F41" w:rsidP="00002F41" w:rsidRDefault="00002F41" w14:paraId="02A88FD7" w14:textId="77777777">
      <w:pPr>
        <w:pBdr>
          <w:top w:val="single" w:color="auto" w:sz="4" w:space="1"/>
          <w:left w:val="single" w:color="auto" w:sz="4" w:space="0"/>
          <w:bottom w:val="single" w:color="auto" w:sz="4" w:space="1"/>
          <w:right w:val="single" w:color="auto" w:sz="4" w:space="4"/>
        </w:pBdr>
        <w:spacing w:after="120"/>
        <w:jc w:val="both"/>
        <w:rPr>
          <w:rFonts w:ascii="Arial" w:hAnsi="Arial" w:cs="Arial"/>
          <w:b/>
          <w:bCs/>
          <w:sz w:val="20"/>
          <w:szCs w:val="20"/>
          <w:lang w:val="nl-BE"/>
        </w:rPr>
      </w:pPr>
      <w:r w:rsidRPr="00002F41">
        <w:rPr>
          <w:rFonts w:ascii="Arial" w:hAnsi="Arial" w:cs="Arial"/>
          <w:b/>
          <w:bCs/>
          <w:sz w:val="20"/>
          <w:szCs w:val="20"/>
          <w:lang w:val="nl-BE"/>
        </w:rPr>
        <w:t xml:space="preserve">Onderzoeksinstelling: </w:t>
      </w:r>
    </w:p>
    <w:p w:rsidR="00002F41" w:rsidP="00002F41" w:rsidRDefault="00002F41" w14:paraId="699CDBA1" w14:textId="77777777">
      <w:pPr>
        <w:pBdr>
          <w:top w:val="single" w:color="auto" w:sz="4" w:space="1"/>
          <w:left w:val="single" w:color="auto" w:sz="4" w:space="0"/>
          <w:bottom w:val="single" w:color="auto" w:sz="4" w:space="1"/>
          <w:right w:val="single" w:color="auto" w:sz="4" w:space="4"/>
        </w:pBdr>
        <w:spacing w:after="120"/>
        <w:jc w:val="both"/>
        <w:rPr>
          <w:rFonts w:ascii="Arial" w:hAnsi="Arial" w:cs="Arial"/>
          <w:sz w:val="20"/>
          <w:szCs w:val="20"/>
          <w:lang w:val="nl-BE"/>
        </w:rPr>
      </w:pPr>
      <w:r w:rsidRPr="00002F41">
        <w:rPr>
          <w:rFonts w:ascii="Arial" w:hAnsi="Arial" w:cs="Arial"/>
          <w:sz w:val="20"/>
          <w:szCs w:val="20"/>
          <w:lang w:val="nl-BE"/>
        </w:rPr>
        <w:t xml:space="preserve">KU Leuven - Departement Revalidatiewetenschappen, </w:t>
      </w:r>
      <w:r w:rsidRPr="0009574B">
        <w:rPr>
          <w:rFonts w:ascii="Arial" w:hAnsi="Arial" w:cs="Arial"/>
          <w:sz w:val="20"/>
          <w:szCs w:val="20"/>
          <w:lang w:val="nl-BE"/>
        </w:rPr>
        <w:t>Spoorwegstraat 12, 8200 Brugge</w:t>
      </w:r>
    </w:p>
    <w:p w:rsidRPr="00002F41" w:rsidR="00002F41" w:rsidP="00002F41" w:rsidRDefault="00002F41" w14:paraId="370EE115" w14:textId="5B67ACA7">
      <w:pPr>
        <w:pBdr>
          <w:top w:val="single" w:color="auto" w:sz="4" w:space="1"/>
          <w:left w:val="single" w:color="auto" w:sz="4" w:space="0"/>
          <w:bottom w:val="single" w:color="auto" w:sz="4" w:space="1"/>
          <w:right w:val="single" w:color="auto" w:sz="4" w:space="4"/>
        </w:pBdr>
        <w:spacing w:after="240"/>
        <w:jc w:val="both"/>
        <w:rPr>
          <w:rFonts w:ascii="Arial" w:hAnsi="Arial" w:cs="Arial"/>
          <w:sz w:val="20"/>
          <w:szCs w:val="20"/>
          <w:lang w:val="en-US"/>
        </w:rPr>
      </w:pPr>
      <w:r w:rsidRPr="00002F41">
        <w:rPr>
          <w:rFonts w:ascii="Arial" w:hAnsi="Arial" w:cs="Arial"/>
          <w:sz w:val="20"/>
          <w:szCs w:val="20"/>
          <w:lang w:val="en-US"/>
        </w:rPr>
        <w:t xml:space="preserve">VUB – </w:t>
      </w:r>
      <w:proofErr w:type="spellStart"/>
      <w:r w:rsidRPr="00002F41">
        <w:rPr>
          <w:rFonts w:ascii="Arial" w:hAnsi="Arial" w:cs="Arial"/>
          <w:sz w:val="20"/>
          <w:szCs w:val="20"/>
          <w:lang w:val="en-US"/>
        </w:rPr>
        <w:t>Departement</w:t>
      </w:r>
      <w:proofErr w:type="spellEnd"/>
      <w:r w:rsidRPr="00002F41">
        <w:rPr>
          <w:rFonts w:ascii="Arial" w:hAnsi="Arial" w:cs="Arial"/>
          <w:sz w:val="20"/>
          <w:szCs w:val="20"/>
          <w:lang w:val="en-US"/>
        </w:rPr>
        <w:t xml:space="preserve"> Public Health, </w:t>
      </w:r>
      <w:proofErr w:type="spellStart"/>
      <w:r w:rsidRPr="00002F41">
        <w:rPr>
          <w:rFonts w:ascii="Arial" w:hAnsi="Arial" w:cs="Arial"/>
          <w:sz w:val="20"/>
          <w:szCs w:val="20"/>
          <w:lang w:val="en-US"/>
        </w:rPr>
        <w:t>Laarbeeklaan</w:t>
      </w:r>
      <w:proofErr w:type="spellEnd"/>
      <w:r w:rsidRPr="00002F41">
        <w:rPr>
          <w:rFonts w:ascii="Arial" w:hAnsi="Arial" w:cs="Arial"/>
          <w:sz w:val="20"/>
          <w:szCs w:val="20"/>
          <w:lang w:val="en-US"/>
        </w:rPr>
        <w:t xml:space="preserve"> 103, 1090 Jette</w:t>
      </w:r>
    </w:p>
    <w:p w:rsidRPr="00A47F4C" w:rsidR="00002F41" w:rsidP="00F17048" w:rsidRDefault="00002F41" w14:paraId="34C2CE14" w14:textId="208CA91F">
      <w:pPr>
        <w:pBdr>
          <w:top w:val="single" w:color="auto" w:sz="4" w:space="1"/>
          <w:left w:val="single" w:color="auto" w:sz="4" w:space="0"/>
          <w:bottom w:val="single" w:color="auto" w:sz="4" w:space="1"/>
          <w:right w:val="single" w:color="auto" w:sz="4" w:space="4"/>
        </w:pBdr>
        <w:spacing w:after="120"/>
        <w:jc w:val="both"/>
        <w:rPr>
          <w:rFonts w:ascii="Arial" w:hAnsi="Arial" w:cs="Arial"/>
          <w:b/>
          <w:bCs/>
          <w:iCs/>
          <w:sz w:val="20"/>
          <w:szCs w:val="20"/>
          <w:lang w:val="nl-NL"/>
        </w:rPr>
      </w:pPr>
      <w:r w:rsidRPr="00A47F4C">
        <w:rPr>
          <w:rFonts w:ascii="Arial" w:hAnsi="Arial" w:cs="Arial"/>
          <w:b/>
          <w:bCs/>
          <w:iCs/>
          <w:sz w:val="20"/>
          <w:szCs w:val="20"/>
          <w:lang w:val="nl-NL"/>
        </w:rPr>
        <w:t xml:space="preserve">Klinische centra: </w:t>
      </w:r>
    </w:p>
    <w:p w:rsidRPr="00002F41" w:rsidR="00002F41" w:rsidP="00002F41" w:rsidRDefault="00002F41" w14:paraId="1993BCA7" w14:textId="7051DB04">
      <w:pPr>
        <w:pBdr>
          <w:top w:val="single" w:color="auto" w:sz="4" w:space="1"/>
          <w:left w:val="single" w:color="auto" w:sz="4" w:space="0"/>
          <w:bottom w:val="single" w:color="auto" w:sz="4" w:space="1"/>
          <w:right w:val="single" w:color="auto" w:sz="4" w:space="4"/>
        </w:pBdr>
        <w:spacing w:after="120"/>
        <w:jc w:val="both"/>
        <w:rPr>
          <w:rFonts w:ascii="Arial" w:hAnsi="Arial" w:cs="Arial"/>
          <w:iCs/>
          <w:sz w:val="20"/>
          <w:szCs w:val="20"/>
          <w:lang w:val="nl-NL"/>
        </w:rPr>
      </w:pPr>
      <w:r w:rsidRPr="00002F41">
        <w:rPr>
          <w:rFonts w:ascii="Arial" w:hAnsi="Arial" w:cs="Arial"/>
          <w:iCs/>
          <w:sz w:val="20"/>
          <w:szCs w:val="20"/>
          <w:lang w:val="nl-NL"/>
        </w:rPr>
        <w:t xml:space="preserve">Universitair Ziekenhuis Leuven, Diabetesvoetkliniek: </w:t>
      </w:r>
      <w:proofErr w:type="spellStart"/>
      <w:r w:rsidRPr="00002F41">
        <w:rPr>
          <w:rFonts w:ascii="Arial" w:hAnsi="Arial" w:cs="Arial"/>
          <w:iCs/>
          <w:sz w:val="20"/>
          <w:szCs w:val="20"/>
          <w:lang w:val="nl-NL"/>
        </w:rPr>
        <w:t>Herestraat</w:t>
      </w:r>
      <w:proofErr w:type="spellEnd"/>
      <w:r w:rsidRPr="00002F41">
        <w:rPr>
          <w:rFonts w:ascii="Arial" w:hAnsi="Arial" w:cs="Arial"/>
          <w:iCs/>
          <w:sz w:val="20"/>
          <w:szCs w:val="20"/>
          <w:lang w:val="nl-NL"/>
        </w:rPr>
        <w:t xml:space="preserve"> 49, 3000 Leuven</w:t>
      </w:r>
    </w:p>
    <w:p w:rsidRPr="00002F41" w:rsidR="00002F41" w:rsidP="00002F41" w:rsidRDefault="00002F41" w14:paraId="66E329F7" w14:textId="2CDD7962">
      <w:pPr>
        <w:pBdr>
          <w:top w:val="single" w:color="auto" w:sz="4" w:space="1"/>
          <w:left w:val="single" w:color="auto" w:sz="4" w:space="0"/>
          <w:bottom w:val="single" w:color="auto" w:sz="4" w:space="1"/>
          <w:right w:val="single" w:color="auto" w:sz="4" w:space="4"/>
        </w:pBdr>
        <w:spacing w:after="120"/>
        <w:jc w:val="both"/>
        <w:rPr>
          <w:rFonts w:ascii="Arial" w:hAnsi="Arial" w:cs="Arial"/>
          <w:iCs/>
          <w:sz w:val="20"/>
          <w:szCs w:val="20"/>
          <w:lang w:val="nl-NL"/>
        </w:rPr>
      </w:pPr>
      <w:r w:rsidRPr="00002F41">
        <w:rPr>
          <w:rFonts w:ascii="Arial" w:hAnsi="Arial" w:cs="Arial"/>
          <w:iCs/>
          <w:sz w:val="20"/>
          <w:szCs w:val="20"/>
          <w:lang w:val="nl-NL"/>
        </w:rPr>
        <w:t>Universitair Ziekenhuis Antwerpen, Diabetesvoetkliniek: Drie Eikenstraat 655</w:t>
      </w:r>
    </w:p>
    <w:p w:rsidRPr="00002F41" w:rsidR="00002F41" w:rsidP="00002F41" w:rsidRDefault="00002F41" w14:paraId="4041C580" w14:textId="3F682980">
      <w:pPr>
        <w:pBdr>
          <w:top w:val="single" w:color="auto" w:sz="4" w:space="1"/>
          <w:left w:val="single" w:color="auto" w:sz="4" w:space="0"/>
          <w:bottom w:val="single" w:color="auto" w:sz="4" w:space="1"/>
          <w:right w:val="single" w:color="auto" w:sz="4" w:space="4"/>
        </w:pBdr>
        <w:spacing w:after="120"/>
        <w:jc w:val="both"/>
        <w:rPr>
          <w:rFonts w:ascii="Arial" w:hAnsi="Arial" w:cs="Arial"/>
          <w:iCs/>
          <w:sz w:val="20"/>
          <w:szCs w:val="20"/>
          <w:lang w:val="nl-NL"/>
        </w:rPr>
      </w:pPr>
      <w:r w:rsidRPr="00002F41">
        <w:rPr>
          <w:rFonts w:ascii="Arial" w:hAnsi="Arial" w:cs="Arial"/>
          <w:iCs/>
          <w:sz w:val="20"/>
          <w:szCs w:val="20"/>
          <w:lang w:val="nl-NL"/>
        </w:rPr>
        <w:t>Universitair Ziekenhuis Gent, Diabetesvoetkliniek: Corneel Heymanslaan 10, 9000 Gent</w:t>
      </w:r>
    </w:p>
    <w:p w:rsidRPr="00002F41" w:rsidR="00002F41" w:rsidP="00002F41" w:rsidRDefault="00002F41" w14:paraId="705D0E0E" w14:textId="0DB1FEEB">
      <w:pPr>
        <w:pBdr>
          <w:top w:val="single" w:color="auto" w:sz="4" w:space="1"/>
          <w:left w:val="single" w:color="auto" w:sz="4" w:space="0"/>
          <w:bottom w:val="single" w:color="auto" w:sz="4" w:space="1"/>
          <w:right w:val="single" w:color="auto" w:sz="4" w:space="4"/>
        </w:pBdr>
        <w:spacing w:after="120"/>
        <w:jc w:val="both"/>
        <w:rPr>
          <w:rFonts w:ascii="Arial" w:hAnsi="Arial" w:cs="Arial"/>
          <w:iCs/>
          <w:sz w:val="20"/>
          <w:szCs w:val="20"/>
          <w:lang w:val="nl-NL"/>
        </w:rPr>
      </w:pPr>
      <w:proofErr w:type="spellStart"/>
      <w:r w:rsidRPr="00002F41">
        <w:rPr>
          <w:rFonts w:ascii="Arial" w:hAnsi="Arial" w:cs="Arial"/>
          <w:iCs/>
          <w:sz w:val="20"/>
          <w:szCs w:val="20"/>
          <w:lang w:val="nl-NL"/>
        </w:rPr>
        <w:t>Azorg</w:t>
      </w:r>
      <w:proofErr w:type="spellEnd"/>
      <w:r w:rsidRPr="00002F41">
        <w:rPr>
          <w:rFonts w:ascii="Arial" w:hAnsi="Arial" w:cs="Arial"/>
          <w:iCs/>
          <w:sz w:val="20"/>
          <w:szCs w:val="20"/>
          <w:lang w:val="nl-NL"/>
        </w:rPr>
        <w:t>, Diabetesvoetkliniek: Moorselbaan 164, 9300 Aalst</w:t>
      </w:r>
    </w:p>
    <w:p w:rsidRPr="00002F41" w:rsidR="00002F41" w:rsidP="00002F41" w:rsidRDefault="00002F41" w14:paraId="214ED9E0" w14:textId="3865C945">
      <w:pPr>
        <w:pBdr>
          <w:top w:val="single" w:color="auto" w:sz="4" w:space="1"/>
          <w:left w:val="single" w:color="auto" w:sz="4" w:space="0"/>
          <w:bottom w:val="single" w:color="auto" w:sz="4" w:space="1"/>
          <w:right w:val="single" w:color="auto" w:sz="4" w:space="4"/>
        </w:pBdr>
        <w:spacing w:after="120"/>
        <w:jc w:val="both"/>
        <w:rPr>
          <w:rFonts w:ascii="Arial" w:hAnsi="Arial" w:cs="Arial"/>
          <w:iCs/>
          <w:sz w:val="20"/>
          <w:szCs w:val="20"/>
          <w:lang w:val="nl-NL"/>
        </w:rPr>
      </w:pPr>
      <w:r w:rsidRPr="00002F41">
        <w:rPr>
          <w:rFonts w:ascii="Arial" w:hAnsi="Arial" w:cs="Arial"/>
          <w:iCs/>
          <w:sz w:val="20"/>
          <w:szCs w:val="20"/>
          <w:lang w:val="nl-NL"/>
        </w:rPr>
        <w:t xml:space="preserve">AZ Sint-Jan Brugge, Diabetesvoetkliniek: </w:t>
      </w:r>
      <w:proofErr w:type="spellStart"/>
      <w:r w:rsidRPr="00002F41">
        <w:rPr>
          <w:rFonts w:ascii="Arial" w:hAnsi="Arial" w:cs="Arial"/>
          <w:iCs/>
          <w:sz w:val="20"/>
          <w:szCs w:val="20"/>
          <w:lang w:val="nl-NL"/>
        </w:rPr>
        <w:t>Ruddershove</w:t>
      </w:r>
      <w:proofErr w:type="spellEnd"/>
      <w:r w:rsidRPr="00002F41">
        <w:rPr>
          <w:rFonts w:ascii="Arial" w:hAnsi="Arial" w:cs="Arial"/>
          <w:iCs/>
          <w:sz w:val="20"/>
          <w:szCs w:val="20"/>
          <w:lang w:val="nl-NL"/>
        </w:rPr>
        <w:t xml:space="preserve"> 10, 8000 Brugge</w:t>
      </w:r>
    </w:p>
    <w:p w:rsidRPr="00002F41" w:rsidR="00002F41" w:rsidP="00002F41" w:rsidRDefault="00002F41" w14:paraId="151DAF1D" w14:textId="2356601A">
      <w:pPr>
        <w:pBdr>
          <w:top w:val="single" w:color="auto" w:sz="4" w:space="1"/>
          <w:left w:val="single" w:color="auto" w:sz="4" w:space="0"/>
          <w:bottom w:val="single" w:color="auto" w:sz="4" w:space="1"/>
          <w:right w:val="single" w:color="auto" w:sz="4" w:space="4"/>
        </w:pBdr>
        <w:spacing w:after="240"/>
        <w:jc w:val="both"/>
        <w:rPr>
          <w:rFonts w:ascii="Arial" w:hAnsi="Arial" w:cs="Arial"/>
          <w:iCs/>
          <w:sz w:val="20"/>
          <w:szCs w:val="20"/>
          <w:lang w:val="nl-NL"/>
        </w:rPr>
      </w:pPr>
      <w:r w:rsidRPr="00002F41">
        <w:rPr>
          <w:rFonts w:ascii="Arial" w:hAnsi="Arial" w:cs="Arial"/>
          <w:iCs/>
          <w:sz w:val="20"/>
          <w:szCs w:val="20"/>
          <w:lang w:val="nl-NL"/>
        </w:rPr>
        <w:t xml:space="preserve">AZ </w:t>
      </w:r>
      <w:proofErr w:type="spellStart"/>
      <w:r w:rsidRPr="00002F41">
        <w:rPr>
          <w:rFonts w:ascii="Arial" w:hAnsi="Arial" w:cs="Arial"/>
          <w:iCs/>
          <w:sz w:val="20"/>
          <w:szCs w:val="20"/>
          <w:lang w:val="nl-NL"/>
        </w:rPr>
        <w:t>Groeninge</w:t>
      </w:r>
      <w:proofErr w:type="spellEnd"/>
      <w:r w:rsidRPr="00002F41">
        <w:rPr>
          <w:rFonts w:ascii="Arial" w:hAnsi="Arial" w:cs="Arial"/>
          <w:iCs/>
          <w:sz w:val="20"/>
          <w:szCs w:val="20"/>
          <w:lang w:val="nl-NL"/>
        </w:rPr>
        <w:t>, Diabetesvoetkliniek: President Kennedylaan 4, 8500 Kortrijk</w:t>
      </w:r>
    </w:p>
    <w:p w:rsidRPr="00002F41" w:rsidR="00002F41" w:rsidP="00002F41" w:rsidRDefault="003E1D79" w14:paraId="49AB1DA1" w14:textId="77777777">
      <w:pPr>
        <w:pBdr>
          <w:top w:val="single" w:color="auto" w:sz="4" w:space="1"/>
          <w:left w:val="single" w:color="auto" w:sz="4" w:space="0"/>
          <w:bottom w:val="single" w:color="auto" w:sz="4" w:space="1"/>
          <w:right w:val="single" w:color="auto" w:sz="4" w:space="4"/>
        </w:pBdr>
        <w:autoSpaceDE w:val="0"/>
        <w:autoSpaceDN w:val="0"/>
        <w:adjustRightInd w:val="0"/>
        <w:spacing w:before="120" w:after="120"/>
        <w:jc w:val="both"/>
        <w:rPr>
          <w:rFonts w:ascii="Arial" w:hAnsi="Arial" w:cs="Arial"/>
          <w:iCs/>
          <w:sz w:val="20"/>
          <w:szCs w:val="20"/>
          <w:lang w:val="nl-BE"/>
        </w:rPr>
      </w:pPr>
      <w:r w:rsidRPr="00002F41">
        <w:rPr>
          <w:rFonts w:ascii="Arial" w:hAnsi="Arial" w:cs="Arial"/>
          <w:b/>
          <w:bCs/>
          <w:sz w:val="20"/>
          <w:szCs w:val="20"/>
          <w:lang w:val="nl-BE"/>
        </w:rPr>
        <w:t>Comité voor Medische Ethiek:</w:t>
      </w:r>
      <w:r w:rsidRPr="00002F41">
        <w:rPr>
          <w:rFonts w:ascii="Arial" w:hAnsi="Arial" w:cs="Arial"/>
          <w:i/>
          <w:sz w:val="20"/>
          <w:szCs w:val="20"/>
          <w:lang w:val="nl-BE"/>
        </w:rPr>
        <w:t xml:space="preserve"> </w:t>
      </w:r>
    </w:p>
    <w:p w:rsidR="003E1D79" w:rsidP="00F17048" w:rsidRDefault="003E1D79" w14:paraId="1719F9B6" w14:textId="72267D8A">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BE"/>
        </w:rPr>
      </w:pPr>
      <w:r w:rsidRPr="0009574B">
        <w:rPr>
          <w:rFonts w:ascii="Arial" w:hAnsi="Arial" w:cs="Arial"/>
          <w:iCs/>
          <w:sz w:val="20"/>
          <w:szCs w:val="20"/>
          <w:lang w:val="nl-BE"/>
        </w:rPr>
        <w:t xml:space="preserve">Ethische Commissie Onderzoek UZ/KU Leuven, UZ Leuven, </w:t>
      </w:r>
      <w:proofErr w:type="spellStart"/>
      <w:r w:rsidRPr="0009574B">
        <w:rPr>
          <w:rFonts w:ascii="Arial" w:hAnsi="Arial" w:cs="Arial"/>
          <w:iCs/>
          <w:sz w:val="20"/>
          <w:szCs w:val="20"/>
          <w:lang w:val="nl-BE"/>
        </w:rPr>
        <w:t>Herestraat</w:t>
      </w:r>
      <w:proofErr w:type="spellEnd"/>
      <w:r w:rsidRPr="0009574B">
        <w:rPr>
          <w:rFonts w:ascii="Arial" w:hAnsi="Arial" w:cs="Arial"/>
          <w:iCs/>
          <w:sz w:val="20"/>
          <w:szCs w:val="20"/>
          <w:lang w:val="nl-BE"/>
        </w:rPr>
        <w:t xml:space="preserve"> 49, 3000 Leuven</w:t>
      </w:r>
    </w:p>
    <w:p w:rsidR="00002F41" w:rsidP="00F17048" w:rsidRDefault="00002F41" w14:paraId="43ABFC15" w14:textId="65576A6A">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BE"/>
        </w:rPr>
      </w:pPr>
      <w:r>
        <w:rPr>
          <w:rFonts w:ascii="Arial" w:hAnsi="Arial" w:cs="Arial"/>
          <w:iCs/>
          <w:sz w:val="20"/>
          <w:szCs w:val="20"/>
          <w:lang w:val="nl-BE"/>
        </w:rPr>
        <w:t>Commissie medische ethiek UZA</w:t>
      </w:r>
    </w:p>
    <w:p w:rsidR="00002F41" w:rsidP="00F17048" w:rsidRDefault="00002F41" w14:paraId="6C9568A0" w14:textId="6036F8B8">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BE"/>
        </w:rPr>
      </w:pPr>
      <w:r>
        <w:rPr>
          <w:rFonts w:ascii="Arial" w:hAnsi="Arial" w:cs="Arial"/>
          <w:iCs/>
          <w:sz w:val="20"/>
          <w:szCs w:val="20"/>
          <w:lang w:val="nl-BE"/>
        </w:rPr>
        <w:t xml:space="preserve">Commissie medische ethiek </w:t>
      </w:r>
      <w:proofErr w:type="spellStart"/>
      <w:r>
        <w:rPr>
          <w:rFonts w:ascii="Arial" w:hAnsi="Arial" w:cs="Arial"/>
          <w:iCs/>
          <w:sz w:val="20"/>
          <w:szCs w:val="20"/>
          <w:lang w:val="nl-BE"/>
        </w:rPr>
        <w:t>UZGent</w:t>
      </w:r>
      <w:proofErr w:type="spellEnd"/>
    </w:p>
    <w:p w:rsidR="00002F41" w:rsidP="00002F41" w:rsidRDefault="00002F41" w14:paraId="74C3888A" w14:textId="781C4C28">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BE"/>
        </w:rPr>
      </w:pPr>
      <w:r>
        <w:rPr>
          <w:rFonts w:ascii="Arial" w:hAnsi="Arial" w:cs="Arial"/>
          <w:iCs/>
          <w:sz w:val="20"/>
          <w:szCs w:val="20"/>
          <w:lang w:val="nl-BE"/>
        </w:rPr>
        <w:t xml:space="preserve">Commissie medische ethiek </w:t>
      </w:r>
      <w:proofErr w:type="spellStart"/>
      <w:r>
        <w:rPr>
          <w:rFonts w:ascii="Arial" w:hAnsi="Arial" w:cs="Arial"/>
          <w:iCs/>
          <w:sz w:val="20"/>
          <w:szCs w:val="20"/>
          <w:lang w:val="nl-BE"/>
        </w:rPr>
        <w:t>Azorg</w:t>
      </w:r>
      <w:proofErr w:type="spellEnd"/>
    </w:p>
    <w:p w:rsidR="00002F41" w:rsidP="00002F41" w:rsidRDefault="00002F41" w14:paraId="0C59FC90" w14:textId="0B427907">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BE"/>
        </w:rPr>
      </w:pPr>
      <w:r>
        <w:rPr>
          <w:rFonts w:ascii="Arial" w:hAnsi="Arial" w:cs="Arial"/>
          <w:iCs/>
          <w:sz w:val="20"/>
          <w:szCs w:val="20"/>
          <w:lang w:val="nl-BE"/>
        </w:rPr>
        <w:t>Commissie medische ethiek AZ Sint-Jan</w:t>
      </w:r>
    </w:p>
    <w:p w:rsidR="00002F41" w:rsidP="00002F41" w:rsidRDefault="00002F41" w14:paraId="733ADF79" w14:textId="161E65B3">
      <w:pPr>
        <w:pBdr>
          <w:top w:val="single" w:color="auto" w:sz="4" w:space="1"/>
          <w:left w:val="single" w:color="auto" w:sz="4" w:space="0"/>
          <w:bottom w:val="single" w:color="auto" w:sz="4" w:space="1"/>
          <w:right w:val="single" w:color="auto" w:sz="4" w:space="4"/>
        </w:pBdr>
        <w:autoSpaceDE w:val="0"/>
        <w:autoSpaceDN w:val="0"/>
        <w:adjustRightInd w:val="0"/>
        <w:spacing w:after="240"/>
        <w:jc w:val="both"/>
        <w:rPr>
          <w:rFonts w:ascii="Arial" w:hAnsi="Arial" w:cs="Arial"/>
          <w:iCs/>
          <w:sz w:val="20"/>
          <w:szCs w:val="20"/>
          <w:lang w:val="nl-BE"/>
        </w:rPr>
      </w:pPr>
      <w:r>
        <w:rPr>
          <w:rFonts w:ascii="Arial" w:hAnsi="Arial" w:cs="Arial"/>
          <w:iCs/>
          <w:sz w:val="20"/>
          <w:szCs w:val="20"/>
          <w:lang w:val="nl-BE"/>
        </w:rPr>
        <w:t xml:space="preserve">Commissie medische ethiek AZ </w:t>
      </w:r>
      <w:proofErr w:type="spellStart"/>
      <w:r>
        <w:rPr>
          <w:rFonts w:ascii="Arial" w:hAnsi="Arial" w:cs="Arial"/>
          <w:iCs/>
          <w:sz w:val="20"/>
          <w:szCs w:val="20"/>
          <w:lang w:val="nl-BE"/>
        </w:rPr>
        <w:t>Groeninge</w:t>
      </w:r>
      <w:proofErr w:type="spellEnd"/>
    </w:p>
    <w:p w:rsidR="00002F41" w:rsidP="00002F41" w:rsidRDefault="00002F41" w14:paraId="0F93824F" w14:textId="77504568">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b/>
          <w:bCs/>
          <w:iCs/>
          <w:sz w:val="20"/>
          <w:szCs w:val="20"/>
          <w:lang w:val="nl-BE"/>
        </w:rPr>
      </w:pPr>
      <w:r>
        <w:rPr>
          <w:rFonts w:ascii="Arial" w:hAnsi="Arial" w:cs="Arial"/>
          <w:b/>
          <w:bCs/>
          <w:iCs/>
          <w:sz w:val="20"/>
          <w:szCs w:val="20"/>
          <w:lang w:val="nl-BE"/>
        </w:rPr>
        <w:t xml:space="preserve">Coördinerende </w:t>
      </w:r>
      <w:r w:rsidRPr="00002F41">
        <w:rPr>
          <w:rFonts w:ascii="Arial" w:hAnsi="Arial" w:cs="Arial"/>
          <w:b/>
          <w:bCs/>
          <w:iCs/>
          <w:sz w:val="20"/>
          <w:szCs w:val="20"/>
          <w:lang w:val="nl-BE"/>
        </w:rPr>
        <w:t xml:space="preserve">onderzoeker: </w:t>
      </w:r>
    </w:p>
    <w:p w:rsidR="00002F41" w:rsidP="0050702E" w:rsidRDefault="00002F41" w14:paraId="203F30FC" w14:textId="48CAD9BC">
      <w:pPr>
        <w:pBdr>
          <w:top w:val="single" w:color="auto" w:sz="4" w:space="1"/>
          <w:left w:val="single" w:color="auto" w:sz="4" w:space="0"/>
          <w:bottom w:val="single" w:color="auto" w:sz="4" w:space="1"/>
          <w:right w:val="single" w:color="auto" w:sz="4" w:space="4"/>
        </w:pBdr>
        <w:autoSpaceDE w:val="0"/>
        <w:autoSpaceDN w:val="0"/>
        <w:adjustRightInd w:val="0"/>
        <w:spacing w:after="240"/>
        <w:jc w:val="both"/>
        <w:rPr>
          <w:rFonts w:ascii="Arial" w:hAnsi="Arial" w:cs="Arial"/>
          <w:iCs/>
          <w:sz w:val="20"/>
          <w:szCs w:val="20"/>
          <w:lang w:val="fr-BE"/>
        </w:rPr>
      </w:pPr>
      <w:r w:rsidRPr="00002F41">
        <w:rPr>
          <w:rFonts w:ascii="Arial" w:hAnsi="Arial" w:cs="Arial"/>
          <w:iCs/>
          <w:sz w:val="20"/>
          <w:szCs w:val="20"/>
          <w:lang w:val="fr-BE"/>
        </w:rPr>
        <w:t xml:space="preserve">Prof. Kevin Deschamps, KU Leuven, </w:t>
      </w:r>
      <w:hyperlink w:history="1" r:id="rId7">
        <w:r w:rsidRPr="00AF288F">
          <w:rPr>
            <w:rStyle w:val="Hyperlink"/>
            <w:rFonts w:ascii="Arial" w:hAnsi="Arial" w:cs="Arial"/>
            <w:iCs/>
            <w:sz w:val="20"/>
            <w:szCs w:val="20"/>
            <w:lang w:val="fr-BE"/>
          </w:rPr>
          <w:t>kevin.deschamps@kuleuven.be</w:t>
        </w:r>
      </w:hyperlink>
    </w:p>
    <w:p w:rsidRPr="00002F41" w:rsidR="00002F41" w:rsidP="00002F41" w:rsidRDefault="00002F41" w14:paraId="124EE505" w14:textId="25326F8A">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b/>
          <w:bCs/>
          <w:iCs/>
          <w:sz w:val="20"/>
          <w:szCs w:val="20"/>
          <w:lang w:val="nl-NL"/>
        </w:rPr>
      </w:pPr>
      <w:r w:rsidRPr="00002F41">
        <w:rPr>
          <w:rFonts w:ascii="Arial" w:hAnsi="Arial" w:cs="Arial"/>
          <w:b/>
          <w:bCs/>
          <w:iCs/>
          <w:sz w:val="20"/>
          <w:szCs w:val="20"/>
          <w:lang w:val="nl-NL"/>
        </w:rPr>
        <w:t>Academische mede-</w:t>
      </w:r>
      <w:proofErr w:type="gramStart"/>
      <w:r w:rsidRPr="00002F41">
        <w:rPr>
          <w:rFonts w:ascii="Arial" w:hAnsi="Arial" w:cs="Arial"/>
          <w:b/>
          <w:bCs/>
          <w:iCs/>
          <w:sz w:val="20"/>
          <w:szCs w:val="20"/>
          <w:lang w:val="nl-NL"/>
        </w:rPr>
        <w:t>onderzoekers :</w:t>
      </w:r>
      <w:proofErr w:type="gramEnd"/>
    </w:p>
    <w:p w:rsidRPr="00A47F4C" w:rsidR="00002F41" w:rsidP="00002F41" w:rsidRDefault="00002F41" w14:paraId="787B93BA" w14:textId="4BF6D920">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NL"/>
        </w:rPr>
      </w:pPr>
      <w:r w:rsidRPr="00A47F4C">
        <w:rPr>
          <w:rFonts w:ascii="Arial" w:hAnsi="Arial" w:cs="Arial"/>
          <w:iCs/>
          <w:sz w:val="20"/>
          <w:szCs w:val="20"/>
          <w:lang w:val="nl-NL"/>
        </w:rPr>
        <w:t xml:space="preserve">Prof. Fabienne Dobbels, KU Leuven, </w:t>
      </w:r>
      <w:hyperlink w:history="1" r:id="rId8">
        <w:r w:rsidRPr="00A47F4C">
          <w:rPr>
            <w:rStyle w:val="Hyperlink"/>
            <w:rFonts w:ascii="Arial" w:hAnsi="Arial" w:cs="Arial"/>
            <w:iCs/>
            <w:sz w:val="20"/>
            <w:szCs w:val="20"/>
            <w:lang w:val="nl-NL"/>
          </w:rPr>
          <w:t>fabienne.dobbels@kuleuven.be</w:t>
        </w:r>
      </w:hyperlink>
    </w:p>
    <w:p w:rsidRPr="00002F41" w:rsidR="00002F41" w:rsidP="00002F41" w:rsidRDefault="00002F41" w14:paraId="37DF455A" w14:textId="368A5C93">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NL"/>
        </w:rPr>
      </w:pPr>
      <w:r w:rsidRPr="00002F41">
        <w:rPr>
          <w:rFonts w:ascii="Arial" w:hAnsi="Arial" w:cs="Arial"/>
          <w:iCs/>
          <w:sz w:val="20"/>
          <w:szCs w:val="20"/>
          <w:lang w:val="nl-NL"/>
        </w:rPr>
        <w:t>Prof. Maaik</w:t>
      </w:r>
      <w:r>
        <w:rPr>
          <w:rFonts w:ascii="Arial" w:hAnsi="Arial" w:cs="Arial"/>
          <w:iCs/>
          <w:sz w:val="20"/>
          <w:szCs w:val="20"/>
          <w:lang w:val="nl-NL"/>
        </w:rPr>
        <w:t xml:space="preserve">e </w:t>
      </w:r>
      <w:proofErr w:type="spellStart"/>
      <w:r>
        <w:rPr>
          <w:rFonts w:ascii="Arial" w:hAnsi="Arial" w:cs="Arial"/>
          <w:iCs/>
          <w:sz w:val="20"/>
          <w:szCs w:val="20"/>
          <w:lang w:val="nl-NL"/>
        </w:rPr>
        <w:t>Fobelets</w:t>
      </w:r>
      <w:proofErr w:type="spellEnd"/>
      <w:r w:rsidRPr="00002F41">
        <w:rPr>
          <w:rFonts w:ascii="Arial" w:hAnsi="Arial" w:cs="Arial"/>
          <w:iCs/>
          <w:sz w:val="20"/>
          <w:szCs w:val="20"/>
          <w:lang w:val="nl-NL"/>
        </w:rPr>
        <w:t xml:space="preserve">, </w:t>
      </w:r>
      <w:r>
        <w:rPr>
          <w:rFonts w:ascii="Arial" w:hAnsi="Arial" w:cs="Arial"/>
          <w:iCs/>
          <w:sz w:val="20"/>
          <w:szCs w:val="20"/>
          <w:lang w:val="nl-NL"/>
        </w:rPr>
        <w:t>VUB</w:t>
      </w:r>
      <w:r w:rsidRPr="00002F41">
        <w:rPr>
          <w:rFonts w:ascii="Arial" w:hAnsi="Arial" w:cs="Arial"/>
          <w:iCs/>
          <w:sz w:val="20"/>
          <w:szCs w:val="20"/>
          <w:lang w:val="nl-NL"/>
        </w:rPr>
        <w:t xml:space="preserve">, </w:t>
      </w:r>
      <w:hyperlink w:history="1" r:id="rId9">
        <w:r w:rsidRPr="00AF288F">
          <w:rPr>
            <w:rStyle w:val="Hyperlink"/>
            <w:rFonts w:ascii="Arial" w:hAnsi="Arial" w:cs="Arial"/>
            <w:iCs/>
            <w:sz w:val="20"/>
            <w:szCs w:val="20"/>
            <w:lang w:val="nl-NL"/>
          </w:rPr>
          <w:t>maaike.fobelets@vub.be</w:t>
        </w:r>
      </w:hyperlink>
    </w:p>
    <w:p w:rsidRPr="00002F41" w:rsidR="00002F41" w:rsidP="0050702E" w:rsidRDefault="00002F41" w14:paraId="0B744E10" w14:textId="7F4C0699">
      <w:pPr>
        <w:pBdr>
          <w:top w:val="single" w:color="auto" w:sz="4" w:space="1"/>
          <w:left w:val="single" w:color="auto" w:sz="4" w:space="0"/>
          <w:bottom w:val="single" w:color="auto" w:sz="4" w:space="1"/>
          <w:right w:val="single" w:color="auto" w:sz="4" w:space="4"/>
        </w:pBdr>
        <w:autoSpaceDE w:val="0"/>
        <w:autoSpaceDN w:val="0"/>
        <w:adjustRightInd w:val="0"/>
        <w:spacing w:after="240"/>
        <w:jc w:val="both"/>
        <w:rPr>
          <w:rFonts w:ascii="Arial" w:hAnsi="Arial" w:cs="Arial"/>
          <w:iCs/>
          <w:sz w:val="20"/>
          <w:szCs w:val="20"/>
          <w:lang w:val="nl-NL"/>
        </w:rPr>
      </w:pPr>
      <w:r w:rsidRPr="00002F41">
        <w:rPr>
          <w:rFonts w:ascii="Arial" w:hAnsi="Arial" w:cs="Arial"/>
          <w:iCs/>
          <w:sz w:val="20"/>
          <w:szCs w:val="20"/>
          <w:lang w:val="nl-NL"/>
        </w:rPr>
        <w:t xml:space="preserve">Prof. Koen Putman, </w:t>
      </w:r>
      <w:r>
        <w:rPr>
          <w:rFonts w:ascii="Arial" w:hAnsi="Arial" w:cs="Arial"/>
          <w:iCs/>
          <w:sz w:val="20"/>
          <w:szCs w:val="20"/>
          <w:lang w:val="nl-NL"/>
        </w:rPr>
        <w:t>VUB</w:t>
      </w:r>
      <w:r w:rsidRPr="00002F41">
        <w:rPr>
          <w:rFonts w:ascii="Arial" w:hAnsi="Arial" w:cs="Arial"/>
          <w:iCs/>
          <w:sz w:val="20"/>
          <w:szCs w:val="20"/>
          <w:lang w:val="nl-NL"/>
        </w:rPr>
        <w:t xml:space="preserve">, </w:t>
      </w:r>
      <w:hyperlink w:history="1" r:id="rId10">
        <w:r w:rsidRPr="00AF288F">
          <w:rPr>
            <w:rStyle w:val="Hyperlink"/>
            <w:rFonts w:ascii="Arial" w:hAnsi="Arial" w:cs="Arial"/>
            <w:iCs/>
            <w:sz w:val="20"/>
            <w:szCs w:val="20"/>
            <w:lang w:val="nl-NL"/>
          </w:rPr>
          <w:t>koen.putman@vub.be</w:t>
        </w:r>
      </w:hyperlink>
    </w:p>
    <w:p w:rsidRPr="00002F41" w:rsidR="00002F41" w:rsidP="00F17048" w:rsidRDefault="00002F41" w14:paraId="76697FB0" w14:textId="17992DB1">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b/>
          <w:bCs/>
          <w:iCs/>
          <w:sz w:val="20"/>
          <w:szCs w:val="20"/>
          <w:lang w:val="nl-BE"/>
        </w:rPr>
      </w:pPr>
      <w:r w:rsidRPr="00002F41">
        <w:rPr>
          <w:rFonts w:ascii="Arial" w:hAnsi="Arial" w:cs="Arial"/>
          <w:b/>
          <w:bCs/>
          <w:iCs/>
          <w:sz w:val="20"/>
          <w:szCs w:val="20"/>
          <w:lang w:val="nl-BE"/>
        </w:rPr>
        <w:t xml:space="preserve">Lokale artsen-onderzoekers: </w:t>
      </w:r>
    </w:p>
    <w:p w:rsidRPr="00A47F4C" w:rsidR="00002F41" w:rsidP="00F17048" w:rsidRDefault="0050702E" w14:paraId="6E90BE4E" w14:textId="6A6A44B1">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NL"/>
        </w:rPr>
      </w:pPr>
      <w:r w:rsidRPr="00A47F4C">
        <w:rPr>
          <w:rFonts w:ascii="Arial" w:hAnsi="Arial" w:cs="Arial"/>
          <w:iCs/>
          <w:sz w:val="20"/>
          <w:szCs w:val="20"/>
          <w:lang w:val="nl-NL"/>
        </w:rPr>
        <w:t xml:space="preserve">Prof. Giovanni Matricali, UZ Leuven, </w:t>
      </w:r>
      <w:hyperlink w:history="1" r:id="rId11">
        <w:r w:rsidRPr="00A47F4C">
          <w:rPr>
            <w:rStyle w:val="Hyperlink"/>
            <w:rFonts w:ascii="Arial" w:hAnsi="Arial" w:cs="Arial"/>
            <w:iCs/>
            <w:sz w:val="20"/>
            <w:szCs w:val="20"/>
            <w:lang w:val="nl-NL"/>
          </w:rPr>
          <w:t>giovanni.matricali@uzleuven.be</w:t>
        </w:r>
      </w:hyperlink>
    </w:p>
    <w:p w:rsidR="0050702E" w:rsidP="00F17048" w:rsidRDefault="0050702E" w14:paraId="77322BC7" w14:textId="28884C28">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en-US"/>
        </w:rPr>
      </w:pPr>
      <w:r w:rsidRPr="0050702E">
        <w:rPr>
          <w:rFonts w:ascii="Arial" w:hAnsi="Arial" w:cs="Arial"/>
          <w:iCs/>
          <w:sz w:val="20"/>
          <w:szCs w:val="20"/>
          <w:lang w:val="en-US"/>
        </w:rPr>
        <w:t xml:space="preserve">Prof. Caren Randon, </w:t>
      </w:r>
      <w:proofErr w:type="spellStart"/>
      <w:r w:rsidRPr="0050702E">
        <w:rPr>
          <w:rFonts w:ascii="Arial" w:hAnsi="Arial" w:cs="Arial"/>
          <w:iCs/>
          <w:sz w:val="20"/>
          <w:szCs w:val="20"/>
          <w:lang w:val="en-US"/>
        </w:rPr>
        <w:t>UZGent</w:t>
      </w:r>
      <w:proofErr w:type="spellEnd"/>
      <w:r w:rsidRPr="0050702E">
        <w:rPr>
          <w:rFonts w:ascii="Arial" w:hAnsi="Arial" w:cs="Arial"/>
          <w:iCs/>
          <w:sz w:val="20"/>
          <w:szCs w:val="20"/>
          <w:lang w:val="en-US"/>
        </w:rPr>
        <w:t xml:space="preserve">, </w:t>
      </w:r>
      <w:hyperlink w:history="1" r:id="rId12">
        <w:r w:rsidRPr="00AF288F">
          <w:rPr>
            <w:rStyle w:val="Hyperlink"/>
            <w:rFonts w:ascii="Arial" w:hAnsi="Arial" w:cs="Arial"/>
            <w:iCs/>
            <w:sz w:val="20"/>
            <w:szCs w:val="20"/>
            <w:lang w:val="en-US"/>
          </w:rPr>
          <w:t>caren.randon@uzgent.be</w:t>
        </w:r>
      </w:hyperlink>
    </w:p>
    <w:p w:rsidR="0050702E" w:rsidP="00F17048" w:rsidRDefault="0050702E" w14:paraId="49DD3D2E" w14:textId="66F3DF50">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en-US"/>
        </w:rPr>
      </w:pPr>
      <w:r>
        <w:rPr>
          <w:rFonts w:ascii="Arial" w:hAnsi="Arial" w:cs="Arial"/>
          <w:iCs/>
          <w:sz w:val="20"/>
          <w:szCs w:val="20"/>
          <w:lang w:val="en-US"/>
        </w:rPr>
        <w:t xml:space="preserve">Prof. Eveline Dirinck, UZA, </w:t>
      </w:r>
      <w:hyperlink w:history="1" r:id="rId13">
        <w:r w:rsidRPr="00AF288F">
          <w:rPr>
            <w:rStyle w:val="Hyperlink"/>
            <w:rFonts w:ascii="Arial" w:hAnsi="Arial" w:cs="Arial"/>
            <w:iCs/>
            <w:sz w:val="20"/>
            <w:szCs w:val="20"/>
            <w:lang w:val="en-US"/>
          </w:rPr>
          <w:t>Eveline.dirinck@uza.be</w:t>
        </w:r>
      </w:hyperlink>
    </w:p>
    <w:p w:rsidR="0050702E" w:rsidP="00F17048" w:rsidRDefault="0050702E" w14:paraId="2BCDCCC5" w14:textId="53CE5B39">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NL"/>
        </w:rPr>
      </w:pPr>
      <w:r w:rsidRPr="0050702E">
        <w:rPr>
          <w:rFonts w:ascii="Arial" w:hAnsi="Arial" w:cs="Arial"/>
          <w:iCs/>
          <w:sz w:val="20"/>
          <w:szCs w:val="20"/>
          <w:lang w:val="nl-NL"/>
        </w:rPr>
        <w:t xml:space="preserve">Dr. Frank Nobels, </w:t>
      </w:r>
      <w:proofErr w:type="spellStart"/>
      <w:r w:rsidRPr="0050702E">
        <w:rPr>
          <w:rFonts w:ascii="Arial" w:hAnsi="Arial" w:cs="Arial"/>
          <w:iCs/>
          <w:sz w:val="20"/>
          <w:szCs w:val="20"/>
          <w:lang w:val="nl-NL"/>
        </w:rPr>
        <w:t>Azorg</w:t>
      </w:r>
      <w:proofErr w:type="spellEnd"/>
      <w:r w:rsidRPr="0050702E">
        <w:rPr>
          <w:rFonts w:ascii="Arial" w:hAnsi="Arial" w:cs="Arial"/>
          <w:iCs/>
          <w:sz w:val="20"/>
          <w:szCs w:val="20"/>
          <w:lang w:val="nl-NL"/>
        </w:rPr>
        <w:t xml:space="preserve">, </w:t>
      </w:r>
      <w:hyperlink w:history="1" r:id="rId14">
        <w:r w:rsidRPr="00AF288F">
          <w:rPr>
            <w:rStyle w:val="Hyperlink"/>
            <w:rFonts w:ascii="Arial" w:hAnsi="Arial" w:cs="Arial"/>
            <w:iCs/>
            <w:sz w:val="20"/>
            <w:szCs w:val="20"/>
            <w:lang w:val="nl-NL"/>
          </w:rPr>
          <w:t>frank.nobels@azorg.be</w:t>
        </w:r>
      </w:hyperlink>
    </w:p>
    <w:p w:rsidR="0050702E" w:rsidP="00F17048" w:rsidRDefault="0050702E" w14:paraId="0C96CDDA" w14:textId="18B28376">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en-US"/>
        </w:rPr>
      </w:pPr>
      <w:r w:rsidRPr="0050702E">
        <w:rPr>
          <w:rFonts w:ascii="Arial" w:hAnsi="Arial" w:cs="Arial"/>
          <w:iCs/>
          <w:sz w:val="20"/>
          <w:szCs w:val="20"/>
          <w:lang w:val="en-US"/>
        </w:rPr>
        <w:t>Dr. Youri Taes, AZ S</w:t>
      </w:r>
      <w:r>
        <w:rPr>
          <w:rFonts w:ascii="Arial" w:hAnsi="Arial" w:cs="Arial"/>
          <w:iCs/>
          <w:sz w:val="20"/>
          <w:szCs w:val="20"/>
          <w:lang w:val="en-US"/>
        </w:rPr>
        <w:t xml:space="preserve">int-Jan Brugge, </w:t>
      </w:r>
      <w:hyperlink w:history="1" r:id="rId15">
        <w:r w:rsidRPr="00AF288F">
          <w:rPr>
            <w:rStyle w:val="Hyperlink"/>
            <w:rFonts w:ascii="Arial" w:hAnsi="Arial" w:cs="Arial"/>
            <w:iCs/>
            <w:sz w:val="20"/>
            <w:szCs w:val="20"/>
            <w:lang w:val="en-US"/>
          </w:rPr>
          <w:t>youri.taes@azsintjan.be</w:t>
        </w:r>
      </w:hyperlink>
    </w:p>
    <w:p w:rsidR="0050702E" w:rsidP="00F17048" w:rsidRDefault="0050702E" w14:paraId="629561E4" w14:textId="37DFC60F">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NL"/>
        </w:rPr>
      </w:pPr>
      <w:r w:rsidRPr="0050702E">
        <w:rPr>
          <w:rFonts w:ascii="Arial" w:hAnsi="Arial" w:cs="Arial"/>
          <w:iCs/>
          <w:sz w:val="20"/>
          <w:szCs w:val="20"/>
          <w:lang w:val="nl-NL"/>
        </w:rPr>
        <w:t xml:space="preserve">Dr. Gertjan Vereecke, AZ </w:t>
      </w:r>
      <w:proofErr w:type="spellStart"/>
      <w:r w:rsidRPr="0050702E">
        <w:rPr>
          <w:rFonts w:ascii="Arial" w:hAnsi="Arial" w:cs="Arial"/>
          <w:iCs/>
          <w:sz w:val="20"/>
          <w:szCs w:val="20"/>
          <w:lang w:val="nl-NL"/>
        </w:rPr>
        <w:t>G</w:t>
      </w:r>
      <w:r>
        <w:rPr>
          <w:rFonts w:ascii="Arial" w:hAnsi="Arial" w:cs="Arial"/>
          <w:iCs/>
          <w:sz w:val="20"/>
          <w:szCs w:val="20"/>
          <w:lang w:val="nl-NL"/>
        </w:rPr>
        <w:t>roeninge</w:t>
      </w:r>
      <w:proofErr w:type="spellEnd"/>
      <w:r>
        <w:rPr>
          <w:rFonts w:ascii="Arial" w:hAnsi="Arial" w:cs="Arial"/>
          <w:iCs/>
          <w:sz w:val="20"/>
          <w:szCs w:val="20"/>
          <w:lang w:val="nl-NL"/>
        </w:rPr>
        <w:t xml:space="preserve">, </w:t>
      </w:r>
      <w:hyperlink w:history="1" r:id="rId16">
        <w:r w:rsidRPr="00AF288F">
          <w:rPr>
            <w:rStyle w:val="Hyperlink"/>
            <w:rFonts w:ascii="Arial" w:hAnsi="Arial" w:cs="Arial"/>
            <w:iCs/>
            <w:sz w:val="20"/>
            <w:szCs w:val="20"/>
            <w:lang w:val="nl-NL"/>
          </w:rPr>
          <w:t>gertjan.vereecke@azgroeninge.be</w:t>
        </w:r>
      </w:hyperlink>
    </w:p>
    <w:p w:rsidR="0050702E" w:rsidP="00F17048" w:rsidRDefault="0050702E" w14:paraId="631544A7" w14:textId="77777777">
      <w:pPr>
        <w:pBdr>
          <w:top w:val="single" w:color="auto" w:sz="4" w:space="1"/>
          <w:left w:val="single" w:color="auto" w:sz="4" w:space="0"/>
          <w:bottom w:val="single" w:color="auto" w:sz="4" w:space="1"/>
          <w:right w:val="single" w:color="auto" w:sz="4" w:space="4"/>
        </w:pBdr>
        <w:autoSpaceDE w:val="0"/>
        <w:autoSpaceDN w:val="0"/>
        <w:adjustRightInd w:val="0"/>
        <w:spacing w:after="120"/>
        <w:jc w:val="both"/>
        <w:rPr>
          <w:rFonts w:ascii="Arial" w:hAnsi="Arial" w:cs="Arial"/>
          <w:iCs/>
          <w:sz w:val="20"/>
          <w:szCs w:val="20"/>
          <w:lang w:val="nl-NL"/>
        </w:rPr>
      </w:pPr>
    </w:p>
    <w:p w:rsidRPr="00B7571E" w:rsidR="0050702E" w:rsidP="00FA13DE" w:rsidRDefault="0050702E" w14:paraId="26A5DCA3" w14:textId="77777777">
      <w:pPr>
        <w:pStyle w:val="Heading1"/>
        <w:rPr>
          <w:rStyle w:val="Emphasis"/>
          <w:lang w:val="nl-NL"/>
        </w:rPr>
      </w:pPr>
      <w:r w:rsidRPr="00B7571E">
        <w:rPr>
          <w:lang w:val="nl-NL"/>
        </w:rPr>
        <w:lastRenderedPageBreak/>
        <w:t xml:space="preserve">Noodzakelijke informatie voor uw beslissing om deel te nemen </w:t>
      </w:r>
    </w:p>
    <w:p w:rsidR="0050702E" w:rsidP="00FA13DE" w:rsidRDefault="00FA13DE" w14:paraId="7B527D82" w14:textId="20EF6910">
      <w:pPr>
        <w:pStyle w:val="Heading3"/>
        <w:rPr>
          <w:lang w:val="nl-BE"/>
        </w:rPr>
      </w:pPr>
      <w:r>
        <w:rPr>
          <w:lang w:val="nl-BE"/>
        </w:rPr>
        <w:t xml:space="preserve">1. </w:t>
      </w:r>
      <w:r w:rsidRPr="006E33CF" w:rsidR="0050702E">
        <w:rPr>
          <w:lang w:val="nl-BE"/>
        </w:rPr>
        <w:t>Inleiding</w:t>
      </w:r>
    </w:p>
    <w:p w:rsidR="00EF42E9" w:rsidP="07ED541C" w:rsidRDefault="00EF42E9" w14:paraId="176CADC5" w14:textId="34D39DD7">
      <w:pPr>
        <w:pStyle w:val="paragraph"/>
        <w:spacing w:before="0" w:beforeAutospacing="off" w:after="0" w:afterAutospacing="off"/>
        <w:jc w:val="both"/>
        <w:textAlignment w:val="baseline"/>
        <w:rPr>
          <w:rFonts w:ascii="Arial" w:hAnsi="Arial" w:cs="Arial"/>
          <w:sz w:val="20"/>
          <w:szCs w:val="20"/>
          <w:lang w:val="en-US"/>
        </w:rPr>
      </w:pPr>
      <w:r w:rsidRPr="07ED541C" w:rsidR="00EF42E9">
        <w:rPr>
          <w:rFonts w:ascii="Arial" w:hAnsi="Arial" w:cs="Arial"/>
          <w:sz w:val="20"/>
          <w:szCs w:val="20"/>
          <w:lang w:val="en-US"/>
        </w:rPr>
        <w:t xml:space="preserve">U </w:t>
      </w:r>
      <w:r w:rsidRPr="07ED541C" w:rsidR="00EF42E9">
        <w:rPr>
          <w:rFonts w:ascii="Arial" w:hAnsi="Arial" w:cs="Arial"/>
          <w:sz w:val="20"/>
          <w:szCs w:val="20"/>
          <w:lang w:val="en-US"/>
        </w:rPr>
        <w:t>wordt</w:t>
      </w:r>
      <w:r w:rsidRPr="07ED541C" w:rsidR="00EF42E9">
        <w:rPr>
          <w:rFonts w:ascii="Arial" w:hAnsi="Arial" w:cs="Arial"/>
          <w:sz w:val="20"/>
          <w:szCs w:val="20"/>
          <w:lang w:val="en-US"/>
        </w:rPr>
        <w:t xml:space="preserve"> </w:t>
      </w:r>
      <w:r w:rsidRPr="07ED541C" w:rsidR="00EF42E9">
        <w:rPr>
          <w:rFonts w:ascii="Arial" w:hAnsi="Arial" w:cs="Arial"/>
          <w:sz w:val="20"/>
          <w:szCs w:val="20"/>
          <w:lang w:val="en-US"/>
        </w:rPr>
        <w:t>uitgenodigd</w:t>
      </w:r>
      <w:r w:rsidRPr="07ED541C" w:rsidR="00EF42E9">
        <w:rPr>
          <w:rFonts w:ascii="Arial" w:hAnsi="Arial" w:cs="Arial"/>
          <w:sz w:val="20"/>
          <w:szCs w:val="20"/>
          <w:lang w:val="en-US"/>
        </w:rPr>
        <w:t xml:space="preserve"> om </w:t>
      </w:r>
      <w:r w:rsidRPr="07ED541C" w:rsidR="00EF42E9">
        <w:rPr>
          <w:rFonts w:ascii="Arial" w:hAnsi="Arial" w:cs="Arial"/>
          <w:sz w:val="20"/>
          <w:szCs w:val="20"/>
          <w:lang w:val="en-US"/>
        </w:rPr>
        <w:t>deel</w:t>
      </w:r>
      <w:r w:rsidRPr="07ED541C" w:rsidR="00EF42E9">
        <w:rPr>
          <w:rFonts w:ascii="Arial" w:hAnsi="Arial" w:cs="Arial"/>
          <w:sz w:val="20"/>
          <w:szCs w:val="20"/>
          <w:lang w:val="en-US"/>
        </w:rPr>
        <w:t xml:space="preserve"> </w:t>
      </w:r>
      <w:r w:rsidRPr="07ED541C" w:rsidR="00EF42E9">
        <w:rPr>
          <w:rFonts w:ascii="Arial" w:hAnsi="Arial" w:cs="Arial"/>
          <w:sz w:val="20"/>
          <w:szCs w:val="20"/>
          <w:lang w:val="en-US"/>
        </w:rPr>
        <w:t>te</w:t>
      </w:r>
      <w:r w:rsidRPr="07ED541C" w:rsidR="00EF42E9">
        <w:rPr>
          <w:rFonts w:ascii="Arial" w:hAnsi="Arial" w:cs="Arial"/>
          <w:sz w:val="20"/>
          <w:szCs w:val="20"/>
          <w:lang w:val="en-US"/>
        </w:rPr>
        <w:t xml:space="preserve"> </w:t>
      </w:r>
      <w:r w:rsidRPr="07ED541C" w:rsidR="00EF42E9">
        <w:rPr>
          <w:rFonts w:ascii="Arial" w:hAnsi="Arial" w:cs="Arial"/>
          <w:sz w:val="20"/>
          <w:szCs w:val="20"/>
          <w:lang w:val="en-US"/>
        </w:rPr>
        <w:t>nemen</w:t>
      </w:r>
      <w:r w:rsidRPr="07ED541C" w:rsidR="00EF42E9">
        <w:rPr>
          <w:rFonts w:ascii="Arial" w:hAnsi="Arial" w:cs="Arial"/>
          <w:sz w:val="20"/>
          <w:szCs w:val="20"/>
          <w:lang w:val="en-US"/>
        </w:rPr>
        <w:t xml:space="preserve"> </w:t>
      </w:r>
      <w:r w:rsidRPr="07ED541C" w:rsidR="00EF42E9">
        <w:rPr>
          <w:rFonts w:ascii="Arial" w:hAnsi="Arial" w:cs="Arial"/>
          <w:sz w:val="20"/>
          <w:szCs w:val="20"/>
          <w:lang w:val="en-US"/>
        </w:rPr>
        <w:t>aan</w:t>
      </w:r>
      <w:r w:rsidRPr="07ED541C" w:rsidR="00EF42E9">
        <w:rPr>
          <w:rFonts w:ascii="Arial" w:hAnsi="Arial" w:cs="Arial"/>
          <w:sz w:val="20"/>
          <w:szCs w:val="20"/>
          <w:lang w:val="en-US"/>
        </w:rPr>
        <w:t xml:space="preserve"> </w:t>
      </w:r>
      <w:r w:rsidRPr="07ED541C" w:rsidR="00EF42E9">
        <w:rPr>
          <w:rFonts w:ascii="Arial" w:hAnsi="Arial" w:cs="Arial"/>
          <w:sz w:val="20"/>
          <w:szCs w:val="20"/>
          <w:lang w:val="en-US"/>
        </w:rPr>
        <w:t>een</w:t>
      </w:r>
      <w:r w:rsidRPr="07ED541C" w:rsidR="00EF42E9">
        <w:rPr>
          <w:rFonts w:ascii="Arial" w:hAnsi="Arial" w:cs="Arial"/>
          <w:sz w:val="20"/>
          <w:szCs w:val="20"/>
          <w:lang w:val="en-US"/>
        </w:rPr>
        <w:t xml:space="preserve"> </w:t>
      </w:r>
      <w:r w:rsidRPr="07ED541C" w:rsidR="00EF42E9">
        <w:rPr>
          <w:rFonts w:ascii="Arial" w:hAnsi="Arial" w:cs="Arial"/>
          <w:sz w:val="20"/>
          <w:szCs w:val="20"/>
          <w:lang w:val="en-US"/>
        </w:rPr>
        <w:t>wetenschappelijk</w:t>
      </w:r>
      <w:r w:rsidRPr="07ED541C" w:rsidR="00EF42E9">
        <w:rPr>
          <w:rFonts w:ascii="Arial" w:hAnsi="Arial" w:cs="Arial"/>
          <w:sz w:val="20"/>
          <w:szCs w:val="20"/>
          <w:lang w:val="en-US"/>
        </w:rPr>
        <w:t xml:space="preserve"> </w:t>
      </w:r>
      <w:r w:rsidRPr="07ED541C" w:rsidR="00EF42E9">
        <w:rPr>
          <w:rFonts w:ascii="Arial" w:hAnsi="Arial" w:cs="Arial"/>
          <w:sz w:val="20"/>
          <w:szCs w:val="20"/>
          <w:lang w:val="en-US"/>
        </w:rPr>
        <w:t>onderzoek</w:t>
      </w:r>
      <w:r w:rsidRPr="07ED541C" w:rsidR="00EF42E9">
        <w:rPr>
          <w:rFonts w:ascii="Arial" w:hAnsi="Arial" w:cs="Arial"/>
          <w:sz w:val="20"/>
          <w:szCs w:val="20"/>
          <w:lang w:val="en-US"/>
        </w:rPr>
        <w:t xml:space="preserve"> </w:t>
      </w:r>
      <w:r w:rsidRPr="07ED541C" w:rsidR="00EF42E9">
        <w:rPr>
          <w:rFonts w:ascii="Arial" w:hAnsi="Arial" w:cs="Arial"/>
          <w:sz w:val="20"/>
          <w:szCs w:val="20"/>
          <w:lang w:val="en-US"/>
        </w:rPr>
        <w:t>bij</w:t>
      </w:r>
      <w:r w:rsidRPr="07ED541C" w:rsidR="00EF42E9">
        <w:rPr>
          <w:rFonts w:ascii="Arial" w:hAnsi="Arial" w:cs="Arial"/>
          <w:sz w:val="20"/>
          <w:szCs w:val="20"/>
          <w:lang w:val="en-US"/>
        </w:rPr>
        <w:t xml:space="preserve"> </w:t>
      </w:r>
      <w:r w:rsidRPr="07ED541C" w:rsidR="00EF42E9">
        <w:rPr>
          <w:rFonts w:ascii="Arial" w:hAnsi="Arial" w:cs="Arial"/>
          <w:sz w:val="20"/>
          <w:szCs w:val="20"/>
          <w:lang w:val="en-US"/>
        </w:rPr>
        <w:t>mensen</w:t>
      </w:r>
      <w:r w:rsidRPr="07ED541C" w:rsidR="00EF42E9">
        <w:rPr>
          <w:rFonts w:ascii="Arial" w:hAnsi="Arial" w:cs="Arial"/>
          <w:sz w:val="20"/>
          <w:szCs w:val="20"/>
          <w:lang w:val="en-US"/>
        </w:rPr>
        <w:t xml:space="preserve"> met diabetes die </w:t>
      </w:r>
      <w:r w:rsidRPr="07ED541C" w:rsidR="00EF42E9">
        <w:rPr>
          <w:rFonts w:ascii="Arial" w:hAnsi="Arial" w:cs="Arial"/>
          <w:sz w:val="20"/>
          <w:szCs w:val="20"/>
          <w:lang w:val="en-US"/>
        </w:rPr>
        <w:t>een</w:t>
      </w:r>
      <w:r w:rsidRPr="07ED541C" w:rsidR="00EF42E9">
        <w:rPr>
          <w:rFonts w:ascii="Arial" w:hAnsi="Arial" w:cs="Arial"/>
          <w:sz w:val="20"/>
          <w:szCs w:val="20"/>
          <w:lang w:val="en-US"/>
        </w:rPr>
        <w:t xml:space="preserve"> </w:t>
      </w:r>
      <w:r w:rsidRPr="07ED541C" w:rsidR="00EF42E9">
        <w:rPr>
          <w:rFonts w:ascii="Arial" w:hAnsi="Arial" w:cs="Arial"/>
          <w:sz w:val="20"/>
          <w:szCs w:val="20"/>
          <w:lang w:val="en-US"/>
        </w:rPr>
        <w:t>verhoogd</w:t>
      </w:r>
      <w:r w:rsidRPr="07ED541C" w:rsidR="00EF42E9">
        <w:rPr>
          <w:rFonts w:ascii="Arial" w:hAnsi="Arial" w:cs="Arial"/>
          <w:sz w:val="20"/>
          <w:szCs w:val="20"/>
          <w:lang w:val="en-US"/>
        </w:rPr>
        <w:t xml:space="preserve"> </w:t>
      </w:r>
      <w:r w:rsidRPr="07ED541C" w:rsidR="00EF42E9">
        <w:rPr>
          <w:rFonts w:ascii="Arial" w:hAnsi="Arial" w:cs="Arial"/>
          <w:sz w:val="20"/>
          <w:szCs w:val="20"/>
          <w:lang w:val="en-US"/>
        </w:rPr>
        <w:t>risico</w:t>
      </w:r>
      <w:r w:rsidRPr="07ED541C" w:rsidR="00EF42E9">
        <w:rPr>
          <w:rFonts w:ascii="Arial" w:hAnsi="Arial" w:cs="Arial"/>
          <w:sz w:val="20"/>
          <w:szCs w:val="20"/>
          <w:lang w:val="en-US"/>
        </w:rPr>
        <w:t xml:space="preserve"> </w:t>
      </w:r>
      <w:r w:rsidRPr="07ED541C" w:rsidR="00EF42E9">
        <w:rPr>
          <w:rFonts w:ascii="Arial" w:hAnsi="Arial" w:cs="Arial"/>
          <w:sz w:val="20"/>
          <w:szCs w:val="20"/>
          <w:lang w:val="en-US"/>
        </w:rPr>
        <w:t>hebben</w:t>
      </w:r>
      <w:r w:rsidRPr="07ED541C" w:rsidR="00EF42E9">
        <w:rPr>
          <w:rFonts w:ascii="Arial" w:hAnsi="Arial" w:cs="Arial"/>
          <w:sz w:val="20"/>
          <w:szCs w:val="20"/>
          <w:lang w:val="en-US"/>
        </w:rPr>
        <w:t xml:space="preserve"> op </w:t>
      </w:r>
      <w:r w:rsidRPr="07ED541C" w:rsidR="00EF42E9">
        <w:rPr>
          <w:rFonts w:ascii="Arial" w:hAnsi="Arial" w:cs="Arial"/>
          <w:sz w:val="20"/>
          <w:szCs w:val="20"/>
          <w:lang w:val="en-US"/>
        </w:rPr>
        <w:t>voetproblemen</w:t>
      </w:r>
      <w:r w:rsidRPr="07ED541C" w:rsidR="00EF42E9">
        <w:rPr>
          <w:rFonts w:ascii="Arial" w:hAnsi="Arial" w:cs="Arial"/>
          <w:sz w:val="20"/>
          <w:szCs w:val="20"/>
          <w:lang w:val="en-US"/>
        </w:rPr>
        <w:t xml:space="preserve">. </w:t>
      </w:r>
      <w:r w:rsidRPr="07ED541C" w:rsidR="00EF42E9">
        <w:rPr>
          <w:rFonts w:ascii="Arial" w:hAnsi="Arial" w:cs="Arial"/>
          <w:sz w:val="20"/>
          <w:szCs w:val="20"/>
          <w:lang w:val="en-US"/>
        </w:rPr>
        <w:t>Voordat</w:t>
      </w:r>
      <w:r w:rsidRPr="07ED541C" w:rsidR="00EF42E9">
        <w:rPr>
          <w:rFonts w:ascii="Arial" w:hAnsi="Arial" w:cs="Arial"/>
          <w:sz w:val="20"/>
          <w:szCs w:val="20"/>
          <w:lang w:val="en-US"/>
        </w:rPr>
        <w:t xml:space="preserve"> u </w:t>
      </w:r>
      <w:r w:rsidRPr="07ED541C" w:rsidR="00EF42E9">
        <w:rPr>
          <w:rFonts w:ascii="Arial" w:hAnsi="Arial" w:cs="Arial"/>
          <w:sz w:val="20"/>
          <w:szCs w:val="20"/>
          <w:lang w:val="en-US"/>
        </w:rPr>
        <w:t>beslist</w:t>
      </w:r>
      <w:r w:rsidRPr="07ED541C" w:rsidR="00EF42E9">
        <w:rPr>
          <w:rFonts w:ascii="Arial" w:hAnsi="Arial" w:cs="Arial"/>
          <w:sz w:val="20"/>
          <w:szCs w:val="20"/>
          <w:lang w:val="en-US"/>
        </w:rPr>
        <w:t xml:space="preserve"> om al dan </w:t>
      </w:r>
      <w:r w:rsidRPr="07ED541C" w:rsidR="00EF42E9">
        <w:rPr>
          <w:rFonts w:ascii="Arial" w:hAnsi="Arial" w:cs="Arial"/>
          <w:sz w:val="20"/>
          <w:szCs w:val="20"/>
          <w:lang w:val="en-US"/>
        </w:rPr>
        <w:t>niet</w:t>
      </w:r>
      <w:r w:rsidRPr="07ED541C" w:rsidR="00EF42E9">
        <w:rPr>
          <w:rFonts w:ascii="Arial" w:hAnsi="Arial" w:cs="Arial"/>
          <w:sz w:val="20"/>
          <w:szCs w:val="20"/>
          <w:lang w:val="en-US"/>
        </w:rPr>
        <w:t xml:space="preserve"> </w:t>
      </w:r>
      <w:r w:rsidRPr="07ED541C" w:rsidR="00EF42E9">
        <w:rPr>
          <w:rFonts w:ascii="Arial" w:hAnsi="Arial" w:cs="Arial"/>
          <w:sz w:val="20"/>
          <w:szCs w:val="20"/>
          <w:lang w:val="en-US"/>
        </w:rPr>
        <w:t>deel</w:t>
      </w:r>
      <w:r w:rsidRPr="07ED541C" w:rsidR="00EF42E9">
        <w:rPr>
          <w:rFonts w:ascii="Arial" w:hAnsi="Arial" w:cs="Arial"/>
          <w:sz w:val="20"/>
          <w:szCs w:val="20"/>
          <w:lang w:val="en-US"/>
        </w:rPr>
        <w:t xml:space="preserve"> </w:t>
      </w:r>
      <w:r w:rsidRPr="07ED541C" w:rsidR="00EF42E9">
        <w:rPr>
          <w:rFonts w:ascii="Arial" w:hAnsi="Arial" w:cs="Arial"/>
          <w:sz w:val="20"/>
          <w:szCs w:val="20"/>
          <w:lang w:val="en-US"/>
        </w:rPr>
        <w:t>te</w:t>
      </w:r>
      <w:r w:rsidRPr="07ED541C" w:rsidR="00EF42E9">
        <w:rPr>
          <w:rFonts w:ascii="Arial" w:hAnsi="Arial" w:cs="Arial"/>
          <w:sz w:val="20"/>
          <w:szCs w:val="20"/>
          <w:lang w:val="en-US"/>
        </w:rPr>
        <w:t xml:space="preserve"> </w:t>
      </w:r>
      <w:r w:rsidRPr="07ED541C" w:rsidR="00EF42E9">
        <w:rPr>
          <w:rFonts w:ascii="Arial" w:hAnsi="Arial" w:cs="Arial"/>
          <w:sz w:val="20"/>
          <w:szCs w:val="20"/>
          <w:lang w:val="en-US"/>
        </w:rPr>
        <w:t>nemen</w:t>
      </w:r>
      <w:r w:rsidRPr="07ED541C" w:rsidR="00EF42E9">
        <w:rPr>
          <w:rFonts w:ascii="Arial" w:hAnsi="Arial" w:cs="Arial"/>
          <w:sz w:val="20"/>
          <w:szCs w:val="20"/>
          <w:lang w:val="en-US"/>
        </w:rPr>
        <w:t xml:space="preserve">, is het </w:t>
      </w:r>
      <w:r w:rsidRPr="07ED541C" w:rsidR="00EF42E9">
        <w:rPr>
          <w:rFonts w:ascii="Arial" w:hAnsi="Arial" w:cs="Arial"/>
          <w:sz w:val="20"/>
          <w:szCs w:val="20"/>
          <w:lang w:val="en-US"/>
        </w:rPr>
        <w:t>belangrijk</w:t>
      </w:r>
      <w:r w:rsidRPr="07ED541C" w:rsidR="00EF42E9">
        <w:rPr>
          <w:rFonts w:ascii="Arial" w:hAnsi="Arial" w:cs="Arial"/>
          <w:sz w:val="20"/>
          <w:szCs w:val="20"/>
          <w:lang w:val="en-US"/>
        </w:rPr>
        <w:t xml:space="preserve"> </w:t>
      </w:r>
      <w:r w:rsidRPr="07ED541C" w:rsidR="00EF42E9">
        <w:rPr>
          <w:rFonts w:ascii="Arial" w:hAnsi="Arial" w:cs="Arial"/>
          <w:sz w:val="20"/>
          <w:szCs w:val="20"/>
          <w:lang w:val="en-US"/>
        </w:rPr>
        <w:t>dat</w:t>
      </w:r>
      <w:r w:rsidRPr="07ED541C" w:rsidR="00EF42E9">
        <w:rPr>
          <w:rFonts w:ascii="Arial" w:hAnsi="Arial" w:cs="Arial"/>
          <w:sz w:val="20"/>
          <w:szCs w:val="20"/>
          <w:lang w:val="en-US"/>
        </w:rPr>
        <w:t xml:space="preserve"> u </w:t>
      </w:r>
      <w:r w:rsidRPr="07ED541C" w:rsidR="00EF42E9">
        <w:rPr>
          <w:rFonts w:ascii="Arial" w:hAnsi="Arial" w:cs="Arial"/>
          <w:sz w:val="20"/>
          <w:szCs w:val="20"/>
          <w:lang w:val="en-US"/>
        </w:rPr>
        <w:t>goed</w:t>
      </w:r>
      <w:r w:rsidRPr="07ED541C" w:rsidR="00EF42E9">
        <w:rPr>
          <w:rFonts w:ascii="Arial" w:hAnsi="Arial" w:cs="Arial"/>
          <w:sz w:val="20"/>
          <w:szCs w:val="20"/>
          <w:lang w:val="en-US"/>
        </w:rPr>
        <w:t xml:space="preserve"> </w:t>
      </w:r>
      <w:r w:rsidRPr="07ED541C" w:rsidR="00EF42E9">
        <w:rPr>
          <w:rFonts w:ascii="Arial" w:hAnsi="Arial" w:cs="Arial"/>
          <w:sz w:val="20"/>
          <w:szCs w:val="20"/>
          <w:lang w:val="en-US"/>
        </w:rPr>
        <w:t>begrijpt</w:t>
      </w:r>
      <w:r w:rsidRPr="07ED541C" w:rsidR="00EF42E9">
        <w:rPr>
          <w:rFonts w:ascii="Arial" w:hAnsi="Arial" w:cs="Arial"/>
          <w:sz w:val="20"/>
          <w:szCs w:val="20"/>
          <w:lang w:val="en-US"/>
        </w:rPr>
        <w:t xml:space="preserve"> wat </w:t>
      </w:r>
      <w:r w:rsidRPr="07ED541C" w:rsidR="00EF42E9">
        <w:rPr>
          <w:rFonts w:ascii="Arial" w:hAnsi="Arial" w:cs="Arial"/>
          <w:sz w:val="20"/>
          <w:szCs w:val="20"/>
          <w:lang w:val="en-US"/>
        </w:rPr>
        <w:t>deze</w:t>
      </w:r>
      <w:r w:rsidRPr="07ED541C" w:rsidR="00EF42E9">
        <w:rPr>
          <w:rFonts w:ascii="Arial" w:hAnsi="Arial" w:cs="Arial"/>
          <w:sz w:val="20"/>
          <w:szCs w:val="20"/>
          <w:lang w:val="en-US"/>
        </w:rPr>
        <w:t xml:space="preserve"> studie </w:t>
      </w:r>
      <w:r w:rsidRPr="07ED541C" w:rsidR="00EF42E9">
        <w:rPr>
          <w:rFonts w:ascii="Arial" w:hAnsi="Arial" w:cs="Arial"/>
          <w:sz w:val="20"/>
          <w:szCs w:val="20"/>
          <w:lang w:val="en-US"/>
        </w:rPr>
        <w:t>inhoudt</w:t>
      </w:r>
      <w:r w:rsidRPr="07ED541C" w:rsidR="00EF42E9">
        <w:rPr>
          <w:rFonts w:ascii="Arial" w:hAnsi="Arial" w:cs="Arial"/>
          <w:sz w:val="20"/>
          <w:szCs w:val="20"/>
          <w:lang w:val="en-US"/>
        </w:rPr>
        <w:t xml:space="preserve">. </w:t>
      </w:r>
      <w:r w:rsidRPr="07ED541C" w:rsidR="00EF42E9">
        <w:rPr>
          <w:rFonts w:ascii="Arial" w:hAnsi="Arial" w:cs="Arial"/>
          <w:sz w:val="20"/>
          <w:szCs w:val="20"/>
          <w:lang w:val="en-US"/>
        </w:rPr>
        <w:t>Daarom</w:t>
      </w:r>
      <w:r w:rsidRPr="07ED541C" w:rsidR="00EF42E9">
        <w:rPr>
          <w:rFonts w:ascii="Arial" w:hAnsi="Arial" w:cs="Arial"/>
          <w:sz w:val="20"/>
          <w:szCs w:val="20"/>
          <w:lang w:val="en-US"/>
        </w:rPr>
        <w:t xml:space="preserve"> </w:t>
      </w:r>
      <w:r w:rsidRPr="07ED541C" w:rsidR="00EF42E9">
        <w:rPr>
          <w:rFonts w:ascii="Arial" w:hAnsi="Arial" w:cs="Arial"/>
          <w:sz w:val="20"/>
          <w:szCs w:val="20"/>
          <w:lang w:val="en-US"/>
        </w:rPr>
        <w:t>vragen</w:t>
      </w:r>
      <w:r w:rsidRPr="07ED541C" w:rsidR="00EF42E9">
        <w:rPr>
          <w:rFonts w:ascii="Arial" w:hAnsi="Arial" w:cs="Arial"/>
          <w:sz w:val="20"/>
          <w:szCs w:val="20"/>
          <w:lang w:val="en-US"/>
        </w:rPr>
        <w:t xml:space="preserve"> </w:t>
      </w:r>
      <w:r w:rsidRPr="07ED541C" w:rsidR="00EF42E9">
        <w:rPr>
          <w:rFonts w:ascii="Arial" w:hAnsi="Arial" w:cs="Arial"/>
          <w:sz w:val="20"/>
          <w:szCs w:val="20"/>
          <w:lang w:val="en-US"/>
        </w:rPr>
        <w:t>wij</w:t>
      </w:r>
      <w:r w:rsidRPr="07ED541C" w:rsidR="00EF42E9">
        <w:rPr>
          <w:rFonts w:ascii="Arial" w:hAnsi="Arial" w:cs="Arial"/>
          <w:sz w:val="20"/>
          <w:szCs w:val="20"/>
          <w:lang w:val="en-US"/>
        </w:rPr>
        <w:t xml:space="preserve"> u om </w:t>
      </w:r>
      <w:r w:rsidRPr="07ED541C" w:rsidR="00EF42E9">
        <w:rPr>
          <w:rFonts w:ascii="Arial" w:hAnsi="Arial" w:cs="Arial"/>
          <w:sz w:val="20"/>
          <w:szCs w:val="20"/>
          <w:lang w:val="en-US"/>
        </w:rPr>
        <w:t>deze</w:t>
      </w:r>
      <w:r w:rsidRPr="07ED541C" w:rsidR="00EF42E9">
        <w:rPr>
          <w:rFonts w:ascii="Arial" w:hAnsi="Arial" w:cs="Arial"/>
          <w:sz w:val="20"/>
          <w:szCs w:val="20"/>
          <w:lang w:val="en-US"/>
        </w:rPr>
        <w:t xml:space="preserve"> </w:t>
      </w:r>
      <w:r w:rsidRPr="07ED541C" w:rsidR="00EF42E9">
        <w:rPr>
          <w:rFonts w:ascii="Arial" w:hAnsi="Arial" w:cs="Arial"/>
          <w:sz w:val="20"/>
          <w:szCs w:val="20"/>
          <w:lang w:val="en-US"/>
        </w:rPr>
        <w:t>informatie</w:t>
      </w:r>
      <w:r w:rsidRPr="07ED541C" w:rsidR="00EF42E9">
        <w:rPr>
          <w:rFonts w:ascii="Arial" w:hAnsi="Arial" w:cs="Arial"/>
          <w:sz w:val="20"/>
          <w:szCs w:val="20"/>
          <w:lang w:val="en-US"/>
        </w:rPr>
        <w:t xml:space="preserve"> </w:t>
      </w:r>
      <w:r w:rsidRPr="07ED541C" w:rsidR="00EF42E9">
        <w:rPr>
          <w:rFonts w:ascii="Arial" w:hAnsi="Arial" w:cs="Arial"/>
          <w:sz w:val="20"/>
          <w:szCs w:val="20"/>
          <w:lang w:val="en-US"/>
        </w:rPr>
        <w:t>aandachtig</w:t>
      </w:r>
      <w:r w:rsidRPr="07ED541C" w:rsidR="00EF42E9">
        <w:rPr>
          <w:rFonts w:ascii="Arial" w:hAnsi="Arial" w:cs="Arial"/>
          <w:sz w:val="20"/>
          <w:szCs w:val="20"/>
          <w:lang w:val="en-US"/>
        </w:rPr>
        <w:t xml:space="preserve"> door </w:t>
      </w:r>
      <w:r w:rsidRPr="07ED541C" w:rsidR="00EF42E9">
        <w:rPr>
          <w:rFonts w:ascii="Arial" w:hAnsi="Arial" w:cs="Arial"/>
          <w:sz w:val="20"/>
          <w:szCs w:val="20"/>
          <w:lang w:val="en-US"/>
        </w:rPr>
        <w:t>te</w:t>
      </w:r>
      <w:r w:rsidRPr="07ED541C" w:rsidR="00EF42E9">
        <w:rPr>
          <w:rFonts w:ascii="Arial" w:hAnsi="Arial" w:cs="Arial"/>
          <w:sz w:val="20"/>
          <w:szCs w:val="20"/>
          <w:lang w:val="en-US"/>
        </w:rPr>
        <w:t xml:space="preserve"> </w:t>
      </w:r>
      <w:r w:rsidRPr="07ED541C" w:rsidR="00EF42E9">
        <w:rPr>
          <w:rFonts w:ascii="Arial" w:hAnsi="Arial" w:cs="Arial"/>
          <w:sz w:val="20"/>
          <w:szCs w:val="20"/>
          <w:lang w:val="en-US"/>
        </w:rPr>
        <w:t>lezen</w:t>
      </w:r>
      <w:r w:rsidRPr="07ED541C" w:rsidR="00EF42E9">
        <w:rPr>
          <w:rFonts w:ascii="Arial" w:hAnsi="Arial" w:cs="Arial"/>
          <w:sz w:val="20"/>
          <w:szCs w:val="20"/>
          <w:lang w:val="en-US"/>
        </w:rPr>
        <w:t xml:space="preserve">. </w:t>
      </w:r>
      <w:r w:rsidRPr="07ED541C" w:rsidR="00EF42E9">
        <w:rPr>
          <w:rFonts w:ascii="Arial" w:hAnsi="Arial" w:cs="Arial"/>
          <w:sz w:val="20"/>
          <w:szCs w:val="20"/>
          <w:lang w:val="en-US"/>
        </w:rPr>
        <w:t>Indien</w:t>
      </w:r>
      <w:r w:rsidRPr="07ED541C" w:rsidR="00EF42E9">
        <w:rPr>
          <w:rFonts w:ascii="Arial" w:hAnsi="Arial" w:cs="Arial"/>
          <w:sz w:val="20"/>
          <w:szCs w:val="20"/>
          <w:lang w:val="en-US"/>
        </w:rPr>
        <w:t xml:space="preserve"> u </w:t>
      </w:r>
      <w:r w:rsidRPr="07ED541C" w:rsidR="00EF42E9">
        <w:rPr>
          <w:rFonts w:ascii="Arial" w:hAnsi="Arial" w:cs="Arial"/>
          <w:sz w:val="20"/>
          <w:szCs w:val="20"/>
          <w:lang w:val="en-US"/>
        </w:rPr>
        <w:t>vragen</w:t>
      </w:r>
      <w:r w:rsidRPr="07ED541C" w:rsidR="00EF42E9">
        <w:rPr>
          <w:rFonts w:ascii="Arial" w:hAnsi="Arial" w:cs="Arial"/>
          <w:sz w:val="20"/>
          <w:szCs w:val="20"/>
          <w:lang w:val="en-US"/>
        </w:rPr>
        <w:t xml:space="preserve"> </w:t>
      </w:r>
      <w:r w:rsidRPr="07ED541C" w:rsidR="00EF42E9">
        <w:rPr>
          <w:rFonts w:ascii="Arial" w:hAnsi="Arial" w:cs="Arial"/>
          <w:sz w:val="20"/>
          <w:szCs w:val="20"/>
          <w:lang w:val="en-US"/>
        </w:rPr>
        <w:t>heeft</w:t>
      </w:r>
      <w:r w:rsidRPr="07ED541C" w:rsidR="00EF42E9">
        <w:rPr>
          <w:rFonts w:ascii="Arial" w:hAnsi="Arial" w:cs="Arial"/>
          <w:sz w:val="20"/>
          <w:szCs w:val="20"/>
          <w:lang w:val="en-US"/>
        </w:rPr>
        <w:t xml:space="preserve">, </w:t>
      </w:r>
      <w:r w:rsidRPr="07ED541C" w:rsidR="00EF42E9">
        <w:rPr>
          <w:rFonts w:ascii="Arial" w:hAnsi="Arial" w:cs="Arial"/>
          <w:sz w:val="20"/>
          <w:szCs w:val="20"/>
          <w:lang w:val="en-US"/>
        </w:rPr>
        <w:t>kan</w:t>
      </w:r>
      <w:r w:rsidRPr="07ED541C" w:rsidR="00EF42E9">
        <w:rPr>
          <w:rFonts w:ascii="Arial" w:hAnsi="Arial" w:cs="Arial"/>
          <w:sz w:val="20"/>
          <w:szCs w:val="20"/>
          <w:lang w:val="en-US"/>
        </w:rPr>
        <w:t xml:space="preserve"> u steeds </w:t>
      </w:r>
      <w:r w:rsidRPr="07ED541C" w:rsidR="00EF42E9">
        <w:rPr>
          <w:rFonts w:ascii="Arial" w:hAnsi="Arial" w:cs="Arial"/>
          <w:sz w:val="20"/>
          <w:szCs w:val="20"/>
          <w:lang w:val="en-US"/>
        </w:rPr>
        <w:t>terecht</w:t>
      </w:r>
      <w:r w:rsidRPr="07ED541C" w:rsidR="00EF42E9">
        <w:rPr>
          <w:rFonts w:ascii="Arial" w:hAnsi="Arial" w:cs="Arial"/>
          <w:sz w:val="20"/>
          <w:szCs w:val="20"/>
          <w:lang w:val="en-US"/>
        </w:rPr>
        <w:t xml:space="preserve"> </w:t>
      </w:r>
      <w:r w:rsidRPr="07ED541C" w:rsidR="00EF42E9">
        <w:rPr>
          <w:rFonts w:ascii="Arial" w:hAnsi="Arial" w:cs="Arial"/>
          <w:sz w:val="20"/>
          <w:szCs w:val="20"/>
          <w:lang w:val="en-US"/>
        </w:rPr>
        <w:t>bij</w:t>
      </w:r>
      <w:r w:rsidRPr="07ED541C" w:rsidR="00EF42E9">
        <w:rPr>
          <w:rFonts w:ascii="Arial" w:hAnsi="Arial" w:cs="Arial"/>
          <w:sz w:val="20"/>
          <w:szCs w:val="20"/>
          <w:lang w:val="en-US"/>
        </w:rPr>
        <w:t xml:space="preserve"> de </w:t>
      </w:r>
      <w:r w:rsidRPr="07ED541C" w:rsidR="00EF42E9">
        <w:rPr>
          <w:rFonts w:ascii="Arial" w:hAnsi="Arial" w:cs="Arial"/>
          <w:sz w:val="20"/>
          <w:szCs w:val="20"/>
          <w:lang w:val="en-US"/>
        </w:rPr>
        <w:t>onderzoeker</w:t>
      </w:r>
      <w:r w:rsidRPr="07ED541C" w:rsidR="00EF42E9">
        <w:rPr>
          <w:rFonts w:ascii="Arial" w:hAnsi="Arial" w:cs="Arial"/>
          <w:sz w:val="20"/>
          <w:szCs w:val="20"/>
          <w:lang w:val="en-US"/>
        </w:rPr>
        <w:t xml:space="preserve">. </w:t>
      </w:r>
      <w:r w:rsidRPr="07ED541C" w:rsidR="00EF42E9">
        <w:rPr>
          <w:rFonts w:ascii="Arial" w:hAnsi="Arial" w:cs="Arial"/>
          <w:sz w:val="20"/>
          <w:szCs w:val="20"/>
          <w:lang w:val="en-US"/>
        </w:rPr>
        <w:t>Uw</w:t>
      </w:r>
      <w:r w:rsidRPr="07ED541C" w:rsidR="00EF42E9">
        <w:rPr>
          <w:rFonts w:ascii="Arial" w:hAnsi="Arial" w:cs="Arial"/>
          <w:sz w:val="20"/>
          <w:szCs w:val="20"/>
          <w:lang w:val="en-US"/>
        </w:rPr>
        <w:t xml:space="preserve"> </w:t>
      </w:r>
      <w:r w:rsidRPr="07ED541C" w:rsidR="00EF42E9">
        <w:rPr>
          <w:rFonts w:ascii="Arial" w:hAnsi="Arial" w:cs="Arial"/>
          <w:sz w:val="20"/>
          <w:szCs w:val="20"/>
          <w:lang w:val="en-US"/>
        </w:rPr>
        <w:t>toestemming</w:t>
      </w:r>
      <w:r w:rsidRPr="07ED541C" w:rsidR="00EF42E9">
        <w:rPr>
          <w:rFonts w:ascii="Arial" w:hAnsi="Arial" w:cs="Arial"/>
          <w:sz w:val="20"/>
          <w:szCs w:val="20"/>
          <w:lang w:val="en-US"/>
        </w:rPr>
        <w:t xml:space="preserve"> om </w:t>
      </w:r>
      <w:r w:rsidRPr="07ED541C" w:rsidR="00EF42E9">
        <w:rPr>
          <w:rFonts w:ascii="Arial" w:hAnsi="Arial" w:cs="Arial"/>
          <w:sz w:val="20"/>
          <w:szCs w:val="20"/>
          <w:lang w:val="en-US"/>
        </w:rPr>
        <w:t>deel</w:t>
      </w:r>
      <w:r w:rsidRPr="07ED541C" w:rsidR="00EF42E9">
        <w:rPr>
          <w:rFonts w:ascii="Arial" w:hAnsi="Arial" w:cs="Arial"/>
          <w:sz w:val="20"/>
          <w:szCs w:val="20"/>
          <w:lang w:val="en-US"/>
        </w:rPr>
        <w:t xml:space="preserve"> </w:t>
      </w:r>
      <w:r w:rsidRPr="07ED541C" w:rsidR="00EF42E9">
        <w:rPr>
          <w:rFonts w:ascii="Arial" w:hAnsi="Arial" w:cs="Arial"/>
          <w:sz w:val="20"/>
          <w:szCs w:val="20"/>
          <w:lang w:val="en-US"/>
        </w:rPr>
        <w:t>te</w:t>
      </w:r>
      <w:r w:rsidRPr="07ED541C" w:rsidR="00EF42E9">
        <w:rPr>
          <w:rFonts w:ascii="Arial" w:hAnsi="Arial" w:cs="Arial"/>
          <w:sz w:val="20"/>
          <w:szCs w:val="20"/>
          <w:lang w:val="en-US"/>
        </w:rPr>
        <w:t xml:space="preserve"> </w:t>
      </w:r>
      <w:r w:rsidRPr="07ED541C" w:rsidR="00EF42E9">
        <w:rPr>
          <w:rFonts w:ascii="Arial" w:hAnsi="Arial" w:cs="Arial"/>
          <w:sz w:val="20"/>
          <w:szCs w:val="20"/>
          <w:lang w:val="en-US"/>
        </w:rPr>
        <w:t>nemen</w:t>
      </w:r>
      <w:r w:rsidRPr="07ED541C" w:rsidR="00EF42E9">
        <w:rPr>
          <w:rFonts w:ascii="Arial" w:hAnsi="Arial" w:cs="Arial"/>
          <w:sz w:val="20"/>
          <w:szCs w:val="20"/>
          <w:lang w:val="en-US"/>
        </w:rPr>
        <w:t xml:space="preserve"> </w:t>
      </w:r>
      <w:r w:rsidRPr="07ED541C" w:rsidR="00EF42E9">
        <w:rPr>
          <w:rFonts w:ascii="Arial" w:hAnsi="Arial" w:cs="Arial"/>
          <w:sz w:val="20"/>
          <w:szCs w:val="20"/>
          <w:lang w:val="en-US"/>
        </w:rPr>
        <w:t>wordt</w:t>
      </w:r>
      <w:r w:rsidRPr="07ED541C" w:rsidR="00EF42E9">
        <w:rPr>
          <w:rFonts w:ascii="Arial" w:hAnsi="Arial" w:cs="Arial"/>
          <w:sz w:val="20"/>
          <w:szCs w:val="20"/>
          <w:lang w:val="en-US"/>
        </w:rPr>
        <w:t xml:space="preserve"> pas </w:t>
      </w:r>
      <w:r w:rsidRPr="07ED541C" w:rsidR="00EF42E9">
        <w:rPr>
          <w:rFonts w:ascii="Arial" w:hAnsi="Arial" w:cs="Arial"/>
          <w:sz w:val="20"/>
          <w:szCs w:val="20"/>
          <w:lang w:val="en-US"/>
        </w:rPr>
        <w:t>gevraagd</w:t>
      </w:r>
      <w:r w:rsidRPr="07ED541C" w:rsidR="00EF42E9">
        <w:rPr>
          <w:rFonts w:ascii="Arial" w:hAnsi="Arial" w:cs="Arial"/>
          <w:sz w:val="20"/>
          <w:szCs w:val="20"/>
          <w:lang w:val="en-US"/>
        </w:rPr>
        <w:t xml:space="preserve"> </w:t>
      </w:r>
      <w:r w:rsidRPr="07ED541C" w:rsidR="00EF42E9">
        <w:rPr>
          <w:rFonts w:ascii="Arial" w:hAnsi="Arial" w:cs="Arial"/>
          <w:sz w:val="20"/>
          <w:szCs w:val="20"/>
          <w:lang w:val="en-US"/>
        </w:rPr>
        <w:t>nadat</w:t>
      </w:r>
      <w:r w:rsidRPr="07ED541C" w:rsidR="00EF42E9">
        <w:rPr>
          <w:rFonts w:ascii="Arial" w:hAnsi="Arial" w:cs="Arial"/>
          <w:sz w:val="20"/>
          <w:szCs w:val="20"/>
          <w:lang w:val="en-US"/>
        </w:rPr>
        <w:t xml:space="preserve"> u </w:t>
      </w:r>
      <w:r w:rsidRPr="07ED541C" w:rsidR="00EF42E9">
        <w:rPr>
          <w:rFonts w:ascii="Arial" w:hAnsi="Arial" w:cs="Arial"/>
          <w:sz w:val="20"/>
          <w:szCs w:val="20"/>
          <w:lang w:val="en-US"/>
        </w:rPr>
        <w:t>voldoende</w:t>
      </w:r>
      <w:r w:rsidRPr="07ED541C" w:rsidR="00EF42E9">
        <w:rPr>
          <w:rFonts w:ascii="Arial" w:hAnsi="Arial" w:cs="Arial"/>
          <w:sz w:val="20"/>
          <w:szCs w:val="20"/>
          <w:lang w:val="en-US"/>
        </w:rPr>
        <w:t xml:space="preserve"> </w:t>
      </w:r>
      <w:r w:rsidRPr="07ED541C" w:rsidR="00EF42E9">
        <w:rPr>
          <w:rFonts w:ascii="Arial" w:hAnsi="Arial" w:cs="Arial"/>
          <w:sz w:val="20"/>
          <w:szCs w:val="20"/>
          <w:lang w:val="en-US"/>
        </w:rPr>
        <w:t>geïnformeerd</w:t>
      </w:r>
      <w:r w:rsidRPr="07ED541C" w:rsidR="00EF42E9">
        <w:rPr>
          <w:rFonts w:ascii="Arial" w:hAnsi="Arial" w:cs="Arial"/>
          <w:sz w:val="20"/>
          <w:szCs w:val="20"/>
          <w:lang w:val="en-US"/>
        </w:rPr>
        <w:t xml:space="preserve"> bent. Dit </w:t>
      </w:r>
      <w:r w:rsidRPr="07ED541C" w:rsidR="00EF42E9">
        <w:rPr>
          <w:rFonts w:ascii="Arial" w:hAnsi="Arial" w:cs="Arial"/>
          <w:sz w:val="20"/>
          <w:szCs w:val="20"/>
          <w:lang w:val="en-US"/>
        </w:rPr>
        <w:t>noemen</w:t>
      </w:r>
      <w:r w:rsidRPr="07ED541C" w:rsidR="00EF42E9">
        <w:rPr>
          <w:rFonts w:ascii="Arial" w:hAnsi="Arial" w:cs="Arial"/>
          <w:sz w:val="20"/>
          <w:szCs w:val="20"/>
          <w:lang w:val="en-US"/>
        </w:rPr>
        <w:t xml:space="preserve"> we </w:t>
      </w:r>
      <w:r w:rsidRPr="07ED541C" w:rsidR="00EF42E9">
        <w:rPr>
          <w:rFonts w:ascii="Arial" w:hAnsi="Arial" w:cs="Arial"/>
          <w:sz w:val="20"/>
          <w:szCs w:val="20"/>
          <w:lang w:val="en-US"/>
        </w:rPr>
        <w:t>een</w:t>
      </w:r>
      <w:r w:rsidRPr="07ED541C" w:rsidR="00EF42E9">
        <w:rPr>
          <w:rFonts w:ascii="Arial" w:hAnsi="Arial" w:cs="Arial"/>
          <w:sz w:val="20"/>
          <w:szCs w:val="20"/>
          <w:lang w:val="en-US"/>
        </w:rPr>
        <w:t xml:space="preserve"> </w:t>
      </w:r>
      <w:r w:rsidRPr="07ED541C" w:rsidR="00EF42E9">
        <w:rPr>
          <w:rFonts w:ascii="Arial" w:hAnsi="Arial" w:cs="Arial"/>
          <w:sz w:val="20"/>
          <w:szCs w:val="20"/>
          <w:lang w:val="en-US"/>
        </w:rPr>
        <w:t>geïnformeerde</w:t>
      </w:r>
      <w:r w:rsidRPr="07ED541C" w:rsidR="00EF42E9">
        <w:rPr>
          <w:rFonts w:ascii="Arial" w:hAnsi="Arial" w:cs="Arial"/>
          <w:sz w:val="20"/>
          <w:szCs w:val="20"/>
          <w:lang w:val="en-US"/>
        </w:rPr>
        <w:t xml:space="preserve"> </w:t>
      </w:r>
      <w:r w:rsidRPr="07ED541C" w:rsidR="00EF42E9">
        <w:rPr>
          <w:rFonts w:ascii="Arial" w:hAnsi="Arial" w:cs="Arial"/>
          <w:sz w:val="20"/>
          <w:szCs w:val="20"/>
          <w:lang w:val="en-US"/>
        </w:rPr>
        <w:t>toestemming</w:t>
      </w:r>
      <w:r w:rsidRPr="07ED541C" w:rsidR="00EF42E9">
        <w:rPr>
          <w:rFonts w:ascii="Arial" w:hAnsi="Arial" w:cs="Arial"/>
          <w:sz w:val="20"/>
          <w:szCs w:val="20"/>
          <w:lang w:val="en-US"/>
        </w:rPr>
        <w:t>.</w:t>
      </w:r>
      <w:r w:rsidRPr="07ED541C" w:rsidR="0084605D">
        <w:rPr>
          <w:rFonts w:ascii="Arial" w:hAnsi="Arial" w:cs="Arial"/>
          <w:sz w:val="20"/>
          <w:szCs w:val="20"/>
          <w:lang w:val="en-US"/>
        </w:rPr>
        <w:t xml:space="preserve"> </w:t>
      </w:r>
    </w:p>
    <w:p w:rsidRPr="0009574B" w:rsidR="0002082C" w:rsidP="0002082C" w:rsidRDefault="0002082C" w14:paraId="26FE2471" w14:textId="77777777">
      <w:pPr>
        <w:pStyle w:val="paragraph"/>
        <w:spacing w:before="0" w:beforeAutospacing="0" w:after="0" w:afterAutospacing="0"/>
        <w:jc w:val="both"/>
        <w:textAlignment w:val="baseline"/>
        <w:rPr>
          <w:rFonts w:ascii="Arial" w:hAnsi="Arial" w:cs="Arial"/>
          <w:sz w:val="20"/>
          <w:szCs w:val="20"/>
          <w:lang w:val="en-BE"/>
        </w:rPr>
      </w:pPr>
    </w:p>
    <w:p w:rsidR="00EF42E9" w:rsidP="07ED541C" w:rsidRDefault="00EF42E9" w14:paraId="1F7B17A2" w14:textId="6D177F9D">
      <w:pPr>
        <w:pStyle w:val="paragraph"/>
        <w:spacing w:before="0" w:beforeAutospacing="off" w:after="0" w:afterAutospacing="off"/>
        <w:jc w:val="both"/>
        <w:textAlignment w:val="baseline"/>
        <w:rPr>
          <w:rFonts w:ascii="Arial" w:hAnsi="Arial" w:cs="Arial"/>
          <w:sz w:val="20"/>
          <w:szCs w:val="20"/>
          <w:lang w:val="en-US"/>
        </w:rPr>
      </w:pPr>
      <w:r w:rsidRPr="07ED541C" w:rsidR="00EF42E9">
        <w:rPr>
          <w:rFonts w:ascii="Arial" w:hAnsi="Arial" w:cs="Arial"/>
          <w:sz w:val="20"/>
          <w:szCs w:val="20"/>
          <w:lang w:val="en-US"/>
        </w:rPr>
        <w:t>Deze</w:t>
      </w:r>
      <w:r w:rsidRPr="07ED541C" w:rsidR="00EF42E9">
        <w:rPr>
          <w:rFonts w:ascii="Arial" w:hAnsi="Arial" w:cs="Arial"/>
          <w:sz w:val="20"/>
          <w:szCs w:val="20"/>
          <w:lang w:val="en-US"/>
        </w:rPr>
        <w:t xml:space="preserve"> studie </w:t>
      </w:r>
      <w:r w:rsidRPr="07ED541C" w:rsidR="00EF42E9">
        <w:rPr>
          <w:rFonts w:ascii="Arial" w:hAnsi="Arial" w:cs="Arial"/>
          <w:sz w:val="20"/>
          <w:szCs w:val="20"/>
          <w:lang w:val="en-US"/>
        </w:rPr>
        <w:t>wordt</w:t>
      </w:r>
      <w:r w:rsidRPr="07ED541C" w:rsidR="00EF42E9">
        <w:rPr>
          <w:rFonts w:ascii="Arial" w:hAnsi="Arial" w:cs="Arial"/>
          <w:sz w:val="20"/>
          <w:szCs w:val="20"/>
          <w:lang w:val="en-US"/>
        </w:rPr>
        <w:t xml:space="preserve"> </w:t>
      </w:r>
      <w:r w:rsidRPr="07ED541C" w:rsidR="00277439">
        <w:rPr>
          <w:rFonts w:ascii="Arial" w:hAnsi="Arial" w:cs="Arial"/>
          <w:sz w:val="20"/>
          <w:szCs w:val="20"/>
          <w:lang w:val="en-US"/>
        </w:rPr>
        <w:t>georganiseerd</w:t>
      </w:r>
      <w:r w:rsidRPr="07ED541C" w:rsidR="00EF42E9">
        <w:rPr>
          <w:rFonts w:ascii="Arial" w:hAnsi="Arial" w:cs="Arial"/>
          <w:sz w:val="20"/>
          <w:szCs w:val="20"/>
          <w:lang w:val="en-US"/>
        </w:rPr>
        <w:t xml:space="preserve"> door de KU Leuven en </w:t>
      </w:r>
      <w:r w:rsidRPr="07ED541C" w:rsidR="00EF42E9">
        <w:rPr>
          <w:rFonts w:ascii="Arial" w:hAnsi="Arial" w:cs="Arial"/>
          <w:sz w:val="20"/>
          <w:szCs w:val="20"/>
          <w:lang w:val="en-US"/>
        </w:rPr>
        <w:t>uitgevoerd</w:t>
      </w:r>
      <w:r w:rsidRPr="07ED541C" w:rsidR="00EF42E9">
        <w:rPr>
          <w:rFonts w:ascii="Arial" w:hAnsi="Arial" w:cs="Arial"/>
          <w:sz w:val="20"/>
          <w:szCs w:val="20"/>
          <w:lang w:val="en-US"/>
        </w:rPr>
        <w:t xml:space="preserve"> in </w:t>
      </w:r>
      <w:r w:rsidRPr="07ED541C" w:rsidR="00EF42E9">
        <w:rPr>
          <w:rFonts w:ascii="Arial" w:hAnsi="Arial" w:cs="Arial"/>
          <w:sz w:val="20"/>
          <w:szCs w:val="20"/>
          <w:lang w:val="en-US"/>
        </w:rPr>
        <w:t>samenwerking</w:t>
      </w:r>
      <w:r w:rsidRPr="07ED541C" w:rsidR="00EF42E9">
        <w:rPr>
          <w:rFonts w:ascii="Arial" w:hAnsi="Arial" w:cs="Arial"/>
          <w:sz w:val="20"/>
          <w:szCs w:val="20"/>
          <w:lang w:val="en-US"/>
        </w:rPr>
        <w:t xml:space="preserve"> met </w:t>
      </w:r>
      <w:r w:rsidRPr="07ED541C" w:rsidR="00EF42E9">
        <w:rPr>
          <w:rFonts w:ascii="Arial" w:hAnsi="Arial" w:cs="Arial"/>
          <w:sz w:val="20"/>
          <w:szCs w:val="20"/>
          <w:lang w:val="en-US"/>
        </w:rPr>
        <w:t>meerdere</w:t>
      </w:r>
      <w:r w:rsidRPr="07ED541C" w:rsidR="00EF42E9">
        <w:rPr>
          <w:rFonts w:ascii="Arial" w:hAnsi="Arial" w:cs="Arial"/>
          <w:sz w:val="20"/>
          <w:szCs w:val="20"/>
          <w:lang w:val="en-US"/>
        </w:rPr>
        <w:t xml:space="preserve"> </w:t>
      </w:r>
      <w:r w:rsidRPr="07ED541C" w:rsidR="0050702E">
        <w:rPr>
          <w:rFonts w:ascii="Arial" w:hAnsi="Arial" w:cs="Arial"/>
          <w:sz w:val="20"/>
          <w:szCs w:val="20"/>
          <w:lang w:val="en-US"/>
        </w:rPr>
        <w:t>multidisciplinaire</w:t>
      </w:r>
      <w:r w:rsidRPr="07ED541C" w:rsidR="0050702E">
        <w:rPr>
          <w:rFonts w:ascii="Arial" w:hAnsi="Arial" w:cs="Arial"/>
          <w:sz w:val="20"/>
          <w:szCs w:val="20"/>
          <w:lang w:val="en-US"/>
        </w:rPr>
        <w:t xml:space="preserve"> </w:t>
      </w:r>
      <w:r w:rsidRPr="07ED541C" w:rsidR="0050702E">
        <w:rPr>
          <w:rFonts w:ascii="Arial" w:hAnsi="Arial" w:cs="Arial"/>
          <w:sz w:val="20"/>
          <w:szCs w:val="20"/>
          <w:lang w:val="en-US"/>
        </w:rPr>
        <w:t>diabetesvoetklinieken</w:t>
      </w:r>
      <w:r w:rsidRPr="07ED541C" w:rsidR="00EF42E9">
        <w:rPr>
          <w:rFonts w:ascii="Arial" w:hAnsi="Arial" w:cs="Arial"/>
          <w:sz w:val="20"/>
          <w:szCs w:val="20"/>
          <w:lang w:val="en-US"/>
        </w:rPr>
        <w:t xml:space="preserve"> in </w:t>
      </w:r>
      <w:r w:rsidRPr="07ED541C" w:rsidR="00EF42E9">
        <w:rPr>
          <w:rFonts w:ascii="Arial" w:hAnsi="Arial" w:cs="Arial"/>
          <w:sz w:val="20"/>
          <w:szCs w:val="20"/>
          <w:lang w:val="en-US"/>
        </w:rPr>
        <w:t>België</w:t>
      </w:r>
      <w:r w:rsidRPr="07ED541C" w:rsidR="00EF42E9">
        <w:rPr>
          <w:rFonts w:ascii="Arial" w:hAnsi="Arial" w:cs="Arial"/>
          <w:sz w:val="20"/>
          <w:szCs w:val="20"/>
          <w:lang w:val="en-US"/>
        </w:rPr>
        <w:t xml:space="preserve">. De </w:t>
      </w:r>
      <w:r w:rsidRPr="07ED541C" w:rsidR="00EF42E9">
        <w:rPr>
          <w:rFonts w:ascii="Arial" w:hAnsi="Arial" w:cs="Arial"/>
          <w:sz w:val="20"/>
          <w:szCs w:val="20"/>
          <w:lang w:val="en-US"/>
        </w:rPr>
        <w:t>hoofdonderzoeker</w:t>
      </w:r>
      <w:r w:rsidRPr="07ED541C" w:rsidR="00EF42E9">
        <w:rPr>
          <w:rFonts w:ascii="Arial" w:hAnsi="Arial" w:cs="Arial"/>
          <w:sz w:val="20"/>
          <w:szCs w:val="20"/>
          <w:lang w:val="en-US"/>
        </w:rPr>
        <w:t xml:space="preserve"> van de studie is Prof. Dr. Kevin Deschamps. De </w:t>
      </w:r>
      <w:r w:rsidRPr="07ED541C" w:rsidR="00EF42E9">
        <w:rPr>
          <w:rFonts w:ascii="Arial" w:hAnsi="Arial" w:cs="Arial"/>
          <w:sz w:val="20"/>
          <w:szCs w:val="20"/>
          <w:lang w:val="en-US"/>
        </w:rPr>
        <w:t>lokale</w:t>
      </w:r>
      <w:r w:rsidRPr="07ED541C" w:rsidR="00EF42E9">
        <w:rPr>
          <w:rFonts w:ascii="Arial" w:hAnsi="Arial" w:cs="Arial"/>
          <w:sz w:val="20"/>
          <w:szCs w:val="20"/>
          <w:lang w:val="en-US"/>
        </w:rPr>
        <w:t xml:space="preserve"> </w:t>
      </w:r>
      <w:r w:rsidRPr="07ED541C" w:rsidR="00EF42E9">
        <w:rPr>
          <w:rFonts w:ascii="Arial" w:hAnsi="Arial" w:cs="Arial"/>
          <w:sz w:val="20"/>
          <w:szCs w:val="20"/>
          <w:lang w:val="en-US"/>
        </w:rPr>
        <w:t>uitvoering</w:t>
      </w:r>
      <w:r w:rsidRPr="07ED541C" w:rsidR="00EF42E9">
        <w:rPr>
          <w:rFonts w:ascii="Arial" w:hAnsi="Arial" w:cs="Arial"/>
          <w:sz w:val="20"/>
          <w:szCs w:val="20"/>
          <w:lang w:val="en-US"/>
        </w:rPr>
        <w:t xml:space="preserve"> </w:t>
      </w:r>
      <w:r w:rsidRPr="07ED541C" w:rsidR="00EF42E9">
        <w:rPr>
          <w:rFonts w:ascii="Arial" w:hAnsi="Arial" w:cs="Arial"/>
          <w:sz w:val="20"/>
          <w:szCs w:val="20"/>
          <w:lang w:val="en-US"/>
        </w:rPr>
        <w:t>gebeurt</w:t>
      </w:r>
      <w:r w:rsidRPr="07ED541C" w:rsidR="00EF42E9">
        <w:rPr>
          <w:rFonts w:ascii="Arial" w:hAnsi="Arial" w:cs="Arial"/>
          <w:sz w:val="20"/>
          <w:szCs w:val="20"/>
          <w:lang w:val="en-US"/>
        </w:rPr>
        <w:t xml:space="preserve"> </w:t>
      </w:r>
      <w:r w:rsidRPr="07ED541C" w:rsidR="00EF42E9">
        <w:rPr>
          <w:rFonts w:ascii="Arial" w:hAnsi="Arial" w:cs="Arial"/>
          <w:sz w:val="20"/>
          <w:szCs w:val="20"/>
          <w:lang w:val="en-US"/>
        </w:rPr>
        <w:t>onder</w:t>
      </w:r>
      <w:r w:rsidRPr="07ED541C" w:rsidR="00EF42E9">
        <w:rPr>
          <w:rFonts w:ascii="Arial" w:hAnsi="Arial" w:cs="Arial"/>
          <w:sz w:val="20"/>
          <w:szCs w:val="20"/>
          <w:lang w:val="en-US"/>
        </w:rPr>
        <w:t xml:space="preserve"> </w:t>
      </w:r>
      <w:r w:rsidRPr="07ED541C" w:rsidR="00EF42E9">
        <w:rPr>
          <w:rFonts w:ascii="Arial" w:hAnsi="Arial" w:cs="Arial"/>
          <w:sz w:val="20"/>
          <w:szCs w:val="20"/>
          <w:lang w:val="en-US"/>
        </w:rPr>
        <w:t>verantwoordelijkheid</w:t>
      </w:r>
      <w:r w:rsidRPr="07ED541C" w:rsidR="00EF42E9">
        <w:rPr>
          <w:rFonts w:ascii="Arial" w:hAnsi="Arial" w:cs="Arial"/>
          <w:sz w:val="20"/>
          <w:szCs w:val="20"/>
          <w:lang w:val="en-US"/>
        </w:rPr>
        <w:t xml:space="preserve"> van de </w:t>
      </w:r>
      <w:r w:rsidRPr="07ED541C" w:rsidR="00EF42E9">
        <w:rPr>
          <w:rFonts w:ascii="Arial" w:hAnsi="Arial" w:cs="Arial"/>
          <w:sz w:val="20"/>
          <w:szCs w:val="20"/>
          <w:lang w:val="en-US"/>
        </w:rPr>
        <w:t>onderzoeker</w:t>
      </w:r>
      <w:r w:rsidRPr="07ED541C" w:rsidR="00EF42E9">
        <w:rPr>
          <w:rFonts w:ascii="Arial" w:hAnsi="Arial" w:cs="Arial"/>
          <w:sz w:val="20"/>
          <w:szCs w:val="20"/>
          <w:lang w:val="en-US"/>
        </w:rPr>
        <w:t xml:space="preserve"> in </w:t>
      </w:r>
      <w:r w:rsidRPr="07ED541C" w:rsidR="00EF42E9">
        <w:rPr>
          <w:rFonts w:ascii="Arial" w:hAnsi="Arial" w:cs="Arial"/>
          <w:sz w:val="20"/>
          <w:szCs w:val="20"/>
          <w:lang w:val="en-US"/>
        </w:rPr>
        <w:t>uw</w:t>
      </w:r>
      <w:r w:rsidRPr="07ED541C" w:rsidR="00EF42E9">
        <w:rPr>
          <w:rFonts w:ascii="Arial" w:hAnsi="Arial" w:cs="Arial"/>
          <w:sz w:val="20"/>
          <w:szCs w:val="20"/>
          <w:lang w:val="en-US"/>
        </w:rPr>
        <w:t xml:space="preserve"> </w:t>
      </w:r>
      <w:r w:rsidRPr="07ED541C" w:rsidR="00EF42E9">
        <w:rPr>
          <w:rFonts w:ascii="Arial" w:hAnsi="Arial" w:cs="Arial"/>
          <w:sz w:val="20"/>
          <w:szCs w:val="20"/>
          <w:lang w:val="en-US"/>
        </w:rPr>
        <w:t>ziekenhuis</w:t>
      </w:r>
      <w:r w:rsidRPr="07ED541C" w:rsidR="00EF42E9">
        <w:rPr>
          <w:rFonts w:ascii="Arial" w:hAnsi="Arial" w:cs="Arial"/>
          <w:sz w:val="20"/>
          <w:szCs w:val="20"/>
          <w:lang w:val="en-US"/>
        </w:rPr>
        <w:t>.</w:t>
      </w:r>
    </w:p>
    <w:p w:rsidR="0002082C" w:rsidP="0002082C" w:rsidRDefault="0002082C" w14:paraId="073512F2" w14:textId="77777777">
      <w:pPr>
        <w:pStyle w:val="paragraph"/>
        <w:spacing w:before="0" w:beforeAutospacing="0" w:after="0" w:afterAutospacing="0"/>
        <w:jc w:val="both"/>
        <w:textAlignment w:val="baseline"/>
        <w:rPr>
          <w:rFonts w:ascii="Arial" w:hAnsi="Arial" w:cs="Arial"/>
          <w:sz w:val="20"/>
          <w:szCs w:val="20"/>
          <w:lang w:val="en-BE"/>
        </w:rPr>
      </w:pPr>
    </w:p>
    <w:p w:rsidRPr="006E33CF" w:rsidR="0002082C" w:rsidP="0002082C" w:rsidRDefault="0002082C" w14:paraId="2634A1BE" w14:textId="77777777">
      <w:pPr>
        <w:jc w:val="both"/>
        <w:rPr>
          <w:rFonts w:ascii="Arial" w:hAnsi="Arial" w:cs="Arial"/>
          <w:sz w:val="20"/>
          <w:szCs w:val="20"/>
          <w:lang w:val="nl-BE"/>
        </w:rPr>
      </w:pPr>
      <w:r w:rsidRPr="006E33CF">
        <w:rPr>
          <w:rFonts w:ascii="Arial" w:hAnsi="Arial" w:cs="Arial"/>
          <w:sz w:val="20"/>
          <w:szCs w:val="20"/>
          <w:lang w:val="nl-BE"/>
        </w:rPr>
        <w:t>Wij vragen u de volgende pagina’s met informatie aandachtig te lezen. Hebt u vragen, dan kan u terecht bij de arts-onderzoeker of zijn of haar vertegenwoordiger. Dit document bestaat uit 3 delen: essentiële informatie die u nodig heeft voor het nemen van uw beslissing, uw schriftelijke toestemming en bijlagen waarin u meer details terugvindt over bepaalde onderdelen van de basisinformatie.</w:t>
      </w:r>
    </w:p>
    <w:p w:rsidRPr="0009574B" w:rsidR="005D79B1" w:rsidP="005D79B1" w:rsidRDefault="005D79B1" w14:paraId="3BB99EFD" w14:textId="77777777">
      <w:pPr>
        <w:pStyle w:val="paragraph"/>
        <w:spacing w:before="0" w:beforeAutospacing="0" w:after="0" w:afterAutospacing="0"/>
        <w:jc w:val="both"/>
        <w:textAlignment w:val="baseline"/>
        <w:rPr>
          <w:rStyle w:val="normaltextrun"/>
          <w:rFonts w:ascii="Arial" w:hAnsi="Arial" w:cs="Arial"/>
          <w:sz w:val="20"/>
          <w:szCs w:val="20"/>
        </w:rPr>
      </w:pPr>
    </w:p>
    <w:p w:rsidRPr="0009574B" w:rsidR="005D79B1" w:rsidP="005D79B1" w:rsidRDefault="0095174F" w14:paraId="5B152B79" w14:textId="77777777">
      <w:pPr>
        <w:pStyle w:val="paragraph"/>
        <w:spacing w:before="0" w:beforeAutospacing="0" w:after="0" w:afterAutospacing="0"/>
        <w:jc w:val="both"/>
        <w:textAlignment w:val="baseline"/>
        <w:rPr>
          <w:rFonts w:ascii="Arial" w:hAnsi="Arial" w:cs="Arial"/>
          <w:sz w:val="20"/>
          <w:szCs w:val="20"/>
        </w:rPr>
      </w:pPr>
      <w:r w:rsidRPr="0009574B">
        <w:rPr>
          <w:rStyle w:val="normaltextrun"/>
          <w:rFonts w:ascii="Arial" w:hAnsi="Arial" w:cs="Arial"/>
          <w:sz w:val="20"/>
          <w:szCs w:val="20"/>
        </w:rPr>
        <w:t>Eens u beslist heeft om deel te nemen aan de studie zal men u vragen om het toestemmingsformulier achteraan deze bundel te ondertekenen.</w:t>
      </w:r>
    </w:p>
    <w:p w:rsidRPr="00FA13DE" w:rsidR="00BB1353" w:rsidP="00FA13DE" w:rsidRDefault="00FA13DE" w14:paraId="47D8981C" w14:textId="49CDD5B8">
      <w:pPr>
        <w:pStyle w:val="Heading3"/>
        <w:rPr>
          <w:lang w:val="nl-NL"/>
        </w:rPr>
      </w:pPr>
      <w:r w:rsidRPr="00FA13DE">
        <w:rPr>
          <w:rStyle w:val="normaltextrun"/>
          <w:lang w:val="nl-NL"/>
        </w:rPr>
        <w:t xml:space="preserve">2. </w:t>
      </w:r>
      <w:r w:rsidRPr="00FA13DE" w:rsidR="00BB1353">
        <w:rPr>
          <w:rStyle w:val="normaltextrun"/>
          <w:lang w:val="nl-NL"/>
        </w:rPr>
        <w:t>Als u aan deze studie deelneemt, moet u weten dat:</w:t>
      </w:r>
      <w:r w:rsidRPr="00FA13DE" w:rsidR="00BB1353">
        <w:rPr>
          <w:rStyle w:val="eop"/>
          <w:lang w:val="nl-NL"/>
        </w:rPr>
        <w:t> </w:t>
      </w:r>
    </w:p>
    <w:p w:rsidRPr="0009574B" w:rsidR="00BB1353" w:rsidP="00FA13DE" w:rsidRDefault="00BB1353" w14:paraId="30DAFDF0" w14:textId="64F5B9E0">
      <w:pPr>
        <w:pStyle w:val="paragraph"/>
        <w:spacing w:before="120" w:beforeAutospacing="0" w:after="0" w:afterAutospacing="0"/>
        <w:jc w:val="both"/>
        <w:textAlignment w:val="baseline"/>
        <w:rPr>
          <w:rFonts w:ascii="Arial" w:hAnsi="Arial" w:cs="Arial"/>
          <w:sz w:val="20"/>
          <w:szCs w:val="20"/>
        </w:rPr>
      </w:pPr>
      <w:r w:rsidRPr="0009574B">
        <w:rPr>
          <w:rStyle w:val="eop"/>
          <w:rFonts w:ascii="Arial" w:hAnsi="Arial" w:cs="Arial"/>
          <w:sz w:val="20"/>
          <w:szCs w:val="20"/>
        </w:rPr>
        <w:t> </w:t>
      </w:r>
      <w:r w:rsidRPr="0009574B">
        <w:rPr>
          <w:rStyle w:val="normaltextrun"/>
          <w:rFonts w:ascii="Arial" w:hAnsi="Arial" w:cs="Arial"/>
          <w:sz w:val="20"/>
          <w:szCs w:val="20"/>
        </w:rPr>
        <w:t xml:space="preserve">Deze klinische studie is opgesteld na evaluatie door </w:t>
      </w:r>
      <w:r w:rsidR="00A47F4C">
        <w:rPr>
          <w:rStyle w:val="normaltextrun"/>
          <w:rFonts w:ascii="Arial" w:hAnsi="Arial" w:cs="Arial"/>
          <w:sz w:val="20"/>
          <w:szCs w:val="20"/>
        </w:rPr>
        <w:t>meerdere</w:t>
      </w:r>
      <w:r w:rsidRPr="0009574B">
        <w:rPr>
          <w:rStyle w:val="normaltextrun"/>
          <w:rFonts w:ascii="Arial" w:hAnsi="Arial" w:cs="Arial"/>
          <w:sz w:val="20"/>
          <w:szCs w:val="20"/>
        </w:rPr>
        <w:t xml:space="preserve"> ethische com</w:t>
      </w:r>
      <w:r w:rsidR="00A47F4C">
        <w:rPr>
          <w:rStyle w:val="normaltextrun"/>
          <w:rFonts w:ascii="Arial" w:hAnsi="Arial" w:cs="Arial"/>
          <w:sz w:val="20"/>
          <w:szCs w:val="20"/>
        </w:rPr>
        <w:t>ités</w:t>
      </w:r>
      <w:r w:rsidRPr="0009574B">
        <w:rPr>
          <w:rStyle w:val="normaltextrun"/>
          <w:rFonts w:ascii="Arial" w:hAnsi="Arial" w:cs="Arial"/>
          <w:sz w:val="20"/>
          <w:szCs w:val="20"/>
        </w:rPr>
        <w:t>. </w:t>
      </w:r>
      <w:r w:rsidRPr="0009574B">
        <w:rPr>
          <w:rStyle w:val="eop"/>
          <w:rFonts w:ascii="Arial" w:hAnsi="Arial" w:cs="Arial"/>
          <w:sz w:val="20"/>
          <w:szCs w:val="20"/>
        </w:rPr>
        <w:t> </w:t>
      </w:r>
    </w:p>
    <w:p w:rsidRPr="0009574B" w:rsidR="009A3811" w:rsidP="009A3811" w:rsidRDefault="00BB1353" w14:paraId="5C4C9E9A" w14:textId="77777777">
      <w:pPr>
        <w:pStyle w:val="paragraph"/>
        <w:numPr>
          <w:ilvl w:val="0"/>
          <w:numId w:val="18"/>
        </w:numPr>
        <w:spacing w:before="0" w:beforeAutospacing="0" w:after="0" w:afterAutospacing="0"/>
        <w:jc w:val="both"/>
        <w:textAlignment w:val="baseline"/>
        <w:rPr>
          <w:rFonts w:ascii="Arial" w:hAnsi="Arial" w:cs="Arial"/>
          <w:sz w:val="20"/>
          <w:szCs w:val="20"/>
        </w:rPr>
      </w:pPr>
      <w:r w:rsidRPr="0009574B">
        <w:rPr>
          <w:rStyle w:val="normaltextrun"/>
          <w:rFonts w:ascii="Arial" w:hAnsi="Arial" w:cs="Arial"/>
          <w:sz w:val="20"/>
          <w:szCs w:val="20"/>
        </w:rPr>
        <w:t>Uw deelname vrijwillig is; er kan op geen enkele manier sprake zijn van dwang. Voor deelname is uw ondertekende toestemming nodig. Ook nadat u hebt getekend, kan u de onderzoeker laten weten dat u uw deelname wilt stopzetten. De beslissing om al dan niet (verder) deel te nemen zal geen enkele negatieve invloed hebben op de kwaliteit van zorg noch op de relatie met de behandelende arts(en)/ therapeut(en).</w:t>
      </w:r>
      <w:r w:rsidRPr="0009574B">
        <w:rPr>
          <w:rStyle w:val="eop"/>
          <w:rFonts w:ascii="Arial" w:hAnsi="Arial" w:cs="Arial"/>
          <w:sz w:val="20"/>
          <w:szCs w:val="20"/>
        </w:rPr>
        <w:t> </w:t>
      </w:r>
    </w:p>
    <w:p w:rsidRPr="0009574B" w:rsidR="009A3811" w:rsidP="009A3811" w:rsidRDefault="00BB1353" w14:paraId="026D5F8D" w14:textId="77777777">
      <w:pPr>
        <w:pStyle w:val="paragraph"/>
        <w:numPr>
          <w:ilvl w:val="0"/>
          <w:numId w:val="18"/>
        </w:numPr>
        <w:spacing w:before="0" w:beforeAutospacing="0" w:after="0" w:afterAutospacing="0"/>
        <w:jc w:val="both"/>
        <w:textAlignment w:val="baseline"/>
        <w:rPr>
          <w:rFonts w:ascii="Arial" w:hAnsi="Arial" w:cs="Arial"/>
          <w:sz w:val="20"/>
          <w:szCs w:val="20"/>
        </w:rPr>
      </w:pPr>
      <w:r w:rsidRPr="0009574B">
        <w:rPr>
          <w:rStyle w:val="normaltextrun"/>
          <w:rFonts w:ascii="Arial" w:hAnsi="Arial" w:cs="Arial"/>
          <w:sz w:val="20"/>
          <w:szCs w:val="20"/>
        </w:rPr>
        <w:t>De gegevens die in het kader van de deelname worden verzameld, zijn vertrouwelijk. Bij de publicatie van de resultaten is de anonimiteit verzekerd.</w:t>
      </w:r>
      <w:r w:rsidRPr="0009574B">
        <w:rPr>
          <w:rStyle w:val="eop"/>
          <w:rFonts w:ascii="Arial" w:hAnsi="Arial" w:cs="Arial"/>
          <w:sz w:val="20"/>
          <w:szCs w:val="20"/>
        </w:rPr>
        <w:t> </w:t>
      </w:r>
    </w:p>
    <w:p w:rsidRPr="0009574B" w:rsidR="009A3811" w:rsidP="009A3811" w:rsidRDefault="00BB1353" w14:paraId="38F76363" w14:textId="5ABB9EE6">
      <w:pPr>
        <w:pStyle w:val="paragraph"/>
        <w:numPr>
          <w:ilvl w:val="0"/>
          <w:numId w:val="18"/>
        </w:numPr>
        <w:spacing w:before="0" w:beforeAutospacing="0" w:after="0" w:afterAutospacing="0"/>
        <w:jc w:val="both"/>
        <w:textAlignment w:val="baseline"/>
        <w:rPr>
          <w:rFonts w:ascii="Arial" w:hAnsi="Arial" w:cs="Arial"/>
          <w:sz w:val="20"/>
          <w:szCs w:val="20"/>
        </w:rPr>
      </w:pPr>
      <w:r w:rsidRPr="0009574B">
        <w:rPr>
          <w:rStyle w:val="normaltextrun"/>
          <w:rFonts w:ascii="Arial" w:hAnsi="Arial" w:cs="Arial"/>
          <w:sz w:val="20"/>
          <w:szCs w:val="20"/>
        </w:rPr>
        <w:t>Er u geen kosten worden aangerekend voor specifieke behandelingen, bezoeken/ consultaties, en/of onderzoeken in het kader van deze studie.</w:t>
      </w:r>
      <w:r w:rsidRPr="0009574B">
        <w:rPr>
          <w:rStyle w:val="eop"/>
          <w:rFonts w:ascii="Arial" w:hAnsi="Arial" w:cs="Arial"/>
          <w:sz w:val="20"/>
          <w:szCs w:val="20"/>
        </w:rPr>
        <w:t> </w:t>
      </w:r>
    </w:p>
    <w:p w:rsidRPr="0009574B" w:rsidR="009A3811" w:rsidP="009A3811" w:rsidRDefault="00BB1353" w14:paraId="05ACAB88" w14:textId="77777777">
      <w:pPr>
        <w:pStyle w:val="paragraph"/>
        <w:numPr>
          <w:ilvl w:val="0"/>
          <w:numId w:val="18"/>
        </w:numPr>
        <w:spacing w:before="0" w:beforeAutospacing="0" w:after="0" w:afterAutospacing="0"/>
        <w:jc w:val="both"/>
        <w:textAlignment w:val="baseline"/>
        <w:rPr>
          <w:rFonts w:ascii="Arial" w:hAnsi="Arial" w:cs="Arial"/>
          <w:sz w:val="20"/>
          <w:szCs w:val="20"/>
        </w:rPr>
      </w:pPr>
      <w:r w:rsidRPr="0009574B">
        <w:rPr>
          <w:rStyle w:val="normaltextrun"/>
          <w:rFonts w:ascii="Arial" w:hAnsi="Arial" w:cs="Arial"/>
          <w:sz w:val="20"/>
          <w:szCs w:val="20"/>
        </w:rPr>
        <w:t>Er een verzekering is afgesloten voor het geval dat u schade zou oplopen in het kader van uw deelname aan deze klinische studie.</w:t>
      </w:r>
      <w:r w:rsidRPr="0009574B">
        <w:rPr>
          <w:rStyle w:val="eop"/>
          <w:rFonts w:ascii="Arial" w:hAnsi="Arial" w:cs="Arial"/>
          <w:sz w:val="20"/>
          <w:szCs w:val="20"/>
        </w:rPr>
        <w:t> </w:t>
      </w:r>
    </w:p>
    <w:p w:rsidRPr="0009574B" w:rsidR="00BB1353" w:rsidP="009A3811" w:rsidRDefault="00BB1353" w14:paraId="4C3D2D5D" w14:textId="77777777">
      <w:pPr>
        <w:pStyle w:val="paragraph"/>
        <w:numPr>
          <w:ilvl w:val="0"/>
          <w:numId w:val="18"/>
        </w:numPr>
        <w:spacing w:before="0" w:beforeAutospacing="0" w:after="0" w:afterAutospacing="0"/>
        <w:jc w:val="both"/>
        <w:textAlignment w:val="baseline"/>
        <w:rPr>
          <w:rFonts w:ascii="Arial" w:hAnsi="Arial" w:cs="Arial"/>
          <w:sz w:val="20"/>
          <w:szCs w:val="20"/>
        </w:rPr>
      </w:pPr>
      <w:proofErr w:type="gramStart"/>
      <w:r w:rsidRPr="0009574B">
        <w:rPr>
          <w:rStyle w:val="normaltextrun"/>
          <w:rFonts w:ascii="Arial" w:hAnsi="Arial" w:cs="Arial"/>
          <w:sz w:val="20"/>
          <w:szCs w:val="20"/>
        </w:rPr>
        <w:t>Indien</w:t>
      </w:r>
      <w:proofErr w:type="gramEnd"/>
      <w:r w:rsidRPr="0009574B">
        <w:rPr>
          <w:rStyle w:val="normaltextrun"/>
          <w:rFonts w:ascii="Arial" w:hAnsi="Arial" w:cs="Arial"/>
          <w:sz w:val="20"/>
          <w:szCs w:val="20"/>
        </w:rPr>
        <w:t xml:space="preserve"> u extra informatie wenst, u altijd contact kunt opnemen met de onderzoeker of een medewerker van zijn team.</w:t>
      </w:r>
      <w:r w:rsidRPr="0009574B">
        <w:rPr>
          <w:rStyle w:val="eop"/>
          <w:rFonts w:ascii="Arial" w:hAnsi="Arial" w:cs="Arial"/>
          <w:sz w:val="20"/>
          <w:szCs w:val="20"/>
        </w:rPr>
        <w:t> </w:t>
      </w:r>
    </w:p>
    <w:p w:rsidRPr="0009574B" w:rsidR="009A3811" w:rsidP="00BB1353" w:rsidRDefault="00BB1353" w14:paraId="62022206" w14:textId="77777777">
      <w:pPr>
        <w:pStyle w:val="paragraph"/>
        <w:spacing w:before="0" w:beforeAutospacing="0" w:after="0" w:afterAutospacing="0"/>
        <w:jc w:val="both"/>
        <w:textAlignment w:val="baseline"/>
        <w:rPr>
          <w:rStyle w:val="normaltextrun"/>
          <w:rFonts w:ascii="Arial" w:hAnsi="Arial" w:cs="Arial"/>
          <w:sz w:val="20"/>
          <w:szCs w:val="20"/>
        </w:rPr>
      </w:pPr>
      <w:r w:rsidRPr="0009574B">
        <w:rPr>
          <w:rStyle w:val="eop"/>
          <w:rFonts w:ascii="Arial" w:hAnsi="Arial" w:cs="Arial"/>
          <w:sz w:val="20"/>
          <w:szCs w:val="20"/>
        </w:rPr>
        <w:t> </w:t>
      </w:r>
    </w:p>
    <w:p w:rsidRPr="0009574B" w:rsidR="00BB1353" w:rsidP="00BB1353" w:rsidRDefault="00BB1353" w14:paraId="06E026D6" w14:textId="77777777">
      <w:pPr>
        <w:pStyle w:val="paragraph"/>
        <w:spacing w:before="0" w:beforeAutospacing="0" w:after="0" w:afterAutospacing="0"/>
        <w:jc w:val="both"/>
        <w:textAlignment w:val="baseline"/>
        <w:rPr>
          <w:rFonts w:ascii="Arial" w:hAnsi="Arial" w:cs="Arial"/>
          <w:sz w:val="20"/>
          <w:szCs w:val="20"/>
        </w:rPr>
      </w:pPr>
      <w:r w:rsidRPr="0009574B">
        <w:rPr>
          <w:rStyle w:val="normaltextrun"/>
          <w:rFonts w:ascii="Arial" w:hAnsi="Arial" w:cs="Arial"/>
          <w:sz w:val="20"/>
          <w:szCs w:val="20"/>
        </w:rPr>
        <w:t xml:space="preserve">Alvast bedankt voor uw </w:t>
      </w:r>
      <w:r w:rsidRPr="0009574B" w:rsidR="009A3811">
        <w:rPr>
          <w:rStyle w:val="normaltextrun"/>
          <w:rFonts w:ascii="Arial" w:hAnsi="Arial" w:cs="Arial"/>
          <w:sz w:val="20"/>
          <w:szCs w:val="20"/>
        </w:rPr>
        <w:t xml:space="preserve">tijd en </w:t>
      </w:r>
      <w:r w:rsidRPr="0009574B">
        <w:rPr>
          <w:rStyle w:val="normaltextrun"/>
          <w:rFonts w:ascii="Arial" w:hAnsi="Arial" w:cs="Arial"/>
          <w:sz w:val="20"/>
          <w:szCs w:val="20"/>
        </w:rPr>
        <w:t>interesse.</w:t>
      </w:r>
      <w:r w:rsidRPr="0009574B">
        <w:rPr>
          <w:rStyle w:val="eop"/>
          <w:rFonts w:ascii="Arial" w:hAnsi="Arial" w:cs="Arial"/>
          <w:sz w:val="20"/>
          <w:szCs w:val="20"/>
        </w:rPr>
        <w:t> </w:t>
      </w:r>
    </w:p>
    <w:p w:rsidRPr="0009574B" w:rsidR="00BB1353" w:rsidP="00BB1353" w:rsidRDefault="00BB1353" w14:paraId="603E8D5F" w14:textId="77777777">
      <w:pPr>
        <w:pStyle w:val="paragraph"/>
        <w:spacing w:before="0" w:beforeAutospacing="0" w:after="0" w:afterAutospacing="0"/>
        <w:jc w:val="both"/>
        <w:textAlignment w:val="baseline"/>
        <w:rPr>
          <w:rFonts w:ascii="Arial" w:hAnsi="Arial" w:cs="Arial"/>
          <w:sz w:val="20"/>
          <w:szCs w:val="20"/>
        </w:rPr>
      </w:pPr>
      <w:r w:rsidRPr="0009574B">
        <w:rPr>
          <w:rStyle w:val="eop"/>
          <w:rFonts w:ascii="Arial" w:hAnsi="Arial" w:cs="Arial"/>
          <w:sz w:val="20"/>
          <w:szCs w:val="20"/>
        </w:rPr>
        <w:t> </w:t>
      </w:r>
    </w:p>
    <w:p w:rsidR="00BB1353" w:rsidP="00BB1353" w:rsidRDefault="00BB1353" w14:paraId="5AC2671A" w14:textId="77777777">
      <w:pPr>
        <w:pStyle w:val="paragraph"/>
        <w:spacing w:before="0" w:beforeAutospacing="0" w:after="0" w:afterAutospacing="0"/>
        <w:jc w:val="both"/>
        <w:textAlignment w:val="baseline"/>
        <w:rPr>
          <w:rStyle w:val="eop"/>
          <w:rFonts w:ascii="Arial" w:hAnsi="Arial" w:cs="Arial"/>
          <w:sz w:val="20"/>
          <w:szCs w:val="20"/>
        </w:rPr>
      </w:pPr>
      <w:r w:rsidRPr="0009574B">
        <w:rPr>
          <w:rStyle w:val="normaltextrun"/>
          <w:rFonts w:ascii="Arial" w:hAnsi="Arial" w:cs="Arial"/>
          <w:sz w:val="20"/>
          <w:szCs w:val="20"/>
        </w:rPr>
        <w:t>Hoogachtend,</w:t>
      </w:r>
      <w:r w:rsidRPr="0009574B">
        <w:rPr>
          <w:rStyle w:val="eop"/>
          <w:rFonts w:ascii="Arial" w:hAnsi="Arial" w:cs="Arial"/>
          <w:sz w:val="20"/>
          <w:szCs w:val="20"/>
        </w:rPr>
        <w:t> </w:t>
      </w:r>
    </w:p>
    <w:p w:rsidR="0050702E" w:rsidP="00BB1353" w:rsidRDefault="0050702E" w14:paraId="1C6E647D" w14:textId="77777777">
      <w:pPr>
        <w:pStyle w:val="paragraph"/>
        <w:spacing w:before="0" w:beforeAutospacing="0" w:after="0" w:afterAutospacing="0"/>
        <w:jc w:val="both"/>
        <w:textAlignment w:val="baseline"/>
        <w:rPr>
          <w:rStyle w:val="eop"/>
          <w:rFonts w:ascii="Arial" w:hAnsi="Arial" w:cs="Arial"/>
          <w:sz w:val="20"/>
          <w:szCs w:val="20"/>
        </w:rPr>
      </w:pPr>
    </w:p>
    <w:tbl>
      <w:tblPr>
        <w:tblStyle w:val="TableGrid"/>
        <w:tblW w:w="0" w:type="auto"/>
        <w:tblLook w:val="04A0" w:firstRow="1" w:lastRow="0" w:firstColumn="1" w:lastColumn="0" w:noHBand="0" w:noVBand="1"/>
      </w:tblPr>
      <w:tblGrid>
        <w:gridCol w:w="9062"/>
      </w:tblGrid>
      <w:tr w:rsidR="0050702E" w:rsidTr="0050702E" w14:paraId="3694DF42" w14:textId="77777777">
        <w:tc>
          <w:tcPr>
            <w:tcW w:w="9062" w:type="dxa"/>
          </w:tcPr>
          <w:p w:rsidR="0050702E" w:rsidP="0050702E" w:rsidRDefault="0050702E" w14:paraId="06E85271" w14:textId="77777777">
            <w:pPr>
              <w:pStyle w:val="paragraph"/>
              <w:spacing w:before="0" w:beforeAutospacing="0" w:after="0" w:afterAutospacing="0"/>
              <w:jc w:val="both"/>
              <w:textAlignment w:val="baseline"/>
              <w:rPr>
                <w:rStyle w:val="eop"/>
                <w:rFonts w:ascii="Arial" w:hAnsi="Arial" w:cs="Arial"/>
                <w:color w:val="FF0000"/>
                <w:sz w:val="20"/>
                <w:szCs w:val="20"/>
              </w:rPr>
            </w:pPr>
            <w:r w:rsidRPr="0050702E">
              <w:rPr>
                <w:rStyle w:val="normaltextrun"/>
                <w:rFonts w:ascii="Arial" w:hAnsi="Arial" w:cs="Arial"/>
                <w:sz w:val="20"/>
                <w:szCs w:val="20"/>
              </w:rPr>
              <w:t xml:space="preserve">Dr. </w:t>
            </w:r>
            <w:proofErr w:type="gramStart"/>
            <w:r w:rsidRPr="0050702E">
              <w:rPr>
                <w:rStyle w:val="normaltextrun"/>
                <w:rFonts w:ascii="Arial" w:hAnsi="Arial" w:cs="Arial"/>
                <w:color w:val="FF0000"/>
                <w:sz w:val="20"/>
                <w:szCs w:val="20"/>
              </w:rPr>
              <w:t>XXXXXXXXXXX </w:t>
            </w:r>
            <w:r w:rsidRPr="0050702E">
              <w:rPr>
                <w:rStyle w:val="eop"/>
                <w:rFonts w:ascii="Arial" w:hAnsi="Arial" w:cs="Arial"/>
                <w:color w:val="FF0000"/>
                <w:sz w:val="20"/>
                <w:szCs w:val="20"/>
              </w:rPr>
              <w:t> (</w:t>
            </w:r>
            <w:proofErr w:type="gramEnd"/>
            <w:r w:rsidRPr="0050702E">
              <w:rPr>
                <w:rStyle w:val="eop"/>
                <w:rFonts w:ascii="Arial" w:hAnsi="Arial" w:cs="Arial"/>
                <w:color w:val="FF0000"/>
                <w:sz w:val="20"/>
                <w:szCs w:val="20"/>
              </w:rPr>
              <w:t>Lokale PI)</w:t>
            </w:r>
          </w:p>
          <w:p w:rsidR="0050702E" w:rsidP="0050702E" w:rsidRDefault="0050702E" w14:paraId="19AF7645" w14:textId="77777777">
            <w:pPr>
              <w:pStyle w:val="paragraph"/>
              <w:spacing w:before="0" w:beforeAutospacing="0" w:after="0" w:afterAutospacing="0"/>
              <w:jc w:val="both"/>
              <w:textAlignment w:val="baseline"/>
              <w:rPr>
                <w:rFonts w:ascii="Arial" w:hAnsi="Arial" w:cs="Arial"/>
                <w:sz w:val="20"/>
                <w:szCs w:val="20"/>
              </w:rPr>
            </w:pPr>
          </w:p>
          <w:p w:rsidRPr="0050702E" w:rsidR="0050702E" w:rsidP="0050702E" w:rsidRDefault="0050702E" w14:paraId="48D01696" w14:textId="77777777">
            <w:pPr>
              <w:pStyle w:val="paragraph"/>
              <w:spacing w:before="0" w:beforeAutospacing="0" w:after="0" w:afterAutospacing="0"/>
              <w:jc w:val="both"/>
              <w:textAlignment w:val="baseline"/>
              <w:rPr>
                <w:rFonts w:ascii="Arial" w:hAnsi="Arial" w:cs="Arial"/>
                <w:sz w:val="20"/>
                <w:szCs w:val="20"/>
              </w:rPr>
            </w:pPr>
          </w:p>
          <w:p w:rsidR="0050702E" w:rsidP="0050702E" w:rsidRDefault="0050702E" w14:paraId="7B58F7E6" w14:textId="77777777">
            <w:pPr>
              <w:pStyle w:val="paragraph"/>
              <w:spacing w:before="0" w:beforeAutospacing="0" w:after="0" w:afterAutospacing="0"/>
              <w:jc w:val="both"/>
              <w:textAlignment w:val="baseline"/>
              <w:rPr>
                <w:rStyle w:val="normaltextrun"/>
                <w:rFonts w:ascii="Arial" w:hAnsi="Arial" w:cs="Arial"/>
                <w:color w:val="EE0000"/>
                <w:sz w:val="20"/>
                <w:szCs w:val="20"/>
              </w:rPr>
            </w:pPr>
            <w:r w:rsidRPr="0050702E">
              <w:rPr>
                <w:rStyle w:val="normaltextrun"/>
                <w:rFonts w:ascii="Arial" w:hAnsi="Arial" w:cs="Arial"/>
                <w:sz w:val="20"/>
                <w:szCs w:val="20"/>
              </w:rPr>
              <w:t xml:space="preserve">Ziekenhuis </w:t>
            </w:r>
            <w:r w:rsidRPr="0050702E">
              <w:rPr>
                <w:rStyle w:val="normaltextrun"/>
                <w:rFonts w:ascii="Arial" w:hAnsi="Arial" w:cs="Arial"/>
                <w:color w:val="EE0000"/>
                <w:sz w:val="20"/>
                <w:szCs w:val="20"/>
              </w:rPr>
              <w:t>XXXXXXXXXXXX</w:t>
            </w:r>
          </w:p>
          <w:p w:rsidR="0050702E" w:rsidP="0050702E" w:rsidRDefault="0050702E" w14:paraId="1F2B33A9" w14:textId="77777777">
            <w:pPr>
              <w:pStyle w:val="paragraph"/>
              <w:spacing w:before="0" w:beforeAutospacing="0" w:after="0" w:afterAutospacing="0"/>
              <w:jc w:val="both"/>
              <w:textAlignment w:val="baseline"/>
              <w:rPr>
                <w:rStyle w:val="eop"/>
                <w:rFonts w:ascii="Arial" w:hAnsi="Arial" w:cs="Arial"/>
                <w:sz w:val="20"/>
                <w:szCs w:val="20"/>
              </w:rPr>
            </w:pPr>
            <w:r w:rsidRPr="0050702E">
              <w:rPr>
                <w:rStyle w:val="eop"/>
                <w:rFonts w:ascii="Arial" w:hAnsi="Arial" w:cs="Arial"/>
                <w:sz w:val="20"/>
                <w:szCs w:val="20"/>
              </w:rPr>
              <w:t> </w:t>
            </w:r>
          </w:p>
          <w:p w:rsidRPr="0050702E" w:rsidR="0050702E" w:rsidP="0050702E" w:rsidRDefault="0050702E" w14:paraId="53C489C2" w14:textId="77777777">
            <w:pPr>
              <w:pStyle w:val="paragraph"/>
              <w:spacing w:before="0" w:beforeAutospacing="0" w:after="0" w:afterAutospacing="0"/>
              <w:jc w:val="both"/>
              <w:textAlignment w:val="baseline"/>
              <w:rPr>
                <w:rFonts w:ascii="Arial" w:hAnsi="Arial" w:cs="Arial"/>
                <w:sz w:val="20"/>
                <w:szCs w:val="20"/>
              </w:rPr>
            </w:pPr>
          </w:p>
          <w:p w:rsidR="0050702E" w:rsidP="0050702E" w:rsidRDefault="0050702E" w14:paraId="57698CAC" w14:textId="5305904D">
            <w:pPr>
              <w:pStyle w:val="paragraph"/>
              <w:spacing w:before="0" w:beforeAutospacing="0" w:after="0" w:afterAutospacing="0"/>
              <w:textAlignment w:val="baseline"/>
              <w:rPr>
                <w:rStyle w:val="normaltextrun"/>
                <w:rFonts w:ascii="Arial" w:hAnsi="Arial" w:cs="Arial"/>
                <w:color w:val="1D8DB0"/>
                <w:sz w:val="20"/>
                <w:szCs w:val="20"/>
                <w:u w:val="single"/>
                <w:shd w:val="clear" w:color="auto" w:fill="FFFFFF"/>
              </w:rPr>
            </w:pPr>
            <w:proofErr w:type="gramStart"/>
            <w:r w:rsidRPr="0050702E">
              <w:rPr>
                <w:rFonts w:ascii="Arial" w:hAnsi="Arial" w:cs="Arial"/>
                <w:sz w:val="20"/>
                <w:szCs w:val="20"/>
              </w:rPr>
              <w:t>E-mail:</w:t>
            </w:r>
            <w:r>
              <w:t xml:space="preserve"> </w:t>
            </w:r>
            <w:r w:rsidRPr="0009574B">
              <w:rPr>
                <w:rStyle w:val="normaltextrun"/>
                <w:rFonts w:ascii="Arial" w:hAnsi="Arial" w:cs="Arial"/>
                <w:color w:val="1D8DB0"/>
                <w:sz w:val="20"/>
                <w:szCs w:val="20"/>
                <w:u w:val="single"/>
                <w:shd w:val="clear" w:color="auto" w:fill="FFFFFF"/>
              </w:rPr>
              <w:t xml:space="preserve"> </w:t>
            </w:r>
            <w:r w:rsidRPr="0050702E">
              <w:rPr>
                <w:rStyle w:val="normaltextrun"/>
                <w:rFonts w:ascii="Arial" w:hAnsi="Arial" w:cs="Arial"/>
                <w:color w:val="EE0000"/>
                <w:sz w:val="20"/>
                <w:szCs w:val="20"/>
              </w:rPr>
              <w:t>XXXXXXXXXXXX</w:t>
            </w:r>
            <w:proofErr w:type="gramEnd"/>
          </w:p>
          <w:p w:rsidR="0050702E" w:rsidP="00BB1353" w:rsidRDefault="0050702E" w14:paraId="4B471EDA" w14:textId="77777777">
            <w:pPr>
              <w:pStyle w:val="paragraph"/>
              <w:spacing w:before="0" w:beforeAutospacing="0" w:after="0" w:afterAutospacing="0"/>
              <w:jc w:val="both"/>
              <w:textAlignment w:val="baseline"/>
              <w:rPr>
                <w:rFonts w:ascii="Arial" w:hAnsi="Arial" w:cs="Arial"/>
                <w:sz w:val="20"/>
                <w:szCs w:val="20"/>
              </w:rPr>
            </w:pPr>
          </w:p>
          <w:p w:rsidR="0050702E" w:rsidP="00BB1353" w:rsidRDefault="0050702E" w14:paraId="3A144481" w14:textId="77777777">
            <w:pPr>
              <w:pStyle w:val="paragraph"/>
              <w:spacing w:before="0" w:beforeAutospacing="0" w:after="0" w:afterAutospacing="0"/>
              <w:jc w:val="both"/>
              <w:textAlignment w:val="baseline"/>
              <w:rPr>
                <w:rFonts w:ascii="Arial" w:hAnsi="Arial" w:cs="Arial"/>
                <w:sz w:val="20"/>
                <w:szCs w:val="20"/>
              </w:rPr>
            </w:pPr>
          </w:p>
        </w:tc>
      </w:tr>
    </w:tbl>
    <w:p w:rsidRPr="0009574B" w:rsidR="0050702E" w:rsidP="00BB1353" w:rsidRDefault="0050702E" w14:paraId="1265027D" w14:textId="77777777">
      <w:pPr>
        <w:pStyle w:val="paragraph"/>
        <w:spacing w:before="0" w:beforeAutospacing="0" w:after="0" w:afterAutospacing="0"/>
        <w:jc w:val="both"/>
        <w:textAlignment w:val="baseline"/>
        <w:rPr>
          <w:rFonts w:ascii="Arial" w:hAnsi="Arial" w:cs="Arial"/>
          <w:sz w:val="20"/>
          <w:szCs w:val="20"/>
        </w:rPr>
      </w:pPr>
    </w:p>
    <w:p w:rsidRPr="0009574B" w:rsidR="00FB4D93" w:rsidP="00FB4D93" w:rsidRDefault="00FB4D93" w14:paraId="6EFA385E" w14:textId="77777777">
      <w:pPr>
        <w:pStyle w:val="paragraph"/>
        <w:spacing w:before="0" w:beforeAutospacing="0" w:after="0" w:afterAutospacing="0"/>
        <w:textAlignment w:val="baseline"/>
        <w:rPr>
          <w:rStyle w:val="normaltextrun"/>
          <w:rFonts w:ascii="Arial" w:hAnsi="Arial" w:cs="Arial"/>
          <w:sz w:val="20"/>
          <w:szCs w:val="20"/>
        </w:rPr>
      </w:pPr>
    </w:p>
    <w:p w:rsidR="0050702E" w:rsidP="0084605D" w:rsidRDefault="0050702E" w14:paraId="7E482EDC" w14:textId="77777777">
      <w:pPr>
        <w:autoSpaceDE w:val="0"/>
        <w:autoSpaceDN w:val="0"/>
        <w:adjustRightInd w:val="0"/>
        <w:spacing w:after="120"/>
        <w:jc w:val="both"/>
        <w:rPr>
          <w:rFonts w:ascii="Arial" w:hAnsi="Arial" w:cs="Arial"/>
          <w:bCs/>
          <w:color w:val="000000"/>
          <w:sz w:val="20"/>
          <w:szCs w:val="20"/>
          <w:lang w:val="en-BE"/>
        </w:rPr>
      </w:pPr>
    </w:p>
    <w:p w:rsidR="001B5D6F" w:rsidP="0084605D" w:rsidRDefault="001B5D6F" w14:paraId="5FD4BEDC" w14:textId="77777777">
      <w:pPr>
        <w:autoSpaceDE w:val="0"/>
        <w:autoSpaceDN w:val="0"/>
        <w:adjustRightInd w:val="0"/>
        <w:spacing w:after="120"/>
        <w:jc w:val="both"/>
        <w:rPr>
          <w:rFonts w:ascii="Arial" w:hAnsi="Arial" w:cs="Arial"/>
          <w:bCs/>
          <w:color w:val="000000"/>
          <w:sz w:val="20"/>
          <w:szCs w:val="20"/>
          <w:lang w:val="en-BE"/>
        </w:rPr>
      </w:pPr>
    </w:p>
    <w:p w:rsidR="0050702E" w:rsidP="07ED541C" w:rsidRDefault="00FA13DE" w14:paraId="251CD301" w14:textId="7B87CDC0">
      <w:pPr>
        <w:pStyle w:val="Heading3"/>
        <w:rPr>
          <w:lang w:val="en-US"/>
        </w:rPr>
      </w:pPr>
      <w:r w:rsidRPr="07ED541C" w:rsidR="00FA13DE">
        <w:rPr>
          <w:lang w:val="en-US"/>
        </w:rPr>
        <w:t xml:space="preserve">3. </w:t>
      </w:r>
      <w:r w:rsidRPr="07ED541C" w:rsidR="00FA13DE">
        <w:rPr>
          <w:lang w:val="en-US"/>
        </w:rPr>
        <w:t>Achtergrond</w:t>
      </w:r>
      <w:r w:rsidRPr="07ED541C" w:rsidR="00FA13DE">
        <w:rPr>
          <w:lang w:val="en-US"/>
        </w:rPr>
        <w:t xml:space="preserve"> en </w:t>
      </w:r>
      <w:r w:rsidRPr="07ED541C" w:rsidR="00FA13DE">
        <w:rPr>
          <w:lang w:val="en-US"/>
        </w:rPr>
        <w:t>doelstelling</w:t>
      </w:r>
      <w:r w:rsidRPr="07ED541C" w:rsidR="00FA13DE">
        <w:rPr>
          <w:lang w:val="en-US"/>
        </w:rPr>
        <w:t xml:space="preserve"> van de studie</w:t>
      </w:r>
    </w:p>
    <w:p w:rsidR="001B5D6F" w:rsidP="0009574B" w:rsidRDefault="001B5D6F" w14:paraId="25A0155E" w14:textId="7EB5C50F">
      <w:pPr>
        <w:pStyle w:val="Default"/>
        <w:jc w:val="both"/>
        <w:rPr>
          <w:b/>
          <w:sz w:val="20"/>
          <w:szCs w:val="20"/>
          <w:lang w:val="nl-BE"/>
        </w:rPr>
      </w:pPr>
    </w:p>
    <w:p w:rsidRPr="001B5D6F" w:rsidR="001B5D6F" w:rsidP="07ED541C" w:rsidRDefault="001B5D6F" w14:paraId="70FFD7CD" w14:textId="4093339E">
      <w:pPr>
        <w:pStyle w:val="Default"/>
        <w:jc w:val="both"/>
        <w:rPr>
          <w:sz w:val="20"/>
          <w:szCs w:val="20"/>
          <w:lang w:val="en-US"/>
        </w:rPr>
      </w:pPr>
      <w:r w:rsidRPr="07ED541C" w:rsidR="001B5D6F">
        <w:rPr>
          <w:sz w:val="20"/>
          <w:szCs w:val="20"/>
          <w:lang w:val="en-US"/>
        </w:rPr>
        <w:t>Wij</w:t>
      </w:r>
      <w:r w:rsidRPr="07ED541C" w:rsidR="001B5D6F">
        <w:rPr>
          <w:sz w:val="20"/>
          <w:szCs w:val="20"/>
          <w:lang w:val="en-US"/>
        </w:rPr>
        <w:t xml:space="preserve"> </w:t>
      </w:r>
      <w:r w:rsidRPr="07ED541C" w:rsidR="001B5D6F">
        <w:rPr>
          <w:sz w:val="20"/>
          <w:szCs w:val="20"/>
          <w:lang w:val="en-US"/>
        </w:rPr>
        <w:t>nodigen</w:t>
      </w:r>
      <w:r w:rsidRPr="07ED541C" w:rsidR="001B5D6F">
        <w:rPr>
          <w:sz w:val="20"/>
          <w:szCs w:val="20"/>
          <w:lang w:val="en-US"/>
        </w:rPr>
        <w:t xml:space="preserve"> u </w:t>
      </w:r>
      <w:r w:rsidRPr="07ED541C" w:rsidR="001B5D6F">
        <w:rPr>
          <w:sz w:val="20"/>
          <w:szCs w:val="20"/>
          <w:lang w:val="en-US"/>
        </w:rPr>
        <w:t>uit</w:t>
      </w:r>
      <w:r w:rsidRPr="07ED541C" w:rsidR="001B5D6F">
        <w:rPr>
          <w:sz w:val="20"/>
          <w:szCs w:val="20"/>
          <w:lang w:val="en-US"/>
        </w:rPr>
        <w:t xml:space="preserve"> om </w:t>
      </w:r>
      <w:r w:rsidRPr="07ED541C" w:rsidR="001B5D6F">
        <w:rPr>
          <w:sz w:val="20"/>
          <w:szCs w:val="20"/>
          <w:lang w:val="en-US"/>
        </w:rPr>
        <w:t>deel</w:t>
      </w:r>
      <w:r w:rsidRPr="07ED541C" w:rsidR="001B5D6F">
        <w:rPr>
          <w:sz w:val="20"/>
          <w:szCs w:val="20"/>
          <w:lang w:val="en-US"/>
        </w:rPr>
        <w:t xml:space="preserve"> </w:t>
      </w:r>
      <w:r w:rsidRPr="07ED541C" w:rsidR="001B5D6F">
        <w:rPr>
          <w:sz w:val="20"/>
          <w:szCs w:val="20"/>
          <w:lang w:val="en-US"/>
        </w:rPr>
        <w:t>te</w:t>
      </w:r>
      <w:r w:rsidRPr="07ED541C" w:rsidR="001B5D6F">
        <w:rPr>
          <w:sz w:val="20"/>
          <w:szCs w:val="20"/>
          <w:lang w:val="en-US"/>
        </w:rPr>
        <w:t xml:space="preserve"> </w:t>
      </w:r>
      <w:r w:rsidRPr="07ED541C" w:rsidR="001B5D6F">
        <w:rPr>
          <w:sz w:val="20"/>
          <w:szCs w:val="20"/>
          <w:lang w:val="en-US"/>
        </w:rPr>
        <w:t>nemen</w:t>
      </w:r>
      <w:r w:rsidRPr="07ED541C" w:rsidR="001B5D6F">
        <w:rPr>
          <w:sz w:val="20"/>
          <w:szCs w:val="20"/>
          <w:lang w:val="en-US"/>
        </w:rPr>
        <w:t xml:space="preserve"> </w:t>
      </w:r>
      <w:r w:rsidRPr="07ED541C" w:rsidR="001B5D6F">
        <w:rPr>
          <w:sz w:val="20"/>
          <w:szCs w:val="20"/>
          <w:lang w:val="en-US"/>
        </w:rPr>
        <w:t>aan</w:t>
      </w:r>
      <w:r w:rsidRPr="07ED541C" w:rsidR="001B5D6F">
        <w:rPr>
          <w:sz w:val="20"/>
          <w:szCs w:val="20"/>
          <w:lang w:val="en-US"/>
        </w:rPr>
        <w:t xml:space="preserve"> de PARADISE studie, </w:t>
      </w:r>
      <w:r w:rsidRPr="07ED541C" w:rsidR="001B5D6F">
        <w:rPr>
          <w:sz w:val="20"/>
          <w:szCs w:val="20"/>
          <w:lang w:val="en-US"/>
        </w:rPr>
        <w:t>een</w:t>
      </w:r>
      <w:r w:rsidRPr="07ED541C" w:rsidR="001B5D6F">
        <w:rPr>
          <w:sz w:val="20"/>
          <w:szCs w:val="20"/>
          <w:lang w:val="en-US"/>
        </w:rPr>
        <w:t xml:space="preserve"> </w:t>
      </w:r>
      <w:r w:rsidRPr="07ED541C" w:rsidR="001B5D6F">
        <w:rPr>
          <w:sz w:val="20"/>
          <w:szCs w:val="20"/>
          <w:lang w:val="en-US"/>
        </w:rPr>
        <w:t>multicentrische</w:t>
      </w:r>
      <w:r w:rsidRPr="07ED541C" w:rsidR="001B5D6F">
        <w:rPr>
          <w:sz w:val="20"/>
          <w:szCs w:val="20"/>
          <w:lang w:val="en-US"/>
        </w:rPr>
        <w:t xml:space="preserve"> </w:t>
      </w:r>
      <w:r w:rsidRPr="07ED541C" w:rsidR="001B5D6F">
        <w:rPr>
          <w:sz w:val="20"/>
          <w:szCs w:val="20"/>
          <w:lang w:val="en-US"/>
        </w:rPr>
        <w:t>klinische</w:t>
      </w:r>
      <w:r w:rsidRPr="07ED541C" w:rsidR="001B5D6F">
        <w:rPr>
          <w:sz w:val="20"/>
          <w:szCs w:val="20"/>
          <w:lang w:val="en-US"/>
        </w:rPr>
        <w:t xml:space="preserve"> studie </w:t>
      </w:r>
      <w:r w:rsidRPr="07ED541C" w:rsidR="001B5D6F">
        <w:rPr>
          <w:sz w:val="20"/>
          <w:szCs w:val="20"/>
          <w:lang w:val="en-US"/>
        </w:rPr>
        <w:t>binnen</w:t>
      </w:r>
      <w:r w:rsidRPr="07ED541C" w:rsidR="001B5D6F">
        <w:rPr>
          <w:sz w:val="20"/>
          <w:szCs w:val="20"/>
          <w:lang w:val="en-US"/>
        </w:rPr>
        <w:t xml:space="preserve"> </w:t>
      </w:r>
      <w:r w:rsidRPr="07ED541C" w:rsidR="001B5D6F">
        <w:rPr>
          <w:sz w:val="20"/>
          <w:szCs w:val="20"/>
          <w:lang w:val="en-US"/>
        </w:rPr>
        <w:t>diabetesvoetklinieken</w:t>
      </w:r>
      <w:r w:rsidRPr="07ED541C" w:rsidR="001B5D6F">
        <w:rPr>
          <w:sz w:val="20"/>
          <w:szCs w:val="20"/>
          <w:lang w:val="en-US"/>
        </w:rPr>
        <w:t>.</w:t>
      </w:r>
      <w:r w:rsidRPr="07ED541C" w:rsidR="001B5D6F">
        <w:rPr>
          <w:sz w:val="20"/>
          <w:szCs w:val="20"/>
          <w:lang w:val="en-US"/>
        </w:rPr>
        <w:t xml:space="preserve"> </w:t>
      </w:r>
      <w:r w:rsidRPr="07ED541C" w:rsidR="001B5D6F">
        <w:rPr>
          <w:sz w:val="20"/>
          <w:szCs w:val="20"/>
          <w:lang w:val="en-US"/>
        </w:rPr>
        <w:t xml:space="preserve">Het </w:t>
      </w:r>
      <w:r w:rsidRPr="07ED541C" w:rsidR="001B5D6F">
        <w:rPr>
          <w:sz w:val="20"/>
          <w:szCs w:val="20"/>
          <w:lang w:val="en-US"/>
        </w:rPr>
        <w:t>doel</w:t>
      </w:r>
      <w:r w:rsidRPr="07ED541C" w:rsidR="001B5D6F">
        <w:rPr>
          <w:sz w:val="20"/>
          <w:szCs w:val="20"/>
          <w:lang w:val="en-US"/>
        </w:rPr>
        <w:t xml:space="preserve"> van </w:t>
      </w:r>
      <w:r w:rsidRPr="07ED541C" w:rsidR="001B5D6F">
        <w:rPr>
          <w:sz w:val="20"/>
          <w:szCs w:val="20"/>
          <w:lang w:val="en-US"/>
        </w:rPr>
        <w:t>deze</w:t>
      </w:r>
      <w:r w:rsidRPr="07ED541C" w:rsidR="001B5D6F">
        <w:rPr>
          <w:sz w:val="20"/>
          <w:szCs w:val="20"/>
          <w:lang w:val="en-US"/>
        </w:rPr>
        <w:t xml:space="preserve"> studie is om </w:t>
      </w:r>
      <w:r w:rsidRPr="07ED541C" w:rsidR="001B5D6F">
        <w:rPr>
          <w:sz w:val="20"/>
          <w:szCs w:val="20"/>
          <w:lang w:val="en-US"/>
        </w:rPr>
        <w:t>een</w:t>
      </w:r>
      <w:r w:rsidRPr="07ED541C" w:rsidR="001B5D6F">
        <w:rPr>
          <w:sz w:val="20"/>
          <w:szCs w:val="20"/>
          <w:lang w:val="en-US"/>
        </w:rPr>
        <w:t xml:space="preserve"> </w:t>
      </w:r>
      <w:r w:rsidRPr="07ED541C" w:rsidR="001B5D6F">
        <w:rPr>
          <w:sz w:val="20"/>
          <w:szCs w:val="20"/>
          <w:lang w:val="en-US"/>
        </w:rPr>
        <w:t>nieuwe</w:t>
      </w:r>
      <w:r w:rsidRPr="07ED541C" w:rsidR="001B5D6F">
        <w:rPr>
          <w:sz w:val="20"/>
          <w:szCs w:val="20"/>
          <w:lang w:val="en-US"/>
        </w:rPr>
        <w:t xml:space="preserve">, </w:t>
      </w:r>
      <w:r w:rsidRPr="07ED541C" w:rsidR="001B5D6F">
        <w:rPr>
          <w:sz w:val="20"/>
          <w:szCs w:val="20"/>
          <w:lang w:val="en-US"/>
        </w:rPr>
        <w:t>multimodale</w:t>
      </w:r>
      <w:r w:rsidRPr="07ED541C" w:rsidR="001B5D6F">
        <w:rPr>
          <w:sz w:val="20"/>
          <w:szCs w:val="20"/>
          <w:lang w:val="en-US"/>
        </w:rPr>
        <w:t xml:space="preserve"> </w:t>
      </w:r>
      <w:r w:rsidRPr="07ED541C" w:rsidR="001B5D6F">
        <w:rPr>
          <w:sz w:val="20"/>
          <w:szCs w:val="20"/>
          <w:lang w:val="en-US"/>
        </w:rPr>
        <w:t>aanpak</w:t>
      </w:r>
      <w:r w:rsidRPr="07ED541C" w:rsidR="001B5D6F">
        <w:rPr>
          <w:sz w:val="20"/>
          <w:szCs w:val="20"/>
          <w:lang w:val="en-US"/>
        </w:rPr>
        <w:t xml:space="preserve"> (de PARADISE </w:t>
      </w:r>
      <w:r w:rsidRPr="07ED541C" w:rsidR="001B5D6F">
        <w:rPr>
          <w:sz w:val="20"/>
          <w:szCs w:val="20"/>
          <w:lang w:val="en-US"/>
        </w:rPr>
        <w:t>interventie</w:t>
      </w:r>
      <w:r w:rsidRPr="07ED541C" w:rsidR="001B5D6F">
        <w:rPr>
          <w:sz w:val="20"/>
          <w:szCs w:val="20"/>
          <w:lang w:val="en-US"/>
        </w:rPr>
        <w:t xml:space="preserve">), </w:t>
      </w:r>
      <w:r w:rsidRPr="07ED541C" w:rsidR="001B5D6F">
        <w:rPr>
          <w:sz w:val="20"/>
          <w:szCs w:val="20"/>
          <w:lang w:val="en-US"/>
        </w:rPr>
        <w:t>bovenop</w:t>
      </w:r>
      <w:r w:rsidRPr="07ED541C" w:rsidR="001B5D6F">
        <w:rPr>
          <w:sz w:val="20"/>
          <w:szCs w:val="20"/>
          <w:lang w:val="en-US"/>
        </w:rPr>
        <w:t xml:space="preserve"> de </w:t>
      </w:r>
      <w:r w:rsidRPr="07ED541C" w:rsidR="001B5D6F">
        <w:rPr>
          <w:sz w:val="20"/>
          <w:szCs w:val="20"/>
          <w:lang w:val="en-US"/>
        </w:rPr>
        <w:t>gebruikelijke</w:t>
      </w:r>
      <w:r w:rsidRPr="07ED541C" w:rsidR="001B5D6F">
        <w:rPr>
          <w:sz w:val="20"/>
          <w:szCs w:val="20"/>
          <w:lang w:val="en-US"/>
        </w:rPr>
        <w:t xml:space="preserve"> </w:t>
      </w:r>
      <w:r w:rsidRPr="07ED541C" w:rsidR="001B5D6F">
        <w:rPr>
          <w:sz w:val="20"/>
          <w:szCs w:val="20"/>
          <w:lang w:val="en-US"/>
        </w:rPr>
        <w:t>zorg</w:t>
      </w:r>
      <w:r w:rsidRPr="07ED541C" w:rsidR="001B5D6F">
        <w:rPr>
          <w:sz w:val="20"/>
          <w:szCs w:val="20"/>
          <w:lang w:val="en-US"/>
        </w:rPr>
        <w:t xml:space="preserve">, </w:t>
      </w:r>
      <w:r w:rsidRPr="07ED541C" w:rsidR="001B5D6F">
        <w:rPr>
          <w:sz w:val="20"/>
          <w:szCs w:val="20"/>
          <w:lang w:val="en-US"/>
        </w:rPr>
        <w:t>te</w:t>
      </w:r>
      <w:r w:rsidRPr="07ED541C" w:rsidR="001B5D6F">
        <w:rPr>
          <w:sz w:val="20"/>
          <w:szCs w:val="20"/>
          <w:lang w:val="en-US"/>
        </w:rPr>
        <w:t xml:space="preserve"> </w:t>
      </w:r>
      <w:r w:rsidRPr="07ED541C" w:rsidR="001B5D6F">
        <w:rPr>
          <w:sz w:val="20"/>
          <w:szCs w:val="20"/>
          <w:lang w:val="en-US"/>
        </w:rPr>
        <w:t>evalueren</w:t>
      </w:r>
      <w:r w:rsidRPr="07ED541C" w:rsidR="001B5D6F">
        <w:rPr>
          <w:sz w:val="20"/>
          <w:szCs w:val="20"/>
          <w:lang w:val="en-US"/>
        </w:rPr>
        <w:t xml:space="preserve"> met </w:t>
      </w:r>
      <w:r w:rsidRPr="07ED541C" w:rsidR="001B5D6F">
        <w:rPr>
          <w:sz w:val="20"/>
          <w:szCs w:val="20"/>
          <w:lang w:val="en-US"/>
        </w:rPr>
        <w:t>betrekking</w:t>
      </w:r>
      <w:r w:rsidRPr="07ED541C" w:rsidR="001B5D6F">
        <w:rPr>
          <w:sz w:val="20"/>
          <w:szCs w:val="20"/>
          <w:lang w:val="en-US"/>
        </w:rPr>
        <w:t xml:space="preserve"> tot het </w:t>
      </w:r>
      <w:r w:rsidRPr="07ED541C" w:rsidR="001B5D6F">
        <w:rPr>
          <w:sz w:val="20"/>
          <w:szCs w:val="20"/>
          <w:lang w:val="en-US"/>
        </w:rPr>
        <w:t>voorkomen</w:t>
      </w:r>
      <w:r w:rsidRPr="07ED541C" w:rsidR="001B5D6F">
        <w:rPr>
          <w:sz w:val="20"/>
          <w:szCs w:val="20"/>
          <w:lang w:val="en-US"/>
        </w:rPr>
        <w:t xml:space="preserve"> van </w:t>
      </w:r>
      <w:r w:rsidRPr="07ED541C" w:rsidR="001B5D6F">
        <w:rPr>
          <w:sz w:val="20"/>
          <w:szCs w:val="20"/>
          <w:lang w:val="en-US"/>
        </w:rPr>
        <w:t>voetproblemen</w:t>
      </w:r>
      <w:r w:rsidRPr="07ED541C" w:rsidR="001B5D6F">
        <w:rPr>
          <w:sz w:val="20"/>
          <w:szCs w:val="20"/>
          <w:lang w:val="en-US"/>
        </w:rPr>
        <w:t xml:space="preserve"> </w:t>
      </w:r>
      <w:r w:rsidRPr="07ED541C" w:rsidR="001B5D6F">
        <w:rPr>
          <w:sz w:val="20"/>
          <w:szCs w:val="20"/>
          <w:lang w:val="en-US"/>
        </w:rPr>
        <w:t>bij</w:t>
      </w:r>
      <w:r w:rsidRPr="07ED541C" w:rsidR="001B5D6F">
        <w:rPr>
          <w:sz w:val="20"/>
          <w:szCs w:val="20"/>
          <w:lang w:val="en-US"/>
        </w:rPr>
        <w:t xml:space="preserve"> </w:t>
      </w:r>
      <w:r w:rsidRPr="07ED541C" w:rsidR="001B5D6F">
        <w:rPr>
          <w:sz w:val="20"/>
          <w:szCs w:val="20"/>
          <w:lang w:val="en-US"/>
        </w:rPr>
        <w:t>personen</w:t>
      </w:r>
      <w:r w:rsidRPr="07ED541C" w:rsidR="001B5D6F">
        <w:rPr>
          <w:sz w:val="20"/>
          <w:szCs w:val="20"/>
          <w:lang w:val="en-US"/>
        </w:rPr>
        <w:t xml:space="preserve"> met diabetes. </w:t>
      </w:r>
      <w:r w:rsidRPr="07ED541C" w:rsidR="001B5D6F">
        <w:rPr>
          <w:sz w:val="20"/>
          <w:szCs w:val="20"/>
          <w:lang w:val="en-US"/>
        </w:rPr>
        <w:t>Hierbij</w:t>
      </w:r>
      <w:r w:rsidRPr="07ED541C" w:rsidR="001B5D6F">
        <w:rPr>
          <w:sz w:val="20"/>
          <w:szCs w:val="20"/>
          <w:lang w:val="en-US"/>
        </w:rPr>
        <w:t xml:space="preserve"> </w:t>
      </w:r>
      <w:r w:rsidRPr="07ED541C" w:rsidR="001B5D6F">
        <w:rPr>
          <w:sz w:val="20"/>
          <w:szCs w:val="20"/>
          <w:lang w:val="en-US"/>
        </w:rPr>
        <w:t>worden</w:t>
      </w:r>
      <w:r w:rsidRPr="07ED541C" w:rsidR="001B5D6F">
        <w:rPr>
          <w:sz w:val="20"/>
          <w:szCs w:val="20"/>
          <w:lang w:val="en-US"/>
        </w:rPr>
        <w:t xml:space="preserve"> </w:t>
      </w:r>
      <w:r w:rsidRPr="07ED541C" w:rsidR="001B5D6F">
        <w:rPr>
          <w:sz w:val="20"/>
          <w:szCs w:val="20"/>
          <w:lang w:val="en-US"/>
        </w:rPr>
        <w:t>zowel</w:t>
      </w:r>
      <w:r w:rsidRPr="07ED541C" w:rsidR="001B5D6F">
        <w:rPr>
          <w:sz w:val="20"/>
          <w:szCs w:val="20"/>
          <w:lang w:val="en-US"/>
        </w:rPr>
        <w:t xml:space="preserve"> de </w:t>
      </w:r>
      <w:r w:rsidRPr="07ED541C" w:rsidR="001B5D6F">
        <w:rPr>
          <w:sz w:val="20"/>
          <w:szCs w:val="20"/>
          <w:lang w:val="en-US"/>
        </w:rPr>
        <w:t>klinische</w:t>
      </w:r>
      <w:r w:rsidRPr="07ED541C" w:rsidR="001B5D6F">
        <w:rPr>
          <w:sz w:val="20"/>
          <w:szCs w:val="20"/>
          <w:lang w:val="en-US"/>
        </w:rPr>
        <w:t xml:space="preserve"> </w:t>
      </w:r>
      <w:r w:rsidRPr="07ED541C" w:rsidR="001B5D6F">
        <w:rPr>
          <w:sz w:val="20"/>
          <w:szCs w:val="20"/>
          <w:lang w:val="en-US"/>
        </w:rPr>
        <w:t>effecten</w:t>
      </w:r>
      <w:r w:rsidRPr="07ED541C" w:rsidR="001B5D6F">
        <w:rPr>
          <w:sz w:val="20"/>
          <w:szCs w:val="20"/>
          <w:lang w:val="en-US"/>
        </w:rPr>
        <w:t xml:space="preserve">, de </w:t>
      </w:r>
      <w:r w:rsidRPr="07ED541C" w:rsidR="001B5D6F">
        <w:rPr>
          <w:sz w:val="20"/>
          <w:szCs w:val="20"/>
          <w:lang w:val="en-US"/>
        </w:rPr>
        <w:t>kosteneffectiviteit</w:t>
      </w:r>
      <w:r w:rsidRPr="07ED541C" w:rsidR="001B5D6F">
        <w:rPr>
          <w:sz w:val="20"/>
          <w:szCs w:val="20"/>
          <w:lang w:val="en-US"/>
        </w:rPr>
        <w:t xml:space="preserve"> </w:t>
      </w:r>
      <w:r w:rsidRPr="07ED541C" w:rsidR="001B5D6F">
        <w:rPr>
          <w:sz w:val="20"/>
          <w:szCs w:val="20"/>
          <w:lang w:val="en-US"/>
        </w:rPr>
        <w:t>als</w:t>
      </w:r>
      <w:r w:rsidRPr="07ED541C" w:rsidR="001B5D6F">
        <w:rPr>
          <w:sz w:val="20"/>
          <w:szCs w:val="20"/>
          <w:lang w:val="en-US"/>
        </w:rPr>
        <w:t xml:space="preserve"> de </w:t>
      </w:r>
      <w:r w:rsidRPr="07ED541C" w:rsidR="001B5D6F">
        <w:rPr>
          <w:sz w:val="20"/>
          <w:szCs w:val="20"/>
          <w:lang w:val="en-US"/>
        </w:rPr>
        <w:t>implementatie</w:t>
      </w:r>
      <w:r w:rsidRPr="07ED541C" w:rsidR="001B5D6F">
        <w:rPr>
          <w:sz w:val="20"/>
          <w:szCs w:val="20"/>
          <w:lang w:val="en-US"/>
        </w:rPr>
        <w:t xml:space="preserve"> van de </w:t>
      </w:r>
      <w:r w:rsidRPr="07ED541C" w:rsidR="001B5D6F">
        <w:rPr>
          <w:sz w:val="20"/>
          <w:szCs w:val="20"/>
          <w:lang w:val="en-US"/>
        </w:rPr>
        <w:t>interventie</w:t>
      </w:r>
      <w:r w:rsidRPr="07ED541C" w:rsidR="001B5D6F">
        <w:rPr>
          <w:sz w:val="20"/>
          <w:szCs w:val="20"/>
          <w:lang w:val="en-US"/>
        </w:rPr>
        <w:t xml:space="preserve"> </w:t>
      </w:r>
      <w:r w:rsidRPr="07ED541C" w:rsidR="001B5D6F">
        <w:rPr>
          <w:sz w:val="20"/>
          <w:szCs w:val="20"/>
          <w:lang w:val="en-US"/>
        </w:rPr>
        <w:t>onderzocht</w:t>
      </w:r>
      <w:r w:rsidRPr="07ED541C" w:rsidR="001B5D6F">
        <w:rPr>
          <w:sz w:val="20"/>
          <w:szCs w:val="20"/>
          <w:lang w:val="en-US"/>
        </w:rPr>
        <w:t>.</w:t>
      </w:r>
    </w:p>
    <w:p w:rsidRPr="001B5D6F" w:rsidR="001B5D6F" w:rsidP="07ED541C" w:rsidRDefault="001B5D6F" w14:paraId="2206D986" w14:textId="77777777">
      <w:pPr>
        <w:pStyle w:val="Default"/>
        <w:jc w:val="both"/>
        <w:rPr>
          <w:sz w:val="20"/>
          <w:szCs w:val="20"/>
          <w:lang w:val="en-US"/>
        </w:rPr>
      </w:pPr>
      <w:r w:rsidRPr="07ED541C" w:rsidR="001B5D6F">
        <w:rPr>
          <w:sz w:val="20"/>
          <w:szCs w:val="20"/>
          <w:lang w:val="en-US"/>
        </w:rPr>
        <w:t xml:space="preserve">In het </w:t>
      </w:r>
      <w:r w:rsidRPr="07ED541C" w:rsidR="001B5D6F">
        <w:rPr>
          <w:sz w:val="20"/>
          <w:szCs w:val="20"/>
          <w:lang w:val="en-US"/>
        </w:rPr>
        <w:t>kader</w:t>
      </w:r>
      <w:r w:rsidRPr="07ED541C" w:rsidR="001B5D6F">
        <w:rPr>
          <w:sz w:val="20"/>
          <w:szCs w:val="20"/>
          <w:lang w:val="en-US"/>
        </w:rPr>
        <w:t xml:space="preserve"> van de </w:t>
      </w:r>
      <w:r w:rsidRPr="07ED541C" w:rsidR="001B5D6F">
        <w:rPr>
          <w:sz w:val="20"/>
          <w:szCs w:val="20"/>
          <w:lang w:val="en-US"/>
        </w:rPr>
        <w:t>procesevaluatie</w:t>
      </w:r>
      <w:r w:rsidRPr="07ED541C" w:rsidR="001B5D6F">
        <w:rPr>
          <w:sz w:val="20"/>
          <w:szCs w:val="20"/>
          <w:lang w:val="en-US"/>
        </w:rPr>
        <w:t xml:space="preserve"> </w:t>
      </w:r>
      <w:r w:rsidRPr="07ED541C" w:rsidR="001B5D6F">
        <w:rPr>
          <w:sz w:val="20"/>
          <w:szCs w:val="20"/>
          <w:lang w:val="en-US"/>
        </w:rPr>
        <w:t>willen</w:t>
      </w:r>
      <w:r w:rsidRPr="07ED541C" w:rsidR="001B5D6F">
        <w:rPr>
          <w:sz w:val="20"/>
          <w:szCs w:val="20"/>
          <w:lang w:val="en-US"/>
        </w:rPr>
        <w:t xml:space="preserve"> we </w:t>
      </w:r>
      <w:r w:rsidRPr="07ED541C" w:rsidR="001B5D6F">
        <w:rPr>
          <w:sz w:val="20"/>
          <w:szCs w:val="20"/>
          <w:lang w:val="en-US"/>
        </w:rPr>
        <w:t>beter</w:t>
      </w:r>
      <w:r w:rsidRPr="07ED541C" w:rsidR="001B5D6F">
        <w:rPr>
          <w:sz w:val="20"/>
          <w:szCs w:val="20"/>
          <w:lang w:val="en-US"/>
        </w:rPr>
        <w:t xml:space="preserve"> </w:t>
      </w:r>
      <w:r w:rsidRPr="07ED541C" w:rsidR="001B5D6F">
        <w:rPr>
          <w:sz w:val="20"/>
          <w:szCs w:val="20"/>
          <w:lang w:val="en-US"/>
        </w:rPr>
        <w:t>begrijpen</w:t>
      </w:r>
      <w:r w:rsidRPr="07ED541C" w:rsidR="001B5D6F">
        <w:rPr>
          <w:sz w:val="20"/>
          <w:szCs w:val="20"/>
          <w:lang w:val="en-US"/>
        </w:rPr>
        <w:t xml:space="preserve"> hoe de PARADISE </w:t>
      </w:r>
      <w:r w:rsidRPr="07ED541C" w:rsidR="001B5D6F">
        <w:rPr>
          <w:sz w:val="20"/>
          <w:szCs w:val="20"/>
          <w:lang w:val="en-US"/>
        </w:rPr>
        <w:t>interventie</w:t>
      </w:r>
      <w:r w:rsidRPr="07ED541C" w:rsidR="001B5D6F">
        <w:rPr>
          <w:sz w:val="20"/>
          <w:szCs w:val="20"/>
          <w:lang w:val="en-US"/>
        </w:rPr>
        <w:t xml:space="preserve"> in de </w:t>
      </w:r>
      <w:r w:rsidRPr="07ED541C" w:rsidR="001B5D6F">
        <w:rPr>
          <w:sz w:val="20"/>
          <w:szCs w:val="20"/>
          <w:lang w:val="en-US"/>
        </w:rPr>
        <w:t>praktijk</w:t>
      </w:r>
      <w:r w:rsidRPr="07ED541C" w:rsidR="001B5D6F">
        <w:rPr>
          <w:sz w:val="20"/>
          <w:szCs w:val="20"/>
          <w:lang w:val="en-US"/>
        </w:rPr>
        <w:t xml:space="preserve"> </w:t>
      </w:r>
      <w:r w:rsidRPr="07ED541C" w:rsidR="001B5D6F">
        <w:rPr>
          <w:sz w:val="20"/>
          <w:szCs w:val="20"/>
          <w:lang w:val="en-US"/>
        </w:rPr>
        <w:t>wordt</w:t>
      </w:r>
      <w:r w:rsidRPr="07ED541C" w:rsidR="001B5D6F">
        <w:rPr>
          <w:sz w:val="20"/>
          <w:szCs w:val="20"/>
          <w:lang w:val="en-US"/>
        </w:rPr>
        <w:t xml:space="preserve"> </w:t>
      </w:r>
      <w:r w:rsidRPr="07ED541C" w:rsidR="001B5D6F">
        <w:rPr>
          <w:sz w:val="20"/>
          <w:szCs w:val="20"/>
          <w:lang w:val="en-US"/>
        </w:rPr>
        <w:t>uitgevoerd</w:t>
      </w:r>
      <w:r w:rsidRPr="07ED541C" w:rsidR="001B5D6F">
        <w:rPr>
          <w:sz w:val="20"/>
          <w:szCs w:val="20"/>
          <w:lang w:val="en-US"/>
        </w:rPr>
        <w:t xml:space="preserve"> en </w:t>
      </w:r>
      <w:r w:rsidRPr="07ED541C" w:rsidR="001B5D6F">
        <w:rPr>
          <w:sz w:val="20"/>
          <w:szCs w:val="20"/>
          <w:lang w:val="en-US"/>
        </w:rPr>
        <w:t>ervaren</w:t>
      </w:r>
      <w:r w:rsidRPr="07ED541C" w:rsidR="001B5D6F">
        <w:rPr>
          <w:sz w:val="20"/>
          <w:szCs w:val="20"/>
          <w:lang w:val="en-US"/>
        </w:rPr>
        <w:t xml:space="preserve"> door </w:t>
      </w:r>
      <w:r w:rsidRPr="07ED541C" w:rsidR="001B5D6F">
        <w:rPr>
          <w:sz w:val="20"/>
          <w:szCs w:val="20"/>
          <w:lang w:val="en-US"/>
        </w:rPr>
        <w:t>zorgverleners</w:t>
      </w:r>
      <w:r w:rsidRPr="07ED541C" w:rsidR="001B5D6F">
        <w:rPr>
          <w:sz w:val="20"/>
          <w:szCs w:val="20"/>
          <w:lang w:val="en-US"/>
        </w:rPr>
        <w:t xml:space="preserve">. </w:t>
      </w:r>
      <w:r w:rsidRPr="07ED541C" w:rsidR="001B5D6F">
        <w:rPr>
          <w:sz w:val="20"/>
          <w:szCs w:val="20"/>
          <w:lang w:val="en-US"/>
        </w:rPr>
        <w:t>Daarom</w:t>
      </w:r>
      <w:r w:rsidRPr="07ED541C" w:rsidR="001B5D6F">
        <w:rPr>
          <w:sz w:val="20"/>
          <w:szCs w:val="20"/>
          <w:lang w:val="en-US"/>
        </w:rPr>
        <w:t xml:space="preserve"> </w:t>
      </w:r>
      <w:r w:rsidRPr="07ED541C" w:rsidR="001B5D6F">
        <w:rPr>
          <w:sz w:val="20"/>
          <w:szCs w:val="20"/>
          <w:lang w:val="en-US"/>
        </w:rPr>
        <w:t>richten</w:t>
      </w:r>
      <w:r w:rsidRPr="07ED541C" w:rsidR="001B5D6F">
        <w:rPr>
          <w:sz w:val="20"/>
          <w:szCs w:val="20"/>
          <w:lang w:val="en-US"/>
        </w:rPr>
        <w:t xml:space="preserve"> we </w:t>
      </w:r>
      <w:r w:rsidRPr="07ED541C" w:rsidR="001B5D6F">
        <w:rPr>
          <w:sz w:val="20"/>
          <w:szCs w:val="20"/>
          <w:lang w:val="en-US"/>
        </w:rPr>
        <w:t>ons</w:t>
      </w:r>
      <w:r w:rsidRPr="07ED541C" w:rsidR="001B5D6F">
        <w:rPr>
          <w:sz w:val="20"/>
          <w:szCs w:val="20"/>
          <w:lang w:val="en-US"/>
        </w:rPr>
        <w:t xml:space="preserve"> </w:t>
      </w:r>
      <w:r w:rsidRPr="07ED541C" w:rsidR="001B5D6F">
        <w:rPr>
          <w:sz w:val="20"/>
          <w:szCs w:val="20"/>
          <w:lang w:val="en-US"/>
        </w:rPr>
        <w:t>specifiek</w:t>
      </w:r>
      <w:r w:rsidRPr="07ED541C" w:rsidR="001B5D6F">
        <w:rPr>
          <w:sz w:val="20"/>
          <w:szCs w:val="20"/>
          <w:lang w:val="en-US"/>
        </w:rPr>
        <w:t xml:space="preserve"> tot </w:t>
      </w:r>
      <w:r w:rsidRPr="07ED541C" w:rsidR="001B5D6F">
        <w:rPr>
          <w:sz w:val="20"/>
          <w:szCs w:val="20"/>
          <w:lang w:val="en-US"/>
        </w:rPr>
        <w:t>therapeuten</w:t>
      </w:r>
      <w:r w:rsidRPr="07ED541C" w:rsidR="001B5D6F">
        <w:rPr>
          <w:sz w:val="20"/>
          <w:szCs w:val="20"/>
          <w:lang w:val="en-US"/>
        </w:rPr>
        <w:t xml:space="preserve"> die </w:t>
      </w:r>
      <w:r w:rsidRPr="07ED541C" w:rsidR="001B5D6F">
        <w:rPr>
          <w:sz w:val="20"/>
          <w:szCs w:val="20"/>
          <w:lang w:val="en-US"/>
        </w:rPr>
        <w:t>betrokken</w:t>
      </w:r>
      <w:r w:rsidRPr="07ED541C" w:rsidR="001B5D6F">
        <w:rPr>
          <w:sz w:val="20"/>
          <w:szCs w:val="20"/>
          <w:lang w:val="en-US"/>
        </w:rPr>
        <w:t xml:space="preserve"> </w:t>
      </w:r>
      <w:r w:rsidRPr="07ED541C" w:rsidR="001B5D6F">
        <w:rPr>
          <w:sz w:val="20"/>
          <w:szCs w:val="20"/>
          <w:lang w:val="en-US"/>
        </w:rPr>
        <w:t>zijn</w:t>
      </w:r>
      <w:r w:rsidRPr="07ED541C" w:rsidR="001B5D6F">
        <w:rPr>
          <w:sz w:val="20"/>
          <w:szCs w:val="20"/>
          <w:lang w:val="en-US"/>
        </w:rPr>
        <w:t xml:space="preserve"> </w:t>
      </w:r>
      <w:r w:rsidRPr="07ED541C" w:rsidR="001B5D6F">
        <w:rPr>
          <w:sz w:val="20"/>
          <w:szCs w:val="20"/>
          <w:lang w:val="en-US"/>
        </w:rPr>
        <w:t>bij</w:t>
      </w:r>
      <w:r w:rsidRPr="07ED541C" w:rsidR="001B5D6F">
        <w:rPr>
          <w:sz w:val="20"/>
          <w:szCs w:val="20"/>
          <w:lang w:val="en-US"/>
        </w:rPr>
        <w:t xml:space="preserve"> het </w:t>
      </w:r>
      <w:r w:rsidRPr="07ED541C" w:rsidR="001B5D6F">
        <w:rPr>
          <w:sz w:val="20"/>
          <w:szCs w:val="20"/>
          <w:lang w:val="en-US"/>
        </w:rPr>
        <w:t>uitvoeren</w:t>
      </w:r>
      <w:r w:rsidRPr="07ED541C" w:rsidR="001B5D6F">
        <w:rPr>
          <w:sz w:val="20"/>
          <w:szCs w:val="20"/>
          <w:lang w:val="en-US"/>
        </w:rPr>
        <w:t xml:space="preserve"> van de </w:t>
      </w:r>
      <w:r w:rsidRPr="07ED541C" w:rsidR="001B5D6F">
        <w:rPr>
          <w:sz w:val="20"/>
          <w:szCs w:val="20"/>
          <w:lang w:val="en-US"/>
        </w:rPr>
        <w:t>interventie</w:t>
      </w:r>
      <w:r w:rsidRPr="07ED541C" w:rsidR="001B5D6F">
        <w:rPr>
          <w:sz w:val="20"/>
          <w:szCs w:val="20"/>
          <w:lang w:val="en-US"/>
        </w:rPr>
        <w:t>.</w:t>
      </w:r>
    </w:p>
    <w:p w:rsidRPr="001B5D6F" w:rsidR="007560FC" w:rsidP="0009574B" w:rsidRDefault="001B5D6F" w14:paraId="25C10570" w14:textId="28694A0A">
      <w:pPr>
        <w:pStyle w:val="Default"/>
        <w:jc w:val="both"/>
        <w:rPr>
          <w:bCs/>
          <w:sz w:val="20"/>
          <w:szCs w:val="20"/>
          <w:lang w:val="en-BE"/>
        </w:rPr>
      </w:pPr>
      <w:r w:rsidRPr="001B5D6F">
        <w:rPr>
          <w:bCs/>
          <w:sz w:val="20"/>
          <w:szCs w:val="20"/>
          <w:lang w:val="en-BE"/>
        </w:rPr>
        <w:t xml:space="preserve">U </w:t>
      </w:r>
      <w:proofErr w:type="spellStart"/>
      <w:r w:rsidRPr="001B5D6F">
        <w:rPr>
          <w:bCs/>
          <w:sz w:val="20"/>
          <w:szCs w:val="20"/>
          <w:lang w:val="en-BE"/>
        </w:rPr>
        <w:t>komt</w:t>
      </w:r>
      <w:proofErr w:type="spellEnd"/>
      <w:r w:rsidRPr="001B5D6F">
        <w:rPr>
          <w:bCs/>
          <w:sz w:val="20"/>
          <w:szCs w:val="20"/>
          <w:lang w:val="en-BE"/>
        </w:rPr>
        <w:t xml:space="preserve"> in </w:t>
      </w:r>
      <w:proofErr w:type="spellStart"/>
      <w:r w:rsidRPr="001B5D6F">
        <w:rPr>
          <w:bCs/>
          <w:sz w:val="20"/>
          <w:szCs w:val="20"/>
          <w:lang w:val="en-BE"/>
        </w:rPr>
        <w:t>aanmerking</w:t>
      </w:r>
      <w:proofErr w:type="spellEnd"/>
      <w:r w:rsidRPr="001B5D6F">
        <w:rPr>
          <w:bCs/>
          <w:sz w:val="20"/>
          <w:szCs w:val="20"/>
          <w:lang w:val="en-BE"/>
        </w:rPr>
        <w:t xml:space="preserve"> </w:t>
      </w:r>
      <w:proofErr w:type="spellStart"/>
      <w:r w:rsidRPr="001B5D6F">
        <w:rPr>
          <w:bCs/>
          <w:sz w:val="20"/>
          <w:szCs w:val="20"/>
          <w:lang w:val="en-BE"/>
        </w:rPr>
        <w:t>voor</w:t>
      </w:r>
      <w:proofErr w:type="spellEnd"/>
      <w:r w:rsidRPr="001B5D6F">
        <w:rPr>
          <w:bCs/>
          <w:sz w:val="20"/>
          <w:szCs w:val="20"/>
          <w:lang w:val="en-BE"/>
        </w:rPr>
        <w:t xml:space="preserve"> </w:t>
      </w:r>
      <w:proofErr w:type="spellStart"/>
      <w:r w:rsidRPr="001B5D6F">
        <w:rPr>
          <w:bCs/>
          <w:sz w:val="20"/>
          <w:szCs w:val="20"/>
          <w:lang w:val="en-BE"/>
        </w:rPr>
        <w:t>deelname</w:t>
      </w:r>
      <w:proofErr w:type="spellEnd"/>
      <w:r w:rsidRPr="001B5D6F">
        <w:rPr>
          <w:bCs/>
          <w:sz w:val="20"/>
          <w:szCs w:val="20"/>
          <w:lang w:val="en-BE"/>
        </w:rPr>
        <w:t xml:space="preserve"> </w:t>
      </w:r>
      <w:proofErr w:type="spellStart"/>
      <w:r w:rsidRPr="001B5D6F">
        <w:rPr>
          <w:bCs/>
          <w:sz w:val="20"/>
          <w:szCs w:val="20"/>
          <w:lang w:val="en-BE"/>
        </w:rPr>
        <w:t>indien</w:t>
      </w:r>
      <w:proofErr w:type="spellEnd"/>
      <w:r w:rsidRPr="001B5D6F">
        <w:rPr>
          <w:bCs/>
          <w:sz w:val="20"/>
          <w:szCs w:val="20"/>
          <w:lang w:val="en-BE"/>
        </w:rPr>
        <w:t xml:space="preserve"> u </w:t>
      </w:r>
      <w:proofErr w:type="spellStart"/>
      <w:r w:rsidRPr="001B5D6F">
        <w:rPr>
          <w:bCs/>
          <w:sz w:val="20"/>
          <w:szCs w:val="20"/>
          <w:lang w:val="en-BE"/>
        </w:rPr>
        <w:t>betrokken</w:t>
      </w:r>
      <w:proofErr w:type="spellEnd"/>
      <w:r w:rsidRPr="001B5D6F">
        <w:rPr>
          <w:bCs/>
          <w:sz w:val="20"/>
          <w:szCs w:val="20"/>
          <w:lang w:val="en-BE"/>
        </w:rPr>
        <w:t xml:space="preserve"> bent </w:t>
      </w:r>
      <w:proofErr w:type="spellStart"/>
      <w:r w:rsidRPr="001B5D6F">
        <w:rPr>
          <w:bCs/>
          <w:sz w:val="20"/>
          <w:szCs w:val="20"/>
          <w:lang w:val="en-BE"/>
        </w:rPr>
        <w:t>bij</w:t>
      </w:r>
      <w:proofErr w:type="spellEnd"/>
      <w:r w:rsidRPr="001B5D6F">
        <w:rPr>
          <w:bCs/>
          <w:sz w:val="20"/>
          <w:szCs w:val="20"/>
          <w:lang w:val="en-BE"/>
        </w:rPr>
        <w:t xml:space="preserve"> de </w:t>
      </w:r>
      <w:proofErr w:type="spellStart"/>
      <w:r w:rsidRPr="001B5D6F">
        <w:rPr>
          <w:bCs/>
          <w:sz w:val="20"/>
          <w:szCs w:val="20"/>
          <w:lang w:val="en-BE"/>
        </w:rPr>
        <w:t>uitvoering</w:t>
      </w:r>
      <w:proofErr w:type="spellEnd"/>
      <w:r w:rsidRPr="001B5D6F">
        <w:rPr>
          <w:bCs/>
          <w:sz w:val="20"/>
          <w:szCs w:val="20"/>
          <w:lang w:val="en-BE"/>
        </w:rPr>
        <w:t xml:space="preserve"> van de PARADISE </w:t>
      </w:r>
      <w:proofErr w:type="spellStart"/>
      <w:r w:rsidRPr="001B5D6F">
        <w:rPr>
          <w:bCs/>
          <w:sz w:val="20"/>
          <w:szCs w:val="20"/>
          <w:lang w:val="en-BE"/>
        </w:rPr>
        <w:t>interventie</w:t>
      </w:r>
      <w:proofErr w:type="spellEnd"/>
      <w:r w:rsidRPr="001B5D6F">
        <w:rPr>
          <w:bCs/>
          <w:sz w:val="20"/>
          <w:szCs w:val="20"/>
          <w:lang w:val="en-BE"/>
        </w:rPr>
        <w:t xml:space="preserve"> </w:t>
      </w:r>
      <w:proofErr w:type="spellStart"/>
      <w:r w:rsidRPr="001B5D6F">
        <w:rPr>
          <w:bCs/>
          <w:sz w:val="20"/>
          <w:szCs w:val="20"/>
          <w:lang w:val="en-BE"/>
        </w:rPr>
        <w:t>binnen</w:t>
      </w:r>
      <w:proofErr w:type="spellEnd"/>
      <w:r w:rsidRPr="001B5D6F">
        <w:rPr>
          <w:bCs/>
          <w:sz w:val="20"/>
          <w:szCs w:val="20"/>
          <w:lang w:val="en-BE"/>
        </w:rPr>
        <w:t xml:space="preserve"> </w:t>
      </w:r>
      <w:proofErr w:type="spellStart"/>
      <w:r w:rsidRPr="001B5D6F">
        <w:rPr>
          <w:bCs/>
          <w:sz w:val="20"/>
          <w:szCs w:val="20"/>
          <w:lang w:val="en-BE"/>
        </w:rPr>
        <w:t>uw</w:t>
      </w:r>
      <w:proofErr w:type="spellEnd"/>
      <w:r w:rsidRPr="001B5D6F">
        <w:rPr>
          <w:bCs/>
          <w:sz w:val="20"/>
          <w:szCs w:val="20"/>
          <w:lang w:val="en-BE"/>
        </w:rPr>
        <w:t xml:space="preserve"> </w:t>
      </w:r>
      <w:proofErr w:type="spellStart"/>
      <w:r w:rsidRPr="001B5D6F">
        <w:rPr>
          <w:bCs/>
          <w:sz w:val="20"/>
          <w:szCs w:val="20"/>
          <w:lang w:val="en-BE"/>
        </w:rPr>
        <w:t>diabetesvoetkliniek</w:t>
      </w:r>
      <w:proofErr w:type="spellEnd"/>
      <w:r w:rsidRPr="001B5D6F">
        <w:rPr>
          <w:bCs/>
          <w:sz w:val="20"/>
          <w:szCs w:val="20"/>
          <w:lang w:val="en-BE"/>
        </w:rPr>
        <w:t>.</w:t>
      </w:r>
      <w:r w:rsidRPr="0009574B" w:rsidR="007560FC">
        <w:rPr>
          <w:b/>
          <w:sz w:val="20"/>
          <w:szCs w:val="20"/>
          <w:lang w:val="nl-BE"/>
        </w:rPr>
        <w:tab/>
      </w:r>
      <w:r w:rsidRPr="0009574B" w:rsidR="007560FC">
        <w:rPr>
          <w:b/>
          <w:sz w:val="20"/>
          <w:szCs w:val="20"/>
          <w:lang w:val="nl-BE"/>
        </w:rPr>
        <w:tab/>
      </w:r>
    </w:p>
    <w:p w:rsidR="00EE0A97" w:rsidP="00FA13DE" w:rsidRDefault="00FA13DE" w14:paraId="78FA5D6B" w14:textId="0C7C6E5E">
      <w:pPr>
        <w:pStyle w:val="Heading3"/>
        <w:rPr>
          <w:lang w:val="nl-BE"/>
        </w:rPr>
      </w:pPr>
      <w:r>
        <w:rPr>
          <w:lang w:val="nl-BE"/>
        </w:rPr>
        <w:t xml:space="preserve">4. </w:t>
      </w:r>
      <w:r w:rsidRPr="0009574B" w:rsidR="008C10D2">
        <w:rPr>
          <w:lang w:val="nl-BE"/>
        </w:rPr>
        <w:t xml:space="preserve">Wat houdt deelname aan de studie in voor </w:t>
      </w:r>
      <w:proofErr w:type="gramStart"/>
      <w:r w:rsidRPr="0009574B" w:rsidR="008C10D2">
        <w:rPr>
          <w:lang w:val="nl-BE"/>
        </w:rPr>
        <w:t>u?</w:t>
      </w:r>
      <w:r w:rsidRPr="0009574B" w:rsidR="00E810F5">
        <w:rPr>
          <w:lang w:val="nl-BE"/>
        </w:rPr>
        <w:t>:</w:t>
      </w:r>
      <w:proofErr w:type="gramEnd"/>
    </w:p>
    <w:p w:rsidRPr="001B5D6F" w:rsidR="001B5D6F" w:rsidP="07ED541C" w:rsidRDefault="001B5D6F" w14:paraId="63985FB7" w14:textId="412F7976">
      <w:pPr>
        <w:pStyle w:val="NormalWeb"/>
        <w:spacing w:before="120"/>
        <w:jc w:val="both"/>
        <w:rPr>
          <w:rFonts w:ascii="Arial" w:hAnsi="Arial" w:cs="Arial"/>
          <w:sz w:val="20"/>
          <w:szCs w:val="20"/>
          <w:lang w:val="en-US"/>
        </w:rPr>
      </w:pPr>
      <w:r w:rsidRPr="07ED541C" w:rsidR="001B5D6F">
        <w:rPr>
          <w:rFonts w:ascii="Arial" w:hAnsi="Arial" w:cs="Arial"/>
          <w:sz w:val="20"/>
          <w:szCs w:val="20"/>
          <w:lang w:val="en-US"/>
        </w:rPr>
        <w:t>Zoals</w:t>
      </w:r>
      <w:r w:rsidRPr="07ED541C" w:rsidR="001B5D6F">
        <w:rPr>
          <w:rFonts w:ascii="Arial" w:hAnsi="Arial" w:cs="Arial"/>
          <w:sz w:val="20"/>
          <w:szCs w:val="20"/>
          <w:lang w:val="en-US"/>
        </w:rPr>
        <w:t xml:space="preserve"> u </w:t>
      </w:r>
      <w:r w:rsidRPr="07ED541C" w:rsidR="001B5D6F">
        <w:rPr>
          <w:rFonts w:ascii="Arial" w:hAnsi="Arial" w:cs="Arial"/>
          <w:sz w:val="20"/>
          <w:szCs w:val="20"/>
          <w:lang w:val="en-US"/>
        </w:rPr>
        <w:t>wellicht</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weet</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omvat</w:t>
      </w:r>
      <w:r w:rsidRPr="07ED541C" w:rsidR="001B5D6F">
        <w:rPr>
          <w:rFonts w:ascii="Arial" w:hAnsi="Arial" w:cs="Arial"/>
          <w:sz w:val="20"/>
          <w:szCs w:val="20"/>
          <w:lang w:val="en-US"/>
        </w:rPr>
        <w:t xml:space="preserve"> de </w:t>
      </w:r>
      <w:r w:rsidRPr="07ED541C" w:rsidR="001B5D6F">
        <w:rPr>
          <w:rFonts w:ascii="Arial" w:hAnsi="Arial" w:cs="Arial"/>
          <w:sz w:val="20"/>
          <w:szCs w:val="20"/>
          <w:lang w:val="en-US"/>
        </w:rPr>
        <w:t>PARADISE studie</w:t>
      </w:r>
      <w:r w:rsidRPr="07ED541C" w:rsidR="001B5D6F">
        <w:rPr>
          <w:rFonts w:ascii="Arial" w:hAnsi="Arial" w:cs="Arial"/>
          <w:sz w:val="20"/>
          <w:szCs w:val="20"/>
          <w:lang w:val="en-US"/>
        </w:rPr>
        <w:t xml:space="preserve"> twee </w:t>
      </w:r>
      <w:r w:rsidRPr="07ED541C" w:rsidR="001B5D6F">
        <w:rPr>
          <w:rFonts w:ascii="Arial" w:hAnsi="Arial" w:cs="Arial"/>
          <w:sz w:val="20"/>
          <w:szCs w:val="20"/>
          <w:lang w:val="en-US"/>
        </w:rPr>
        <w:t>fases</w:t>
      </w:r>
      <w:r w:rsidRPr="07ED541C" w:rsidR="001B5D6F">
        <w:rPr>
          <w:rFonts w:ascii="Arial" w:hAnsi="Arial" w:cs="Arial"/>
          <w:sz w:val="20"/>
          <w:szCs w:val="20"/>
          <w:lang w:val="en-US"/>
        </w:rPr>
        <w:t>:</w:t>
      </w:r>
    </w:p>
    <w:p w:rsidRPr="001B5D6F" w:rsidR="001B5D6F" w:rsidP="07ED541C" w:rsidRDefault="001B5D6F" w14:paraId="679CEA23" w14:textId="72C03294">
      <w:pPr>
        <w:pStyle w:val="NormalWeb"/>
        <w:spacing w:before="120"/>
        <w:jc w:val="both"/>
        <w:rPr>
          <w:rFonts w:ascii="Arial" w:hAnsi="Arial" w:cs="Arial"/>
          <w:b w:val="1"/>
          <w:bCs w:val="1"/>
          <w:sz w:val="20"/>
          <w:szCs w:val="20"/>
          <w:lang w:val="en-US"/>
        </w:rPr>
      </w:pPr>
      <w:r w:rsidRPr="07ED541C" w:rsidR="001B5D6F">
        <w:rPr>
          <w:rFonts w:ascii="Arial" w:hAnsi="Arial" w:cs="Arial"/>
          <w:b w:val="1"/>
          <w:bCs w:val="1"/>
          <w:sz w:val="20"/>
          <w:szCs w:val="20"/>
          <w:lang w:val="en-US"/>
        </w:rPr>
        <w:t>-</w:t>
      </w:r>
      <w:r w:rsidRPr="07ED541C" w:rsidR="001B5D6F">
        <w:rPr>
          <w:rFonts w:ascii="Arial" w:hAnsi="Arial" w:cs="Arial"/>
          <w:b w:val="1"/>
          <w:bCs w:val="1"/>
          <w:sz w:val="20"/>
          <w:szCs w:val="20"/>
          <w:lang w:val="en-US"/>
        </w:rPr>
        <w:t>Rekruteringsfase</w:t>
      </w:r>
      <w:r w:rsidRPr="07ED541C" w:rsidR="001B5D6F">
        <w:rPr>
          <w:rFonts w:ascii="Arial" w:hAnsi="Arial" w:cs="Arial"/>
          <w:b w:val="1"/>
          <w:bCs w:val="1"/>
          <w:sz w:val="20"/>
          <w:szCs w:val="20"/>
          <w:lang w:val="en-US"/>
        </w:rPr>
        <w:t xml:space="preserve"> </w:t>
      </w:r>
      <w:r w:rsidRPr="07ED541C" w:rsidR="001B5D6F">
        <w:rPr>
          <w:rFonts w:ascii="Arial" w:hAnsi="Arial" w:cs="Arial"/>
          <w:b w:val="1"/>
          <w:bCs w:val="1"/>
          <w:sz w:val="20"/>
          <w:szCs w:val="20"/>
          <w:lang w:val="en-US"/>
        </w:rPr>
        <w:t xml:space="preserve">(12 </w:t>
      </w:r>
      <w:r w:rsidRPr="07ED541C" w:rsidR="001B5D6F">
        <w:rPr>
          <w:rFonts w:ascii="Arial" w:hAnsi="Arial" w:cs="Arial"/>
          <w:b w:val="1"/>
          <w:bCs w:val="1"/>
          <w:sz w:val="20"/>
          <w:szCs w:val="20"/>
          <w:lang w:val="en-US"/>
        </w:rPr>
        <w:t>maanden</w:t>
      </w:r>
      <w:r w:rsidRPr="07ED541C" w:rsidR="001B5D6F">
        <w:rPr>
          <w:rFonts w:ascii="Arial" w:hAnsi="Arial" w:cs="Arial"/>
          <w:b w:val="1"/>
          <w:bCs w:val="1"/>
          <w:sz w:val="20"/>
          <w:szCs w:val="20"/>
          <w:lang w:val="en-US"/>
        </w:rPr>
        <w:t>):</w:t>
      </w:r>
      <w:r w:rsidRPr="07ED541C" w:rsidR="001B5D6F">
        <w:rPr>
          <w:rFonts w:ascii="Arial" w:hAnsi="Arial" w:cs="Arial"/>
          <w:b w:val="1"/>
          <w:bCs w:val="1"/>
          <w:sz w:val="20"/>
          <w:szCs w:val="20"/>
          <w:lang w:val="en-US"/>
        </w:rPr>
        <w:t xml:space="preserve"> </w:t>
      </w:r>
      <w:r w:rsidRPr="07ED541C" w:rsidR="001B5D6F">
        <w:rPr>
          <w:rFonts w:ascii="Arial" w:hAnsi="Arial" w:cs="Arial"/>
          <w:sz w:val="20"/>
          <w:szCs w:val="20"/>
          <w:lang w:val="en-US"/>
        </w:rPr>
        <w:t>Tijdens</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deze</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periode</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worden</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patiënten</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gerekruteerd</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binnen</w:t>
      </w:r>
      <w:r w:rsidRPr="07ED541C" w:rsidR="001B5D6F">
        <w:rPr>
          <w:rFonts w:ascii="Arial" w:hAnsi="Arial" w:cs="Arial"/>
          <w:sz w:val="20"/>
          <w:szCs w:val="20"/>
          <w:lang w:val="en-US"/>
        </w:rPr>
        <w:t xml:space="preserve"> de </w:t>
      </w:r>
      <w:r w:rsidRPr="07ED541C" w:rsidR="001B5D6F">
        <w:rPr>
          <w:rFonts w:ascii="Arial" w:hAnsi="Arial" w:cs="Arial"/>
          <w:sz w:val="20"/>
          <w:szCs w:val="20"/>
          <w:lang w:val="en-US"/>
        </w:rPr>
        <w:t>deelnemende</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diabetesvoetklinieken</w:t>
      </w:r>
      <w:r w:rsidRPr="07ED541C" w:rsidR="001B5D6F">
        <w:rPr>
          <w:rFonts w:ascii="Arial" w:hAnsi="Arial" w:cs="Arial"/>
          <w:sz w:val="20"/>
          <w:szCs w:val="20"/>
          <w:lang w:val="en-US"/>
        </w:rPr>
        <w:t xml:space="preserve">. U bent </w:t>
      </w:r>
      <w:r w:rsidRPr="07ED541C" w:rsidR="001B5D6F">
        <w:rPr>
          <w:rFonts w:ascii="Arial" w:hAnsi="Arial" w:cs="Arial"/>
          <w:sz w:val="20"/>
          <w:szCs w:val="20"/>
          <w:lang w:val="en-US"/>
        </w:rPr>
        <w:t>als</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therapeut</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betrokken</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bij</w:t>
      </w:r>
      <w:r w:rsidRPr="07ED541C" w:rsidR="001B5D6F">
        <w:rPr>
          <w:rFonts w:ascii="Arial" w:hAnsi="Arial" w:cs="Arial"/>
          <w:sz w:val="20"/>
          <w:szCs w:val="20"/>
          <w:lang w:val="en-US"/>
        </w:rPr>
        <w:t xml:space="preserve"> het </w:t>
      </w:r>
      <w:r w:rsidRPr="07ED541C" w:rsidR="001B5D6F">
        <w:rPr>
          <w:rFonts w:ascii="Arial" w:hAnsi="Arial" w:cs="Arial"/>
          <w:sz w:val="20"/>
          <w:szCs w:val="20"/>
          <w:lang w:val="en-US"/>
        </w:rPr>
        <w:t>opstarten</w:t>
      </w:r>
      <w:r w:rsidRPr="07ED541C" w:rsidR="001B5D6F">
        <w:rPr>
          <w:rFonts w:ascii="Arial" w:hAnsi="Arial" w:cs="Arial"/>
          <w:sz w:val="20"/>
          <w:szCs w:val="20"/>
          <w:lang w:val="en-US"/>
        </w:rPr>
        <w:t xml:space="preserve"> en </w:t>
      </w:r>
      <w:r w:rsidRPr="07ED541C" w:rsidR="001B5D6F">
        <w:rPr>
          <w:rFonts w:ascii="Arial" w:hAnsi="Arial" w:cs="Arial"/>
          <w:sz w:val="20"/>
          <w:szCs w:val="20"/>
          <w:lang w:val="en-US"/>
        </w:rPr>
        <w:t>uitvoeren</w:t>
      </w:r>
      <w:r w:rsidRPr="07ED541C" w:rsidR="001B5D6F">
        <w:rPr>
          <w:rFonts w:ascii="Arial" w:hAnsi="Arial" w:cs="Arial"/>
          <w:sz w:val="20"/>
          <w:szCs w:val="20"/>
          <w:lang w:val="en-US"/>
        </w:rPr>
        <w:t xml:space="preserve"> van de PARADISE </w:t>
      </w:r>
      <w:r w:rsidRPr="07ED541C" w:rsidR="001B5D6F">
        <w:rPr>
          <w:rFonts w:ascii="Arial" w:hAnsi="Arial" w:cs="Arial"/>
          <w:sz w:val="20"/>
          <w:szCs w:val="20"/>
          <w:lang w:val="en-US"/>
        </w:rPr>
        <w:t>interventie</w:t>
      </w:r>
      <w:r w:rsidRPr="07ED541C" w:rsidR="001B5D6F">
        <w:rPr>
          <w:rFonts w:ascii="Arial" w:hAnsi="Arial" w:cs="Arial"/>
          <w:sz w:val="20"/>
          <w:szCs w:val="20"/>
          <w:lang w:val="en-US"/>
        </w:rPr>
        <w:t xml:space="preserve">. </w:t>
      </w:r>
    </w:p>
    <w:p w:rsidRPr="001B5D6F" w:rsidR="001B5D6F" w:rsidP="07ED541C" w:rsidRDefault="001B5D6F" w14:paraId="09CF27D2" w14:textId="7C27EEE0">
      <w:pPr>
        <w:pStyle w:val="NormalWeb"/>
        <w:spacing w:before="120"/>
        <w:jc w:val="both"/>
        <w:rPr>
          <w:rFonts w:ascii="Arial" w:hAnsi="Arial" w:cs="Arial"/>
          <w:sz w:val="20"/>
          <w:szCs w:val="20"/>
          <w:lang w:val="en-US"/>
        </w:rPr>
      </w:pPr>
      <w:r w:rsidRPr="07ED541C" w:rsidR="001B5D6F">
        <w:rPr>
          <w:rFonts w:ascii="Arial" w:hAnsi="Arial" w:cs="Arial"/>
          <w:b w:val="1"/>
          <w:bCs w:val="1"/>
          <w:sz w:val="20"/>
          <w:szCs w:val="20"/>
          <w:lang w:val="en-US"/>
        </w:rPr>
        <w:t>-</w:t>
      </w:r>
      <w:r w:rsidRPr="07ED541C" w:rsidR="001B5D6F">
        <w:rPr>
          <w:rFonts w:ascii="Arial" w:hAnsi="Arial" w:cs="Arial"/>
          <w:b w:val="1"/>
          <w:bCs w:val="1"/>
          <w:sz w:val="20"/>
          <w:szCs w:val="20"/>
          <w:lang w:val="en-US"/>
        </w:rPr>
        <w:t>Opvolgfase</w:t>
      </w:r>
      <w:r w:rsidRPr="07ED541C" w:rsidR="001B5D6F">
        <w:rPr>
          <w:rFonts w:ascii="Arial" w:hAnsi="Arial" w:cs="Arial"/>
          <w:b w:val="1"/>
          <w:bCs w:val="1"/>
          <w:sz w:val="20"/>
          <w:szCs w:val="20"/>
          <w:lang w:val="en-US"/>
        </w:rPr>
        <w:t xml:space="preserve"> (18 </w:t>
      </w:r>
      <w:r w:rsidRPr="07ED541C" w:rsidR="001B5D6F">
        <w:rPr>
          <w:rFonts w:ascii="Arial" w:hAnsi="Arial" w:cs="Arial"/>
          <w:b w:val="1"/>
          <w:bCs w:val="1"/>
          <w:sz w:val="20"/>
          <w:szCs w:val="20"/>
          <w:lang w:val="en-US"/>
        </w:rPr>
        <w:t>maanden</w:t>
      </w:r>
      <w:r w:rsidRPr="07ED541C" w:rsidR="001B5D6F">
        <w:rPr>
          <w:rFonts w:ascii="Arial" w:hAnsi="Arial" w:cs="Arial"/>
          <w:b w:val="1"/>
          <w:bCs w:val="1"/>
          <w:sz w:val="20"/>
          <w:szCs w:val="20"/>
          <w:lang w:val="en-US"/>
        </w:rPr>
        <w:t xml:space="preserve"> per </w:t>
      </w:r>
      <w:r w:rsidRPr="07ED541C" w:rsidR="001B5D6F">
        <w:rPr>
          <w:rFonts w:ascii="Arial" w:hAnsi="Arial" w:cs="Arial"/>
          <w:b w:val="1"/>
          <w:bCs w:val="1"/>
          <w:sz w:val="20"/>
          <w:szCs w:val="20"/>
          <w:lang w:val="en-US"/>
        </w:rPr>
        <w:t>patiënt</w:t>
      </w:r>
      <w:r w:rsidRPr="07ED541C" w:rsidR="001B5D6F">
        <w:rPr>
          <w:rFonts w:ascii="Arial" w:hAnsi="Arial" w:cs="Arial"/>
          <w:b w:val="1"/>
          <w:bCs w:val="1"/>
          <w:sz w:val="20"/>
          <w:szCs w:val="20"/>
          <w:lang w:val="en-US"/>
        </w:rPr>
        <w:t>):</w:t>
      </w:r>
      <w:r w:rsidRPr="07ED541C" w:rsidR="001B5D6F">
        <w:rPr>
          <w:rFonts w:ascii="Arial" w:hAnsi="Arial" w:cs="Arial"/>
          <w:b w:val="1"/>
          <w:bCs w:val="1"/>
          <w:sz w:val="20"/>
          <w:szCs w:val="20"/>
          <w:lang w:val="en-US"/>
        </w:rPr>
        <w:t xml:space="preserve"> </w:t>
      </w:r>
      <w:r w:rsidRPr="07ED541C" w:rsidR="001B5D6F">
        <w:rPr>
          <w:rFonts w:ascii="Arial" w:hAnsi="Arial" w:cs="Arial"/>
          <w:sz w:val="20"/>
          <w:szCs w:val="20"/>
          <w:lang w:val="en-US"/>
        </w:rPr>
        <w:t xml:space="preserve">Elke </w:t>
      </w:r>
      <w:r w:rsidRPr="07ED541C" w:rsidR="001B5D6F">
        <w:rPr>
          <w:rFonts w:ascii="Arial" w:hAnsi="Arial" w:cs="Arial"/>
          <w:sz w:val="20"/>
          <w:szCs w:val="20"/>
          <w:lang w:val="en-US"/>
        </w:rPr>
        <w:t>patiënt</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wordt</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gedurende</w:t>
      </w:r>
      <w:r w:rsidRPr="07ED541C" w:rsidR="001B5D6F">
        <w:rPr>
          <w:rFonts w:ascii="Arial" w:hAnsi="Arial" w:cs="Arial"/>
          <w:sz w:val="20"/>
          <w:szCs w:val="20"/>
          <w:lang w:val="en-US"/>
        </w:rPr>
        <w:t xml:space="preserve"> 18 </w:t>
      </w:r>
      <w:r w:rsidRPr="07ED541C" w:rsidR="001B5D6F">
        <w:rPr>
          <w:rFonts w:ascii="Arial" w:hAnsi="Arial" w:cs="Arial"/>
          <w:sz w:val="20"/>
          <w:szCs w:val="20"/>
          <w:lang w:val="en-US"/>
        </w:rPr>
        <w:t>maanden</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opgevolgd</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Tijdens</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deze</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periode</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vinden</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consultaties</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metingen</w:t>
      </w:r>
      <w:r w:rsidRPr="07ED541C" w:rsidR="001B5D6F">
        <w:rPr>
          <w:rFonts w:ascii="Arial" w:hAnsi="Arial" w:cs="Arial"/>
          <w:sz w:val="20"/>
          <w:szCs w:val="20"/>
          <w:lang w:val="en-US"/>
        </w:rPr>
        <w:t xml:space="preserve"> en </w:t>
      </w:r>
      <w:r w:rsidRPr="07ED541C" w:rsidR="001B5D6F">
        <w:rPr>
          <w:rFonts w:ascii="Arial" w:hAnsi="Arial" w:cs="Arial"/>
          <w:sz w:val="20"/>
          <w:szCs w:val="20"/>
          <w:lang w:val="en-US"/>
        </w:rPr>
        <w:t>begeleidingsmomenten</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plaats</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volgens</w:t>
      </w:r>
      <w:r w:rsidRPr="07ED541C" w:rsidR="001B5D6F">
        <w:rPr>
          <w:rFonts w:ascii="Arial" w:hAnsi="Arial" w:cs="Arial"/>
          <w:sz w:val="20"/>
          <w:szCs w:val="20"/>
          <w:lang w:val="en-US"/>
        </w:rPr>
        <w:t xml:space="preserve"> het PARADISE </w:t>
      </w:r>
      <w:r w:rsidRPr="07ED541C" w:rsidR="001B5D6F">
        <w:rPr>
          <w:rFonts w:ascii="Arial" w:hAnsi="Arial" w:cs="Arial"/>
          <w:sz w:val="20"/>
          <w:szCs w:val="20"/>
          <w:lang w:val="en-US"/>
        </w:rPr>
        <w:t>zorgpad</w:t>
      </w:r>
      <w:r w:rsidRPr="07ED541C" w:rsidR="001B5D6F">
        <w:rPr>
          <w:rFonts w:ascii="Arial" w:hAnsi="Arial" w:cs="Arial"/>
          <w:sz w:val="20"/>
          <w:szCs w:val="20"/>
          <w:lang w:val="en-US"/>
        </w:rPr>
        <w:t xml:space="preserve">. U bent </w:t>
      </w:r>
      <w:r w:rsidRPr="07ED541C" w:rsidR="001B5D6F">
        <w:rPr>
          <w:rFonts w:ascii="Arial" w:hAnsi="Arial" w:cs="Arial"/>
          <w:sz w:val="20"/>
          <w:szCs w:val="20"/>
          <w:lang w:val="en-US"/>
        </w:rPr>
        <w:t>hierbij</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actief</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betrokken</w:t>
      </w:r>
      <w:r w:rsidRPr="07ED541C" w:rsidR="001B5D6F">
        <w:rPr>
          <w:rFonts w:ascii="Arial" w:hAnsi="Arial" w:cs="Arial"/>
          <w:sz w:val="20"/>
          <w:szCs w:val="20"/>
          <w:lang w:val="en-US"/>
        </w:rPr>
        <w:t xml:space="preserve"> in de </w:t>
      </w:r>
      <w:r w:rsidRPr="07ED541C" w:rsidR="001B5D6F">
        <w:rPr>
          <w:rFonts w:ascii="Arial" w:hAnsi="Arial" w:cs="Arial"/>
          <w:sz w:val="20"/>
          <w:szCs w:val="20"/>
          <w:lang w:val="en-US"/>
        </w:rPr>
        <w:t>begeleiding</w:t>
      </w:r>
      <w:r w:rsidRPr="07ED541C" w:rsidR="001B5D6F">
        <w:rPr>
          <w:rFonts w:ascii="Arial" w:hAnsi="Arial" w:cs="Arial"/>
          <w:sz w:val="20"/>
          <w:szCs w:val="20"/>
          <w:lang w:val="en-US"/>
        </w:rPr>
        <w:t xml:space="preserve"> en </w:t>
      </w:r>
      <w:r w:rsidRPr="07ED541C" w:rsidR="001B5D6F">
        <w:rPr>
          <w:rFonts w:ascii="Arial" w:hAnsi="Arial" w:cs="Arial"/>
          <w:sz w:val="20"/>
          <w:szCs w:val="20"/>
          <w:lang w:val="en-US"/>
        </w:rPr>
        <w:t>opvolging</w:t>
      </w:r>
      <w:r w:rsidRPr="07ED541C" w:rsidR="001B5D6F">
        <w:rPr>
          <w:rFonts w:ascii="Arial" w:hAnsi="Arial" w:cs="Arial"/>
          <w:sz w:val="20"/>
          <w:szCs w:val="20"/>
          <w:lang w:val="en-US"/>
        </w:rPr>
        <w:t xml:space="preserve"> van de </w:t>
      </w:r>
      <w:r w:rsidRPr="07ED541C" w:rsidR="001B5D6F">
        <w:rPr>
          <w:rFonts w:ascii="Arial" w:hAnsi="Arial" w:cs="Arial"/>
          <w:sz w:val="20"/>
          <w:szCs w:val="20"/>
          <w:lang w:val="en-US"/>
        </w:rPr>
        <w:t>patiënt</w:t>
      </w:r>
      <w:r w:rsidRPr="07ED541C" w:rsidR="001B5D6F">
        <w:rPr>
          <w:rFonts w:ascii="Arial" w:hAnsi="Arial" w:cs="Arial"/>
          <w:sz w:val="20"/>
          <w:szCs w:val="20"/>
          <w:lang w:val="en-US"/>
        </w:rPr>
        <w:t xml:space="preserve">. </w:t>
      </w:r>
    </w:p>
    <w:p w:rsidRPr="001B5D6F" w:rsidR="001B5D6F" w:rsidP="07ED541C" w:rsidRDefault="001B5D6F" w14:paraId="6B37545D" w14:textId="77777777">
      <w:pPr>
        <w:pStyle w:val="NormalWeb"/>
        <w:spacing w:before="120"/>
        <w:jc w:val="both"/>
        <w:rPr>
          <w:rFonts w:ascii="Arial" w:hAnsi="Arial" w:cs="Arial"/>
          <w:sz w:val="20"/>
          <w:szCs w:val="20"/>
          <w:lang w:val="en-US"/>
        </w:rPr>
      </w:pPr>
      <w:r w:rsidRPr="07ED541C" w:rsidR="001B5D6F">
        <w:rPr>
          <w:rFonts w:ascii="Arial" w:hAnsi="Arial" w:cs="Arial"/>
          <w:sz w:val="20"/>
          <w:szCs w:val="20"/>
          <w:lang w:val="en-US"/>
        </w:rPr>
        <w:t xml:space="preserve">In het </w:t>
      </w:r>
      <w:r w:rsidRPr="07ED541C" w:rsidR="001B5D6F">
        <w:rPr>
          <w:rFonts w:ascii="Arial" w:hAnsi="Arial" w:cs="Arial"/>
          <w:sz w:val="20"/>
          <w:szCs w:val="20"/>
          <w:lang w:val="en-US"/>
        </w:rPr>
        <w:t>kader</w:t>
      </w:r>
      <w:r w:rsidRPr="07ED541C" w:rsidR="001B5D6F">
        <w:rPr>
          <w:rFonts w:ascii="Arial" w:hAnsi="Arial" w:cs="Arial"/>
          <w:sz w:val="20"/>
          <w:szCs w:val="20"/>
          <w:lang w:val="en-US"/>
        </w:rPr>
        <w:t xml:space="preserve"> van de </w:t>
      </w:r>
      <w:r w:rsidRPr="07ED541C" w:rsidR="001B5D6F">
        <w:rPr>
          <w:rFonts w:ascii="Arial" w:hAnsi="Arial" w:cs="Arial"/>
          <w:sz w:val="20"/>
          <w:szCs w:val="20"/>
          <w:lang w:val="en-US"/>
        </w:rPr>
        <w:t>procesevaluatie</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zal</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uw</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deelname</w:t>
      </w:r>
      <w:r w:rsidRPr="07ED541C" w:rsidR="001B5D6F">
        <w:rPr>
          <w:rFonts w:ascii="Arial" w:hAnsi="Arial" w:cs="Arial"/>
          <w:sz w:val="20"/>
          <w:szCs w:val="20"/>
          <w:lang w:val="en-US"/>
        </w:rPr>
        <w:t xml:space="preserve"> (interview en </w:t>
      </w:r>
      <w:r w:rsidRPr="07ED541C" w:rsidR="001B5D6F">
        <w:rPr>
          <w:rFonts w:ascii="Arial" w:hAnsi="Arial" w:cs="Arial"/>
          <w:sz w:val="20"/>
          <w:szCs w:val="20"/>
          <w:lang w:val="en-US"/>
        </w:rPr>
        <w:t>eventuele</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observaties</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plaatsvinden</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tijdens</w:t>
      </w:r>
      <w:r w:rsidRPr="07ED541C" w:rsidR="001B5D6F">
        <w:rPr>
          <w:rFonts w:ascii="Arial" w:hAnsi="Arial" w:cs="Arial"/>
          <w:sz w:val="20"/>
          <w:szCs w:val="20"/>
          <w:lang w:val="en-US"/>
        </w:rPr>
        <w:t xml:space="preserve"> of op het </w:t>
      </w:r>
      <w:r w:rsidRPr="07ED541C" w:rsidR="001B5D6F">
        <w:rPr>
          <w:rFonts w:ascii="Arial" w:hAnsi="Arial" w:cs="Arial"/>
          <w:sz w:val="20"/>
          <w:szCs w:val="20"/>
          <w:lang w:val="en-US"/>
        </w:rPr>
        <w:t>einde</w:t>
      </w:r>
      <w:r w:rsidRPr="07ED541C" w:rsidR="001B5D6F">
        <w:rPr>
          <w:rFonts w:ascii="Arial" w:hAnsi="Arial" w:cs="Arial"/>
          <w:sz w:val="20"/>
          <w:szCs w:val="20"/>
          <w:lang w:val="en-US"/>
        </w:rPr>
        <w:t xml:space="preserve"> van </w:t>
      </w:r>
      <w:r w:rsidRPr="07ED541C" w:rsidR="001B5D6F">
        <w:rPr>
          <w:rFonts w:ascii="Arial" w:hAnsi="Arial" w:cs="Arial"/>
          <w:sz w:val="20"/>
          <w:szCs w:val="20"/>
          <w:lang w:val="en-US"/>
        </w:rPr>
        <w:t>deze</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opvolgperiode</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zodat</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uw</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volledige</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ervaring</w:t>
      </w:r>
      <w:r w:rsidRPr="07ED541C" w:rsidR="001B5D6F">
        <w:rPr>
          <w:rFonts w:ascii="Arial" w:hAnsi="Arial" w:cs="Arial"/>
          <w:sz w:val="20"/>
          <w:szCs w:val="20"/>
          <w:lang w:val="en-US"/>
        </w:rPr>
        <w:t xml:space="preserve"> met de </w:t>
      </w:r>
      <w:r w:rsidRPr="07ED541C" w:rsidR="001B5D6F">
        <w:rPr>
          <w:rFonts w:ascii="Arial" w:hAnsi="Arial" w:cs="Arial"/>
          <w:sz w:val="20"/>
          <w:szCs w:val="20"/>
          <w:lang w:val="en-US"/>
        </w:rPr>
        <w:t>implementatie</w:t>
      </w:r>
      <w:r w:rsidRPr="07ED541C" w:rsidR="001B5D6F">
        <w:rPr>
          <w:rFonts w:ascii="Arial" w:hAnsi="Arial" w:cs="Arial"/>
          <w:sz w:val="20"/>
          <w:szCs w:val="20"/>
          <w:lang w:val="en-US"/>
        </w:rPr>
        <w:t xml:space="preserve"> van de </w:t>
      </w:r>
      <w:r w:rsidRPr="07ED541C" w:rsidR="001B5D6F">
        <w:rPr>
          <w:rFonts w:ascii="Arial" w:hAnsi="Arial" w:cs="Arial"/>
          <w:sz w:val="20"/>
          <w:szCs w:val="20"/>
          <w:lang w:val="en-US"/>
        </w:rPr>
        <w:t>interventie</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kan</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worden</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meegenomen</w:t>
      </w:r>
    </w:p>
    <w:p w:rsidRPr="001B5D6F" w:rsidR="001B5D6F" w:rsidP="07ED541C" w:rsidRDefault="001B5D6F" w14:paraId="55E2F669" w14:textId="49E547B4">
      <w:pPr>
        <w:pStyle w:val="Heading3"/>
        <w:rPr>
          <w:lang w:val="en-US"/>
        </w:rPr>
      </w:pPr>
      <w:r w:rsidRPr="07ED541C" w:rsidR="001B5D6F">
        <w:rPr>
          <w:lang w:val="en-US"/>
        </w:rPr>
        <w:t xml:space="preserve">5. </w:t>
      </w:r>
      <w:r w:rsidRPr="07ED541C" w:rsidR="001B5D6F">
        <w:rPr>
          <w:lang w:val="en-US"/>
        </w:rPr>
        <w:t>Uw</w:t>
      </w:r>
      <w:r w:rsidRPr="07ED541C" w:rsidR="001B5D6F">
        <w:rPr>
          <w:lang w:val="en-US"/>
        </w:rPr>
        <w:t xml:space="preserve"> </w:t>
      </w:r>
      <w:r w:rsidRPr="07ED541C" w:rsidR="001B5D6F">
        <w:rPr>
          <w:lang w:val="en-US"/>
        </w:rPr>
        <w:t>deelname</w:t>
      </w:r>
      <w:r w:rsidRPr="07ED541C" w:rsidR="001B5D6F">
        <w:rPr>
          <w:lang w:val="en-US"/>
        </w:rPr>
        <w:t xml:space="preserve"> </w:t>
      </w:r>
      <w:r w:rsidRPr="07ED541C" w:rsidR="001B5D6F">
        <w:rPr>
          <w:lang w:val="en-US"/>
        </w:rPr>
        <w:t>aan</w:t>
      </w:r>
      <w:r w:rsidRPr="07ED541C" w:rsidR="001B5D6F">
        <w:rPr>
          <w:lang w:val="en-US"/>
        </w:rPr>
        <w:t xml:space="preserve"> de </w:t>
      </w:r>
      <w:r w:rsidRPr="07ED541C" w:rsidR="001B5D6F">
        <w:rPr>
          <w:lang w:val="en-US"/>
        </w:rPr>
        <w:t>procesevaluatie</w:t>
      </w:r>
    </w:p>
    <w:p w:rsidRPr="001B5D6F" w:rsidR="001B5D6F" w:rsidP="07ED541C" w:rsidRDefault="001B5D6F" w14:paraId="7F13F97D" w14:textId="77777777">
      <w:pPr>
        <w:pStyle w:val="NormalWeb"/>
        <w:spacing w:before="120"/>
        <w:jc w:val="both"/>
        <w:rPr>
          <w:rFonts w:ascii="Arial" w:hAnsi="Arial" w:cs="Arial"/>
          <w:sz w:val="20"/>
          <w:szCs w:val="20"/>
          <w:lang w:val="en-US"/>
        </w:rPr>
      </w:pPr>
      <w:r w:rsidRPr="07ED541C" w:rsidR="001B5D6F">
        <w:rPr>
          <w:rFonts w:ascii="Arial" w:hAnsi="Arial" w:cs="Arial"/>
          <w:sz w:val="20"/>
          <w:szCs w:val="20"/>
          <w:lang w:val="en-US"/>
        </w:rPr>
        <w:t>Indien</w:t>
      </w:r>
      <w:r w:rsidRPr="07ED541C" w:rsidR="001B5D6F">
        <w:rPr>
          <w:rFonts w:ascii="Arial" w:hAnsi="Arial" w:cs="Arial"/>
          <w:sz w:val="20"/>
          <w:szCs w:val="20"/>
          <w:lang w:val="en-US"/>
        </w:rPr>
        <w:t xml:space="preserve"> u </w:t>
      </w:r>
      <w:r w:rsidRPr="07ED541C" w:rsidR="001B5D6F">
        <w:rPr>
          <w:rFonts w:ascii="Arial" w:hAnsi="Arial" w:cs="Arial"/>
          <w:sz w:val="20"/>
          <w:szCs w:val="20"/>
          <w:lang w:val="en-US"/>
        </w:rPr>
        <w:t>deelneemt</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aan</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dit</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onderdeel</w:t>
      </w:r>
      <w:r w:rsidRPr="07ED541C" w:rsidR="001B5D6F">
        <w:rPr>
          <w:rFonts w:ascii="Arial" w:hAnsi="Arial" w:cs="Arial"/>
          <w:sz w:val="20"/>
          <w:szCs w:val="20"/>
          <w:lang w:val="en-US"/>
        </w:rPr>
        <w:t xml:space="preserve"> van de studie, </w:t>
      </w:r>
      <w:r w:rsidRPr="07ED541C" w:rsidR="001B5D6F">
        <w:rPr>
          <w:rFonts w:ascii="Arial" w:hAnsi="Arial" w:cs="Arial"/>
          <w:sz w:val="20"/>
          <w:szCs w:val="20"/>
          <w:lang w:val="en-US"/>
        </w:rPr>
        <w:t>omvat</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dit</w:t>
      </w:r>
      <w:r w:rsidRPr="07ED541C" w:rsidR="001B5D6F">
        <w:rPr>
          <w:rFonts w:ascii="Arial" w:hAnsi="Arial" w:cs="Arial"/>
          <w:sz w:val="20"/>
          <w:szCs w:val="20"/>
          <w:lang w:val="en-US"/>
        </w:rPr>
        <w:t xml:space="preserve"> het </w:t>
      </w:r>
      <w:r w:rsidRPr="07ED541C" w:rsidR="001B5D6F">
        <w:rPr>
          <w:rFonts w:ascii="Arial" w:hAnsi="Arial" w:cs="Arial"/>
          <w:sz w:val="20"/>
          <w:szCs w:val="20"/>
          <w:lang w:val="en-US"/>
        </w:rPr>
        <w:t>volgende</w:t>
      </w:r>
      <w:r w:rsidRPr="07ED541C" w:rsidR="001B5D6F">
        <w:rPr>
          <w:rFonts w:ascii="Arial" w:hAnsi="Arial" w:cs="Arial"/>
          <w:sz w:val="20"/>
          <w:szCs w:val="20"/>
          <w:lang w:val="en-US"/>
        </w:rPr>
        <w:t>:</w:t>
      </w:r>
    </w:p>
    <w:p w:rsidRPr="009C5C9D" w:rsidR="001B5D6F" w:rsidP="07ED541C" w:rsidRDefault="001B5D6F" w14:paraId="3C5722C0" w14:textId="1C8C438A">
      <w:pPr>
        <w:pStyle w:val="NormalWeb"/>
        <w:numPr>
          <w:ilvl w:val="0"/>
          <w:numId w:val="42"/>
        </w:numPr>
        <w:spacing w:before="120"/>
        <w:jc w:val="both"/>
        <w:rPr>
          <w:rFonts w:ascii="Arial" w:hAnsi="Arial" w:cs="Arial"/>
          <w:sz w:val="20"/>
          <w:szCs w:val="20"/>
          <w:lang w:val="en-US"/>
        </w:rPr>
      </w:pPr>
      <w:r w:rsidRPr="07ED541C" w:rsidR="001B5D6F">
        <w:rPr>
          <w:rFonts w:ascii="Arial" w:hAnsi="Arial" w:cs="Arial"/>
          <w:b w:val="1"/>
          <w:bCs w:val="1"/>
          <w:sz w:val="20"/>
          <w:szCs w:val="20"/>
          <w:lang w:val="en-US"/>
        </w:rPr>
        <w:t>Eén</w:t>
      </w:r>
      <w:r w:rsidRPr="07ED541C" w:rsidR="001B5D6F">
        <w:rPr>
          <w:rFonts w:ascii="Arial" w:hAnsi="Arial" w:cs="Arial"/>
          <w:b w:val="1"/>
          <w:bCs w:val="1"/>
          <w:sz w:val="20"/>
          <w:szCs w:val="20"/>
          <w:lang w:val="en-US"/>
        </w:rPr>
        <w:t xml:space="preserve"> of </w:t>
      </w:r>
      <w:r w:rsidRPr="07ED541C" w:rsidR="001B5D6F">
        <w:rPr>
          <w:rFonts w:ascii="Arial" w:hAnsi="Arial" w:cs="Arial"/>
          <w:b w:val="1"/>
          <w:bCs w:val="1"/>
          <w:sz w:val="20"/>
          <w:szCs w:val="20"/>
          <w:lang w:val="en-US"/>
        </w:rPr>
        <w:t>meerdere</w:t>
      </w:r>
      <w:r w:rsidRPr="07ED541C" w:rsidR="001B5D6F">
        <w:rPr>
          <w:rFonts w:ascii="Arial" w:hAnsi="Arial" w:cs="Arial"/>
          <w:b w:val="1"/>
          <w:bCs w:val="1"/>
          <w:sz w:val="20"/>
          <w:szCs w:val="20"/>
          <w:lang w:val="en-US"/>
        </w:rPr>
        <w:t xml:space="preserve"> </w:t>
      </w:r>
      <w:r w:rsidRPr="07ED541C" w:rsidR="001B5D6F">
        <w:rPr>
          <w:rFonts w:ascii="Arial" w:hAnsi="Arial" w:cs="Arial"/>
          <w:b w:val="1"/>
          <w:bCs w:val="1"/>
          <w:sz w:val="20"/>
          <w:szCs w:val="20"/>
          <w:lang w:val="en-US"/>
        </w:rPr>
        <w:t>individue</w:t>
      </w:r>
      <w:r w:rsidRPr="07ED541C" w:rsidR="009C5C9D">
        <w:rPr>
          <w:rFonts w:ascii="Arial" w:hAnsi="Arial" w:cs="Arial"/>
          <w:b w:val="1"/>
          <w:bCs w:val="1"/>
          <w:sz w:val="20"/>
          <w:szCs w:val="20"/>
          <w:lang w:val="en-US"/>
        </w:rPr>
        <w:t>le</w:t>
      </w:r>
      <w:r w:rsidRPr="07ED541C" w:rsidR="001B5D6F">
        <w:rPr>
          <w:rFonts w:ascii="Arial" w:hAnsi="Arial" w:cs="Arial"/>
          <w:b w:val="1"/>
          <w:bCs w:val="1"/>
          <w:sz w:val="20"/>
          <w:szCs w:val="20"/>
          <w:lang w:val="en-US"/>
        </w:rPr>
        <w:t xml:space="preserve"> interviews</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waarin</w:t>
      </w:r>
      <w:r w:rsidRPr="07ED541C" w:rsidR="001B5D6F">
        <w:rPr>
          <w:rFonts w:ascii="Arial" w:hAnsi="Arial" w:cs="Arial"/>
          <w:sz w:val="20"/>
          <w:szCs w:val="20"/>
          <w:lang w:val="en-US"/>
        </w:rPr>
        <w:t xml:space="preserve"> u </w:t>
      </w:r>
      <w:r w:rsidRPr="07ED541C" w:rsidR="001B5D6F">
        <w:rPr>
          <w:rFonts w:ascii="Arial" w:hAnsi="Arial" w:cs="Arial"/>
          <w:sz w:val="20"/>
          <w:szCs w:val="20"/>
          <w:lang w:val="en-US"/>
        </w:rPr>
        <w:t>bevraagd</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wordt</w:t>
      </w:r>
      <w:r w:rsidRPr="07ED541C" w:rsidR="001B5D6F">
        <w:rPr>
          <w:rFonts w:ascii="Arial" w:hAnsi="Arial" w:cs="Arial"/>
          <w:sz w:val="20"/>
          <w:szCs w:val="20"/>
          <w:lang w:val="en-US"/>
        </w:rPr>
        <w:t xml:space="preserve"> over </w:t>
      </w:r>
      <w:r w:rsidRPr="07ED541C" w:rsidR="001B5D6F">
        <w:rPr>
          <w:rFonts w:ascii="Arial" w:hAnsi="Arial" w:cs="Arial"/>
          <w:sz w:val="20"/>
          <w:szCs w:val="20"/>
          <w:lang w:val="en-US"/>
        </w:rPr>
        <w:t>uw</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ervaringen</w:t>
      </w:r>
      <w:r w:rsidRPr="07ED541C" w:rsidR="001B5D6F">
        <w:rPr>
          <w:rFonts w:ascii="Arial" w:hAnsi="Arial" w:cs="Arial"/>
          <w:sz w:val="20"/>
          <w:szCs w:val="20"/>
          <w:lang w:val="en-US"/>
        </w:rPr>
        <w:t xml:space="preserve"> met de PARADISE </w:t>
      </w:r>
      <w:r w:rsidRPr="07ED541C" w:rsidR="001B5D6F">
        <w:rPr>
          <w:rFonts w:ascii="Arial" w:hAnsi="Arial" w:cs="Arial"/>
          <w:sz w:val="20"/>
          <w:szCs w:val="20"/>
          <w:lang w:val="en-US"/>
        </w:rPr>
        <w:t>interventie</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bijvoorbeeld</w:t>
      </w:r>
      <w:r w:rsidRPr="07ED541C" w:rsidR="001B5D6F">
        <w:rPr>
          <w:rFonts w:ascii="Arial" w:hAnsi="Arial" w:cs="Arial"/>
          <w:sz w:val="20"/>
          <w:szCs w:val="20"/>
          <w:lang w:val="en-US"/>
        </w:rPr>
        <w:t xml:space="preserve"> over </w:t>
      </w:r>
      <w:r w:rsidRPr="07ED541C" w:rsidR="001B5D6F">
        <w:rPr>
          <w:rFonts w:ascii="Arial" w:hAnsi="Arial" w:cs="Arial"/>
          <w:sz w:val="20"/>
          <w:szCs w:val="20"/>
          <w:lang w:val="en-US"/>
        </w:rPr>
        <w:t>haalbaarheid</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meerwaarde</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knelpunten</w:t>
      </w:r>
      <w:r w:rsidRPr="07ED541C" w:rsidR="001B5D6F">
        <w:rPr>
          <w:rFonts w:ascii="Arial" w:hAnsi="Arial" w:cs="Arial"/>
          <w:sz w:val="20"/>
          <w:szCs w:val="20"/>
          <w:lang w:val="en-US"/>
        </w:rPr>
        <w:t xml:space="preserve"> en </w:t>
      </w:r>
      <w:r w:rsidRPr="07ED541C" w:rsidR="001B5D6F">
        <w:rPr>
          <w:rFonts w:ascii="Arial" w:hAnsi="Arial" w:cs="Arial"/>
          <w:sz w:val="20"/>
          <w:szCs w:val="20"/>
          <w:lang w:val="en-US"/>
        </w:rPr>
        <w:t>implementatie</w:t>
      </w:r>
      <w:r w:rsidRPr="07ED541C" w:rsidR="001B5D6F">
        <w:rPr>
          <w:rFonts w:ascii="Arial" w:hAnsi="Arial" w:cs="Arial"/>
          <w:sz w:val="20"/>
          <w:szCs w:val="20"/>
          <w:lang w:val="en-US"/>
        </w:rPr>
        <w:t xml:space="preserve"> in de </w:t>
      </w:r>
      <w:r w:rsidRPr="07ED541C" w:rsidR="001B5D6F">
        <w:rPr>
          <w:rFonts w:ascii="Arial" w:hAnsi="Arial" w:cs="Arial"/>
          <w:sz w:val="20"/>
          <w:szCs w:val="20"/>
          <w:lang w:val="en-US"/>
        </w:rPr>
        <w:t>praktijk</w:t>
      </w:r>
      <w:r w:rsidRPr="07ED541C" w:rsidR="001B5D6F">
        <w:rPr>
          <w:rFonts w:ascii="Arial" w:hAnsi="Arial" w:cs="Arial"/>
          <w:sz w:val="20"/>
          <w:szCs w:val="20"/>
          <w:lang w:val="en-US"/>
        </w:rPr>
        <w:t xml:space="preserve">). </w:t>
      </w:r>
    </w:p>
    <w:p w:rsidRPr="001B5D6F" w:rsidR="001B5D6F" w:rsidP="07ED541C" w:rsidRDefault="001B5D6F" w14:paraId="75DD00C7" w14:textId="77777777">
      <w:pPr>
        <w:pStyle w:val="NormalWeb"/>
        <w:numPr>
          <w:ilvl w:val="0"/>
          <w:numId w:val="42"/>
        </w:numPr>
        <w:spacing w:before="120"/>
        <w:jc w:val="both"/>
        <w:rPr>
          <w:rFonts w:ascii="Arial" w:hAnsi="Arial" w:cs="Arial"/>
          <w:sz w:val="20"/>
          <w:szCs w:val="20"/>
          <w:lang w:val="en-US"/>
        </w:rPr>
      </w:pPr>
      <w:r w:rsidRPr="07ED541C" w:rsidR="001B5D6F">
        <w:rPr>
          <w:rFonts w:ascii="Arial" w:hAnsi="Arial" w:cs="Arial"/>
          <w:b w:val="1"/>
          <w:bCs w:val="1"/>
          <w:sz w:val="20"/>
          <w:szCs w:val="20"/>
          <w:lang w:val="en-US"/>
        </w:rPr>
        <w:t>Mogelijke</w:t>
      </w:r>
      <w:r w:rsidRPr="07ED541C" w:rsidR="001B5D6F">
        <w:rPr>
          <w:rFonts w:ascii="Arial" w:hAnsi="Arial" w:cs="Arial"/>
          <w:b w:val="1"/>
          <w:bCs w:val="1"/>
          <w:sz w:val="20"/>
          <w:szCs w:val="20"/>
          <w:lang w:val="en-US"/>
        </w:rPr>
        <w:t xml:space="preserve"> </w:t>
      </w:r>
      <w:r w:rsidRPr="07ED541C" w:rsidR="001B5D6F">
        <w:rPr>
          <w:rFonts w:ascii="Arial" w:hAnsi="Arial" w:cs="Arial"/>
          <w:b w:val="1"/>
          <w:bCs w:val="1"/>
          <w:sz w:val="20"/>
          <w:szCs w:val="20"/>
          <w:lang w:val="en-US"/>
        </w:rPr>
        <w:t>observatie</w:t>
      </w:r>
      <w:r w:rsidRPr="07ED541C" w:rsidR="001B5D6F">
        <w:rPr>
          <w:rFonts w:ascii="Arial" w:hAnsi="Arial" w:cs="Arial"/>
          <w:b w:val="1"/>
          <w:bCs w:val="1"/>
          <w:sz w:val="20"/>
          <w:szCs w:val="20"/>
          <w:lang w:val="en-US"/>
        </w:rPr>
        <w:t xml:space="preserve"> of </w:t>
      </w:r>
      <w:r w:rsidRPr="07ED541C" w:rsidR="001B5D6F">
        <w:rPr>
          <w:rFonts w:ascii="Arial" w:hAnsi="Arial" w:cs="Arial"/>
          <w:b w:val="1"/>
          <w:bCs w:val="1"/>
          <w:sz w:val="20"/>
          <w:szCs w:val="20"/>
          <w:lang w:val="en-US"/>
        </w:rPr>
        <w:t>opname</w:t>
      </w:r>
      <w:r w:rsidRPr="07ED541C" w:rsidR="001B5D6F">
        <w:rPr>
          <w:rFonts w:ascii="Arial" w:hAnsi="Arial" w:cs="Arial"/>
          <w:b w:val="1"/>
          <w:bCs w:val="1"/>
          <w:sz w:val="20"/>
          <w:szCs w:val="20"/>
          <w:lang w:val="en-US"/>
        </w:rPr>
        <w:t xml:space="preserve"> van </w:t>
      </w:r>
      <w:r w:rsidRPr="07ED541C" w:rsidR="001B5D6F">
        <w:rPr>
          <w:rFonts w:ascii="Arial" w:hAnsi="Arial" w:cs="Arial"/>
          <w:b w:val="1"/>
          <w:bCs w:val="1"/>
          <w:sz w:val="20"/>
          <w:szCs w:val="20"/>
          <w:lang w:val="en-US"/>
        </w:rPr>
        <w:t>therapiesessies</w:t>
      </w:r>
      <w:r w:rsidRPr="07ED541C" w:rsidR="001B5D6F">
        <w:rPr>
          <w:rFonts w:ascii="Arial" w:hAnsi="Arial" w:cs="Arial"/>
          <w:sz w:val="20"/>
          <w:szCs w:val="20"/>
          <w:lang w:val="en-US"/>
        </w:rPr>
        <w:t xml:space="preserve"> met </w:t>
      </w:r>
      <w:r w:rsidRPr="07ED541C" w:rsidR="001B5D6F">
        <w:rPr>
          <w:rFonts w:ascii="Arial" w:hAnsi="Arial" w:cs="Arial"/>
          <w:sz w:val="20"/>
          <w:szCs w:val="20"/>
          <w:lang w:val="en-US"/>
        </w:rPr>
        <w:t>patiënten</w:t>
      </w:r>
      <w:r w:rsidRPr="07ED541C" w:rsidR="001B5D6F">
        <w:rPr>
          <w:rFonts w:ascii="Arial" w:hAnsi="Arial" w:cs="Arial"/>
          <w:sz w:val="20"/>
          <w:szCs w:val="20"/>
          <w:lang w:val="en-US"/>
        </w:rPr>
        <w:t xml:space="preserve">, om </w:t>
      </w:r>
      <w:r w:rsidRPr="07ED541C" w:rsidR="001B5D6F">
        <w:rPr>
          <w:rFonts w:ascii="Arial" w:hAnsi="Arial" w:cs="Arial"/>
          <w:sz w:val="20"/>
          <w:szCs w:val="20"/>
          <w:lang w:val="en-US"/>
        </w:rPr>
        <w:t>inzicht</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te</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krijgen</w:t>
      </w:r>
      <w:r w:rsidRPr="07ED541C" w:rsidR="001B5D6F">
        <w:rPr>
          <w:rFonts w:ascii="Arial" w:hAnsi="Arial" w:cs="Arial"/>
          <w:sz w:val="20"/>
          <w:szCs w:val="20"/>
          <w:lang w:val="en-US"/>
        </w:rPr>
        <w:t xml:space="preserve"> in de </w:t>
      </w:r>
      <w:r w:rsidRPr="07ED541C" w:rsidR="001B5D6F">
        <w:rPr>
          <w:rFonts w:ascii="Arial" w:hAnsi="Arial" w:cs="Arial"/>
          <w:sz w:val="20"/>
          <w:szCs w:val="20"/>
          <w:lang w:val="en-US"/>
        </w:rPr>
        <w:t>inhoud</w:t>
      </w:r>
      <w:r w:rsidRPr="07ED541C" w:rsidR="001B5D6F">
        <w:rPr>
          <w:rFonts w:ascii="Arial" w:hAnsi="Arial" w:cs="Arial"/>
          <w:sz w:val="20"/>
          <w:szCs w:val="20"/>
          <w:lang w:val="en-US"/>
        </w:rPr>
        <w:t xml:space="preserve"> en kwaliteit van de </w:t>
      </w:r>
      <w:r w:rsidRPr="07ED541C" w:rsidR="001B5D6F">
        <w:rPr>
          <w:rFonts w:ascii="Arial" w:hAnsi="Arial" w:cs="Arial"/>
          <w:sz w:val="20"/>
          <w:szCs w:val="20"/>
          <w:lang w:val="en-US"/>
        </w:rPr>
        <w:t>interventie</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zoals</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deze</w:t>
      </w:r>
      <w:r w:rsidRPr="07ED541C" w:rsidR="001B5D6F">
        <w:rPr>
          <w:rFonts w:ascii="Arial" w:hAnsi="Arial" w:cs="Arial"/>
          <w:sz w:val="20"/>
          <w:szCs w:val="20"/>
          <w:lang w:val="en-US"/>
        </w:rPr>
        <w:t xml:space="preserve"> in de </w:t>
      </w:r>
      <w:r w:rsidRPr="07ED541C" w:rsidR="001B5D6F">
        <w:rPr>
          <w:rFonts w:ascii="Arial" w:hAnsi="Arial" w:cs="Arial"/>
          <w:sz w:val="20"/>
          <w:szCs w:val="20"/>
          <w:lang w:val="en-US"/>
        </w:rPr>
        <w:t>praktijk</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wordt</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uitgevoerd</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Hierbij</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kan</w:t>
      </w:r>
      <w:r w:rsidRPr="07ED541C" w:rsidR="001B5D6F">
        <w:rPr>
          <w:rFonts w:ascii="Arial" w:hAnsi="Arial" w:cs="Arial"/>
          <w:sz w:val="20"/>
          <w:szCs w:val="20"/>
          <w:lang w:val="en-US"/>
        </w:rPr>
        <w:t xml:space="preserve"> u </w:t>
      </w:r>
      <w:r w:rsidRPr="07ED541C" w:rsidR="001B5D6F">
        <w:rPr>
          <w:rFonts w:ascii="Arial" w:hAnsi="Arial" w:cs="Arial"/>
          <w:sz w:val="20"/>
          <w:szCs w:val="20"/>
          <w:lang w:val="en-US"/>
        </w:rPr>
        <w:t>zichtbaar</w:t>
      </w:r>
      <w:r w:rsidRPr="07ED541C" w:rsidR="001B5D6F">
        <w:rPr>
          <w:rFonts w:ascii="Arial" w:hAnsi="Arial" w:cs="Arial"/>
          <w:sz w:val="20"/>
          <w:szCs w:val="20"/>
          <w:lang w:val="en-US"/>
        </w:rPr>
        <w:t xml:space="preserve"> en/of </w:t>
      </w:r>
      <w:r w:rsidRPr="07ED541C" w:rsidR="001B5D6F">
        <w:rPr>
          <w:rFonts w:ascii="Arial" w:hAnsi="Arial" w:cs="Arial"/>
          <w:sz w:val="20"/>
          <w:szCs w:val="20"/>
          <w:lang w:val="en-US"/>
        </w:rPr>
        <w:t>hoorbaar</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zijn</w:t>
      </w:r>
      <w:r w:rsidRPr="07ED541C" w:rsidR="001B5D6F">
        <w:rPr>
          <w:rFonts w:ascii="Arial" w:hAnsi="Arial" w:cs="Arial"/>
          <w:sz w:val="20"/>
          <w:szCs w:val="20"/>
          <w:lang w:val="en-US"/>
        </w:rPr>
        <w:t xml:space="preserve"> op de </w:t>
      </w:r>
      <w:r w:rsidRPr="07ED541C" w:rsidR="001B5D6F">
        <w:rPr>
          <w:rFonts w:ascii="Arial" w:hAnsi="Arial" w:cs="Arial"/>
          <w:sz w:val="20"/>
          <w:szCs w:val="20"/>
          <w:lang w:val="en-US"/>
        </w:rPr>
        <w:t>opnames</w:t>
      </w:r>
      <w:r w:rsidRPr="07ED541C" w:rsidR="001B5D6F">
        <w:rPr>
          <w:rFonts w:ascii="Arial" w:hAnsi="Arial" w:cs="Arial"/>
          <w:sz w:val="20"/>
          <w:szCs w:val="20"/>
          <w:lang w:val="en-US"/>
        </w:rPr>
        <w:t xml:space="preserve">. </w:t>
      </w:r>
      <w:commentRangeStart w:id="936658052"/>
      <w:commentRangeEnd w:id="936658052"/>
      <w:r>
        <w:rPr>
          <w:rStyle w:val="CommentReference"/>
        </w:rPr>
        <w:commentReference w:id="936658052"/>
      </w:r>
    </w:p>
    <w:p w:rsidRPr="001B5D6F" w:rsidR="001B5D6F" w:rsidP="07ED541C" w:rsidRDefault="001B5D6F" w14:paraId="3A73DB1D" w14:textId="72576D3A">
      <w:pPr>
        <w:pStyle w:val="NormalWeb"/>
        <w:spacing w:before="120"/>
        <w:jc w:val="both"/>
        <w:rPr>
          <w:rFonts w:ascii="Arial" w:hAnsi="Arial" w:cs="Arial"/>
          <w:sz w:val="20"/>
          <w:szCs w:val="20"/>
          <w:lang w:val="en-US"/>
        </w:rPr>
      </w:pPr>
      <w:r w:rsidRPr="07ED541C" w:rsidR="001B5D6F">
        <w:rPr>
          <w:rFonts w:ascii="Arial" w:hAnsi="Arial" w:cs="Arial"/>
          <w:sz w:val="20"/>
          <w:szCs w:val="20"/>
          <w:lang w:val="en-US"/>
        </w:rPr>
        <w:t xml:space="preserve">De externe </w:t>
      </w:r>
      <w:r w:rsidRPr="07ED541C" w:rsidR="001B5D6F">
        <w:rPr>
          <w:rFonts w:ascii="Arial" w:hAnsi="Arial" w:cs="Arial"/>
          <w:sz w:val="20"/>
          <w:szCs w:val="20"/>
          <w:lang w:val="en-US"/>
        </w:rPr>
        <w:t>onderzoekers</w:t>
      </w:r>
      <w:r w:rsidRPr="07ED541C" w:rsidR="001B5D6F">
        <w:rPr>
          <w:rFonts w:ascii="Arial" w:hAnsi="Arial" w:cs="Arial"/>
          <w:sz w:val="20"/>
          <w:szCs w:val="20"/>
          <w:lang w:val="en-US"/>
        </w:rPr>
        <w:t xml:space="preserve"> (KU Leuven en VUB) </w:t>
      </w:r>
      <w:r w:rsidRPr="07ED541C" w:rsidR="001B5D6F">
        <w:rPr>
          <w:rFonts w:ascii="Arial" w:hAnsi="Arial" w:cs="Arial"/>
          <w:sz w:val="20"/>
          <w:szCs w:val="20"/>
          <w:lang w:val="en-US"/>
        </w:rPr>
        <w:t>zullen</w:t>
      </w:r>
      <w:r w:rsidRPr="07ED541C" w:rsidR="001B5D6F">
        <w:rPr>
          <w:rFonts w:ascii="Arial" w:hAnsi="Arial" w:cs="Arial"/>
          <w:sz w:val="20"/>
          <w:szCs w:val="20"/>
          <w:lang w:val="en-US"/>
        </w:rPr>
        <w:t xml:space="preserve"> u </w:t>
      </w:r>
      <w:r w:rsidRPr="07ED541C" w:rsidR="001B5D6F">
        <w:rPr>
          <w:rFonts w:ascii="Arial" w:hAnsi="Arial" w:cs="Arial"/>
          <w:sz w:val="20"/>
          <w:szCs w:val="20"/>
          <w:lang w:val="en-US"/>
        </w:rPr>
        <w:t>contacteren</w:t>
      </w:r>
      <w:r w:rsidRPr="07ED541C" w:rsidR="001B5D6F">
        <w:rPr>
          <w:rFonts w:ascii="Arial" w:hAnsi="Arial" w:cs="Arial"/>
          <w:sz w:val="20"/>
          <w:szCs w:val="20"/>
          <w:lang w:val="en-US"/>
        </w:rPr>
        <w:t xml:space="preserve"> om </w:t>
      </w:r>
      <w:r w:rsidRPr="07ED541C" w:rsidR="001B5D6F">
        <w:rPr>
          <w:rFonts w:ascii="Arial" w:hAnsi="Arial" w:cs="Arial"/>
          <w:sz w:val="20"/>
          <w:szCs w:val="20"/>
          <w:lang w:val="en-US"/>
        </w:rPr>
        <w:t>de</w:t>
      </w:r>
      <w:r w:rsidRPr="07ED541C" w:rsidR="001B5D6F">
        <w:rPr>
          <w:rFonts w:ascii="Arial" w:hAnsi="Arial" w:cs="Arial"/>
          <w:sz w:val="20"/>
          <w:szCs w:val="20"/>
          <w:lang w:val="en-US"/>
        </w:rPr>
        <w:t xml:space="preserve"> interview</w:t>
      </w:r>
      <w:r w:rsidRPr="07ED541C" w:rsidR="001B5D6F">
        <w:rPr>
          <w:rFonts w:ascii="Arial" w:hAnsi="Arial" w:cs="Arial"/>
          <w:sz w:val="20"/>
          <w:szCs w:val="20"/>
          <w:lang w:val="en-US"/>
        </w:rPr>
        <w:t>s</w:t>
      </w:r>
      <w:r w:rsidRPr="07ED541C" w:rsidR="001B5D6F">
        <w:rPr>
          <w:rFonts w:ascii="Arial" w:hAnsi="Arial" w:cs="Arial"/>
          <w:sz w:val="20"/>
          <w:szCs w:val="20"/>
          <w:lang w:val="en-US"/>
        </w:rPr>
        <w:t xml:space="preserve"> in </w:t>
      </w:r>
      <w:r w:rsidRPr="07ED541C" w:rsidR="001B5D6F">
        <w:rPr>
          <w:rFonts w:ascii="Arial" w:hAnsi="Arial" w:cs="Arial"/>
          <w:sz w:val="20"/>
          <w:szCs w:val="20"/>
          <w:lang w:val="en-US"/>
        </w:rPr>
        <w:t>te</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plannen</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Ieder</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 xml:space="preserve">interview </w:t>
      </w:r>
      <w:r w:rsidRPr="07ED541C" w:rsidR="001B5D6F">
        <w:rPr>
          <w:rFonts w:ascii="Arial" w:hAnsi="Arial" w:cs="Arial"/>
          <w:sz w:val="20"/>
          <w:szCs w:val="20"/>
          <w:lang w:val="en-US"/>
        </w:rPr>
        <w:t>zal</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ongeveer</w:t>
      </w:r>
      <w:r w:rsidRPr="07ED541C" w:rsidR="001B5D6F">
        <w:rPr>
          <w:rFonts w:ascii="Arial" w:hAnsi="Arial" w:cs="Arial"/>
          <w:sz w:val="20"/>
          <w:szCs w:val="20"/>
          <w:lang w:val="en-US"/>
        </w:rPr>
        <w:t xml:space="preserve"> 60 tot 90 </w:t>
      </w:r>
      <w:r w:rsidRPr="07ED541C" w:rsidR="001B5D6F">
        <w:rPr>
          <w:rFonts w:ascii="Arial" w:hAnsi="Arial" w:cs="Arial"/>
          <w:sz w:val="20"/>
          <w:szCs w:val="20"/>
          <w:lang w:val="en-US"/>
        </w:rPr>
        <w:t>minuten</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duren</w:t>
      </w:r>
      <w:r w:rsidRPr="07ED541C" w:rsidR="001B5D6F">
        <w:rPr>
          <w:rFonts w:ascii="Arial" w:hAnsi="Arial" w:cs="Arial"/>
          <w:sz w:val="20"/>
          <w:szCs w:val="20"/>
          <w:lang w:val="en-US"/>
        </w:rPr>
        <w:t xml:space="preserve"> en </w:t>
      </w:r>
      <w:r w:rsidRPr="07ED541C" w:rsidR="001B5D6F">
        <w:rPr>
          <w:rFonts w:ascii="Arial" w:hAnsi="Arial" w:cs="Arial"/>
          <w:sz w:val="20"/>
          <w:szCs w:val="20"/>
          <w:lang w:val="en-US"/>
        </w:rPr>
        <w:t>vindt</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plaats</w:t>
      </w:r>
      <w:r w:rsidRPr="07ED541C" w:rsidR="001B5D6F">
        <w:rPr>
          <w:rFonts w:ascii="Arial" w:hAnsi="Arial" w:cs="Arial"/>
          <w:sz w:val="20"/>
          <w:szCs w:val="20"/>
          <w:lang w:val="en-US"/>
        </w:rPr>
        <w:t xml:space="preserve"> op </w:t>
      </w:r>
      <w:r w:rsidRPr="07ED541C" w:rsidR="001B5D6F">
        <w:rPr>
          <w:rFonts w:ascii="Arial" w:hAnsi="Arial" w:cs="Arial"/>
          <w:sz w:val="20"/>
          <w:szCs w:val="20"/>
          <w:lang w:val="en-US"/>
        </w:rPr>
        <w:t>een</w:t>
      </w:r>
      <w:r w:rsidRPr="07ED541C" w:rsidR="001B5D6F">
        <w:rPr>
          <w:rFonts w:ascii="Arial" w:hAnsi="Arial" w:cs="Arial"/>
          <w:sz w:val="20"/>
          <w:szCs w:val="20"/>
          <w:lang w:val="en-US"/>
        </w:rPr>
        <w:t xml:space="preserve"> moment </w:t>
      </w:r>
      <w:r w:rsidRPr="07ED541C" w:rsidR="001B5D6F">
        <w:rPr>
          <w:rFonts w:ascii="Arial" w:hAnsi="Arial" w:cs="Arial"/>
          <w:sz w:val="20"/>
          <w:szCs w:val="20"/>
          <w:lang w:val="en-US"/>
        </w:rPr>
        <w:t>dat</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voor</w:t>
      </w:r>
      <w:r w:rsidRPr="07ED541C" w:rsidR="001B5D6F">
        <w:rPr>
          <w:rFonts w:ascii="Arial" w:hAnsi="Arial" w:cs="Arial"/>
          <w:sz w:val="20"/>
          <w:szCs w:val="20"/>
          <w:lang w:val="en-US"/>
        </w:rPr>
        <w:t xml:space="preserve"> u past.</w:t>
      </w:r>
    </w:p>
    <w:p w:rsidRPr="001B5D6F" w:rsidR="001B5D6F" w:rsidP="07ED541C" w:rsidRDefault="001B5D6F" w14:paraId="09A9B517" w14:textId="77777777">
      <w:pPr>
        <w:pStyle w:val="NormalWeb"/>
        <w:spacing w:before="120"/>
        <w:jc w:val="both"/>
        <w:rPr>
          <w:rFonts w:ascii="Arial" w:hAnsi="Arial" w:cs="Arial"/>
          <w:sz w:val="20"/>
          <w:szCs w:val="20"/>
          <w:lang w:val="en-US"/>
        </w:rPr>
      </w:pPr>
      <w:r w:rsidRPr="07ED541C" w:rsidR="001B5D6F">
        <w:rPr>
          <w:rFonts w:ascii="Arial" w:hAnsi="Arial" w:cs="Arial"/>
          <w:sz w:val="20"/>
          <w:szCs w:val="20"/>
          <w:lang w:val="en-US"/>
        </w:rPr>
        <w:t>Tijdens</w:t>
      </w:r>
      <w:r w:rsidRPr="07ED541C" w:rsidR="001B5D6F">
        <w:rPr>
          <w:rFonts w:ascii="Arial" w:hAnsi="Arial" w:cs="Arial"/>
          <w:sz w:val="20"/>
          <w:szCs w:val="20"/>
          <w:lang w:val="en-US"/>
        </w:rPr>
        <w:t xml:space="preserve"> het interview </w:t>
      </w:r>
      <w:r w:rsidRPr="07ED541C" w:rsidR="001B5D6F">
        <w:rPr>
          <w:rFonts w:ascii="Arial" w:hAnsi="Arial" w:cs="Arial"/>
          <w:sz w:val="20"/>
          <w:szCs w:val="20"/>
          <w:lang w:val="en-US"/>
        </w:rPr>
        <w:t>kan</w:t>
      </w:r>
      <w:r w:rsidRPr="07ED541C" w:rsidR="001B5D6F">
        <w:rPr>
          <w:rFonts w:ascii="Arial" w:hAnsi="Arial" w:cs="Arial"/>
          <w:sz w:val="20"/>
          <w:szCs w:val="20"/>
          <w:lang w:val="en-US"/>
        </w:rPr>
        <w:t xml:space="preserve"> u </w:t>
      </w:r>
      <w:r w:rsidRPr="07ED541C" w:rsidR="001B5D6F">
        <w:rPr>
          <w:rFonts w:ascii="Arial" w:hAnsi="Arial" w:cs="Arial"/>
          <w:sz w:val="20"/>
          <w:szCs w:val="20"/>
          <w:lang w:val="en-US"/>
        </w:rPr>
        <w:t>vrij</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uw</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ervaringen</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delen</w:t>
      </w:r>
      <w:r w:rsidRPr="07ED541C" w:rsidR="001B5D6F">
        <w:rPr>
          <w:rFonts w:ascii="Arial" w:hAnsi="Arial" w:cs="Arial"/>
          <w:sz w:val="20"/>
          <w:szCs w:val="20"/>
          <w:lang w:val="en-US"/>
        </w:rPr>
        <w:t xml:space="preserve">. U bent </w:t>
      </w:r>
      <w:r w:rsidRPr="07ED541C" w:rsidR="001B5D6F">
        <w:rPr>
          <w:rFonts w:ascii="Arial" w:hAnsi="Arial" w:cs="Arial"/>
          <w:sz w:val="20"/>
          <w:szCs w:val="20"/>
          <w:lang w:val="en-US"/>
        </w:rPr>
        <w:t>niet</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verplicht</w:t>
      </w:r>
      <w:r w:rsidRPr="07ED541C" w:rsidR="001B5D6F">
        <w:rPr>
          <w:rFonts w:ascii="Arial" w:hAnsi="Arial" w:cs="Arial"/>
          <w:sz w:val="20"/>
          <w:szCs w:val="20"/>
          <w:lang w:val="en-US"/>
        </w:rPr>
        <w:t xml:space="preserve"> om op alle </w:t>
      </w:r>
      <w:r w:rsidRPr="07ED541C" w:rsidR="001B5D6F">
        <w:rPr>
          <w:rFonts w:ascii="Arial" w:hAnsi="Arial" w:cs="Arial"/>
          <w:sz w:val="20"/>
          <w:szCs w:val="20"/>
          <w:lang w:val="en-US"/>
        </w:rPr>
        <w:t>vragen</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te</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antwoorden</w:t>
      </w:r>
      <w:r w:rsidRPr="07ED541C" w:rsidR="001B5D6F">
        <w:rPr>
          <w:rFonts w:ascii="Arial" w:hAnsi="Arial" w:cs="Arial"/>
          <w:sz w:val="20"/>
          <w:szCs w:val="20"/>
          <w:lang w:val="en-US"/>
        </w:rPr>
        <w:t xml:space="preserve"> en </w:t>
      </w:r>
      <w:r w:rsidRPr="07ED541C" w:rsidR="001B5D6F">
        <w:rPr>
          <w:rFonts w:ascii="Arial" w:hAnsi="Arial" w:cs="Arial"/>
          <w:sz w:val="20"/>
          <w:szCs w:val="20"/>
          <w:lang w:val="en-US"/>
        </w:rPr>
        <w:t>kan</w:t>
      </w:r>
      <w:r w:rsidRPr="07ED541C" w:rsidR="001B5D6F">
        <w:rPr>
          <w:rFonts w:ascii="Arial" w:hAnsi="Arial" w:cs="Arial"/>
          <w:sz w:val="20"/>
          <w:szCs w:val="20"/>
          <w:lang w:val="en-US"/>
        </w:rPr>
        <w:t xml:space="preserve"> op elk moment </w:t>
      </w:r>
      <w:r w:rsidRPr="07ED541C" w:rsidR="001B5D6F">
        <w:rPr>
          <w:rFonts w:ascii="Arial" w:hAnsi="Arial" w:cs="Arial"/>
          <w:sz w:val="20"/>
          <w:szCs w:val="20"/>
          <w:lang w:val="en-US"/>
        </w:rPr>
        <w:t>aangeven</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dat</w:t>
      </w:r>
      <w:r w:rsidRPr="07ED541C" w:rsidR="001B5D6F">
        <w:rPr>
          <w:rFonts w:ascii="Arial" w:hAnsi="Arial" w:cs="Arial"/>
          <w:sz w:val="20"/>
          <w:szCs w:val="20"/>
          <w:lang w:val="en-US"/>
        </w:rPr>
        <w:t xml:space="preserve"> u </w:t>
      </w:r>
      <w:r w:rsidRPr="07ED541C" w:rsidR="001B5D6F">
        <w:rPr>
          <w:rFonts w:ascii="Arial" w:hAnsi="Arial" w:cs="Arial"/>
          <w:sz w:val="20"/>
          <w:szCs w:val="20"/>
          <w:lang w:val="en-US"/>
        </w:rPr>
        <w:t>een</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vraag</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niet</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wenst</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te</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beantwoorden</w:t>
      </w:r>
      <w:r w:rsidRPr="07ED541C" w:rsidR="001B5D6F">
        <w:rPr>
          <w:rFonts w:ascii="Arial" w:hAnsi="Arial" w:cs="Arial"/>
          <w:sz w:val="20"/>
          <w:szCs w:val="20"/>
          <w:lang w:val="en-US"/>
        </w:rPr>
        <w:t>.</w:t>
      </w:r>
    </w:p>
    <w:p w:rsidRPr="001B5D6F" w:rsidR="001B5D6F" w:rsidP="07ED541C" w:rsidRDefault="001B5D6F" w14:paraId="4E94E6C1" w14:textId="77777777">
      <w:pPr>
        <w:pStyle w:val="NormalWeb"/>
        <w:spacing w:before="120"/>
        <w:jc w:val="both"/>
        <w:rPr>
          <w:rFonts w:ascii="Arial" w:hAnsi="Arial" w:cs="Arial"/>
          <w:sz w:val="20"/>
          <w:szCs w:val="20"/>
          <w:lang w:val="en-US"/>
        </w:rPr>
      </w:pPr>
      <w:r w:rsidRPr="07ED541C" w:rsidR="001B5D6F">
        <w:rPr>
          <w:rFonts w:ascii="Arial" w:hAnsi="Arial" w:cs="Arial"/>
          <w:sz w:val="20"/>
          <w:szCs w:val="20"/>
          <w:lang w:val="en-US"/>
        </w:rPr>
        <w:t>Indien</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therapiesessies</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worden</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opgenomen</w:t>
      </w:r>
      <w:r w:rsidRPr="07ED541C" w:rsidR="001B5D6F">
        <w:rPr>
          <w:rFonts w:ascii="Arial" w:hAnsi="Arial" w:cs="Arial"/>
          <w:sz w:val="20"/>
          <w:szCs w:val="20"/>
          <w:lang w:val="en-US"/>
        </w:rPr>
        <w:t>:</w:t>
      </w:r>
    </w:p>
    <w:p w:rsidRPr="001B5D6F" w:rsidR="001B5D6F" w:rsidP="07ED541C" w:rsidRDefault="001B5D6F" w14:paraId="41656B2E" w14:textId="77777777">
      <w:pPr>
        <w:pStyle w:val="NormalWeb"/>
        <w:numPr>
          <w:ilvl w:val="0"/>
          <w:numId w:val="43"/>
        </w:numPr>
        <w:spacing w:before="120"/>
        <w:jc w:val="both"/>
        <w:rPr>
          <w:rFonts w:ascii="Arial" w:hAnsi="Arial" w:cs="Arial"/>
          <w:sz w:val="20"/>
          <w:szCs w:val="20"/>
          <w:lang w:val="en-US"/>
        </w:rPr>
      </w:pPr>
      <w:r w:rsidRPr="07ED541C" w:rsidR="001B5D6F">
        <w:rPr>
          <w:rFonts w:ascii="Arial" w:hAnsi="Arial" w:cs="Arial"/>
          <w:sz w:val="20"/>
          <w:szCs w:val="20"/>
          <w:lang w:val="en-US"/>
        </w:rPr>
        <w:t>wordt</w:t>
      </w:r>
      <w:r w:rsidRPr="07ED541C" w:rsidR="001B5D6F">
        <w:rPr>
          <w:rFonts w:ascii="Arial" w:hAnsi="Arial" w:cs="Arial"/>
          <w:sz w:val="20"/>
          <w:szCs w:val="20"/>
          <w:lang w:val="en-US"/>
        </w:rPr>
        <w:t xml:space="preserve"> u </w:t>
      </w:r>
      <w:r w:rsidRPr="07ED541C" w:rsidR="001B5D6F">
        <w:rPr>
          <w:rFonts w:ascii="Arial" w:hAnsi="Arial" w:cs="Arial"/>
          <w:sz w:val="20"/>
          <w:szCs w:val="20"/>
          <w:lang w:val="en-US"/>
        </w:rPr>
        <w:t>hierover</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vooraf</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geïnformeerd</w:t>
      </w:r>
      <w:r w:rsidRPr="07ED541C" w:rsidR="001B5D6F">
        <w:rPr>
          <w:rFonts w:ascii="Arial" w:hAnsi="Arial" w:cs="Arial"/>
          <w:sz w:val="20"/>
          <w:szCs w:val="20"/>
          <w:lang w:val="en-US"/>
        </w:rPr>
        <w:t xml:space="preserve"> en </w:t>
      </w:r>
      <w:r w:rsidRPr="07ED541C" w:rsidR="001B5D6F">
        <w:rPr>
          <w:rFonts w:ascii="Arial" w:hAnsi="Arial" w:cs="Arial"/>
          <w:sz w:val="20"/>
          <w:szCs w:val="20"/>
          <w:lang w:val="en-US"/>
        </w:rPr>
        <w:t>wordt</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uw</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toestemming</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gevraagd</w:t>
      </w:r>
      <w:r w:rsidRPr="07ED541C" w:rsidR="001B5D6F">
        <w:rPr>
          <w:rFonts w:ascii="Arial" w:hAnsi="Arial" w:cs="Arial"/>
          <w:sz w:val="20"/>
          <w:szCs w:val="20"/>
          <w:lang w:val="en-US"/>
        </w:rPr>
        <w:t xml:space="preserve">; </w:t>
      </w:r>
    </w:p>
    <w:p w:rsidRPr="001B5D6F" w:rsidR="001B5D6F" w:rsidP="07ED541C" w:rsidRDefault="001B5D6F" w14:paraId="6ACDA138" w14:textId="77777777">
      <w:pPr>
        <w:pStyle w:val="NormalWeb"/>
        <w:numPr>
          <w:ilvl w:val="0"/>
          <w:numId w:val="43"/>
        </w:numPr>
        <w:spacing w:before="120"/>
        <w:jc w:val="both"/>
        <w:rPr>
          <w:rFonts w:ascii="Arial" w:hAnsi="Arial" w:cs="Arial"/>
          <w:sz w:val="20"/>
          <w:szCs w:val="20"/>
          <w:lang w:val="en-US"/>
        </w:rPr>
      </w:pPr>
      <w:r w:rsidRPr="07ED541C" w:rsidR="001B5D6F">
        <w:rPr>
          <w:rFonts w:ascii="Arial" w:hAnsi="Arial" w:cs="Arial"/>
          <w:sz w:val="20"/>
          <w:szCs w:val="20"/>
          <w:lang w:val="en-US"/>
        </w:rPr>
        <w:t>worden</w:t>
      </w:r>
      <w:r w:rsidRPr="07ED541C" w:rsidR="001B5D6F">
        <w:rPr>
          <w:rFonts w:ascii="Arial" w:hAnsi="Arial" w:cs="Arial"/>
          <w:sz w:val="20"/>
          <w:szCs w:val="20"/>
          <w:lang w:val="en-US"/>
        </w:rPr>
        <w:t xml:space="preserve"> de </w:t>
      </w:r>
      <w:r w:rsidRPr="07ED541C" w:rsidR="001B5D6F">
        <w:rPr>
          <w:rFonts w:ascii="Arial" w:hAnsi="Arial" w:cs="Arial"/>
          <w:sz w:val="20"/>
          <w:szCs w:val="20"/>
          <w:lang w:val="en-US"/>
        </w:rPr>
        <w:t>opnames</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enkel</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gebruikt</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voor</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onderzoeksdoeleinden</w:t>
      </w:r>
      <w:r w:rsidRPr="07ED541C" w:rsidR="001B5D6F">
        <w:rPr>
          <w:rFonts w:ascii="Arial" w:hAnsi="Arial" w:cs="Arial"/>
          <w:sz w:val="20"/>
          <w:szCs w:val="20"/>
          <w:lang w:val="en-US"/>
        </w:rPr>
        <w:t xml:space="preserve">; </w:t>
      </w:r>
    </w:p>
    <w:p w:rsidRPr="001B5D6F" w:rsidR="001B5D6F" w:rsidP="07ED541C" w:rsidRDefault="001B5D6F" w14:paraId="6DAED58E" w14:noSpellErr="1" w14:textId="2199B488">
      <w:pPr>
        <w:pStyle w:val="NormalWeb"/>
        <w:numPr>
          <w:ilvl w:val="0"/>
          <w:numId w:val="43"/>
        </w:numPr>
        <w:spacing w:before="120"/>
        <w:jc w:val="both"/>
        <w:rPr>
          <w:rFonts w:ascii="Arial" w:hAnsi="Arial" w:cs="Arial"/>
          <w:sz w:val="20"/>
          <w:szCs w:val="20"/>
          <w:lang w:val="en-US"/>
        </w:rPr>
      </w:pPr>
      <w:r w:rsidRPr="1413DF87" w:rsidR="001B5D6F">
        <w:rPr>
          <w:rFonts w:ascii="Arial" w:hAnsi="Arial" w:cs="Arial"/>
          <w:sz w:val="20"/>
          <w:szCs w:val="20"/>
          <w:lang w:val="en-US"/>
        </w:rPr>
        <w:t>worden</w:t>
      </w:r>
      <w:r w:rsidRPr="1413DF87" w:rsidR="001B5D6F">
        <w:rPr>
          <w:rFonts w:ascii="Arial" w:hAnsi="Arial" w:cs="Arial"/>
          <w:sz w:val="20"/>
          <w:szCs w:val="20"/>
          <w:lang w:val="en-US"/>
        </w:rPr>
        <w:t xml:space="preserve"> de </w:t>
      </w:r>
      <w:r w:rsidRPr="1413DF87" w:rsidR="001B5D6F">
        <w:rPr>
          <w:rFonts w:ascii="Arial" w:hAnsi="Arial" w:cs="Arial"/>
          <w:sz w:val="20"/>
          <w:szCs w:val="20"/>
          <w:lang w:val="en-US"/>
        </w:rPr>
        <w:t>beelden</w:t>
      </w:r>
      <w:r w:rsidRPr="1413DF87" w:rsidR="001B5D6F">
        <w:rPr>
          <w:rFonts w:ascii="Arial" w:hAnsi="Arial" w:cs="Arial"/>
          <w:sz w:val="20"/>
          <w:szCs w:val="20"/>
          <w:lang w:val="en-US"/>
        </w:rPr>
        <w:t xml:space="preserve"> </w:t>
      </w:r>
      <w:r w:rsidRPr="1413DF87" w:rsidR="001B5D6F">
        <w:rPr>
          <w:rFonts w:ascii="Arial" w:hAnsi="Arial" w:cs="Arial"/>
          <w:sz w:val="20"/>
          <w:szCs w:val="20"/>
          <w:lang w:val="en-US"/>
        </w:rPr>
        <w:t>na</w:t>
      </w:r>
      <w:r w:rsidRPr="1413DF87" w:rsidR="001B5D6F">
        <w:rPr>
          <w:rFonts w:ascii="Arial" w:hAnsi="Arial" w:cs="Arial"/>
          <w:sz w:val="20"/>
          <w:szCs w:val="20"/>
          <w:lang w:val="en-US"/>
        </w:rPr>
        <w:t xml:space="preserve"> analyse </w:t>
      </w:r>
      <w:r w:rsidRPr="1413DF87" w:rsidR="001B5D6F">
        <w:rPr>
          <w:rFonts w:ascii="Arial" w:hAnsi="Arial" w:cs="Arial"/>
          <w:sz w:val="20"/>
          <w:szCs w:val="20"/>
          <w:lang w:val="en-US"/>
        </w:rPr>
        <w:t>verwijderd</w:t>
      </w:r>
      <w:r w:rsidRPr="1413DF87" w:rsidR="001B5D6F">
        <w:rPr>
          <w:rFonts w:ascii="Arial" w:hAnsi="Arial" w:cs="Arial"/>
          <w:sz w:val="20"/>
          <w:szCs w:val="20"/>
          <w:lang w:val="en-US"/>
        </w:rPr>
        <w:t>.</w:t>
      </w:r>
      <w:commentRangeStart w:id="1791188239"/>
      <w:commentRangeEnd w:id="1791188239"/>
      <w:r>
        <w:rPr>
          <w:rStyle w:val="CommentReference"/>
        </w:rPr>
        <w:commentReference w:id="1791188239"/>
      </w:r>
    </w:p>
    <w:p w:rsidRPr="001B5D6F" w:rsidR="001B5D6F" w:rsidP="07ED541C" w:rsidRDefault="001B5D6F" w14:paraId="7C8A6385" w14:textId="0593F45E">
      <w:pPr>
        <w:pStyle w:val="Heading3"/>
        <w:rPr>
          <w:lang w:val="en-US"/>
        </w:rPr>
      </w:pPr>
      <w:r w:rsidRPr="07ED541C" w:rsidR="001B5D6F">
        <w:rPr>
          <w:lang w:val="en-US"/>
        </w:rPr>
        <w:t xml:space="preserve">6. </w:t>
      </w:r>
      <w:r w:rsidRPr="07ED541C" w:rsidR="001B5D6F">
        <w:rPr>
          <w:lang w:val="en-US"/>
        </w:rPr>
        <w:t xml:space="preserve">Risico’s en </w:t>
      </w:r>
      <w:r w:rsidRPr="07ED541C" w:rsidR="001B5D6F">
        <w:rPr>
          <w:lang w:val="en-US"/>
        </w:rPr>
        <w:t>ongemakken</w:t>
      </w:r>
    </w:p>
    <w:p w:rsidRPr="001B5D6F" w:rsidR="001B5D6F" w:rsidP="07ED541C" w:rsidRDefault="001B5D6F" w14:paraId="6418E85D" w14:noSpellErr="1" w14:textId="6F42004B">
      <w:pPr>
        <w:pStyle w:val="NormalWeb"/>
        <w:spacing w:before="120"/>
        <w:jc w:val="both"/>
        <w:rPr>
          <w:rFonts w:ascii="Arial" w:hAnsi="Arial" w:cs="Arial"/>
          <w:sz w:val="20"/>
          <w:szCs w:val="20"/>
          <w:lang w:val="en-US"/>
        </w:rPr>
      </w:pPr>
      <w:r w:rsidRPr="0D3F6C75" w:rsidR="001B5D6F">
        <w:rPr>
          <w:rFonts w:ascii="Arial" w:hAnsi="Arial" w:cs="Arial"/>
          <w:sz w:val="20"/>
          <w:szCs w:val="20"/>
          <w:lang w:val="en-US"/>
        </w:rPr>
        <w:t xml:space="preserve">De </w:t>
      </w:r>
      <w:r w:rsidRPr="0D3F6C75" w:rsidR="001B5D6F">
        <w:rPr>
          <w:rFonts w:ascii="Arial" w:hAnsi="Arial" w:cs="Arial"/>
          <w:sz w:val="20"/>
          <w:szCs w:val="20"/>
          <w:lang w:val="en-US"/>
        </w:rPr>
        <w:t>deelname</w:t>
      </w:r>
      <w:r w:rsidRPr="0D3F6C75" w:rsidR="001B5D6F">
        <w:rPr>
          <w:rFonts w:ascii="Arial" w:hAnsi="Arial" w:cs="Arial"/>
          <w:sz w:val="20"/>
          <w:szCs w:val="20"/>
          <w:lang w:val="en-US"/>
        </w:rPr>
        <w:t xml:space="preserve"> </w:t>
      </w:r>
      <w:r w:rsidRPr="0D3F6C75" w:rsidR="001B5D6F">
        <w:rPr>
          <w:rFonts w:ascii="Arial" w:hAnsi="Arial" w:cs="Arial"/>
          <w:sz w:val="20"/>
          <w:szCs w:val="20"/>
          <w:lang w:val="en-US"/>
        </w:rPr>
        <w:t>aan</w:t>
      </w:r>
      <w:r w:rsidRPr="0D3F6C75" w:rsidR="001B5D6F">
        <w:rPr>
          <w:rFonts w:ascii="Arial" w:hAnsi="Arial" w:cs="Arial"/>
          <w:sz w:val="20"/>
          <w:szCs w:val="20"/>
          <w:lang w:val="en-US"/>
        </w:rPr>
        <w:t xml:space="preserve"> </w:t>
      </w:r>
      <w:r w:rsidRPr="0D3F6C75" w:rsidR="001B5D6F">
        <w:rPr>
          <w:rFonts w:ascii="Arial" w:hAnsi="Arial" w:cs="Arial"/>
          <w:sz w:val="20"/>
          <w:szCs w:val="20"/>
          <w:lang w:val="en-US"/>
        </w:rPr>
        <w:t>dit</w:t>
      </w:r>
      <w:r w:rsidRPr="0D3F6C75" w:rsidR="001B5D6F">
        <w:rPr>
          <w:rFonts w:ascii="Arial" w:hAnsi="Arial" w:cs="Arial"/>
          <w:sz w:val="20"/>
          <w:szCs w:val="20"/>
          <w:lang w:val="en-US"/>
        </w:rPr>
        <w:t xml:space="preserve"> </w:t>
      </w:r>
      <w:r w:rsidRPr="0D3F6C75" w:rsidR="001B5D6F">
        <w:rPr>
          <w:rFonts w:ascii="Arial" w:hAnsi="Arial" w:cs="Arial"/>
          <w:sz w:val="20"/>
          <w:szCs w:val="20"/>
          <w:lang w:val="en-US"/>
        </w:rPr>
        <w:t>onderdeel</w:t>
      </w:r>
      <w:r w:rsidRPr="0D3F6C75" w:rsidR="001B5D6F">
        <w:rPr>
          <w:rFonts w:ascii="Arial" w:hAnsi="Arial" w:cs="Arial"/>
          <w:sz w:val="20"/>
          <w:szCs w:val="20"/>
          <w:lang w:val="en-US"/>
        </w:rPr>
        <w:t xml:space="preserve"> van de studie </w:t>
      </w:r>
      <w:r w:rsidRPr="0D3F6C75" w:rsidR="001B5D6F">
        <w:rPr>
          <w:rFonts w:ascii="Arial" w:hAnsi="Arial" w:cs="Arial"/>
          <w:sz w:val="20"/>
          <w:szCs w:val="20"/>
          <w:lang w:val="en-US"/>
        </w:rPr>
        <w:t>houdt</w:t>
      </w:r>
      <w:r w:rsidRPr="0D3F6C75" w:rsidR="001B5D6F">
        <w:rPr>
          <w:rFonts w:ascii="Arial" w:hAnsi="Arial" w:cs="Arial"/>
          <w:sz w:val="20"/>
          <w:szCs w:val="20"/>
          <w:lang w:val="en-US"/>
        </w:rPr>
        <w:t xml:space="preserve"> </w:t>
      </w:r>
      <w:r w:rsidRPr="0D3F6C75" w:rsidR="001B5D6F">
        <w:rPr>
          <w:rFonts w:ascii="Arial" w:hAnsi="Arial" w:cs="Arial"/>
          <w:sz w:val="20"/>
          <w:szCs w:val="20"/>
          <w:lang w:val="en-US"/>
        </w:rPr>
        <w:t>zeer</w:t>
      </w:r>
      <w:r w:rsidRPr="0D3F6C75" w:rsidR="001B5D6F">
        <w:rPr>
          <w:rFonts w:ascii="Arial" w:hAnsi="Arial" w:cs="Arial"/>
          <w:sz w:val="20"/>
          <w:szCs w:val="20"/>
          <w:lang w:val="en-US"/>
        </w:rPr>
        <w:t xml:space="preserve"> </w:t>
      </w:r>
      <w:r w:rsidRPr="0D3F6C75" w:rsidR="001B5D6F">
        <w:rPr>
          <w:rFonts w:ascii="Arial" w:hAnsi="Arial" w:cs="Arial"/>
          <w:sz w:val="20"/>
          <w:szCs w:val="20"/>
          <w:lang w:val="en-US"/>
        </w:rPr>
        <w:t>beperkte</w:t>
      </w:r>
      <w:r w:rsidRPr="0D3F6C75" w:rsidR="001B5D6F">
        <w:rPr>
          <w:rFonts w:ascii="Arial" w:hAnsi="Arial" w:cs="Arial"/>
          <w:sz w:val="20"/>
          <w:szCs w:val="20"/>
          <w:lang w:val="en-US"/>
        </w:rPr>
        <w:t xml:space="preserve"> </w:t>
      </w:r>
      <w:r w:rsidRPr="0D3F6C75" w:rsidR="001B5D6F">
        <w:rPr>
          <w:rFonts w:ascii="Arial" w:hAnsi="Arial" w:cs="Arial"/>
          <w:sz w:val="20"/>
          <w:szCs w:val="20"/>
          <w:lang w:val="en-US"/>
        </w:rPr>
        <w:t>risico’s</w:t>
      </w:r>
      <w:r w:rsidRPr="0D3F6C75" w:rsidR="001B5D6F">
        <w:rPr>
          <w:rFonts w:ascii="Arial" w:hAnsi="Arial" w:cs="Arial"/>
          <w:sz w:val="20"/>
          <w:szCs w:val="20"/>
          <w:lang w:val="en-US"/>
        </w:rPr>
        <w:t xml:space="preserve"> in. Het interview </w:t>
      </w:r>
      <w:r w:rsidRPr="0D3F6C75" w:rsidR="001B5D6F">
        <w:rPr>
          <w:rFonts w:ascii="Arial" w:hAnsi="Arial" w:cs="Arial"/>
          <w:sz w:val="20"/>
          <w:szCs w:val="20"/>
          <w:lang w:val="en-US"/>
        </w:rPr>
        <w:t>kan</w:t>
      </w:r>
      <w:r w:rsidRPr="0D3F6C75" w:rsidR="001B5D6F">
        <w:rPr>
          <w:rFonts w:ascii="Arial" w:hAnsi="Arial" w:cs="Arial"/>
          <w:sz w:val="20"/>
          <w:szCs w:val="20"/>
          <w:lang w:val="en-US"/>
        </w:rPr>
        <w:t xml:space="preserve"> </w:t>
      </w:r>
      <w:r w:rsidRPr="0D3F6C75" w:rsidR="001B5D6F">
        <w:rPr>
          <w:rFonts w:ascii="Arial" w:hAnsi="Arial" w:cs="Arial"/>
          <w:sz w:val="20"/>
          <w:szCs w:val="20"/>
          <w:lang w:val="en-US"/>
        </w:rPr>
        <w:t>enige</w:t>
      </w:r>
      <w:r w:rsidRPr="0D3F6C75" w:rsidR="001B5D6F">
        <w:rPr>
          <w:rFonts w:ascii="Arial" w:hAnsi="Arial" w:cs="Arial"/>
          <w:sz w:val="20"/>
          <w:szCs w:val="20"/>
          <w:lang w:val="en-US"/>
        </w:rPr>
        <w:t xml:space="preserve"> </w:t>
      </w:r>
      <w:r w:rsidRPr="0D3F6C75" w:rsidR="001B5D6F">
        <w:rPr>
          <w:rFonts w:ascii="Arial" w:hAnsi="Arial" w:cs="Arial"/>
          <w:sz w:val="20"/>
          <w:szCs w:val="20"/>
          <w:lang w:val="en-US"/>
        </w:rPr>
        <w:t>tijd</w:t>
      </w:r>
      <w:r w:rsidRPr="0D3F6C75" w:rsidR="001B5D6F">
        <w:rPr>
          <w:rFonts w:ascii="Arial" w:hAnsi="Arial" w:cs="Arial"/>
          <w:sz w:val="20"/>
          <w:szCs w:val="20"/>
          <w:lang w:val="en-US"/>
        </w:rPr>
        <w:t xml:space="preserve"> in </w:t>
      </w:r>
      <w:r w:rsidRPr="0D3F6C75" w:rsidR="001B5D6F">
        <w:rPr>
          <w:rFonts w:ascii="Arial" w:hAnsi="Arial" w:cs="Arial"/>
          <w:sz w:val="20"/>
          <w:szCs w:val="20"/>
          <w:lang w:val="en-US"/>
        </w:rPr>
        <w:t>beslag</w:t>
      </w:r>
      <w:r w:rsidRPr="0D3F6C75" w:rsidR="001B5D6F">
        <w:rPr>
          <w:rFonts w:ascii="Arial" w:hAnsi="Arial" w:cs="Arial"/>
          <w:sz w:val="20"/>
          <w:szCs w:val="20"/>
          <w:lang w:val="en-US"/>
        </w:rPr>
        <w:t xml:space="preserve"> </w:t>
      </w:r>
      <w:r w:rsidRPr="0D3F6C75" w:rsidR="001B5D6F">
        <w:rPr>
          <w:rFonts w:ascii="Arial" w:hAnsi="Arial" w:cs="Arial"/>
          <w:sz w:val="20"/>
          <w:szCs w:val="20"/>
          <w:lang w:val="en-US"/>
        </w:rPr>
        <w:t>nemen</w:t>
      </w:r>
      <w:r w:rsidRPr="0D3F6C75" w:rsidR="001B5D6F">
        <w:rPr>
          <w:rFonts w:ascii="Arial" w:hAnsi="Arial" w:cs="Arial"/>
          <w:sz w:val="20"/>
          <w:szCs w:val="20"/>
          <w:lang w:val="en-US"/>
        </w:rPr>
        <w:t xml:space="preserve"> en </w:t>
      </w:r>
      <w:r w:rsidRPr="0D3F6C75" w:rsidR="001B5D6F">
        <w:rPr>
          <w:rFonts w:ascii="Arial" w:hAnsi="Arial" w:cs="Arial"/>
          <w:sz w:val="20"/>
          <w:szCs w:val="20"/>
          <w:lang w:val="en-US"/>
        </w:rPr>
        <w:t>kan</w:t>
      </w:r>
      <w:r w:rsidRPr="0D3F6C75" w:rsidR="001B5D6F">
        <w:rPr>
          <w:rFonts w:ascii="Arial" w:hAnsi="Arial" w:cs="Arial"/>
          <w:sz w:val="20"/>
          <w:szCs w:val="20"/>
          <w:lang w:val="en-US"/>
        </w:rPr>
        <w:t xml:space="preserve"> </w:t>
      </w:r>
      <w:r w:rsidRPr="0D3F6C75" w:rsidR="001B5D6F">
        <w:rPr>
          <w:rFonts w:ascii="Arial" w:hAnsi="Arial" w:cs="Arial"/>
          <w:sz w:val="20"/>
          <w:szCs w:val="20"/>
          <w:lang w:val="en-US"/>
        </w:rPr>
        <w:t>aanleiding</w:t>
      </w:r>
      <w:r w:rsidRPr="0D3F6C75" w:rsidR="001B5D6F">
        <w:rPr>
          <w:rFonts w:ascii="Arial" w:hAnsi="Arial" w:cs="Arial"/>
          <w:sz w:val="20"/>
          <w:szCs w:val="20"/>
          <w:lang w:val="en-US"/>
        </w:rPr>
        <w:t xml:space="preserve"> </w:t>
      </w:r>
      <w:r w:rsidRPr="0D3F6C75" w:rsidR="001B5D6F">
        <w:rPr>
          <w:rFonts w:ascii="Arial" w:hAnsi="Arial" w:cs="Arial"/>
          <w:sz w:val="20"/>
          <w:szCs w:val="20"/>
          <w:lang w:val="en-US"/>
        </w:rPr>
        <w:t>geven</w:t>
      </w:r>
      <w:r w:rsidRPr="0D3F6C75" w:rsidR="001B5D6F">
        <w:rPr>
          <w:rFonts w:ascii="Arial" w:hAnsi="Arial" w:cs="Arial"/>
          <w:sz w:val="20"/>
          <w:szCs w:val="20"/>
          <w:lang w:val="en-US"/>
        </w:rPr>
        <w:t xml:space="preserve"> tot </w:t>
      </w:r>
      <w:r w:rsidRPr="0D3F6C75" w:rsidR="001B5D6F">
        <w:rPr>
          <w:rFonts w:ascii="Arial" w:hAnsi="Arial" w:cs="Arial"/>
          <w:sz w:val="20"/>
          <w:szCs w:val="20"/>
          <w:lang w:val="en-US"/>
        </w:rPr>
        <w:t>reflectie</w:t>
      </w:r>
      <w:r w:rsidRPr="0D3F6C75" w:rsidR="001B5D6F">
        <w:rPr>
          <w:rFonts w:ascii="Arial" w:hAnsi="Arial" w:cs="Arial"/>
          <w:sz w:val="20"/>
          <w:szCs w:val="20"/>
          <w:lang w:val="en-US"/>
        </w:rPr>
        <w:t xml:space="preserve"> over </w:t>
      </w:r>
      <w:r w:rsidRPr="0D3F6C75" w:rsidR="001B5D6F">
        <w:rPr>
          <w:rFonts w:ascii="Arial" w:hAnsi="Arial" w:cs="Arial"/>
          <w:sz w:val="20"/>
          <w:szCs w:val="20"/>
          <w:lang w:val="en-US"/>
        </w:rPr>
        <w:t>uw</w:t>
      </w:r>
      <w:r w:rsidRPr="0D3F6C75" w:rsidR="001B5D6F">
        <w:rPr>
          <w:rFonts w:ascii="Arial" w:hAnsi="Arial" w:cs="Arial"/>
          <w:sz w:val="20"/>
          <w:szCs w:val="20"/>
          <w:lang w:val="en-US"/>
        </w:rPr>
        <w:t xml:space="preserve"> </w:t>
      </w:r>
      <w:r w:rsidRPr="0D3F6C75" w:rsidR="001B5D6F">
        <w:rPr>
          <w:rFonts w:ascii="Arial" w:hAnsi="Arial" w:cs="Arial"/>
          <w:sz w:val="20"/>
          <w:szCs w:val="20"/>
          <w:lang w:val="en-US"/>
        </w:rPr>
        <w:t>werkervaringen</w:t>
      </w:r>
      <w:r w:rsidRPr="0D3F6C75" w:rsidR="001B5D6F">
        <w:rPr>
          <w:rFonts w:ascii="Arial" w:hAnsi="Arial" w:cs="Arial"/>
          <w:sz w:val="20"/>
          <w:szCs w:val="20"/>
          <w:lang w:val="en-US"/>
        </w:rPr>
        <w:t xml:space="preserve">. U bent </w:t>
      </w:r>
      <w:r w:rsidRPr="0D3F6C75" w:rsidR="001B5D6F">
        <w:rPr>
          <w:rFonts w:ascii="Arial" w:hAnsi="Arial" w:cs="Arial"/>
          <w:sz w:val="20"/>
          <w:szCs w:val="20"/>
          <w:lang w:val="en-US"/>
        </w:rPr>
        <w:t>vrij</w:t>
      </w:r>
      <w:r w:rsidRPr="0D3F6C75" w:rsidR="001B5D6F">
        <w:rPr>
          <w:rFonts w:ascii="Arial" w:hAnsi="Arial" w:cs="Arial"/>
          <w:sz w:val="20"/>
          <w:szCs w:val="20"/>
          <w:lang w:val="en-US"/>
        </w:rPr>
        <w:t xml:space="preserve"> om op elk moment </w:t>
      </w:r>
      <w:r w:rsidRPr="0D3F6C75" w:rsidR="001B5D6F">
        <w:rPr>
          <w:rFonts w:ascii="Arial" w:hAnsi="Arial" w:cs="Arial"/>
          <w:sz w:val="20"/>
          <w:szCs w:val="20"/>
          <w:lang w:val="en-US"/>
        </w:rPr>
        <w:t>te</w:t>
      </w:r>
      <w:r w:rsidRPr="0D3F6C75" w:rsidR="001B5D6F">
        <w:rPr>
          <w:rFonts w:ascii="Arial" w:hAnsi="Arial" w:cs="Arial"/>
          <w:sz w:val="20"/>
          <w:szCs w:val="20"/>
          <w:lang w:val="en-US"/>
        </w:rPr>
        <w:t xml:space="preserve"> </w:t>
      </w:r>
      <w:r w:rsidRPr="0D3F6C75" w:rsidR="001B5D6F">
        <w:rPr>
          <w:rFonts w:ascii="Arial" w:hAnsi="Arial" w:cs="Arial"/>
          <w:sz w:val="20"/>
          <w:szCs w:val="20"/>
          <w:lang w:val="en-US"/>
        </w:rPr>
        <w:t>pauzeren</w:t>
      </w:r>
      <w:r w:rsidRPr="0D3F6C75" w:rsidR="001B5D6F">
        <w:rPr>
          <w:rFonts w:ascii="Arial" w:hAnsi="Arial" w:cs="Arial"/>
          <w:sz w:val="20"/>
          <w:szCs w:val="20"/>
          <w:lang w:val="en-US"/>
        </w:rPr>
        <w:t xml:space="preserve"> of </w:t>
      </w:r>
      <w:r w:rsidRPr="0D3F6C75" w:rsidR="001B5D6F">
        <w:rPr>
          <w:rFonts w:ascii="Arial" w:hAnsi="Arial" w:cs="Arial"/>
          <w:sz w:val="20"/>
          <w:szCs w:val="20"/>
          <w:lang w:val="en-US"/>
        </w:rPr>
        <w:t>te</w:t>
      </w:r>
      <w:r w:rsidRPr="0D3F6C75" w:rsidR="001B5D6F">
        <w:rPr>
          <w:rFonts w:ascii="Arial" w:hAnsi="Arial" w:cs="Arial"/>
          <w:sz w:val="20"/>
          <w:szCs w:val="20"/>
          <w:lang w:val="en-US"/>
        </w:rPr>
        <w:t xml:space="preserve"> </w:t>
      </w:r>
      <w:r w:rsidRPr="0D3F6C75" w:rsidR="001B5D6F">
        <w:rPr>
          <w:rFonts w:ascii="Arial" w:hAnsi="Arial" w:cs="Arial"/>
          <w:sz w:val="20"/>
          <w:szCs w:val="20"/>
          <w:lang w:val="en-US"/>
        </w:rPr>
        <w:t>stoppen</w:t>
      </w:r>
      <w:r w:rsidRPr="0D3F6C75" w:rsidR="001B5D6F">
        <w:rPr>
          <w:rFonts w:ascii="Arial" w:hAnsi="Arial" w:cs="Arial"/>
          <w:sz w:val="20"/>
          <w:szCs w:val="20"/>
          <w:lang w:val="en-US"/>
        </w:rPr>
        <w:t>.</w:t>
      </w:r>
      <w:commentRangeStart w:id="1074227518"/>
      <w:commentRangeEnd w:id="1074227518"/>
      <w:r>
        <w:rPr>
          <w:rStyle w:val="CommentReference"/>
        </w:rPr>
        <w:commentReference w:id="1074227518"/>
      </w:r>
    </w:p>
    <w:p w:rsidRPr="001B5D6F" w:rsidR="001B5D6F" w:rsidP="07ED541C" w:rsidRDefault="001B5D6F" w14:paraId="04858B05" w14:textId="559CD7A9">
      <w:pPr>
        <w:pStyle w:val="Heading3"/>
        <w:rPr>
          <w:lang w:val="en-US"/>
        </w:rPr>
      </w:pPr>
      <w:r w:rsidRPr="07ED541C" w:rsidR="001B5D6F">
        <w:rPr>
          <w:lang w:val="en-US"/>
        </w:rPr>
        <w:t xml:space="preserve">7. </w:t>
      </w:r>
      <w:r w:rsidRPr="07ED541C" w:rsidR="001B5D6F">
        <w:rPr>
          <w:lang w:val="en-US"/>
        </w:rPr>
        <w:t>Voordelen</w:t>
      </w:r>
    </w:p>
    <w:p w:rsidRPr="001B5D6F" w:rsidR="001B5D6F" w:rsidP="07ED541C" w:rsidRDefault="001B5D6F" w14:paraId="1232F0CC" w14:textId="77777777">
      <w:pPr>
        <w:pStyle w:val="NormalWeb"/>
        <w:spacing w:before="120"/>
        <w:jc w:val="both"/>
        <w:rPr>
          <w:rFonts w:ascii="Arial" w:hAnsi="Arial" w:cs="Arial"/>
          <w:sz w:val="20"/>
          <w:szCs w:val="20"/>
          <w:lang w:val="en-US"/>
        </w:rPr>
      </w:pPr>
      <w:r w:rsidRPr="07ED541C" w:rsidR="001B5D6F">
        <w:rPr>
          <w:rFonts w:ascii="Arial" w:hAnsi="Arial" w:cs="Arial"/>
          <w:sz w:val="20"/>
          <w:szCs w:val="20"/>
          <w:lang w:val="en-US"/>
        </w:rPr>
        <w:t xml:space="preserve">Er </w:t>
      </w:r>
      <w:r w:rsidRPr="07ED541C" w:rsidR="001B5D6F">
        <w:rPr>
          <w:rFonts w:ascii="Arial" w:hAnsi="Arial" w:cs="Arial"/>
          <w:sz w:val="20"/>
          <w:szCs w:val="20"/>
          <w:lang w:val="en-US"/>
        </w:rPr>
        <w:t>zijn</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geen</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directe</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persoonlijke</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voordelen</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verbonden</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aan</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uw</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deelname</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Uw</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bijdrage</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helpt</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ons</w:t>
      </w:r>
      <w:r w:rsidRPr="07ED541C" w:rsidR="001B5D6F">
        <w:rPr>
          <w:rFonts w:ascii="Arial" w:hAnsi="Arial" w:cs="Arial"/>
          <w:sz w:val="20"/>
          <w:szCs w:val="20"/>
          <w:lang w:val="en-US"/>
        </w:rPr>
        <w:t xml:space="preserve"> om </w:t>
      </w:r>
      <w:r w:rsidRPr="07ED541C" w:rsidR="001B5D6F">
        <w:rPr>
          <w:rFonts w:ascii="Arial" w:hAnsi="Arial" w:cs="Arial"/>
          <w:sz w:val="20"/>
          <w:szCs w:val="20"/>
          <w:lang w:val="en-US"/>
        </w:rPr>
        <w:t>inzicht</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te</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krijgen</w:t>
      </w:r>
      <w:r w:rsidRPr="07ED541C" w:rsidR="001B5D6F">
        <w:rPr>
          <w:rFonts w:ascii="Arial" w:hAnsi="Arial" w:cs="Arial"/>
          <w:sz w:val="20"/>
          <w:szCs w:val="20"/>
          <w:lang w:val="en-US"/>
        </w:rPr>
        <w:t xml:space="preserve"> in hoe de PARADISE </w:t>
      </w:r>
      <w:r w:rsidRPr="07ED541C" w:rsidR="001B5D6F">
        <w:rPr>
          <w:rFonts w:ascii="Arial" w:hAnsi="Arial" w:cs="Arial"/>
          <w:sz w:val="20"/>
          <w:szCs w:val="20"/>
          <w:lang w:val="en-US"/>
        </w:rPr>
        <w:t>interventie</w:t>
      </w:r>
      <w:r w:rsidRPr="07ED541C" w:rsidR="001B5D6F">
        <w:rPr>
          <w:rFonts w:ascii="Arial" w:hAnsi="Arial" w:cs="Arial"/>
          <w:sz w:val="20"/>
          <w:szCs w:val="20"/>
          <w:lang w:val="en-US"/>
        </w:rPr>
        <w:t xml:space="preserve"> in de </w:t>
      </w:r>
      <w:r w:rsidRPr="07ED541C" w:rsidR="001B5D6F">
        <w:rPr>
          <w:rFonts w:ascii="Arial" w:hAnsi="Arial" w:cs="Arial"/>
          <w:sz w:val="20"/>
          <w:szCs w:val="20"/>
          <w:lang w:val="en-US"/>
        </w:rPr>
        <w:t>praktijk</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verloopt</w:t>
      </w:r>
      <w:r w:rsidRPr="07ED541C" w:rsidR="001B5D6F">
        <w:rPr>
          <w:rFonts w:ascii="Arial" w:hAnsi="Arial" w:cs="Arial"/>
          <w:sz w:val="20"/>
          <w:szCs w:val="20"/>
          <w:lang w:val="en-US"/>
        </w:rPr>
        <w:t xml:space="preserve"> en hoe </w:t>
      </w:r>
      <w:r w:rsidRPr="07ED541C" w:rsidR="001B5D6F">
        <w:rPr>
          <w:rFonts w:ascii="Arial" w:hAnsi="Arial" w:cs="Arial"/>
          <w:sz w:val="20"/>
          <w:szCs w:val="20"/>
          <w:lang w:val="en-US"/>
        </w:rPr>
        <w:t>deze</w:t>
      </w:r>
      <w:r w:rsidRPr="07ED541C" w:rsidR="001B5D6F">
        <w:rPr>
          <w:rFonts w:ascii="Arial" w:hAnsi="Arial" w:cs="Arial"/>
          <w:sz w:val="20"/>
          <w:szCs w:val="20"/>
          <w:lang w:val="en-US"/>
        </w:rPr>
        <w:t xml:space="preserve"> in de </w:t>
      </w:r>
      <w:r w:rsidRPr="07ED541C" w:rsidR="001B5D6F">
        <w:rPr>
          <w:rFonts w:ascii="Arial" w:hAnsi="Arial" w:cs="Arial"/>
          <w:sz w:val="20"/>
          <w:szCs w:val="20"/>
          <w:lang w:val="en-US"/>
        </w:rPr>
        <w:t>toekomst</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verder</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verbeterd</w:t>
      </w:r>
      <w:r w:rsidRPr="07ED541C" w:rsidR="001B5D6F">
        <w:rPr>
          <w:rFonts w:ascii="Arial" w:hAnsi="Arial" w:cs="Arial"/>
          <w:sz w:val="20"/>
          <w:szCs w:val="20"/>
          <w:lang w:val="en-US"/>
        </w:rPr>
        <w:t xml:space="preserve"> en </w:t>
      </w:r>
      <w:r w:rsidRPr="07ED541C" w:rsidR="001B5D6F">
        <w:rPr>
          <w:rFonts w:ascii="Arial" w:hAnsi="Arial" w:cs="Arial"/>
          <w:sz w:val="20"/>
          <w:szCs w:val="20"/>
          <w:lang w:val="en-US"/>
        </w:rPr>
        <w:t>geïmplementeerd</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kan</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worden</w:t>
      </w:r>
      <w:r w:rsidRPr="07ED541C" w:rsidR="001B5D6F">
        <w:rPr>
          <w:rFonts w:ascii="Arial" w:hAnsi="Arial" w:cs="Arial"/>
          <w:sz w:val="20"/>
          <w:szCs w:val="20"/>
          <w:lang w:val="en-US"/>
        </w:rPr>
        <w:t>.</w:t>
      </w:r>
    </w:p>
    <w:p w:rsidRPr="001B5D6F" w:rsidR="001B5D6F" w:rsidP="07ED541C" w:rsidRDefault="004B059A" w14:paraId="5F047E6D" w14:textId="4EFDB62C">
      <w:pPr>
        <w:pStyle w:val="Heading3"/>
        <w:rPr>
          <w:lang w:val="en-US"/>
        </w:rPr>
      </w:pPr>
      <w:r w:rsidRPr="07ED541C" w:rsidR="004B059A">
        <w:rPr>
          <w:lang w:val="en-US"/>
        </w:rPr>
        <w:t>8</w:t>
      </w:r>
      <w:r w:rsidRPr="07ED541C" w:rsidR="001B5D6F">
        <w:rPr>
          <w:lang w:val="en-US"/>
        </w:rPr>
        <w:t xml:space="preserve">. </w:t>
      </w:r>
      <w:r w:rsidRPr="07ED541C" w:rsidR="001B5D6F">
        <w:rPr>
          <w:lang w:val="en-US"/>
        </w:rPr>
        <w:t xml:space="preserve">Wat </w:t>
      </w:r>
      <w:r w:rsidRPr="07ED541C" w:rsidR="001B5D6F">
        <w:rPr>
          <w:lang w:val="en-US"/>
        </w:rPr>
        <w:t>verwachten</w:t>
      </w:r>
      <w:r w:rsidRPr="07ED541C" w:rsidR="001B5D6F">
        <w:rPr>
          <w:lang w:val="en-US"/>
        </w:rPr>
        <w:t xml:space="preserve"> </w:t>
      </w:r>
      <w:r w:rsidRPr="07ED541C" w:rsidR="001B5D6F">
        <w:rPr>
          <w:lang w:val="en-US"/>
        </w:rPr>
        <w:t>wij</w:t>
      </w:r>
      <w:r w:rsidRPr="07ED541C" w:rsidR="001B5D6F">
        <w:rPr>
          <w:lang w:val="en-US"/>
        </w:rPr>
        <w:t xml:space="preserve"> van u?</w:t>
      </w:r>
    </w:p>
    <w:p w:rsidRPr="001B5D6F" w:rsidR="001B5D6F" w:rsidP="07ED541C" w:rsidRDefault="001B5D6F" w14:paraId="4A72F9DB" w14:textId="77777777">
      <w:pPr>
        <w:pStyle w:val="NormalWeb"/>
        <w:spacing w:before="120"/>
        <w:jc w:val="both"/>
        <w:rPr>
          <w:rFonts w:ascii="Arial" w:hAnsi="Arial" w:cs="Arial"/>
          <w:sz w:val="20"/>
          <w:szCs w:val="20"/>
          <w:lang w:val="en-US"/>
        </w:rPr>
      </w:pPr>
      <w:r w:rsidRPr="07ED541C" w:rsidR="001B5D6F">
        <w:rPr>
          <w:rFonts w:ascii="Arial" w:hAnsi="Arial" w:cs="Arial"/>
          <w:sz w:val="20"/>
          <w:szCs w:val="20"/>
          <w:lang w:val="en-US"/>
        </w:rPr>
        <w:t>Indien</w:t>
      </w:r>
      <w:r w:rsidRPr="07ED541C" w:rsidR="001B5D6F">
        <w:rPr>
          <w:rFonts w:ascii="Arial" w:hAnsi="Arial" w:cs="Arial"/>
          <w:sz w:val="20"/>
          <w:szCs w:val="20"/>
          <w:lang w:val="en-US"/>
        </w:rPr>
        <w:t xml:space="preserve"> u </w:t>
      </w:r>
      <w:r w:rsidRPr="07ED541C" w:rsidR="001B5D6F">
        <w:rPr>
          <w:rFonts w:ascii="Arial" w:hAnsi="Arial" w:cs="Arial"/>
          <w:sz w:val="20"/>
          <w:szCs w:val="20"/>
          <w:lang w:val="en-US"/>
        </w:rPr>
        <w:t>deelneemt</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vragen</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wij</w:t>
      </w:r>
      <w:r w:rsidRPr="07ED541C" w:rsidR="001B5D6F">
        <w:rPr>
          <w:rFonts w:ascii="Arial" w:hAnsi="Arial" w:cs="Arial"/>
          <w:sz w:val="20"/>
          <w:szCs w:val="20"/>
          <w:lang w:val="en-US"/>
        </w:rPr>
        <w:t xml:space="preserve"> u om:</w:t>
      </w:r>
    </w:p>
    <w:p w:rsidRPr="001B5D6F" w:rsidR="001B5D6F" w:rsidP="07ED541C" w:rsidRDefault="001B5D6F" w14:paraId="37E833BB" w14:textId="77777777">
      <w:pPr>
        <w:pStyle w:val="NormalWeb"/>
        <w:numPr>
          <w:ilvl w:val="0"/>
          <w:numId w:val="44"/>
        </w:numPr>
        <w:spacing w:before="120"/>
        <w:jc w:val="both"/>
        <w:rPr>
          <w:rFonts w:ascii="Arial" w:hAnsi="Arial" w:cs="Arial"/>
          <w:sz w:val="20"/>
          <w:szCs w:val="20"/>
          <w:lang w:val="en-US"/>
        </w:rPr>
      </w:pPr>
      <w:r w:rsidRPr="07ED541C" w:rsidR="001B5D6F">
        <w:rPr>
          <w:rFonts w:ascii="Arial" w:hAnsi="Arial" w:cs="Arial"/>
          <w:sz w:val="20"/>
          <w:szCs w:val="20"/>
          <w:lang w:val="en-US"/>
        </w:rPr>
        <w:t xml:space="preserve">open en </w:t>
      </w:r>
      <w:r w:rsidRPr="07ED541C" w:rsidR="001B5D6F">
        <w:rPr>
          <w:rFonts w:ascii="Arial" w:hAnsi="Arial" w:cs="Arial"/>
          <w:sz w:val="20"/>
          <w:szCs w:val="20"/>
          <w:lang w:val="en-US"/>
        </w:rPr>
        <w:t>eerlijk</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uw</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ervaringen</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te</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delen</w:t>
      </w:r>
      <w:r w:rsidRPr="07ED541C" w:rsidR="001B5D6F">
        <w:rPr>
          <w:rFonts w:ascii="Arial" w:hAnsi="Arial" w:cs="Arial"/>
          <w:sz w:val="20"/>
          <w:szCs w:val="20"/>
          <w:lang w:val="en-US"/>
        </w:rPr>
        <w:t xml:space="preserve">; </w:t>
      </w:r>
    </w:p>
    <w:p w:rsidRPr="001B5D6F" w:rsidR="001B5D6F" w:rsidP="07ED541C" w:rsidRDefault="001B5D6F" w14:paraId="6215595C" w14:textId="77777777">
      <w:pPr>
        <w:pStyle w:val="NormalWeb"/>
        <w:numPr>
          <w:ilvl w:val="0"/>
          <w:numId w:val="44"/>
        </w:numPr>
        <w:spacing w:before="120"/>
        <w:jc w:val="both"/>
        <w:rPr>
          <w:rFonts w:ascii="Arial" w:hAnsi="Arial" w:cs="Arial"/>
          <w:sz w:val="20"/>
          <w:szCs w:val="20"/>
          <w:lang w:val="en-US"/>
        </w:rPr>
      </w:pPr>
      <w:r w:rsidRPr="07ED541C" w:rsidR="001B5D6F">
        <w:rPr>
          <w:rFonts w:ascii="Arial" w:hAnsi="Arial" w:cs="Arial"/>
          <w:sz w:val="20"/>
          <w:szCs w:val="20"/>
          <w:lang w:val="en-US"/>
        </w:rPr>
        <w:t xml:space="preserve">mee </w:t>
      </w:r>
      <w:r w:rsidRPr="07ED541C" w:rsidR="001B5D6F">
        <w:rPr>
          <w:rFonts w:ascii="Arial" w:hAnsi="Arial" w:cs="Arial"/>
          <w:sz w:val="20"/>
          <w:szCs w:val="20"/>
          <w:lang w:val="en-US"/>
        </w:rPr>
        <w:t>te</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werken</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aan</w:t>
      </w:r>
      <w:r w:rsidRPr="07ED541C" w:rsidR="001B5D6F">
        <w:rPr>
          <w:rFonts w:ascii="Arial" w:hAnsi="Arial" w:cs="Arial"/>
          <w:sz w:val="20"/>
          <w:szCs w:val="20"/>
          <w:lang w:val="en-US"/>
        </w:rPr>
        <w:t xml:space="preserve"> </w:t>
      </w:r>
      <w:r w:rsidRPr="07ED541C" w:rsidR="001B5D6F">
        <w:rPr>
          <w:rFonts w:ascii="Arial" w:hAnsi="Arial" w:cs="Arial"/>
          <w:sz w:val="20"/>
          <w:szCs w:val="20"/>
          <w:lang w:val="en-US"/>
        </w:rPr>
        <w:t>een</w:t>
      </w:r>
      <w:r w:rsidRPr="07ED541C" w:rsidR="001B5D6F">
        <w:rPr>
          <w:rFonts w:ascii="Arial" w:hAnsi="Arial" w:cs="Arial"/>
          <w:sz w:val="20"/>
          <w:szCs w:val="20"/>
          <w:lang w:val="en-US"/>
        </w:rPr>
        <w:t xml:space="preserve"> correct </w:t>
      </w:r>
      <w:r w:rsidRPr="07ED541C" w:rsidR="001B5D6F">
        <w:rPr>
          <w:rFonts w:ascii="Arial" w:hAnsi="Arial" w:cs="Arial"/>
          <w:sz w:val="20"/>
          <w:szCs w:val="20"/>
          <w:lang w:val="en-US"/>
        </w:rPr>
        <w:t>verloop</w:t>
      </w:r>
      <w:r w:rsidRPr="07ED541C" w:rsidR="001B5D6F">
        <w:rPr>
          <w:rFonts w:ascii="Arial" w:hAnsi="Arial" w:cs="Arial"/>
          <w:sz w:val="20"/>
          <w:szCs w:val="20"/>
          <w:lang w:val="en-US"/>
        </w:rPr>
        <w:t xml:space="preserve"> van de studie. </w:t>
      </w:r>
    </w:p>
    <w:p w:rsidRPr="001B5D6F" w:rsidR="001B5D6F" w:rsidP="07ED541C" w:rsidRDefault="001B5D6F" w14:paraId="160061E9" w14:textId="77777777">
      <w:pPr>
        <w:pStyle w:val="NormalWeb"/>
        <w:spacing w:before="120"/>
        <w:jc w:val="both"/>
        <w:rPr>
          <w:rFonts w:ascii="Arial" w:hAnsi="Arial" w:cs="Arial"/>
          <w:b w:val="1"/>
          <w:bCs w:val="1"/>
          <w:sz w:val="20"/>
          <w:szCs w:val="20"/>
          <w:lang w:val="en-US"/>
        </w:rPr>
      </w:pPr>
      <w:r w:rsidRPr="07ED541C" w:rsidR="001B5D6F">
        <w:rPr>
          <w:rFonts w:ascii="Arial" w:hAnsi="Arial" w:cs="Arial"/>
          <w:b w:val="1"/>
          <w:bCs w:val="1"/>
          <w:sz w:val="20"/>
          <w:szCs w:val="20"/>
          <w:lang w:val="en-US"/>
        </w:rPr>
        <w:t>Contactgegevens</w:t>
      </w:r>
    </w:p>
    <w:p w:rsidR="004B059A" w:rsidP="004B059A" w:rsidRDefault="004B059A" w14:paraId="7513D2B4" w14:textId="77777777">
      <w:pPr>
        <w:spacing w:after="60"/>
        <w:rPr>
          <w:rFonts w:ascii="Arial" w:hAnsi="Arial" w:cs="Arial"/>
          <w:sz w:val="20"/>
          <w:szCs w:val="20"/>
          <w:lang w:val="nl-BE"/>
        </w:rPr>
      </w:pPr>
    </w:p>
    <w:p w:rsidRPr="00DC1386" w:rsidR="004B059A" w:rsidP="004B059A" w:rsidRDefault="004B059A" w14:paraId="45AB3941" w14:textId="63461F2E">
      <w:pPr>
        <w:spacing w:after="60"/>
        <w:rPr>
          <w:rFonts w:ascii="Arial" w:hAnsi="Arial" w:cs="Arial"/>
          <w:sz w:val="20"/>
          <w:szCs w:val="20"/>
          <w:lang w:val="nl-BE"/>
        </w:rPr>
      </w:pPr>
      <w:r w:rsidRPr="006E33CF">
        <w:rPr>
          <w:rFonts w:ascii="Arial" w:hAnsi="Arial" w:cs="Arial"/>
          <w:sz w:val="20"/>
          <w:szCs w:val="20"/>
          <w:lang w:val="nl-BE"/>
        </w:rPr>
        <w:t xml:space="preserve">Als u bijkomende informatie wenst, maar ook ingeval van problemen of als u zich zorgen maakt, kan u contact opnemen met de </w:t>
      </w:r>
      <w:r>
        <w:rPr>
          <w:rFonts w:ascii="Arial" w:hAnsi="Arial" w:cs="Arial"/>
          <w:sz w:val="20"/>
          <w:szCs w:val="20"/>
          <w:lang w:val="nl-BE"/>
        </w:rPr>
        <w:t xml:space="preserve">coördinerend </w:t>
      </w:r>
      <w:r w:rsidRPr="006E33CF">
        <w:rPr>
          <w:rFonts w:ascii="Arial" w:hAnsi="Arial" w:cs="Arial"/>
          <w:sz w:val="20"/>
          <w:szCs w:val="20"/>
          <w:lang w:val="nl-BE"/>
        </w:rPr>
        <w:t>onderzoeker (</w:t>
      </w:r>
      <w:r>
        <w:rPr>
          <w:rFonts w:ascii="Arial" w:hAnsi="Arial" w:cs="Arial"/>
          <w:sz w:val="20"/>
          <w:szCs w:val="20"/>
          <w:lang w:val="nl-BE"/>
        </w:rPr>
        <w:t>Kevin Deschamps</w:t>
      </w:r>
      <w:r w:rsidRPr="006E33CF">
        <w:rPr>
          <w:rFonts w:ascii="Arial" w:hAnsi="Arial" w:cs="Arial"/>
          <w:sz w:val="20"/>
          <w:szCs w:val="20"/>
          <w:lang w:val="nl-BE"/>
        </w:rPr>
        <w:t xml:space="preserve">) of een medewerker van zijn </w:t>
      </w:r>
      <w:r>
        <w:rPr>
          <w:rFonts w:ascii="Arial" w:hAnsi="Arial" w:cs="Arial"/>
          <w:sz w:val="20"/>
          <w:szCs w:val="20"/>
          <w:lang w:val="nl-BE"/>
        </w:rPr>
        <w:t xml:space="preserve">team </w:t>
      </w:r>
      <w:r w:rsidRPr="006E33CF">
        <w:rPr>
          <w:rFonts w:ascii="Arial" w:hAnsi="Arial" w:cs="Arial"/>
          <w:sz w:val="20"/>
          <w:szCs w:val="20"/>
          <w:lang w:val="nl-BE"/>
        </w:rPr>
        <w:t>op het telefoonnummer (</w:t>
      </w:r>
      <w:r>
        <w:rPr>
          <w:rFonts w:ascii="Arial" w:hAnsi="Arial" w:cs="Arial"/>
          <w:sz w:val="20"/>
          <w:szCs w:val="20"/>
          <w:lang w:val="nl-BE"/>
        </w:rPr>
        <w:t>+</w:t>
      </w:r>
      <w:r w:rsidRPr="004B059A">
        <w:rPr>
          <w:rFonts w:ascii="Arial" w:hAnsi="Arial" w:cs="Arial"/>
          <w:sz w:val="20"/>
          <w:szCs w:val="20"/>
          <w:lang w:val="nl-NL"/>
        </w:rPr>
        <w:t>32 50 66 48 00</w:t>
      </w:r>
      <w:r w:rsidRPr="00340905">
        <w:rPr>
          <w:rFonts w:ascii="Arial" w:hAnsi="Arial" w:cs="Arial"/>
          <w:sz w:val="20"/>
          <w:szCs w:val="20"/>
          <w:lang w:val="nl-BE"/>
        </w:rPr>
        <w:t>).</w:t>
      </w:r>
      <w:bookmarkStart w:name="_Hlk164337862" w:id="0"/>
    </w:p>
    <w:bookmarkEnd w:id="0"/>
    <w:p w:rsidRPr="001B5D6F" w:rsidR="004B059A" w:rsidP="004B059A" w:rsidRDefault="004B059A" w14:paraId="1A82CFDD" w14:textId="76928D2C">
      <w:pPr>
        <w:spacing w:after="60"/>
        <w:rPr>
          <w:rFonts w:ascii="Arial" w:hAnsi="Arial" w:cs="Arial"/>
          <w:sz w:val="20"/>
          <w:szCs w:val="20"/>
          <w:lang w:val="en-BE"/>
        </w:rPr>
      </w:pPr>
      <w:r w:rsidRPr="006E33CF">
        <w:rPr>
          <w:rFonts w:ascii="Arial" w:hAnsi="Arial" w:cs="Arial"/>
          <w:sz w:val="20"/>
          <w:szCs w:val="20"/>
          <w:lang w:val="nl-BE"/>
        </w:rPr>
        <w:t xml:space="preserve">In geval van nood, kan u contact opnemen </w:t>
      </w:r>
      <w:r w:rsidRPr="008B4542">
        <w:rPr>
          <w:rFonts w:ascii="Arial" w:hAnsi="Arial" w:cs="Arial"/>
          <w:sz w:val="20"/>
          <w:szCs w:val="20"/>
          <w:lang w:val="nl-BE"/>
        </w:rPr>
        <w:t xml:space="preserve">met </w:t>
      </w:r>
      <w:r>
        <w:rPr>
          <w:rFonts w:ascii="Arial" w:hAnsi="Arial" w:cs="Arial"/>
          <w:sz w:val="20"/>
          <w:szCs w:val="20"/>
          <w:lang w:val="nl-BE"/>
        </w:rPr>
        <w:t>Kevin Deschamps</w:t>
      </w:r>
      <w:r w:rsidRPr="008B4542">
        <w:rPr>
          <w:rFonts w:ascii="Arial" w:hAnsi="Arial" w:cs="Arial"/>
          <w:sz w:val="20"/>
          <w:szCs w:val="20"/>
          <w:lang w:val="nl-BE"/>
        </w:rPr>
        <w:t xml:space="preserve"> op het telefoonnummer </w:t>
      </w:r>
      <w:r>
        <w:rPr>
          <w:rFonts w:ascii="Arial" w:hAnsi="Arial" w:cs="Arial"/>
          <w:sz w:val="20"/>
          <w:szCs w:val="20"/>
          <w:lang w:val="nl-BE"/>
        </w:rPr>
        <w:t>(</w:t>
      </w:r>
      <w:r w:rsidRPr="008B4542">
        <w:rPr>
          <w:rFonts w:ascii="Arial" w:hAnsi="Arial" w:cs="Arial"/>
          <w:sz w:val="20"/>
          <w:szCs w:val="20"/>
          <w:lang w:val="nl-BE"/>
        </w:rPr>
        <w:t xml:space="preserve">+32 </w:t>
      </w:r>
      <w:r w:rsidRPr="004B059A">
        <w:rPr>
          <w:rFonts w:ascii="Arial" w:hAnsi="Arial" w:cs="Arial"/>
          <w:sz w:val="20"/>
          <w:szCs w:val="20"/>
          <w:lang w:val="nl-NL"/>
        </w:rPr>
        <w:t>50 66 48 00</w:t>
      </w:r>
      <w:r>
        <w:rPr>
          <w:rFonts w:ascii="Arial" w:hAnsi="Arial" w:cs="Arial"/>
          <w:sz w:val="20"/>
          <w:szCs w:val="20"/>
          <w:lang w:val="nl-NL"/>
        </w:rPr>
        <w:t>)</w:t>
      </w:r>
      <w:r w:rsidRPr="008B4542">
        <w:rPr>
          <w:rFonts w:ascii="Arial" w:hAnsi="Arial" w:cs="Arial"/>
          <w:sz w:val="20"/>
          <w:szCs w:val="20"/>
          <w:lang w:val="nl-BE"/>
        </w:rPr>
        <w:t>.</w:t>
      </w:r>
      <w:r>
        <w:rPr>
          <w:rFonts w:ascii="Arial" w:hAnsi="Arial" w:cs="Arial"/>
          <w:sz w:val="20"/>
          <w:szCs w:val="20"/>
          <w:lang w:val="nl-BE"/>
        </w:rPr>
        <w:t xml:space="preserve"> </w:t>
      </w:r>
      <w:r w:rsidRPr="00EA02DB">
        <w:rPr>
          <w:rFonts w:ascii="Arial" w:hAnsi="Arial" w:cs="Arial"/>
          <w:sz w:val="20"/>
          <w:szCs w:val="20"/>
          <w:lang w:val="nl-BE"/>
        </w:rPr>
        <w:t xml:space="preserve">Als u vragen hebt met betrekking tot uw rechten als deelnemer aan de studie, kan u contact opnemen met de </w:t>
      </w:r>
      <w:proofErr w:type="spellStart"/>
      <w:r w:rsidRPr="00EA02DB">
        <w:rPr>
          <w:rFonts w:ascii="Arial" w:hAnsi="Arial" w:cs="Arial"/>
          <w:sz w:val="20"/>
          <w:szCs w:val="20"/>
          <w:lang w:val="nl-BE"/>
        </w:rPr>
        <w:t>ombudsdienst</w:t>
      </w:r>
      <w:proofErr w:type="spellEnd"/>
      <w:r w:rsidRPr="00EA02DB">
        <w:rPr>
          <w:rFonts w:ascii="Arial" w:hAnsi="Arial" w:cs="Arial"/>
          <w:sz w:val="20"/>
          <w:szCs w:val="20"/>
          <w:lang w:val="nl-BE"/>
        </w:rPr>
        <w:t xml:space="preserve"> in uw ziekenhuis. Indien nodig kan de </w:t>
      </w:r>
      <w:proofErr w:type="spellStart"/>
      <w:r w:rsidRPr="00EA02DB">
        <w:rPr>
          <w:rFonts w:ascii="Arial" w:hAnsi="Arial" w:cs="Arial"/>
          <w:sz w:val="20"/>
          <w:szCs w:val="20"/>
          <w:lang w:val="nl-BE"/>
        </w:rPr>
        <w:t>ombudsdienst</w:t>
      </w:r>
      <w:proofErr w:type="spellEnd"/>
      <w:r w:rsidRPr="00EA02DB">
        <w:rPr>
          <w:rFonts w:ascii="Arial" w:hAnsi="Arial" w:cs="Arial"/>
          <w:sz w:val="20"/>
          <w:szCs w:val="20"/>
          <w:lang w:val="nl-BE"/>
        </w:rPr>
        <w:t xml:space="preserve"> u in contact brengen met het Ethisch Comité.</w:t>
      </w:r>
      <w:r w:rsidRPr="00EA02DB" w:rsidDel="004917E4">
        <w:rPr>
          <w:rFonts w:ascii="Arial" w:hAnsi="Arial" w:cs="Arial"/>
          <w:sz w:val="20"/>
          <w:szCs w:val="20"/>
          <w:lang w:val="nl-BE"/>
        </w:rPr>
        <w:t xml:space="preserve"> </w:t>
      </w:r>
    </w:p>
    <w:p w:rsidRPr="0009574B" w:rsidR="005C0E55" w:rsidP="00FA13DE" w:rsidRDefault="004B059A" w14:paraId="759A159B" w14:textId="12233BD2">
      <w:pPr>
        <w:pStyle w:val="Heading3"/>
        <w:rPr>
          <w:lang w:val="nl-BE"/>
        </w:rPr>
      </w:pPr>
      <w:r>
        <w:rPr>
          <w:lang w:val="nl-BE"/>
        </w:rPr>
        <w:t>9</w:t>
      </w:r>
      <w:r w:rsidR="00FA13DE">
        <w:rPr>
          <w:lang w:val="nl-BE"/>
        </w:rPr>
        <w:t xml:space="preserve">. </w:t>
      </w:r>
      <w:r w:rsidRPr="0009574B" w:rsidR="00A4306D">
        <w:rPr>
          <w:lang w:val="nl-BE"/>
        </w:rPr>
        <w:t>Wat zijn uw rechten bij deelname aan deze studie?</w:t>
      </w:r>
    </w:p>
    <w:p w:rsidRPr="006E33CF" w:rsidR="004B059A" w:rsidP="004B059A" w:rsidRDefault="004B059A" w14:paraId="6BC658C4" w14:textId="77777777">
      <w:pPr>
        <w:spacing w:after="60"/>
        <w:rPr>
          <w:rFonts w:ascii="Arial" w:hAnsi="Arial" w:cs="Arial"/>
          <w:sz w:val="20"/>
          <w:szCs w:val="20"/>
          <w:lang w:val="nl-BE"/>
        </w:rPr>
      </w:pPr>
      <w:r w:rsidRPr="006E33CF">
        <w:rPr>
          <w:rFonts w:ascii="Arial" w:hAnsi="Arial" w:cs="Arial"/>
          <w:sz w:val="20"/>
          <w:szCs w:val="20"/>
          <w:lang w:val="nl-BE"/>
        </w:rPr>
        <w:t xml:space="preserve">Uw deelname is vrijwillig. U hebt het recht om uw deelname aan de studie om eender welke reden en zonder opgave van redenen stop te zetten. </w:t>
      </w:r>
    </w:p>
    <w:p w:rsidRPr="006E33CF" w:rsidR="004B059A" w:rsidP="004B059A" w:rsidRDefault="004B059A" w14:paraId="33483A1C" w14:textId="77777777">
      <w:pPr>
        <w:spacing w:after="60"/>
        <w:rPr>
          <w:rFonts w:ascii="Arial" w:hAnsi="Arial" w:cs="Arial"/>
          <w:sz w:val="20"/>
          <w:szCs w:val="20"/>
          <w:lang w:val="nl-BE"/>
        </w:rPr>
      </w:pPr>
      <w:r w:rsidRPr="1413DF87" w:rsidR="004B059A">
        <w:rPr>
          <w:rFonts w:ascii="Arial" w:hAnsi="Arial" w:cs="Arial"/>
          <w:sz w:val="20"/>
          <w:szCs w:val="20"/>
          <w:lang w:val="nl-BE"/>
        </w:rPr>
        <w:t xml:space="preserve">Het is ook mogelijk dat de arts-onderzoeker uw deelname aan de studie stopzet omdat hij/zij vaststelt dat u zich niet aan de voorschriften voor deelname houdt. </w:t>
      </w:r>
      <w:commentRangeStart w:id="603142006"/>
      <w:commentRangeEnd w:id="603142006"/>
      <w:r>
        <w:rPr>
          <w:rStyle w:val="CommentReference"/>
        </w:rPr>
        <w:commentReference w:id="603142006"/>
      </w:r>
    </w:p>
    <w:p w:rsidR="004B059A" w:rsidP="004B059A" w:rsidRDefault="004B059A" w14:paraId="74EA1504" w14:textId="77777777">
      <w:pPr>
        <w:spacing w:after="60"/>
        <w:rPr>
          <w:rFonts w:ascii="Arial" w:hAnsi="Arial" w:cs="Arial"/>
          <w:sz w:val="20"/>
          <w:szCs w:val="20"/>
          <w:lang w:val="nl-BE"/>
        </w:rPr>
      </w:pPr>
      <w:r w:rsidRPr="006E33CF">
        <w:rPr>
          <w:rFonts w:ascii="Arial" w:hAnsi="Arial" w:cs="Arial"/>
          <w:sz w:val="20"/>
          <w:szCs w:val="20"/>
          <w:lang w:val="nl-BE"/>
        </w:rPr>
        <w:t>Ook gebeurt het soms dat de bevoegde nationale of internationale autoriteiten, de ethische comités die aanvankelijk goedkeuring had</w:t>
      </w:r>
      <w:r>
        <w:rPr>
          <w:rFonts w:ascii="Arial" w:hAnsi="Arial" w:cs="Arial"/>
          <w:sz w:val="20"/>
          <w:szCs w:val="20"/>
          <w:lang w:val="nl-BE"/>
        </w:rPr>
        <w:t>den</w:t>
      </w:r>
      <w:r w:rsidRPr="006E33CF">
        <w:rPr>
          <w:rFonts w:ascii="Arial" w:hAnsi="Arial" w:cs="Arial"/>
          <w:sz w:val="20"/>
          <w:szCs w:val="20"/>
          <w:lang w:val="nl-BE"/>
        </w:rPr>
        <w:t xml:space="preserve"> gegeven voor de studie of de opdrachtgever de studie stopzetten omdat uit de verzamelde informatie blijkt dat de behandeling niet werkt (de gezondheid van de deelnemers verbetert niet voldoende) of dat de onderzochte behandeling meer of ernstigere bijwerkingen veroorzaakt </w:t>
      </w:r>
      <w:r>
        <w:rPr>
          <w:rFonts w:ascii="Arial" w:hAnsi="Arial" w:cs="Arial"/>
          <w:sz w:val="20"/>
          <w:szCs w:val="20"/>
          <w:lang w:val="nl-BE"/>
        </w:rPr>
        <w:t xml:space="preserve">dan verwacht </w:t>
      </w:r>
      <w:r w:rsidRPr="006E33CF">
        <w:rPr>
          <w:rFonts w:ascii="Arial" w:hAnsi="Arial" w:cs="Arial"/>
          <w:sz w:val="20"/>
          <w:szCs w:val="20"/>
          <w:lang w:val="nl-BE"/>
        </w:rPr>
        <w:t xml:space="preserve">of voor een andere reden zoals bijvoorbeeld de beslissing om de studie en de ontwikkeling van </w:t>
      </w:r>
      <w:r>
        <w:rPr>
          <w:rFonts w:ascii="Arial" w:hAnsi="Arial" w:cs="Arial"/>
          <w:sz w:val="20"/>
          <w:szCs w:val="20"/>
          <w:lang w:val="nl-BE"/>
        </w:rPr>
        <w:t>de</w:t>
      </w:r>
      <w:r w:rsidRPr="006E33CF">
        <w:rPr>
          <w:rFonts w:ascii="Arial" w:hAnsi="Arial" w:cs="Arial"/>
          <w:sz w:val="20"/>
          <w:szCs w:val="20"/>
          <w:lang w:val="nl-BE"/>
        </w:rPr>
        <w:t xml:space="preserve"> onderzochte studie</w:t>
      </w:r>
      <w:r>
        <w:rPr>
          <w:rFonts w:ascii="Arial" w:hAnsi="Arial" w:cs="Arial"/>
          <w:sz w:val="20"/>
          <w:szCs w:val="20"/>
          <w:lang w:val="nl-BE"/>
        </w:rPr>
        <w:t>therapie</w:t>
      </w:r>
      <w:r w:rsidRPr="006E33CF">
        <w:rPr>
          <w:rFonts w:ascii="Arial" w:hAnsi="Arial" w:cs="Arial"/>
          <w:sz w:val="20"/>
          <w:szCs w:val="20"/>
          <w:lang w:val="nl-BE"/>
        </w:rPr>
        <w:t xml:space="preserve"> stop te zetten.</w:t>
      </w:r>
    </w:p>
    <w:p w:rsidRPr="00334C34" w:rsidR="004B059A" w:rsidP="004B059A" w:rsidRDefault="004B059A" w14:paraId="53353A48" w14:textId="77777777">
      <w:pPr>
        <w:spacing w:after="60"/>
        <w:rPr>
          <w:rFonts w:ascii="Arial" w:hAnsi="Arial" w:cs="Arial"/>
          <w:sz w:val="20"/>
          <w:szCs w:val="20"/>
          <w:lang w:val="nl-BE"/>
        </w:rPr>
      </w:pPr>
      <w:r w:rsidRPr="00334C34">
        <w:rPr>
          <w:rFonts w:ascii="Arial" w:hAnsi="Arial" w:cs="Arial"/>
          <w:sz w:val="20"/>
          <w:szCs w:val="20"/>
          <w:lang w:val="nl-BE"/>
        </w:rPr>
        <w:t xml:space="preserve">Deelname aan dit onderzoek zal voor u geen </w:t>
      </w:r>
      <w:proofErr w:type="spellStart"/>
      <w:r w:rsidRPr="00334C34">
        <w:rPr>
          <w:rFonts w:ascii="Arial" w:hAnsi="Arial" w:cs="Arial"/>
          <w:sz w:val="20"/>
          <w:szCs w:val="20"/>
          <w:lang w:val="nl-BE"/>
        </w:rPr>
        <w:t>meerkost</w:t>
      </w:r>
      <w:proofErr w:type="spellEnd"/>
      <w:r w:rsidRPr="00334C34">
        <w:rPr>
          <w:rFonts w:ascii="Arial" w:hAnsi="Arial" w:cs="Arial"/>
          <w:sz w:val="20"/>
          <w:szCs w:val="20"/>
          <w:lang w:val="nl-BE"/>
        </w:rPr>
        <w:t xml:space="preserve"> meebrengen. Uitstap uit de studie is steeds mogelijk zonder gevolg. Dit zal dus geen invloed hebben op uw verdere </w:t>
      </w:r>
      <w:r>
        <w:rPr>
          <w:rFonts w:ascii="Arial" w:hAnsi="Arial" w:cs="Arial"/>
          <w:sz w:val="20"/>
          <w:szCs w:val="20"/>
          <w:lang w:val="nl-BE"/>
        </w:rPr>
        <w:t>werk</w:t>
      </w:r>
      <w:r w:rsidRPr="00334C34">
        <w:rPr>
          <w:rFonts w:ascii="Arial" w:hAnsi="Arial" w:cs="Arial"/>
          <w:sz w:val="20"/>
          <w:szCs w:val="20"/>
          <w:lang w:val="nl-BE"/>
        </w:rPr>
        <w:t>.</w:t>
      </w:r>
    </w:p>
    <w:p w:rsidR="004B059A" w:rsidP="00A4306D" w:rsidRDefault="004B059A" w14:paraId="751A2D2C" w14:textId="77777777">
      <w:pPr>
        <w:autoSpaceDE w:val="0"/>
        <w:autoSpaceDN w:val="0"/>
        <w:adjustRightInd w:val="0"/>
        <w:spacing w:before="120" w:after="60"/>
        <w:jc w:val="both"/>
        <w:rPr>
          <w:rFonts w:ascii="Arial" w:hAnsi="Arial" w:cs="Arial"/>
          <w:bCs/>
          <w:color w:val="000000"/>
          <w:sz w:val="20"/>
          <w:szCs w:val="20"/>
          <w:lang w:val="nl-BE"/>
        </w:rPr>
      </w:pPr>
    </w:p>
    <w:p w:rsidR="0009574B" w:rsidRDefault="0009574B" w14:paraId="6FD1AA98" w14:textId="77777777">
      <w:pPr>
        <w:rPr>
          <w:rStyle w:val="normaltextrun"/>
          <w:rFonts w:ascii="Arial" w:hAnsi="Arial" w:cs="Arial"/>
          <w:color w:val="000000"/>
          <w:sz w:val="20"/>
          <w:szCs w:val="20"/>
          <w:shd w:val="clear" w:color="auto" w:fill="FFFFFF"/>
          <w:lang w:val="nl-BE"/>
        </w:rPr>
      </w:pPr>
      <w:r>
        <w:rPr>
          <w:rStyle w:val="normaltextrun"/>
          <w:rFonts w:ascii="Arial" w:hAnsi="Arial" w:cs="Arial"/>
          <w:color w:val="000000"/>
          <w:sz w:val="20"/>
          <w:szCs w:val="20"/>
          <w:shd w:val="clear" w:color="auto" w:fill="FFFFFF"/>
          <w:lang w:val="nl-BE"/>
        </w:rPr>
        <w:br w:type="page"/>
      </w:r>
    </w:p>
    <w:p w:rsidRPr="0009574B" w:rsidR="00A52384" w:rsidP="001539C3" w:rsidRDefault="00A52384" w14:paraId="3D6BA782" w14:textId="2BADC52B">
      <w:pPr>
        <w:pBdr>
          <w:bottom w:val="single" w:color="auto" w:sz="4" w:space="1"/>
        </w:pBdr>
        <w:spacing w:before="120" w:after="120"/>
        <w:ind w:left="709" w:firstLine="709"/>
        <w:rPr>
          <w:rFonts w:ascii="Arial" w:hAnsi="Arial" w:cs="Arial"/>
          <w:b/>
          <w:lang w:val="nl-BE"/>
        </w:rPr>
      </w:pPr>
      <w:r w:rsidRPr="0009574B">
        <w:rPr>
          <w:rFonts w:ascii="Arial" w:hAnsi="Arial" w:cs="Arial"/>
          <w:b/>
          <w:lang w:val="nl-BE"/>
        </w:rPr>
        <w:lastRenderedPageBreak/>
        <w:t xml:space="preserve">Geïnformeerde toestemming </w:t>
      </w:r>
      <w:r w:rsidRPr="0009574B" w:rsidR="001539C3">
        <w:rPr>
          <w:rFonts w:ascii="Arial" w:hAnsi="Arial" w:cs="Arial"/>
          <w:b/>
          <w:lang w:val="nl-BE"/>
        </w:rPr>
        <w:t>– Exemplaar deelnemer</w:t>
      </w:r>
    </w:p>
    <w:p w:rsidR="0002082C" w:rsidP="001539C3" w:rsidRDefault="0002082C" w14:paraId="2DF197B1" w14:textId="77777777">
      <w:pPr>
        <w:pStyle w:val="paragraph"/>
        <w:spacing w:before="0" w:beforeAutospacing="0" w:after="0" w:afterAutospacing="0"/>
        <w:jc w:val="center"/>
        <w:textAlignment w:val="baseline"/>
        <w:rPr>
          <w:rFonts w:ascii="Arial" w:hAnsi="Arial" w:cs="Arial"/>
          <w:b/>
          <w:bCs/>
          <w:sz w:val="22"/>
          <w:szCs w:val="22"/>
          <w:lang w:val="nl-NL"/>
        </w:rPr>
      </w:pPr>
    </w:p>
    <w:p w:rsidRPr="0009574B" w:rsidR="00184BFB" w:rsidP="001539C3" w:rsidRDefault="001539C3" w14:paraId="5E04A73F" w14:textId="287F1266">
      <w:pPr>
        <w:pStyle w:val="paragraph"/>
        <w:spacing w:before="0" w:beforeAutospacing="0" w:after="0" w:afterAutospacing="0"/>
        <w:jc w:val="center"/>
        <w:textAlignment w:val="baseline"/>
        <w:rPr>
          <w:rFonts w:ascii="Arial" w:hAnsi="Arial" w:cs="Arial"/>
          <w:b/>
          <w:bCs/>
          <w:sz w:val="22"/>
          <w:szCs w:val="22"/>
          <w:lang w:val="nl-NL"/>
        </w:rPr>
      </w:pPr>
      <w:r w:rsidRPr="0009574B">
        <w:rPr>
          <w:rFonts w:ascii="Arial" w:hAnsi="Arial" w:cs="Arial"/>
          <w:b/>
          <w:bCs/>
          <w:sz w:val="22"/>
          <w:szCs w:val="22"/>
          <w:lang w:val="nl-NL"/>
        </w:rPr>
        <w:t xml:space="preserve">Naar een druk-, therapietrouw- en </w:t>
      </w:r>
      <w:proofErr w:type="spellStart"/>
      <w:r w:rsidRPr="0009574B">
        <w:rPr>
          <w:rFonts w:ascii="Arial" w:hAnsi="Arial" w:cs="Arial"/>
          <w:b/>
          <w:bCs/>
          <w:sz w:val="22"/>
          <w:szCs w:val="22"/>
          <w:lang w:val="nl-NL"/>
        </w:rPr>
        <w:t>educatiegestuurde</w:t>
      </w:r>
      <w:proofErr w:type="spellEnd"/>
      <w:r w:rsidRPr="0009574B">
        <w:rPr>
          <w:rFonts w:ascii="Arial" w:hAnsi="Arial" w:cs="Arial"/>
          <w:b/>
          <w:bCs/>
          <w:sz w:val="22"/>
          <w:szCs w:val="22"/>
          <w:lang w:val="nl-NL"/>
        </w:rPr>
        <w:t xml:space="preserve"> zorg bij diabetische voetaandoeningen</w:t>
      </w:r>
      <w:r w:rsidR="0009574B">
        <w:rPr>
          <w:rFonts w:ascii="Arial" w:hAnsi="Arial" w:cs="Arial"/>
          <w:b/>
          <w:bCs/>
          <w:sz w:val="22"/>
          <w:szCs w:val="22"/>
          <w:lang w:val="nl-NL"/>
        </w:rPr>
        <w:t xml:space="preserve">: klinische, </w:t>
      </w:r>
      <w:proofErr w:type="spellStart"/>
      <w:r w:rsidR="0009574B">
        <w:rPr>
          <w:rFonts w:ascii="Arial" w:hAnsi="Arial" w:cs="Arial"/>
          <w:b/>
          <w:bCs/>
          <w:sz w:val="22"/>
          <w:szCs w:val="22"/>
          <w:lang w:val="nl-NL"/>
        </w:rPr>
        <w:t>gezondheidseconomische</w:t>
      </w:r>
      <w:proofErr w:type="spellEnd"/>
      <w:r w:rsidR="0009574B">
        <w:rPr>
          <w:rFonts w:ascii="Arial" w:hAnsi="Arial" w:cs="Arial"/>
          <w:b/>
          <w:bCs/>
          <w:sz w:val="22"/>
          <w:szCs w:val="22"/>
          <w:lang w:val="nl-NL"/>
        </w:rPr>
        <w:t xml:space="preserve"> en procesevaluaties</w:t>
      </w:r>
    </w:p>
    <w:p w:rsidRPr="0009574B" w:rsidR="001539C3" w:rsidP="001539C3" w:rsidRDefault="001539C3" w14:paraId="2CCF358E" w14:textId="77777777">
      <w:pPr>
        <w:pStyle w:val="paragraph"/>
        <w:spacing w:before="0" w:beforeAutospacing="0" w:after="0" w:afterAutospacing="0"/>
        <w:jc w:val="center"/>
        <w:textAlignment w:val="baseline"/>
        <w:rPr>
          <w:rStyle w:val="normaltextrun"/>
          <w:rFonts w:ascii="Arial" w:hAnsi="Arial" w:cs="Arial"/>
          <w:sz w:val="20"/>
          <w:szCs w:val="20"/>
        </w:rPr>
      </w:pPr>
    </w:p>
    <w:p w:rsidR="0002082C" w:rsidP="004B059A" w:rsidRDefault="0002082C" w14:paraId="2550D16D" w14:textId="77777777">
      <w:pPr>
        <w:spacing w:after="60"/>
        <w:jc w:val="both"/>
        <w:rPr>
          <w:rFonts w:ascii="Arial" w:hAnsi="Arial" w:cs="Arial"/>
          <w:sz w:val="20"/>
          <w:szCs w:val="20"/>
          <w:lang w:val="nl-BE"/>
        </w:rPr>
      </w:pPr>
    </w:p>
    <w:p w:rsidR="004B059A" w:rsidP="004B059A" w:rsidRDefault="004B059A" w14:paraId="5470D344" w14:textId="4D85E937">
      <w:pPr>
        <w:spacing w:after="60"/>
        <w:jc w:val="both"/>
        <w:rPr>
          <w:rFonts w:ascii="Arial" w:hAnsi="Arial" w:cs="Arial"/>
          <w:sz w:val="20"/>
          <w:szCs w:val="20"/>
          <w:lang w:val="nl-BE"/>
        </w:rPr>
      </w:pPr>
      <w:r w:rsidRPr="006E33CF">
        <w:rPr>
          <w:rFonts w:ascii="Arial" w:hAnsi="Arial" w:cs="Arial"/>
          <w:sz w:val="20"/>
          <w:szCs w:val="20"/>
          <w:lang w:val="nl-BE"/>
        </w:rPr>
        <w:t>Ik verklaar dat ik geïnformeerd ben over de aard, het doel, de duur</w:t>
      </w:r>
      <w:r>
        <w:rPr>
          <w:rFonts w:ascii="Arial" w:hAnsi="Arial" w:cs="Arial"/>
          <w:sz w:val="20"/>
          <w:szCs w:val="20"/>
          <w:lang w:val="nl-BE"/>
        </w:rPr>
        <w:t>,</w:t>
      </w:r>
      <w:r w:rsidRPr="006E33CF">
        <w:rPr>
          <w:rFonts w:ascii="Arial" w:hAnsi="Arial" w:cs="Arial"/>
          <w:sz w:val="20"/>
          <w:szCs w:val="20"/>
          <w:lang w:val="nl-BE"/>
        </w:rPr>
        <w:t xml:space="preserve"> de eventuele </w:t>
      </w:r>
      <w:r>
        <w:rPr>
          <w:rFonts w:ascii="Arial" w:hAnsi="Arial" w:cs="Arial"/>
          <w:sz w:val="20"/>
          <w:szCs w:val="20"/>
          <w:lang w:val="nl-BE"/>
        </w:rPr>
        <w:t>voordelen</w:t>
      </w:r>
      <w:r w:rsidRPr="006E33CF">
        <w:rPr>
          <w:rFonts w:ascii="Arial" w:hAnsi="Arial" w:cs="Arial"/>
          <w:sz w:val="20"/>
          <w:szCs w:val="20"/>
          <w:lang w:val="nl-BE"/>
        </w:rPr>
        <w:t xml:space="preserve"> en risico’s van de studie en dat ik weet wat van mij wordt verwacht. </w:t>
      </w:r>
    </w:p>
    <w:p w:rsidRPr="006E33CF" w:rsidR="004B059A" w:rsidP="004B059A" w:rsidRDefault="004B059A" w14:paraId="33DCFB4F" w14:textId="6B2A64FB">
      <w:pPr>
        <w:spacing w:after="60"/>
        <w:jc w:val="both"/>
        <w:rPr>
          <w:rFonts w:ascii="Arial" w:hAnsi="Arial" w:cs="Arial"/>
          <w:sz w:val="20"/>
          <w:szCs w:val="20"/>
          <w:lang w:val="nl-BE"/>
        </w:rPr>
      </w:pPr>
      <w:r w:rsidRPr="006E33CF">
        <w:rPr>
          <w:rFonts w:ascii="Arial" w:hAnsi="Arial" w:cs="Arial"/>
          <w:sz w:val="20"/>
          <w:szCs w:val="20"/>
          <w:lang w:val="nl-BE"/>
        </w:rPr>
        <w:t xml:space="preserve">Ik heb </w:t>
      </w:r>
      <w:proofErr w:type="gramStart"/>
      <w:r w:rsidRPr="006E33CF">
        <w:rPr>
          <w:rFonts w:ascii="Arial" w:hAnsi="Arial" w:cs="Arial"/>
          <w:sz w:val="20"/>
          <w:szCs w:val="20"/>
          <w:lang w:val="nl-BE"/>
        </w:rPr>
        <w:t>kennis genomen</w:t>
      </w:r>
      <w:proofErr w:type="gramEnd"/>
      <w:r w:rsidRPr="006E33CF">
        <w:rPr>
          <w:rFonts w:ascii="Arial" w:hAnsi="Arial" w:cs="Arial"/>
          <w:sz w:val="20"/>
          <w:szCs w:val="20"/>
          <w:lang w:val="nl-BE"/>
        </w:rPr>
        <w:t xml:space="preserve"> van het informatiedocument en de bijlagen ervan.</w:t>
      </w:r>
    </w:p>
    <w:p w:rsidRPr="006E33CF" w:rsidR="004B059A" w:rsidP="004B059A" w:rsidRDefault="004B059A" w14:paraId="3FA1D1FA" w14:textId="77777777">
      <w:pPr>
        <w:spacing w:after="60"/>
        <w:jc w:val="both"/>
        <w:rPr>
          <w:rFonts w:ascii="Arial" w:hAnsi="Arial" w:cs="Arial"/>
          <w:sz w:val="20"/>
          <w:szCs w:val="20"/>
          <w:lang w:val="nl-BE"/>
        </w:rPr>
      </w:pPr>
      <w:r w:rsidRPr="1413DF87" w:rsidR="004B059A">
        <w:rPr>
          <w:rFonts w:ascii="Arial" w:hAnsi="Arial" w:cs="Arial"/>
          <w:sz w:val="20"/>
          <w:szCs w:val="20"/>
          <w:lang w:val="nl-BE"/>
        </w:rPr>
        <w:t xml:space="preserve">Ik heb voldoende tijd gehad om na te denken en met een door mij gekozen persoon, </w:t>
      </w:r>
      <w:r w:rsidRPr="1413DF87" w:rsidR="004B059A">
        <w:rPr>
          <w:rFonts w:ascii="Arial" w:hAnsi="Arial" w:cs="Arial"/>
          <w:sz w:val="20"/>
          <w:szCs w:val="20"/>
          <w:lang w:val="nl-BE"/>
        </w:rPr>
        <w:t xml:space="preserve">bijvoorbeeld een </w:t>
      </w:r>
      <w:r w:rsidRPr="1413DF87" w:rsidR="004B059A">
        <w:rPr>
          <w:rFonts w:ascii="Arial" w:hAnsi="Arial" w:cs="Arial"/>
          <w:sz w:val="20"/>
          <w:szCs w:val="20"/>
          <w:lang w:val="nl-BE"/>
        </w:rPr>
        <w:t>familielid, te praten.</w:t>
      </w:r>
      <w:commentRangeStart w:id="1464482664"/>
      <w:commentRangeEnd w:id="1464482664"/>
      <w:r>
        <w:rPr>
          <w:rStyle w:val="CommentReference"/>
        </w:rPr>
        <w:commentReference w:id="1464482664"/>
      </w:r>
    </w:p>
    <w:p w:rsidRPr="006E33CF" w:rsidR="004B059A" w:rsidP="004B059A" w:rsidRDefault="004B059A" w14:paraId="3E013A37" w14:textId="77777777">
      <w:pPr>
        <w:spacing w:after="60"/>
        <w:jc w:val="both"/>
        <w:rPr>
          <w:rFonts w:ascii="Arial" w:hAnsi="Arial" w:cs="Arial"/>
          <w:sz w:val="20"/>
          <w:szCs w:val="20"/>
          <w:lang w:val="nl-BE"/>
        </w:rPr>
      </w:pPr>
      <w:r w:rsidRPr="006E33CF">
        <w:rPr>
          <w:rFonts w:ascii="Arial" w:hAnsi="Arial" w:cs="Arial"/>
          <w:sz w:val="20"/>
          <w:szCs w:val="20"/>
          <w:lang w:val="nl-BE"/>
        </w:rPr>
        <w:t>Ik heb alle vragen kunnen stellen die bij me opkwamen en ik heb een duidelijk antwoord gekregen op mijn vragen.</w:t>
      </w:r>
    </w:p>
    <w:p w:rsidRPr="006E33CF" w:rsidR="004B059A" w:rsidP="004B059A" w:rsidRDefault="004B059A" w14:paraId="50231404" w14:textId="77777777">
      <w:pPr>
        <w:spacing w:after="60"/>
        <w:jc w:val="both"/>
        <w:rPr>
          <w:rFonts w:ascii="Arial" w:hAnsi="Arial" w:cs="Arial"/>
          <w:sz w:val="20"/>
          <w:szCs w:val="20"/>
          <w:lang w:val="nl-BE"/>
        </w:rPr>
      </w:pPr>
      <w:r w:rsidRPr="006E33CF">
        <w:rPr>
          <w:rFonts w:ascii="Arial" w:hAnsi="Arial" w:cs="Arial"/>
          <w:sz w:val="20"/>
          <w:szCs w:val="20"/>
          <w:lang w:val="nl-BE"/>
        </w:rPr>
        <w:t xml:space="preserve">Ik begrijp dat mijn deelname aan deze studie vrijwillig is en dat ik vrij ben mijn deelname aan deze studie stop te zetten zonder dat dit mijn relatie schaadt met </w:t>
      </w:r>
      <w:r>
        <w:rPr>
          <w:rFonts w:ascii="Arial" w:hAnsi="Arial" w:cs="Arial"/>
          <w:sz w:val="20"/>
          <w:szCs w:val="20"/>
          <w:lang w:val="nl-BE"/>
        </w:rPr>
        <w:t>mijn leidinggevende</w:t>
      </w:r>
      <w:r w:rsidRPr="006E33CF">
        <w:rPr>
          <w:rFonts w:ascii="Arial" w:hAnsi="Arial" w:cs="Arial"/>
          <w:sz w:val="20"/>
          <w:szCs w:val="20"/>
          <w:lang w:val="nl-BE"/>
        </w:rPr>
        <w:t xml:space="preserve"> d</w:t>
      </w:r>
      <w:r>
        <w:rPr>
          <w:rFonts w:ascii="Arial" w:hAnsi="Arial" w:cs="Arial"/>
          <w:sz w:val="20"/>
          <w:szCs w:val="20"/>
          <w:lang w:val="nl-BE"/>
        </w:rPr>
        <w:t>ie</w:t>
      </w:r>
      <w:r w:rsidRPr="006E33CF">
        <w:rPr>
          <w:rFonts w:ascii="Arial" w:hAnsi="Arial" w:cs="Arial"/>
          <w:sz w:val="20"/>
          <w:szCs w:val="20"/>
          <w:lang w:val="nl-BE"/>
        </w:rPr>
        <w:t xml:space="preserve"> instaat voor mijn </w:t>
      </w:r>
      <w:r>
        <w:rPr>
          <w:rFonts w:ascii="Arial" w:hAnsi="Arial" w:cs="Arial"/>
          <w:sz w:val="20"/>
          <w:szCs w:val="20"/>
          <w:lang w:val="nl-BE"/>
        </w:rPr>
        <w:t>werk</w:t>
      </w:r>
      <w:r w:rsidRPr="006E33CF">
        <w:rPr>
          <w:rFonts w:ascii="Arial" w:hAnsi="Arial" w:cs="Arial"/>
          <w:sz w:val="20"/>
          <w:szCs w:val="20"/>
          <w:lang w:val="nl-BE"/>
        </w:rPr>
        <w:t>.</w:t>
      </w:r>
    </w:p>
    <w:p w:rsidR="004B059A" w:rsidP="004B059A" w:rsidRDefault="004B059A" w14:paraId="6CC3B498" w14:textId="77777777">
      <w:pPr>
        <w:spacing w:after="60"/>
        <w:jc w:val="both"/>
        <w:rPr>
          <w:lang w:val="nl-BE"/>
        </w:rPr>
      </w:pPr>
      <w:r w:rsidRPr="006E33CF">
        <w:rPr>
          <w:rFonts w:ascii="Arial" w:hAnsi="Arial" w:cs="Arial"/>
          <w:sz w:val="20"/>
          <w:szCs w:val="20"/>
          <w:lang w:val="nl-BE"/>
        </w:rPr>
        <w:t xml:space="preserve">Ik begrijp dat er tijdens mijn deelname aan </w:t>
      </w:r>
      <w:r>
        <w:rPr>
          <w:rFonts w:ascii="Arial" w:hAnsi="Arial" w:cs="Arial"/>
          <w:sz w:val="20"/>
          <w:szCs w:val="20"/>
          <w:lang w:val="nl-BE"/>
        </w:rPr>
        <w:t>deze</w:t>
      </w:r>
      <w:r w:rsidRPr="006E33CF">
        <w:rPr>
          <w:rFonts w:ascii="Arial" w:hAnsi="Arial" w:cs="Arial"/>
          <w:sz w:val="20"/>
          <w:szCs w:val="20"/>
          <w:lang w:val="nl-BE"/>
        </w:rPr>
        <w:t xml:space="preserve"> studie gegevens over mij zullen worden verzameld en dat </w:t>
      </w:r>
      <w:r w:rsidRPr="00D239B7">
        <w:rPr>
          <w:rFonts w:ascii="Arial" w:hAnsi="Arial" w:cs="Arial"/>
          <w:sz w:val="20"/>
          <w:szCs w:val="20"/>
          <w:lang w:val="nl-BE"/>
        </w:rPr>
        <w:t>de arts-onderzoeker en de opdrachtgever de vertrouwelijkheid van deze gegevens verzekeren overeenkomstig de Europese en Belgische</w:t>
      </w:r>
      <w:r w:rsidRPr="006E33CF">
        <w:rPr>
          <w:rFonts w:ascii="Arial" w:hAnsi="Arial" w:cs="Arial"/>
          <w:sz w:val="20"/>
          <w:szCs w:val="20"/>
          <w:lang w:val="nl-BE"/>
        </w:rPr>
        <w:t xml:space="preserve"> wetgeving ter zake.</w:t>
      </w:r>
      <w:r w:rsidRPr="0030493F">
        <w:rPr>
          <w:rFonts w:ascii="Arial" w:hAnsi="Arial" w:cs="Arial"/>
          <w:sz w:val="20"/>
          <w:szCs w:val="20"/>
          <w:lang w:val="nl-BE"/>
        </w:rPr>
        <w:t xml:space="preserve"> Ik begrijp dat </w:t>
      </w:r>
      <w:r>
        <w:rPr>
          <w:rFonts w:ascii="Arial" w:hAnsi="Arial" w:cs="Arial"/>
          <w:sz w:val="20"/>
          <w:szCs w:val="20"/>
          <w:lang w:val="nl-BE"/>
        </w:rPr>
        <w:t xml:space="preserve">het uitvoeren van deze studie door KU Leuven het algemeen belang dient en </w:t>
      </w:r>
      <w:r w:rsidRPr="0030493F">
        <w:rPr>
          <w:rFonts w:ascii="Arial" w:hAnsi="Arial" w:cs="Arial"/>
          <w:sz w:val="20"/>
          <w:szCs w:val="20"/>
          <w:lang w:val="nl-BE"/>
        </w:rPr>
        <w:t xml:space="preserve">de verwerking </w:t>
      </w:r>
      <w:r>
        <w:rPr>
          <w:rFonts w:ascii="Arial" w:hAnsi="Arial" w:cs="Arial"/>
          <w:sz w:val="20"/>
          <w:szCs w:val="20"/>
          <w:lang w:val="nl-BE"/>
        </w:rPr>
        <w:t xml:space="preserve">van mijn persoonsgegevens noodzakelijk is </w:t>
      </w:r>
      <w:r w:rsidRPr="0030493F">
        <w:rPr>
          <w:rFonts w:ascii="Arial" w:hAnsi="Arial" w:cs="Arial"/>
          <w:sz w:val="20"/>
          <w:szCs w:val="20"/>
          <w:lang w:val="nl-BE"/>
        </w:rPr>
        <w:t xml:space="preserve">voor het uitvoeren van </w:t>
      </w:r>
      <w:r>
        <w:rPr>
          <w:rFonts w:ascii="Arial" w:hAnsi="Arial" w:cs="Arial"/>
          <w:sz w:val="20"/>
          <w:szCs w:val="20"/>
          <w:lang w:val="nl-BE"/>
        </w:rPr>
        <w:t>deze studie.</w:t>
      </w:r>
      <w:r w:rsidRPr="0030493F">
        <w:rPr>
          <w:lang w:val="nl-BE"/>
        </w:rPr>
        <w:t xml:space="preserve"> </w:t>
      </w:r>
    </w:p>
    <w:p w:rsidRPr="00CA5A08" w:rsidR="004B059A" w:rsidP="004B059A" w:rsidRDefault="004B059A" w14:paraId="2AF40E93" w14:textId="3CBCFAD3">
      <w:pPr>
        <w:spacing w:after="60"/>
        <w:jc w:val="both"/>
        <w:rPr>
          <w:rFonts w:ascii="Arial" w:hAnsi="Arial" w:cs="Arial"/>
          <w:sz w:val="20"/>
          <w:szCs w:val="20"/>
          <w:lang w:val="nl-BE"/>
        </w:rPr>
      </w:pPr>
      <w:bookmarkStart w:name="_Hlk158622309" w:id="1"/>
      <w:r w:rsidRPr="006A547D">
        <w:rPr>
          <w:rFonts w:ascii="Arial" w:hAnsi="Arial" w:cs="Arial"/>
          <w:sz w:val="20"/>
          <w:szCs w:val="20"/>
          <w:lang w:val="nl-BE"/>
        </w:rPr>
        <w:t xml:space="preserve">Ik begrijp dat deze </w:t>
      </w:r>
      <w:r w:rsidRPr="0009455F">
        <w:rPr>
          <w:rFonts w:ascii="Arial" w:hAnsi="Arial" w:cs="Arial"/>
          <w:sz w:val="20"/>
          <w:szCs w:val="20"/>
          <w:lang w:val="nl-BE" w:eastAsia="en-US"/>
        </w:rPr>
        <w:t xml:space="preserve">studie deel uitmaakt van een gezamenlijk project tussen KU Leuven, VUB en </w:t>
      </w:r>
      <w:r>
        <w:rPr>
          <w:rFonts w:ascii="Arial" w:hAnsi="Arial" w:cs="Arial"/>
          <w:sz w:val="20"/>
          <w:szCs w:val="20"/>
          <w:lang w:val="nl-BE" w:eastAsia="en-US"/>
        </w:rPr>
        <w:t>zes diabetesvoetklinieken (</w:t>
      </w:r>
      <w:proofErr w:type="spellStart"/>
      <w:r>
        <w:rPr>
          <w:rFonts w:ascii="Arial" w:hAnsi="Arial" w:cs="Arial"/>
          <w:sz w:val="20"/>
          <w:szCs w:val="20"/>
          <w:lang w:val="nl-BE" w:eastAsia="en-US"/>
        </w:rPr>
        <w:t>UZGent</w:t>
      </w:r>
      <w:proofErr w:type="spellEnd"/>
      <w:r>
        <w:rPr>
          <w:rFonts w:ascii="Arial" w:hAnsi="Arial" w:cs="Arial"/>
          <w:sz w:val="20"/>
          <w:szCs w:val="20"/>
          <w:lang w:val="nl-BE" w:eastAsia="en-US"/>
        </w:rPr>
        <w:t xml:space="preserve">, </w:t>
      </w:r>
      <w:proofErr w:type="spellStart"/>
      <w:r>
        <w:rPr>
          <w:rFonts w:ascii="Arial" w:hAnsi="Arial" w:cs="Arial"/>
          <w:sz w:val="20"/>
          <w:szCs w:val="20"/>
          <w:lang w:val="nl-BE" w:eastAsia="en-US"/>
        </w:rPr>
        <w:t>UZAntwerpen</w:t>
      </w:r>
      <w:proofErr w:type="spellEnd"/>
      <w:r>
        <w:rPr>
          <w:rFonts w:ascii="Arial" w:hAnsi="Arial" w:cs="Arial"/>
          <w:sz w:val="20"/>
          <w:szCs w:val="20"/>
          <w:lang w:val="nl-BE" w:eastAsia="en-US"/>
        </w:rPr>
        <w:t xml:space="preserve">, AZ </w:t>
      </w:r>
      <w:proofErr w:type="spellStart"/>
      <w:r>
        <w:rPr>
          <w:rFonts w:ascii="Arial" w:hAnsi="Arial" w:cs="Arial"/>
          <w:sz w:val="20"/>
          <w:szCs w:val="20"/>
          <w:lang w:val="nl-BE" w:eastAsia="en-US"/>
        </w:rPr>
        <w:t>Groeninge</w:t>
      </w:r>
      <w:proofErr w:type="spellEnd"/>
      <w:r>
        <w:rPr>
          <w:rFonts w:ascii="Arial" w:hAnsi="Arial" w:cs="Arial"/>
          <w:sz w:val="20"/>
          <w:szCs w:val="20"/>
          <w:lang w:val="nl-BE" w:eastAsia="en-US"/>
        </w:rPr>
        <w:t xml:space="preserve">, AZ Sint-Jan, </w:t>
      </w:r>
      <w:proofErr w:type="spellStart"/>
      <w:r>
        <w:rPr>
          <w:rFonts w:ascii="Arial" w:hAnsi="Arial" w:cs="Arial"/>
          <w:sz w:val="20"/>
          <w:szCs w:val="20"/>
          <w:lang w:val="nl-BE" w:eastAsia="en-US"/>
        </w:rPr>
        <w:t>Azorg</w:t>
      </w:r>
      <w:proofErr w:type="spellEnd"/>
      <w:r>
        <w:rPr>
          <w:rFonts w:ascii="Arial" w:hAnsi="Arial" w:cs="Arial"/>
          <w:sz w:val="20"/>
          <w:szCs w:val="20"/>
          <w:lang w:val="nl-BE" w:eastAsia="en-US"/>
        </w:rPr>
        <w:t xml:space="preserve">, </w:t>
      </w:r>
      <w:proofErr w:type="spellStart"/>
      <w:r>
        <w:rPr>
          <w:rFonts w:ascii="Arial" w:hAnsi="Arial" w:cs="Arial"/>
          <w:sz w:val="20"/>
          <w:szCs w:val="20"/>
          <w:lang w:val="nl-BE" w:eastAsia="en-US"/>
        </w:rPr>
        <w:t>UZLeuven</w:t>
      </w:r>
      <w:proofErr w:type="spellEnd"/>
      <w:r w:rsidR="0002082C">
        <w:rPr>
          <w:rFonts w:ascii="Arial" w:hAnsi="Arial" w:cs="Arial"/>
          <w:sz w:val="20"/>
          <w:szCs w:val="20"/>
          <w:lang w:val="nl-BE" w:eastAsia="en-US"/>
        </w:rPr>
        <w:t>)</w:t>
      </w:r>
      <w:r>
        <w:rPr>
          <w:rFonts w:ascii="Arial" w:hAnsi="Arial" w:cs="Arial"/>
          <w:sz w:val="20"/>
          <w:szCs w:val="20"/>
          <w:lang w:val="nl-BE" w:eastAsia="en-US"/>
        </w:rPr>
        <w:t xml:space="preserve">. De </w:t>
      </w:r>
      <w:r w:rsidRPr="006A547D">
        <w:rPr>
          <w:rFonts w:ascii="Arial" w:hAnsi="Arial" w:cs="Arial"/>
          <w:sz w:val="20"/>
          <w:szCs w:val="20"/>
          <w:lang w:val="nl-BE"/>
        </w:rPr>
        <w:t xml:space="preserve">studiegegevens </w:t>
      </w:r>
      <w:r>
        <w:rPr>
          <w:rFonts w:ascii="Arial" w:hAnsi="Arial" w:cs="Arial"/>
          <w:sz w:val="20"/>
          <w:szCs w:val="20"/>
          <w:lang w:val="nl-BE"/>
        </w:rPr>
        <w:t xml:space="preserve">zullen </w:t>
      </w:r>
      <w:r w:rsidRPr="006A547D">
        <w:rPr>
          <w:rFonts w:ascii="Arial" w:hAnsi="Arial" w:cs="Arial"/>
          <w:sz w:val="20"/>
          <w:szCs w:val="20"/>
          <w:lang w:val="nl-BE"/>
        </w:rPr>
        <w:t>vertrouwelijk tussen de drie project partners gedeeld worden om het welslagen van dit project mogelijk te maken.</w:t>
      </w:r>
      <w:bookmarkEnd w:id="1"/>
      <w:r>
        <w:rPr>
          <w:rFonts w:ascii="Arial" w:hAnsi="Arial" w:cs="Arial"/>
          <w:sz w:val="20"/>
          <w:szCs w:val="20"/>
          <w:lang w:val="nl-BE"/>
        </w:rPr>
        <w:t xml:space="preserve"> </w:t>
      </w:r>
    </w:p>
    <w:p w:rsidR="004B059A" w:rsidP="004B059A" w:rsidRDefault="004B059A" w14:paraId="6FDFF1D8" w14:textId="77777777">
      <w:pPr>
        <w:spacing w:after="60"/>
        <w:jc w:val="both"/>
        <w:rPr>
          <w:rFonts w:ascii="Arial" w:hAnsi="Arial" w:cs="Arial"/>
          <w:sz w:val="20"/>
          <w:szCs w:val="20"/>
          <w:lang w:val="nl-BE"/>
        </w:rPr>
      </w:pPr>
      <w:r>
        <w:rPr>
          <w:rFonts w:ascii="Arial" w:hAnsi="Arial" w:cs="Arial"/>
          <w:sz w:val="20"/>
          <w:szCs w:val="20"/>
          <w:lang w:val="nl-BE"/>
        </w:rPr>
        <w:t xml:space="preserve">Ik geef toestemming dat er in het kader van deze klinische studie een geluidsopname wordt gemaakt van het interview om later door de onderzoeker uitgeschreven te worden. Nadat het interview is uitgeschreven wordt de geluidsopname onmiddellijk verwijderd. Deze gegevens zullen enkel in groep gerapporteerd worden en nooit individueel. Deze data </w:t>
      </w:r>
      <w:proofErr w:type="gramStart"/>
      <w:r>
        <w:rPr>
          <w:rFonts w:ascii="Arial" w:hAnsi="Arial" w:cs="Arial"/>
          <w:sz w:val="20"/>
          <w:szCs w:val="20"/>
          <w:lang w:val="nl-BE"/>
        </w:rPr>
        <w:t>wordt</w:t>
      </w:r>
      <w:proofErr w:type="gramEnd"/>
      <w:r>
        <w:rPr>
          <w:rFonts w:ascii="Arial" w:hAnsi="Arial" w:cs="Arial"/>
          <w:sz w:val="20"/>
          <w:szCs w:val="20"/>
          <w:lang w:val="nl-BE"/>
        </w:rPr>
        <w:t xml:space="preserve"> volledig vertrouwelijk behandeld.</w:t>
      </w:r>
    </w:p>
    <w:p w:rsidR="004B059A" w:rsidP="004B059A" w:rsidRDefault="004B059A" w14:paraId="7D4DE081" w14:textId="72D3624A">
      <w:pPr>
        <w:spacing w:after="60"/>
        <w:jc w:val="both"/>
        <w:rPr>
          <w:rFonts w:ascii="Arial" w:hAnsi="Arial" w:cs="Arial"/>
          <w:sz w:val="20"/>
          <w:szCs w:val="20"/>
          <w:lang w:val="nl-BE"/>
        </w:rPr>
      </w:pPr>
      <w:r>
        <w:rPr>
          <w:rFonts w:ascii="Arial" w:hAnsi="Arial" w:cs="Arial"/>
          <w:sz w:val="20"/>
          <w:szCs w:val="20"/>
          <w:lang w:val="nl-BE"/>
        </w:rPr>
        <w:t xml:space="preserve">Ik geef toestemming dat er in het kader van deze klinische studies video-opnames, waarin ik herkenbaar ben, worden gemaakt </w:t>
      </w:r>
      <w:r w:rsidR="0002082C">
        <w:rPr>
          <w:rFonts w:ascii="Arial" w:hAnsi="Arial" w:cs="Arial"/>
          <w:sz w:val="20"/>
          <w:szCs w:val="20"/>
          <w:lang w:val="nl-BE"/>
        </w:rPr>
        <w:t xml:space="preserve">mijn klinische interventie </w:t>
      </w:r>
      <w:r>
        <w:rPr>
          <w:rFonts w:ascii="Arial" w:hAnsi="Arial" w:cs="Arial"/>
          <w:sz w:val="20"/>
          <w:szCs w:val="20"/>
          <w:lang w:val="nl-BE"/>
        </w:rPr>
        <w:t xml:space="preserve">die ik geef aan de patiënt. Na analyse worden deze video-opnames onmiddellijk verwijderd. Deze gegevens zullen enkel in groep gerapporteerd worden en nooit individueel. Deze data </w:t>
      </w:r>
      <w:r w:rsidR="0002082C">
        <w:rPr>
          <w:rFonts w:ascii="Arial" w:hAnsi="Arial" w:cs="Arial"/>
          <w:sz w:val="20"/>
          <w:szCs w:val="20"/>
          <w:lang w:val="nl-BE"/>
        </w:rPr>
        <w:t>worden</w:t>
      </w:r>
      <w:r>
        <w:rPr>
          <w:rFonts w:ascii="Arial" w:hAnsi="Arial" w:cs="Arial"/>
          <w:sz w:val="20"/>
          <w:szCs w:val="20"/>
          <w:lang w:val="nl-BE"/>
        </w:rPr>
        <w:t xml:space="preserve"> volledig vertrouwelijk behandeld.</w:t>
      </w:r>
    </w:p>
    <w:p w:rsidRPr="006E33CF" w:rsidR="004B059A" w:rsidP="0002082C" w:rsidRDefault="004B059A" w14:paraId="415EB107" w14:textId="4B640E90">
      <w:pPr>
        <w:spacing w:after="60"/>
        <w:jc w:val="both"/>
        <w:rPr>
          <w:rFonts w:ascii="Arial" w:hAnsi="Arial" w:cs="Arial"/>
          <w:sz w:val="20"/>
          <w:szCs w:val="20"/>
          <w:lang w:val="nl-BE"/>
        </w:rPr>
      </w:pPr>
      <w:bookmarkStart w:name="_Hlk158622324" w:id="2"/>
      <w:r w:rsidRPr="00CA5A08">
        <w:rPr>
          <w:rFonts w:ascii="Arial" w:hAnsi="Arial" w:cs="Arial"/>
          <w:sz w:val="20"/>
          <w:szCs w:val="20"/>
          <w:lang w:val="nl-BE"/>
        </w:rPr>
        <w:t xml:space="preserve">Ik geef toestemming dat de data die voortvloeit uit mijn deelname aan de studie, mag gebruikt worden in andere, toekomstige, wetenschappelijke studies van de </w:t>
      </w:r>
      <w:r w:rsidR="0002082C">
        <w:rPr>
          <w:rFonts w:ascii="Arial" w:hAnsi="Arial" w:cs="Arial"/>
          <w:sz w:val="20"/>
          <w:szCs w:val="20"/>
          <w:lang w:val="nl-BE"/>
        </w:rPr>
        <w:t>voormelde</w:t>
      </w:r>
      <w:r w:rsidRPr="00CA5A08">
        <w:rPr>
          <w:rFonts w:ascii="Arial" w:hAnsi="Arial" w:cs="Arial"/>
          <w:sz w:val="20"/>
          <w:szCs w:val="20"/>
          <w:lang w:val="nl-BE"/>
        </w:rPr>
        <w:t xml:space="preserve"> project partners</w:t>
      </w:r>
      <w:bookmarkEnd w:id="2"/>
      <w:r w:rsidR="0002082C">
        <w:rPr>
          <w:rFonts w:ascii="Arial" w:hAnsi="Arial" w:cs="Arial"/>
          <w:sz w:val="20"/>
          <w:szCs w:val="20"/>
          <w:lang w:val="nl-BE"/>
        </w:rPr>
        <w:t>.</w:t>
      </w:r>
    </w:p>
    <w:p w:rsidRPr="006E33CF" w:rsidR="004B059A" w:rsidP="004B059A" w:rsidRDefault="004B059A" w14:paraId="68BA3B66" w14:textId="77777777">
      <w:pPr>
        <w:spacing w:after="60"/>
        <w:jc w:val="both"/>
        <w:rPr>
          <w:rFonts w:ascii="Arial" w:hAnsi="Arial" w:cs="Arial"/>
          <w:sz w:val="20"/>
          <w:szCs w:val="20"/>
          <w:lang w:val="nl-BE"/>
        </w:rPr>
      </w:pPr>
      <w:r w:rsidRPr="006E33CF">
        <w:rPr>
          <w:rFonts w:ascii="Arial" w:hAnsi="Arial" w:cs="Arial"/>
          <w:sz w:val="20"/>
          <w:szCs w:val="20"/>
          <w:lang w:val="nl-BE"/>
        </w:rPr>
        <w:t>Ik heb een exemplaar ontvangen van de informatie aan de deelnemer en de geïnformeerde toestemming.</w:t>
      </w:r>
    </w:p>
    <w:p w:rsidR="004B059A" w:rsidP="004B059A" w:rsidRDefault="004B059A" w14:paraId="4B859A6F" w14:textId="77777777">
      <w:pPr>
        <w:rPr>
          <w:rFonts w:ascii="Arial" w:hAnsi="Arial" w:cs="Arial"/>
          <w:sz w:val="20"/>
          <w:szCs w:val="20"/>
          <w:lang w:val="nl-BE"/>
        </w:rPr>
      </w:pPr>
    </w:p>
    <w:p w:rsidR="004B059A" w:rsidP="004B059A" w:rsidRDefault="004B059A" w14:paraId="5F82811E" w14:textId="77777777">
      <w:pPr>
        <w:rPr>
          <w:rFonts w:ascii="Arial" w:hAnsi="Arial" w:cs="Arial"/>
          <w:sz w:val="20"/>
          <w:szCs w:val="20"/>
          <w:lang w:val="nl-BE"/>
        </w:rPr>
      </w:pPr>
      <w:r w:rsidRPr="006E33CF">
        <w:rPr>
          <w:rFonts w:ascii="Arial" w:hAnsi="Arial" w:cs="Arial"/>
          <w:sz w:val="20"/>
          <w:szCs w:val="20"/>
          <w:lang w:val="nl-BE"/>
        </w:rPr>
        <w:t>Naam</w:t>
      </w:r>
      <w:r>
        <w:rPr>
          <w:rFonts w:ascii="Arial" w:hAnsi="Arial" w:cs="Arial"/>
          <w:sz w:val="20"/>
          <w:szCs w:val="20"/>
          <w:lang w:val="nl-BE"/>
        </w:rPr>
        <w:t xml:space="preserve"> en</w:t>
      </w:r>
      <w:r w:rsidRPr="006E33CF">
        <w:rPr>
          <w:rFonts w:ascii="Arial" w:hAnsi="Arial" w:cs="Arial"/>
          <w:sz w:val="20"/>
          <w:szCs w:val="20"/>
          <w:lang w:val="nl-BE"/>
        </w:rPr>
        <w:t xml:space="preserve"> voornaam</w:t>
      </w:r>
      <w:r>
        <w:rPr>
          <w:rFonts w:ascii="Arial" w:hAnsi="Arial" w:cs="Arial"/>
          <w:sz w:val="20"/>
          <w:szCs w:val="20"/>
          <w:lang w:val="nl-BE"/>
        </w:rPr>
        <w:t xml:space="preserve"> deelnemer</w:t>
      </w:r>
      <w:r w:rsidRPr="006E33CF">
        <w:rPr>
          <w:rFonts w:ascii="Arial" w:hAnsi="Arial" w:cs="Arial"/>
          <w:sz w:val="20"/>
          <w:szCs w:val="20"/>
          <w:lang w:val="nl-BE"/>
        </w:rPr>
        <w:t xml:space="preserve"> </w:t>
      </w:r>
    </w:p>
    <w:p w:rsidR="004B059A" w:rsidP="004B059A" w:rsidRDefault="004B059A" w14:paraId="2CA05236" w14:textId="77777777">
      <w:pPr>
        <w:rPr>
          <w:rFonts w:ascii="Arial" w:hAnsi="Arial" w:cs="Arial"/>
          <w:sz w:val="20"/>
          <w:szCs w:val="20"/>
          <w:lang w:val="nl-BE"/>
        </w:rPr>
      </w:pPr>
    </w:p>
    <w:p w:rsidR="004B059A" w:rsidP="004B059A" w:rsidRDefault="004B059A" w14:paraId="1D7EB431" w14:textId="77777777">
      <w:pPr>
        <w:rPr>
          <w:rFonts w:ascii="Arial" w:hAnsi="Arial" w:cs="Arial"/>
          <w:sz w:val="20"/>
          <w:szCs w:val="20"/>
          <w:lang w:val="nl-BE"/>
        </w:rPr>
      </w:pPr>
    </w:p>
    <w:p w:rsidR="004B059A" w:rsidP="004B059A" w:rsidRDefault="004B059A" w14:paraId="20D375B9" w14:textId="77777777">
      <w:pPr>
        <w:rPr>
          <w:rFonts w:ascii="Arial" w:hAnsi="Arial" w:cs="Arial"/>
          <w:sz w:val="20"/>
          <w:szCs w:val="20"/>
          <w:lang w:val="nl-BE"/>
        </w:rPr>
      </w:pPr>
    </w:p>
    <w:p w:rsidR="004B059A" w:rsidP="004B059A" w:rsidRDefault="004B059A" w14:paraId="6B57FD57" w14:textId="77777777">
      <w:pPr>
        <w:rPr>
          <w:rFonts w:ascii="Arial" w:hAnsi="Arial" w:cs="Arial"/>
          <w:sz w:val="20"/>
          <w:szCs w:val="20"/>
          <w:lang w:val="nl-BE"/>
        </w:rPr>
      </w:pPr>
    </w:p>
    <w:p w:rsidR="004B059A" w:rsidP="004B059A" w:rsidRDefault="004B059A" w14:paraId="299EE938" w14:textId="77777777">
      <w:pPr>
        <w:rPr>
          <w:rFonts w:ascii="Arial" w:hAnsi="Arial" w:cs="Arial"/>
          <w:sz w:val="20"/>
          <w:szCs w:val="20"/>
          <w:lang w:val="nl-BE"/>
        </w:rPr>
      </w:pPr>
      <w:r>
        <w:rPr>
          <w:rFonts w:ascii="Arial" w:hAnsi="Arial" w:cs="Arial"/>
          <w:sz w:val="20"/>
          <w:szCs w:val="20"/>
          <w:lang w:val="nl-BE"/>
        </w:rPr>
        <w:t>D</w:t>
      </w:r>
      <w:r w:rsidRPr="006E33CF">
        <w:rPr>
          <w:rFonts w:ascii="Arial" w:hAnsi="Arial" w:cs="Arial"/>
          <w:sz w:val="20"/>
          <w:szCs w:val="20"/>
          <w:lang w:val="nl-BE"/>
        </w:rPr>
        <w:t xml:space="preserve">atum </w:t>
      </w:r>
      <w:r>
        <w:rPr>
          <w:rFonts w:ascii="Arial" w:hAnsi="Arial" w:cs="Arial"/>
          <w:sz w:val="20"/>
          <w:szCs w:val="20"/>
          <w:lang w:val="nl-BE"/>
        </w:rPr>
        <w:t>ondertekening</w:t>
      </w:r>
    </w:p>
    <w:p w:rsidR="004B059A" w:rsidP="004B059A" w:rsidRDefault="004B059A" w14:paraId="5065D180" w14:textId="77777777">
      <w:pPr>
        <w:rPr>
          <w:rFonts w:ascii="Arial" w:hAnsi="Arial" w:cs="Arial"/>
          <w:sz w:val="20"/>
          <w:szCs w:val="20"/>
          <w:lang w:val="nl-BE"/>
        </w:rPr>
      </w:pPr>
    </w:p>
    <w:p w:rsidR="004B059A" w:rsidP="004B059A" w:rsidRDefault="004B059A" w14:paraId="6D22F244" w14:textId="77777777">
      <w:pPr>
        <w:rPr>
          <w:rFonts w:ascii="Arial" w:hAnsi="Arial" w:cs="Arial"/>
          <w:sz w:val="20"/>
          <w:szCs w:val="20"/>
          <w:lang w:val="nl-BE"/>
        </w:rPr>
      </w:pPr>
    </w:p>
    <w:p w:rsidR="004B059A" w:rsidP="004B059A" w:rsidRDefault="004B059A" w14:paraId="70B50194" w14:textId="77777777">
      <w:pPr>
        <w:rPr>
          <w:rFonts w:ascii="Arial" w:hAnsi="Arial" w:cs="Arial"/>
          <w:sz w:val="20"/>
          <w:szCs w:val="20"/>
          <w:lang w:val="nl-BE"/>
        </w:rPr>
      </w:pPr>
    </w:p>
    <w:p w:rsidR="004B059A" w:rsidP="004B059A" w:rsidRDefault="004B059A" w14:paraId="6B0A73BD" w14:textId="77777777">
      <w:pPr>
        <w:rPr>
          <w:rFonts w:ascii="Arial" w:hAnsi="Arial" w:cs="Arial"/>
          <w:sz w:val="20"/>
          <w:szCs w:val="20"/>
          <w:lang w:val="nl-BE"/>
        </w:rPr>
      </w:pPr>
    </w:p>
    <w:p w:rsidRPr="006E33CF" w:rsidR="004B059A" w:rsidP="004B059A" w:rsidRDefault="004B059A" w14:paraId="0B0705EF" w14:textId="77777777">
      <w:pPr>
        <w:rPr>
          <w:rFonts w:ascii="Arial" w:hAnsi="Arial" w:cs="Arial"/>
          <w:sz w:val="20"/>
          <w:szCs w:val="20"/>
          <w:lang w:val="nl-NL"/>
        </w:rPr>
      </w:pPr>
      <w:r>
        <w:rPr>
          <w:rFonts w:ascii="Arial" w:hAnsi="Arial" w:cs="Arial"/>
          <w:sz w:val="20"/>
          <w:szCs w:val="20"/>
          <w:lang w:val="nl-BE"/>
        </w:rPr>
        <w:t>H</w:t>
      </w:r>
      <w:r w:rsidRPr="006E33CF">
        <w:rPr>
          <w:rFonts w:ascii="Arial" w:hAnsi="Arial" w:cs="Arial"/>
          <w:sz w:val="20"/>
          <w:szCs w:val="20"/>
          <w:lang w:val="nl-BE"/>
        </w:rPr>
        <w:t>andtekening van de deelnemer</w:t>
      </w:r>
    </w:p>
    <w:p w:rsidR="004B059A" w:rsidP="004B059A" w:rsidRDefault="004B059A" w14:paraId="277B676F" w14:textId="77777777">
      <w:pPr>
        <w:spacing w:before="120" w:after="120"/>
        <w:rPr>
          <w:rFonts w:ascii="Arial" w:hAnsi="Arial" w:cs="Arial"/>
          <w:sz w:val="20"/>
          <w:szCs w:val="20"/>
          <w:lang w:val="nl-BE"/>
        </w:rPr>
      </w:pPr>
    </w:p>
    <w:p w:rsidR="0002082C" w:rsidP="004B059A" w:rsidRDefault="0002082C" w14:paraId="02E214F4" w14:textId="77777777">
      <w:pPr>
        <w:spacing w:before="120" w:after="120"/>
        <w:rPr>
          <w:rFonts w:ascii="Arial" w:hAnsi="Arial" w:cs="Arial"/>
          <w:sz w:val="20"/>
          <w:szCs w:val="20"/>
          <w:lang w:val="nl-BE"/>
        </w:rPr>
      </w:pPr>
    </w:p>
    <w:p w:rsidR="0002082C" w:rsidP="004B059A" w:rsidRDefault="0002082C" w14:paraId="64C1F3A8" w14:textId="77777777">
      <w:pPr>
        <w:spacing w:before="120" w:after="120"/>
        <w:rPr>
          <w:rFonts w:ascii="Arial" w:hAnsi="Arial" w:cs="Arial"/>
          <w:sz w:val="20"/>
          <w:szCs w:val="20"/>
          <w:lang w:val="nl-BE"/>
        </w:rPr>
      </w:pPr>
    </w:p>
    <w:p w:rsidR="0002082C" w:rsidP="004B059A" w:rsidRDefault="0002082C" w14:paraId="3979B430" w14:textId="77777777">
      <w:pPr>
        <w:spacing w:before="120" w:after="120"/>
        <w:rPr>
          <w:rFonts w:ascii="Arial" w:hAnsi="Arial" w:cs="Arial"/>
          <w:sz w:val="20"/>
          <w:szCs w:val="20"/>
          <w:lang w:val="nl-BE"/>
        </w:rPr>
      </w:pPr>
    </w:p>
    <w:p w:rsidR="0002082C" w:rsidP="004B059A" w:rsidRDefault="0002082C" w14:paraId="326AFD58" w14:textId="77777777">
      <w:pPr>
        <w:spacing w:before="120" w:after="120"/>
        <w:rPr>
          <w:rFonts w:ascii="Arial" w:hAnsi="Arial" w:cs="Arial"/>
          <w:sz w:val="20"/>
          <w:szCs w:val="20"/>
          <w:lang w:val="nl-BE"/>
        </w:rPr>
      </w:pPr>
    </w:p>
    <w:p w:rsidRPr="0009574B" w:rsidR="00D76428" w:rsidP="0002082C" w:rsidRDefault="00D76428" w14:paraId="4F6BEA7E" w14:textId="1284833B">
      <w:pPr>
        <w:pStyle w:val="paragraph"/>
        <w:spacing w:before="0" w:beforeAutospacing="0" w:after="120" w:afterAutospacing="0"/>
        <w:jc w:val="both"/>
        <w:textAlignment w:val="baseline"/>
        <w:rPr>
          <w:rFonts w:ascii="Arial" w:hAnsi="Arial" w:cs="Arial"/>
          <w:sz w:val="18"/>
          <w:szCs w:val="18"/>
        </w:rPr>
      </w:pPr>
      <w:r w:rsidRPr="0009574B">
        <w:rPr>
          <w:rStyle w:val="eop"/>
          <w:rFonts w:ascii="Arial" w:hAnsi="Arial" w:cs="Arial"/>
          <w:sz w:val="20"/>
          <w:szCs w:val="20"/>
        </w:rPr>
        <w:lastRenderedPageBreak/>
        <w:t> </w:t>
      </w:r>
      <w:r w:rsidRPr="0009574B">
        <w:rPr>
          <w:rStyle w:val="tabchar"/>
          <w:rFonts w:ascii="Arial" w:hAnsi="Arial" w:cs="Arial"/>
          <w:sz w:val="20"/>
          <w:szCs w:val="20"/>
        </w:rPr>
        <w:tab/>
      </w:r>
      <w:r w:rsidRPr="0009574B">
        <w:rPr>
          <w:rStyle w:val="tabchar"/>
          <w:rFonts w:ascii="Arial" w:hAnsi="Arial" w:cs="Arial"/>
          <w:sz w:val="20"/>
          <w:szCs w:val="20"/>
        </w:rPr>
        <w:tab/>
      </w:r>
      <w:r w:rsidRPr="0009574B">
        <w:rPr>
          <w:rStyle w:val="tabchar"/>
          <w:rFonts w:ascii="Arial" w:hAnsi="Arial" w:cs="Arial"/>
          <w:sz w:val="20"/>
          <w:szCs w:val="20"/>
        </w:rPr>
        <w:tab/>
      </w:r>
      <w:r w:rsidRPr="0009574B">
        <w:rPr>
          <w:rStyle w:val="tabchar"/>
          <w:rFonts w:ascii="Arial" w:hAnsi="Arial" w:cs="Arial"/>
          <w:sz w:val="20"/>
          <w:szCs w:val="20"/>
        </w:rPr>
        <w:tab/>
      </w:r>
      <w:r w:rsidRPr="0009574B">
        <w:rPr>
          <w:rStyle w:val="tabchar"/>
          <w:rFonts w:ascii="Arial" w:hAnsi="Arial" w:cs="Arial"/>
          <w:sz w:val="20"/>
          <w:szCs w:val="20"/>
        </w:rPr>
        <w:tab/>
      </w:r>
      <w:r w:rsidRPr="0009574B">
        <w:rPr>
          <w:rStyle w:val="eop"/>
          <w:rFonts w:ascii="Arial" w:hAnsi="Arial" w:cs="Arial"/>
          <w:sz w:val="20"/>
          <w:szCs w:val="20"/>
        </w:rPr>
        <w:t> </w:t>
      </w:r>
    </w:p>
    <w:p w:rsidRPr="0002082C" w:rsidR="00D76428" w:rsidP="00D76428" w:rsidRDefault="00D76428" w14:paraId="7A0FC567" w14:textId="7A9C4BDC">
      <w:pPr>
        <w:pStyle w:val="paragraph"/>
        <w:spacing w:before="0" w:beforeAutospacing="0" w:after="0" w:afterAutospacing="0"/>
        <w:ind w:left="5925" w:right="165" w:hanging="5925"/>
        <w:jc w:val="both"/>
        <w:textAlignment w:val="baseline"/>
        <w:rPr>
          <w:rStyle w:val="normaltextrun"/>
          <w:rFonts w:ascii="Arial" w:hAnsi="Arial" w:cs="Arial"/>
          <w:b/>
          <w:bCs/>
          <w:sz w:val="20"/>
          <w:szCs w:val="20"/>
        </w:rPr>
      </w:pPr>
      <w:r w:rsidRPr="0002082C">
        <w:rPr>
          <w:rStyle w:val="normaltextrun"/>
          <w:rFonts w:ascii="Arial" w:hAnsi="Arial" w:cs="Arial"/>
          <w:b/>
          <w:bCs/>
          <w:sz w:val="20"/>
          <w:szCs w:val="20"/>
        </w:rPr>
        <w:t xml:space="preserve">Handtekening </w:t>
      </w:r>
      <w:proofErr w:type="spellStart"/>
      <w:r w:rsidRPr="0002082C" w:rsidR="001539C3">
        <w:rPr>
          <w:rStyle w:val="normaltextrun"/>
          <w:rFonts w:ascii="Arial" w:hAnsi="Arial" w:cs="Arial"/>
          <w:b/>
          <w:bCs/>
          <w:sz w:val="20"/>
          <w:szCs w:val="20"/>
        </w:rPr>
        <w:t>lokake</w:t>
      </w:r>
      <w:proofErr w:type="spellEnd"/>
      <w:r w:rsidRPr="0002082C" w:rsidR="001539C3">
        <w:rPr>
          <w:rStyle w:val="normaltextrun"/>
          <w:rFonts w:ascii="Arial" w:hAnsi="Arial" w:cs="Arial"/>
          <w:b/>
          <w:bCs/>
          <w:sz w:val="20"/>
          <w:szCs w:val="20"/>
        </w:rPr>
        <w:t xml:space="preserve"> hoofdonderzoeker </w:t>
      </w:r>
      <w:r w:rsidRPr="0002082C">
        <w:rPr>
          <w:rStyle w:val="normaltextrun"/>
          <w:rFonts w:ascii="Arial" w:hAnsi="Arial" w:cs="Arial"/>
          <w:b/>
          <w:bCs/>
          <w:sz w:val="20"/>
          <w:szCs w:val="20"/>
        </w:rPr>
        <w:t xml:space="preserve"> </w:t>
      </w:r>
    </w:p>
    <w:p w:rsidRPr="0009574B" w:rsidR="00D76428" w:rsidP="0002082C" w:rsidRDefault="001539C3" w14:paraId="20EB5AED" w14:textId="00AB3A7D">
      <w:pPr>
        <w:pStyle w:val="paragraph"/>
        <w:spacing w:before="0" w:beforeAutospacing="0" w:after="0" w:afterAutospacing="0"/>
        <w:ind w:left="5925" w:right="165" w:hanging="253"/>
        <w:jc w:val="both"/>
        <w:textAlignment w:val="baseline"/>
        <w:rPr>
          <w:rFonts w:ascii="Arial" w:hAnsi="Arial" w:cs="Arial"/>
          <w:sz w:val="18"/>
          <w:szCs w:val="18"/>
        </w:rPr>
      </w:pPr>
      <w:r w:rsidRPr="0009574B">
        <w:rPr>
          <w:rStyle w:val="normaltextrun"/>
          <w:rFonts w:ascii="Arial" w:hAnsi="Arial" w:cs="Arial"/>
          <w:sz w:val="20"/>
          <w:szCs w:val="20"/>
        </w:rPr>
        <w:t>Datum: …………………………...</w:t>
      </w:r>
    </w:p>
    <w:p w:rsidRPr="0009574B" w:rsidR="00D76428" w:rsidP="00D76428" w:rsidRDefault="00D76428" w14:paraId="000BEC80" w14:textId="77777777">
      <w:pPr>
        <w:pStyle w:val="paragraph"/>
        <w:spacing w:before="0" w:beforeAutospacing="0" w:after="0" w:afterAutospacing="0"/>
        <w:ind w:right="1680" w:hanging="4725"/>
        <w:jc w:val="right"/>
        <w:textAlignment w:val="baseline"/>
        <w:rPr>
          <w:rFonts w:ascii="Arial" w:hAnsi="Arial" w:cs="Arial"/>
          <w:sz w:val="18"/>
          <w:szCs w:val="18"/>
        </w:rPr>
      </w:pPr>
      <w:r w:rsidRPr="0009574B">
        <w:rPr>
          <w:rStyle w:val="normaltextrun"/>
          <w:rFonts w:ascii="Arial" w:hAnsi="Arial" w:cs="Arial"/>
          <w:sz w:val="20"/>
          <w:szCs w:val="20"/>
        </w:rPr>
        <w:t>    </w:t>
      </w:r>
      <w:r w:rsidRPr="0009574B">
        <w:rPr>
          <w:rStyle w:val="eop"/>
          <w:rFonts w:ascii="Arial" w:hAnsi="Arial" w:cs="Arial"/>
          <w:sz w:val="20"/>
          <w:szCs w:val="20"/>
        </w:rPr>
        <w:t> </w:t>
      </w:r>
    </w:p>
    <w:p w:rsidRPr="0009574B" w:rsidR="00D76428" w:rsidP="001539C3" w:rsidRDefault="00D76428" w14:paraId="38C2A145" w14:textId="2A756858">
      <w:pPr>
        <w:pStyle w:val="paragraph"/>
        <w:spacing w:before="0" w:beforeAutospacing="0" w:after="0" w:afterAutospacing="0"/>
        <w:jc w:val="both"/>
        <w:textAlignment w:val="baseline"/>
        <w:rPr>
          <w:rFonts w:ascii="Arial" w:hAnsi="Arial" w:cs="Arial"/>
          <w:sz w:val="20"/>
          <w:szCs w:val="20"/>
        </w:rPr>
      </w:pPr>
      <w:r w:rsidRPr="0009574B">
        <w:rPr>
          <w:rStyle w:val="eop"/>
          <w:rFonts w:ascii="Arial" w:hAnsi="Arial" w:cs="Arial"/>
          <w:sz w:val="20"/>
          <w:szCs w:val="20"/>
        </w:rPr>
        <w:t> </w:t>
      </w:r>
    </w:p>
    <w:p w:rsidRPr="0009574B" w:rsidR="00D76428" w:rsidP="00D76428" w:rsidRDefault="00D76428" w14:paraId="1DB199AD" w14:textId="5E2C37FC">
      <w:pPr>
        <w:spacing w:after="60"/>
        <w:jc w:val="both"/>
        <w:rPr>
          <w:rFonts w:ascii="Arial" w:hAnsi="Arial" w:cs="Arial"/>
          <w:sz w:val="20"/>
          <w:szCs w:val="20"/>
          <w:lang w:val="nl-BE"/>
        </w:rPr>
      </w:pPr>
      <w:r w:rsidRPr="07ED541C" w:rsidR="00D76428">
        <w:rPr>
          <w:rFonts w:ascii="Arial" w:hAnsi="Arial" w:cs="Arial"/>
          <w:sz w:val="20"/>
          <w:szCs w:val="20"/>
          <w:lang w:val="nl-BE"/>
        </w:rPr>
        <w:t xml:space="preserve">Ik </w:t>
      </w:r>
      <w:r w:rsidRPr="07ED541C" w:rsidR="00D76428">
        <w:rPr>
          <w:rFonts w:ascii="Arial" w:hAnsi="Arial" w:cs="Arial"/>
          <w:sz w:val="20"/>
          <w:szCs w:val="20"/>
          <w:lang w:val="nl-BE"/>
        </w:rPr>
        <w:t xml:space="preserve">ondergetekende </w:t>
      </w:r>
      <w:r w:rsidRPr="07ED541C" w:rsidR="001539C3">
        <w:rPr>
          <w:rFonts w:ascii="Arial" w:hAnsi="Arial" w:cs="Arial"/>
          <w:sz w:val="20"/>
          <w:szCs w:val="20"/>
          <w:lang w:val="nl-BE"/>
        </w:rPr>
        <w:t xml:space="preserve"> _</w:t>
      </w:r>
      <w:r w:rsidRPr="07ED541C" w:rsidR="001539C3">
        <w:rPr>
          <w:rFonts w:ascii="Arial" w:hAnsi="Arial" w:cs="Arial"/>
          <w:sz w:val="20"/>
          <w:szCs w:val="20"/>
          <w:lang w:val="nl-BE"/>
        </w:rPr>
        <w:t>_______________________________</w:t>
      </w:r>
      <w:r w:rsidRPr="07ED541C" w:rsidR="001539C3">
        <w:rPr>
          <w:rFonts w:ascii="Arial" w:hAnsi="Arial" w:cs="Arial"/>
          <w:sz w:val="20"/>
          <w:szCs w:val="20"/>
          <w:lang w:val="nl-BE"/>
        </w:rPr>
        <w:t xml:space="preserve">_ </w:t>
      </w:r>
      <w:r w:rsidRPr="07ED541C" w:rsidR="00D76428">
        <w:rPr>
          <w:rFonts w:ascii="Arial" w:hAnsi="Arial" w:cs="Arial"/>
          <w:sz w:val="20"/>
          <w:szCs w:val="20"/>
          <w:lang w:val="nl-BE"/>
        </w:rPr>
        <w:t>,</w:t>
      </w:r>
      <w:r w:rsidRPr="07ED541C" w:rsidR="00D76428">
        <w:rPr>
          <w:rFonts w:ascii="Arial" w:hAnsi="Arial" w:cs="Arial"/>
          <w:sz w:val="20"/>
          <w:szCs w:val="20"/>
          <w:lang w:val="nl-BE"/>
        </w:rPr>
        <w:t xml:space="preserve"> onderzoeker/bevoegde onderzoeksmederwerker, verklaar de benodigde informatie </w:t>
      </w:r>
      <w:r w:rsidRPr="07ED541C" w:rsidR="00D76428">
        <w:rPr>
          <w:rFonts w:ascii="Arial" w:hAnsi="Arial" w:cs="Arial"/>
          <w:sz w:val="20"/>
          <w:szCs w:val="20"/>
          <w:lang w:val="nl-BE"/>
        </w:rPr>
        <w:t>inzake</w:t>
      </w:r>
      <w:r w:rsidRPr="07ED541C" w:rsidR="00D76428">
        <w:rPr>
          <w:rFonts w:ascii="Arial" w:hAnsi="Arial" w:cs="Arial"/>
          <w:sz w:val="20"/>
          <w:szCs w:val="20"/>
          <w:lang w:val="nl-BE"/>
        </w:rPr>
        <w:t xml:space="preserve"> deze studie mondeling te hebben verstrekt evenals een exemplaar van het informatiedocument aan de deelnemer te hebben verstrekt. </w:t>
      </w:r>
    </w:p>
    <w:p w:rsidRPr="0009574B" w:rsidR="00D76428" w:rsidP="00D76428" w:rsidRDefault="00D76428" w14:paraId="4D8EB18D" w14:textId="77777777">
      <w:pPr>
        <w:spacing w:after="60"/>
        <w:jc w:val="both"/>
        <w:rPr>
          <w:rFonts w:ascii="Arial" w:hAnsi="Arial" w:cs="Arial"/>
          <w:sz w:val="20"/>
          <w:szCs w:val="20"/>
          <w:lang w:val="nl-BE"/>
        </w:rPr>
      </w:pPr>
      <w:r w:rsidRPr="0009574B">
        <w:rPr>
          <w:rFonts w:ascii="Arial" w:hAnsi="Arial" w:cs="Arial"/>
          <w:sz w:val="20"/>
          <w:szCs w:val="20"/>
          <w:lang w:val="nl-BE"/>
        </w:rPr>
        <w:t xml:space="preserve">Ik bevestig dat geen enkele druk op de deelnemer is uitgeoefend om hem/haar te doen toestemmen tot deelname aan de studie en ik ben bereid om op alle eventuele bijkomende vragen te antwoorden. </w:t>
      </w:r>
    </w:p>
    <w:p w:rsidRPr="0009574B" w:rsidR="00D76428" w:rsidP="00D76428" w:rsidRDefault="00D76428" w14:paraId="4EB87B7A" w14:textId="77777777">
      <w:pPr>
        <w:spacing w:after="60"/>
        <w:jc w:val="both"/>
        <w:rPr>
          <w:rFonts w:ascii="Arial" w:hAnsi="Arial" w:cs="Arial"/>
          <w:sz w:val="20"/>
          <w:szCs w:val="20"/>
          <w:lang w:val="nl-BE"/>
        </w:rPr>
      </w:pPr>
      <w:r w:rsidRPr="0009574B">
        <w:rPr>
          <w:rFonts w:ascii="Arial" w:hAnsi="Arial" w:cs="Arial"/>
          <w:sz w:val="20"/>
          <w:szCs w:val="20"/>
          <w:lang w:val="nl-BE"/>
        </w:rPr>
        <w:t xml:space="preserve">Ik bevestig dat ik werk in overeenstemming met de ethische beginselen zoals vermeld in de laatste versie van de "Verklaring van Helsinki", de "Goede klinische praktijk" en de Belgische wet van 7 mei 2004 </w:t>
      </w:r>
      <w:proofErr w:type="gramStart"/>
      <w:r w:rsidRPr="0009574B">
        <w:rPr>
          <w:rFonts w:ascii="Arial" w:hAnsi="Arial" w:cs="Arial"/>
          <w:sz w:val="20"/>
          <w:szCs w:val="20"/>
          <w:lang w:val="nl-BE"/>
        </w:rPr>
        <w:t>inzake</w:t>
      </w:r>
      <w:proofErr w:type="gramEnd"/>
      <w:r w:rsidRPr="0009574B">
        <w:rPr>
          <w:rFonts w:ascii="Arial" w:hAnsi="Arial" w:cs="Arial"/>
          <w:sz w:val="20"/>
          <w:szCs w:val="20"/>
          <w:lang w:val="nl-BE"/>
        </w:rPr>
        <w:t xml:space="preserve"> experimenten op de menselijke persoon. </w:t>
      </w:r>
    </w:p>
    <w:p w:rsidRPr="006E33CF" w:rsidR="0002082C" w:rsidP="0002082C" w:rsidRDefault="0002082C" w14:paraId="5EF44E2C" w14:textId="77777777">
      <w:pPr>
        <w:spacing w:before="120"/>
        <w:rPr>
          <w:rFonts w:ascii="Arial" w:hAnsi="Arial" w:cs="Arial"/>
          <w:sz w:val="20"/>
          <w:szCs w:val="20"/>
          <w:lang w:val="nl-BE"/>
        </w:rPr>
      </w:pPr>
    </w:p>
    <w:tbl>
      <w:tblPr>
        <w:tblW w:w="0" w:type="auto"/>
        <w:tblLook w:val="04A0" w:firstRow="1" w:lastRow="0" w:firstColumn="1" w:lastColumn="0" w:noHBand="0" w:noVBand="1"/>
      </w:tblPr>
      <w:tblGrid>
        <w:gridCol w:w="5420"/>
        <w:gridCol w:w="3652"/>
      </w:tblGrid>
      <w:tr w:rsidRPr="009C5C9D" w:rsidR="0002082C" w:rsidTr="00E66CD5" w14:paraId="03F2E391" w14:textId="77777777">
        <w:tc>
          <w:tcPr>
            <w:tcW w:w="5495" w:type="dxa"/>
          </w:tcPr>
          <w:p w:rsidR="0002082C" w:rsidP="00E66CD5" w:rsidRDefault="0002082C" w14:paraId="29981E61" w14:textId="77777777">
            <w:pPr>
              <w:ind w:right="885"/>
              <w:rPr>
                <w:rFonts w:ascii="Arial" w:hAnsi="Arial" w:cs="Arial"/>
                <w:sz w:val="20"/>
                <w:szCs w:val="20"/>
                <w:lang w:val="nl-BE"/>
              </w:rPr>
            </w:pPr>
          </w:p>
          <w:p w:rsidR="0002082C" w:rsidP="00E66CD5" w:rsidRDefault="0002082C" w14:paraId="590BC6D2" w14:textId="77777777">
            <w:pPr>
              <w:ind w:right="885"/>
              <w:rPr>
                <w:rFonts w:ascii="Arial" w:hAnsi="Arial" w:cs="Arial"/>
                <w:sz w:val="20"/>
                <w:szCs w:val="20"/>
                <w:lang w:val="nl-BE"/>
              </w:rPr>
            </w:pPr>
          </w:p>
          <w:p w:rsidR="0002082C" w:rsidP="00E66CD5" w:rsidRDefault="0002082C" w14:paraId="3ED27B1F" w14:textId="77777777">
            <w:pPr>
              <w:ind w:right="885"/>
              <w:rPr>
                <w:rFonts w:ascii="Arial" w:hAnsi="Arial" w:cs="Arial"/>
                <w:sz w:val="20"/>
                <w:szCs w:val="20"/>
                <w:lang w:val="nl-BE"/>
              </w:rPr>
            </w:pPr>
          </w:p>
          <w:p w:rsidR="0002082C" w:rsidP="00E66CD5" w:rsidRDefault="0002082C" w14:paraId="672DDC58" w14:textId="77777777">
            <w:pPr>
              <w:ind w:right="885"/>
              <w:rPr>
                <w:rFonts w:ascii="Arial" w:hAnsi="Arial" w:cs="Arial"/>
                <w:sz w:val="20"/>
                <w:szCs w:val="20"/>
                <w:lang w:val="nl-BE"/>
              </w:rPr>
            </w:pPr>
          </w:p>
          <w:p w:rsidRPr="00EC039F" w:rsidR="0002082C" w:rsidP="00E66CD5" w:rsidRDefault="0002082C" w14:paraId="5D67D216" w14:textId="33D756E8">
            <w:pPr>
              <w:ind w:right="885"/>
              <w:rPr>
                <w:rFonts w:ascii="Arial" w:hAnsi="Arial"/>
                <w:sz w:val="20"/>
                <w:szCs w:val="20"/>
                <w:lang w:val="nl-BE"/>
              </w:rPr>
            </w:pPr>
            <w:r w:rsidRPr="00EC039F">
              <w:rPr>
                <w:rFonts w:ascii="Arial" w:hAnsi="Arial" w:cs="Arial"/>
                <w:sz w:val="20"/>
                <w:szCs w:val="20"/>
                <w:lang w:val="nl-BE"/>
              </w:rPr>
              <w:t xml:space="preserve">Naam, Voornaam, Datum </w:t>
            </w:r>
            <w:r w:rsidRPr="00EC039F">
              <w:rPr>
                <w:rFonts w:ascii="Arial" w:hAnsi="Arial" w:cs="Arial"/>
                <w:bCs/>
                <w:iCs/>
                <w:sz w:val="20"/>
                <w:szCs w:val="20"/>
                <w:lang w:val="nl-BE"/>
              </w:rPr>
              <w:t>en</w:t>
            </w:r>
            <w:r w:rsidRPr="00EC039F">
              <w:rPr>
                <w:rFonts w:ascii="Arial" w:hAnsi="Arial"/>
                <w:sz w:val="20"/>
                <w:szCs w:val="20"/>
                <w:lang w:val="nl-BE"/>
              </w:rPr>
              <w:t xml:space="preserve"> </w:t>
            </w:r>
            <w:r w:rsidRPr="00EC039F">
              <w:rPr>
                <w:rFonts w:ascii="Arial" w:hAnsi="Arial" w:cs="Arial"/>
                <w:sz w:val="20"/>
                <w:szCs w:val="20"/>
                <w:lang w:val="nl-BE"/>
              </w:rPr>
              <w:t>handtekening</w:t>
            </w:r>
            <w:r w:rsidRPr="00EC039F">
              <w:rPr>
                <w:rFonts w:ascii="Arial" w:hAnsi="Arial"/>
                <w:sz w:val="20"/>
                <w:szCs w:val="20"/>
                <w:lang w:val="nl-BE"/>
              </w:rPr>
              <w:t xml:space="preserve"> van de (vertegenwoordiger van de) arts-onderzoeker</w:t>
            </w:r>
          </w:p>
        </w:tc>
        <w:tc>
          <w:tcPr>
            <w:tcW w:w="3717" w:type="dxa"/>
          </w:tcPr>
          <w:p w:rsidR="0002082C" w:rsidP="00E66CD5" w:rsidRDefault="0002082C" w14:paraId="197CB0D1" w14:textId="77777777">
            <w:pPr>
              <w:rPr>
                <w:rFonts w:ascii="Arial" w:hAnsi="Arial" w:cs="Arial"/>
                <w:sz w:val="20"/>
                <w:szCs w:val="20"/>
                <w:lang w:val="nl-BE"/>
              </w:rPr>
            </w:pPr>
          </w:p>
          <w:p w:rsidR="0002082C" w:rsidP="00E66CD5" w:rsidRDefault="0002082C" w14:paraId="65BC4A6C" w14:textId="77777777">
            <w:pPr>
              <w:rPr>
                <w:rFonts w:ascii="Arial" w:hAnsi="Arial" w:cs="Arial"/>
                <w:sz w:val="20"/>
                <w:szCs w:val="20"/>
                <w:lang w:val="nl-BE"/>
              </w:rPr>
            </w:pPr>
          </w:p>
          <w:p w:rsidR="0002082C" w:rsidP="00E66CD5" w:rsidRDefault="0002082C" w14:paraId="5F4FD3B7" w14:textId="77777777">
            <w:pPr>
              <w:rPr>
                <w:rFonts w:ascii="Arial" w:hAnsi="Arial" w:cs="Arial"/>
                <w:sz w:val="20"/>
                <w:szCs w:val="20"/>
                <w:lang w:val="nl-BE"/>
              </w:rPr>
            </w:pPr>
          </w:p>
          <w:p w:rsidR="0002082C" w:rsidP="00E66CD5" w:rsidRDefault="0002082C" w14:paraId="585E2436" w14:textId="77777777">
            <w:pPr>
              <w:rPr>
                <w:rFonts w:ascii="Arial" w:hAnsi="Arial" w:cs="Arial"/>
                <w:sz w:val="20"/>
                <w:szCs w:val="20"/>
                <w:lang w:val="nl-BE"/>
              </w:rPr>
            </w:pPr>
          </w:p>
          <w:p w:rsidRPr="00EC039F" w:rsidR="0002082C" w:rsidP="00E66CD5" w:rsidRDefault="0002082C" w14:paraId="72F3899B" w14:textId="2695B56F">
            <w:pPr>
              <w:rPr>
                <w:rFonts w:ascii="Arial" w:hAnsi="Arial" w:cs="Arial"/>
                <w:sz w:val="20"/>
                <w:szCs w:val="20"/>
                <w:lang w:val="nl-BE"/>
              </w:rPr>
            </w:pPr>
            <w:r>
              <w:rPr>
                <w:rFonts w:ascii="Arial" w:hAnsi="Arial" w:cs="Arial"/>
                <w:sz w:val="20"/>
                <w:szCs w:val="20"/>
                <w:lang w:val="nl-BE"/>
              </w:rPr>
              <w:t>Naam</w:t>
            </w:r>
            <w:r w:rsidRPr="00EC039F">
              <w:rPr>
                <w:rFonts w:ascii="Arial" w:hAnsi="Arial" w:cs="Arial"/>
                <w:sz w:val="20"/>
                <w:szCs w:val="20"/>
                <w:lang w:val="nl-BE"/>
              </w:rPr>
              <w:t xml:space="preserve">, Voornaam, Datum </w:t>
            </w:r>
            <w:r w:rsidRPr="00EC039F">
              <w:rPr>
                <w:rFonts w:ascii="Arial" w:hAnsi="Arial" w:cs="Arial"/>
                <w:bCs/>
                <w:iCs/>
                <w:sz w:val="20"/>
                <w:szCs w:val="20"/>
                <w:lang w:val="nl-BE"/>
              </w:rPr>
              <w:t>en</w:t>
            </w:r>
            <w:r w:rsidRPr="00EC039F">
              <w:rPr>
                <w:rFonts w:ascii="Arial" w:hAnsi="Arial"/>
                <w:sz w:val="20"/>
                <w:szCs w:val="20"/>
                <w:lang w:val="nl-BE"/>
              </w:rPr>
              <w:t xml:space="preserve"> </w:t>
            </w:r>
            <w:r w:rsidRPr="00EC039F">
              <w:rPr>
                <w:rFonts w:ascii="Arial" w:hAnsi="Arial" w:cs="Arial"/>
                <w:sz w:val="20"/>
                <w:szCs w:val="20"/>
                <w:lang w:val="nl-BE"/>
              </w:rPr>
              <w:t>handtekening</w:t>
            </w:r>
            <w:r w:rsidRPr="00EC039F">
              <w:rPr>
                <w:rFonts w:ascii="Arial" w:hAnsi="Arial"/>
                <w:sz w:val="20"/>
                <w:szCs w:val="20"/>
                <w:lang w:val="nl-BE"/>
              </w:rPr>
              <w:t xml:space="preserve"> van de arts-onderzoeker</w:t>
            </w:r>
          </w:p>
        </w:tc>
      </w:tr>
    </w:tbl>
    <w:p w:rsidRPr="0009574B" w:rsidR="0002082C" w:rsidP="0002082C" w:rsidRDefault="0002082C" w14:paraId="71B97A62" w14:textId="2B5DCE40">
      <w:pPr>
        <w:pBdr>
          <w:bottom w:val="single" w:color="auto" w:sz="4" w:space="1"/>
        </w:pBdr>
        <w:spacing w:before="120" w:after="120"/>
        <w:ind w:left="709" w:firstLine="709"/>
        <w:rPr>
          <w:rFonts w:ascii="Arial" w:hAnsi="Arial" w:cs="Arial"/>
          <w:b/>
          <w:lang w:val="nl-BE"/>
        </w:rPr>
      </w:pPr>
      <w:r>
        <w:rPr>
          <w:rFonts w:ascii="Arial" w:hAnsi="Arial" w:cs="Arial"/>
          <w:b/>
          <w:lang w:val="nl-BE"/>
        </w:rPr>
        <w:br w:type="page"/>
      </w:r>
      <w:r w:rsidRPr="0009574B">
        <w:rPr>
          <w:rFonts w:ascii="Arial" w:hAnsi="Arial" w:cs="Arial"/>
          <w:b/>
          <w:lang w:val="nl-BE"/>
        </w:rPr>
        <w:lastRenderedPageBreak/>
        <w:t xml:space="preserve">Geïnformeerde toestemming – Exemplaar </w:t>
      </w:r>
      <w:r>
        <w:rPr>
          <w:rFonts w:ascii="Arial" w:hAnsi="Arial" w:cs="Arial"/>
          <w:b/>
          <w:lang w:val="nl-BE"/>
        </w:rPr>
        <w:t>onderzoeker</w:t>
      </w:r>
    </w:p>
    <w:p w:rsidR="0002082C" w:rsidP="0002082C" w:rsidRDefault="0002082C" w14:paraId="7398F80F" w14:textId="77777777">
      <w:pPr>
        <w:pStyle w:val="paragraph"/>
        <w:spacing w:before="0" w:beforeAutospacing="0" w:after="0" w:afterAutospacing="0"/>
        <w:jc w:val="center"/>
        <w:textAlignment w:val="baseline"/>
        <w:rPr>
          <w:rFonts w:ascii="Arial" w:hAnsi="Arial" w:cs="Arial"/>
          <w:b/>
          <w:bCs/>
          <w:sz w:val="22"/>
          <w:szCs w:val="22"/>
          <w:lang w:val="nl-NL"/>
        </w:rPr>
      </w:pPr>
    </w:p>
    <w:p w:rsidRPr="0009574B" w:rsidR="0002082C" w:rsidP="0002082C" w:rsidRDefault="0002082C" w14:paraId="4E715E65" w14:textId="77777777">
      <w:pPr>
        <w:pStyle w:val="paragraph"/>
        <w:spacing w:before="0" w:beforeAutospacing="0" w:after="0" w:afterAutospacing="0"/>
        <w:jc w:val="center"/>
        <w:textAlignment w:val="baseline"/>
        <w:rPr>
          <w:rFonts w:ascii="Arial" w:hAnsi="Arial" w:cs="Arial"/>
          <w:b/>
          <w:bCs/>
          <w:sz w:val="22"/>
          <w:szCs w:val="22"/>
          <w:lang w:val="nl-NL"/>
        </w:rPr>
      </w:pPr>
      <w:r w:rsidRPr="0009574B">
        <w:rPr>
          <w:rFonts w:ascii="Arial" w:hAnsi="Arial" w:cs="Arial"/>
          <w:b/>
          <w:bCs/>
          <w:sz w:val="22"/>
          <w:szCs w:val="22"/>
          <w:lang w:val="nl-NL"/>
        </w:rPr>
        <w:t xml:space="preserve">Naar een druk-, therapietrouw- en </w:t>
      </w:r>
      <w:proofErr w:type="spellStart"/>
      <w:r w:rsidRPr="0009574B">
        <w:rPr>
          <w:rFonts w:ascii="Arial" w:hAnsi="Arial" w:cs="Arial"/>
          <w:b/>
          <w:bCs/>
          <w:sz w:val="22"/>
          <w:szCs w:val="22"/>
          <w:lang w:val="nl-NL"/>
        </w:rPr>
        <w:t>educatiegestuurde</w:t>
      </w:r>
      <w:proofErr w:type="spellEnd"/>
      <w:r w:rsidRPr="0009574B">
        <w:rPr>
          <w:rFonts w:ascii="Arial" w:hAnsi="Arial" w:cs="Arial"/>
          <w:b/>
          <w:bCs/>
          <w:sz w:val="22"/>
          <w:szCs w:val="22"/>
          <w:lang w:val="nl-NL"/>
        </w:rPr>
        <w:t xml:space="preserve"> zorg bij diabetische voetaandoeningen</w:t>
      </w:r>
      <w:r>
        <w:rPr>
          <w:rFonts w:ascii="Arial" w:hAnsi="Arial" w:cs="Arial"/>
          <w:b/>
          <w:bCs/>
          <w:sz w:val="22"/>
          <w:szCs w:val="22"/>
          <w:lang w:val="nl-NL"/>
        </w:rPr>
        <w:t xml:space="preserve">: klinische, </w:t>
      </w:r>
      <w:proofErr w:type="spellStart"/>
      <w:r>
        <w:rPr>
          <w:rFonts w:ascii="Arial" w:hAnsi="Arial" w:cs="Arial"/>
          <w:b/>
          <w:bCs/>
          <w:sz w:val="22"/>
          <w:szCs w:val="22"/>
          <w:lang w:val="nl-NL"/>
        </w:rPr>
        <w:t>gezondheidseconomische</w:t>
      </w:r>
      <w:proofErr w:type="spellEnd"/>
      <w:r>
        <w:rPr>
          <w:rFonts w:ascii="Arial" w:hAnsi="Arial" w:cs="Arial"/>
          <w:b/>
          <w:bCs/>
          <w:sz w:val="22"/>
          <w:szCs w:val="22"/>
          <w:lang w:val="nl-NL"/>
        </w:rPr>
        <w:t xml:space="preserve"> en procesevaluaties</w:t>
      </w:r>
    </w:p>
    <w:p w:rsidRPr="0009574B" w:rsidR="0002082C" w:rsidP="0002082C" w:rsidRDefault="0002082C" w14:paraId="6E3F27C6" w14:textId="77777777">
      <w:pPr>
        <w:pStyle w:val="paragraph"/>
        <w:spacing w:before="0" w:beforeAutospacing="0" w:after="0" w:afterAutospacing="0"/>
        <w:jc w:val="center"/>
        <w:textAlignment w:val="baseline"/>
        <w:rPr>
          <w:rStyle w:val="normaltextrun"/>
          <w:rFonts w:ascii="Arial" w:hAnsi="Arial" w:cs="Arial"/>
          <w:sz w:val="20"/>
          <w:szCs w:val="20"/>
        </w:rPr>
      </w:pPr>
    </w:p>
    <w:p w:rsidR="0002082C" w:rsidP="0002082C" w:rsidRDefault="0002082C" w14:paraId="07E5C407" w14:textId="77777777">
      <w:pPr>
        <w:spacing w:after="60"/>
        <w:jc w:val="both"/>
        <w:rPr>
          <w:rFonts w:ascii="Arial" w:hAnsi="Arial" w:cs="Arial"/>
          <w:sz w:val="20"/>
          <w:szCs w:val="20"/>
          <w:lang w:val="nl-BE"/>
        </w:rPr>
      </w:pPr>
    </w:p>
    <w:p w:rsidR="0002082C" w:rsidP="0002082C" w:rsidRDefault="0002082C" w14:paraId="149E0601" w14:textId="77777777">
      <w:pPr>
        <w:spacing w:after="60"/>
        <w:jc w:val="both"/>
        <w:rPr>
          <w:rFonts w:ascii="Arial" w:hAnsi="Arial" w:cs="Arial"/>
          <w:sz w:val="20"/>
          <w:szCs w:val="20"/>
          <w:lang w:val="nl-BE"/>
        </w:rPr>
      </w:pPr>
      <w:r w:rsidRPr="006E33CF">
        <w:rPr>
          <w:rFonts w:ascii="Arial" w:hAnsi="Arial" w:cs="Arial"/>
          <w:sz w:val="20"/>
          <w:szCs w:val="20"/>
          <w:lang w:val="nl-BE"/>
        </w:rPr>
        <w:t>Ik verklaar dat ik geïnformeerd ben over de aard, het doel, de duur</w:t>
      </w:r>
      <w:r>
        <w:rPr>
          <w:rFonts w:ascii="Arial" w:hAnsi="Arial" w:cs="Arial"/>
          <w:sz w:val="20"/>
          <w:szCs w:val="20"/>
          <w:lang w:val="nl-BE"/>
        </w:rPr>
        <w:t>,</w:t>
      </w:r>
      <w:r w:rsidRPr="006E33CF">
        <w:rPr>
          <w:rFonts w:ascii="Arial" w:hAnsi="Arial" w:cs="Arial"/>
          <w:sz w:val="20"/>
          <w:szCs w:val="20"/>
          <w:lang w:val="nl-BE"/>
        </w:rPr>
        <w:t xml:space="preserve"> de eventuele </w:t>
      </w:r>
      <w:r>
        <w:rPr>
          <w:rFonts w:ascii="Arial" w:hAnsi="Arial" w:cs="Arial"/>
          <w:sz w:val="20"/>
          <w:szCs w:val="20"/>
          <w:lang w:val="nl-BE"/>
        </w:rPr>
        <w:t>voordelen</w:t>
      </w:r>
      <w:r w:rsidRPr="006E33CF">
        <w:rPr>
          <w:rFonts w:ascii="Arial" w:hAnsi="Arial" w:cs="Arial"/>
          <w:sz w:val="20"/>
          <w:szCs w:val="20"/>
          <w:lang w:val="nl-BE"/>
        </w:rPr>
        <w:t xml:space="preserve"> en risico’s van de studie en dat ik weet wat van mij wordt verwacht. </w:t>
      </w:r>
    </w:p>
    <w:p w:rsidRPr="006E33CF" w:rsidR="0002082C" w:rsidP="0002082C" w:rsidRDefault="0002082C" w14:paraId="0D591674" w14:textId="77777777">
      <w:pPr>
        <w:spacing w:after="60"/>
        <w:jc w:val="both"/>
        <w:rPr>
          <w:rFonts w:ascii="Arial" w:hAnsi="Arial" w:cs="Arial"/>
          <w:sz w:val="20"/>
          <w:szCs w:val="20"/>
          <w:lang w:val="nl-BE"/>
        </w:rPr>
      </w:pPr>
      <w:r w:rsidRPr="006E33CF">
        <w:rPr>
          <w:rFonts w:ascii="Arial" w:hAnsi="Arial" w:cs="Arial"/>
          <w:sz w:val="20"/>
          <w:szCs w:val="20"/>
          <w:lang w:val="nl-BE"/>
        </w:rPr>
        <w:t xml:space="preserve">Ik heb </w:t>
      </w:r>
      <w:proofErr w:type="gramStart"/>
      <w:r w:rsidRPr="006E33CF">
        <w:rPr>
          <w:rFonts w:ascii="Arial" w:hAnsi="Arial" w:cs="Arial"/>
          <w:sz w:val="20"/>
          <w:szCs w:val="20"/>
          <w:lang w:val="nl-BE"/>
        </w:rPr>
        <w:t>kennis genomen</w:t>
      </w:r>
      <w:proofErr w:type="gramEnd"/>
      <w:r w:rsidRPr="006E33CF">
        <w:rPr>
          <w:rFonts w:ascii="Arial" w:hAnsi="Arial" w:cs="Arial"/>
          <w:sz w:val="20"/>
          <w:szCs w:val="20"/>
          <w:lang w:val="nl-BE"/>
        </w:rPr>
        <w:t xml:space="preserve"> van het informatiedocument en de bijlagen ervan.</w:t>
      </w:r>
    </w:p>
    <w:p w:rsidRPr="006E33CF" w:rsidR="0002082C" w:rsidP="0002082C" w:rsidRDefault="0002082C" w14:paraId="2DBF1B8F" w14:textId="77777777">
      <w:pPr>
        <w:spacing w:after="60"/>
        <w:jc w:val="both"/>
        <w:rPr>
          <w:rFonts w:ascii="Arial" w:hAnsi="Arial" w:cs="Arial"/>
          <w:sz w:val="20"/>
          <w:szCs w:val="20"/>
          <w:lang w:val="nl-BE"/>
        </w:rPr>
      </w:pPr>
      <w:r w:rsidRPr="006E33CF">
        <w:rPr>
          <w:rFonts w:ascii="Arial" w:hAnsi="Arial" w:cs="Arial"/>
          <w:sz w:val="20"/>
          <w:szCs w:val="20"/>
          <w:lang w:val="nl-BE"/>
        </w:rPr>
        <w:t xml:space="preserve">Ik heb voldoende tijd gehad om na te denken en met een door mij gekozen persoon, </w:t>
      </w:r>
      <w:r>
        <w:rPr>
          <w:rFonts w:ascii="Arial" w:hAnsi="Arial" w:cs="Arial"/>
          <w:sz w:val="20"/>
          <w:szCs w:val="20"/>
          <w:lang w:val="nl-BE"/>
        </w:rPr>
        <w:t xml:space="preserve">bijvoorbeeld een </w:t>
      </w:r>
      <w:r w:rsidRPr="006E33CF">
        <w:rPr>
          <w:rFonts w:ascii="Arial" w:hAnsi="Arial" w:cs="Arial"/>
          <w:sz w:val="20"/>
          <w:szCs w:val="20"/>
          <w:lang w:val="nl-BE"/>
        </w:rPr>
        <w:t>familielid, te praten.</w:t>
      </w:r>
    </w:p>
    <w:p w:rsidRPr="006E33CF" w:rsidR="0002082C" w:rsidP="0002082C" w:rsidRDefault="0002082C" w14:paraId="1791185D" w14:textId="77777777">
      <w:pPr>
        <w:spacing w:after="60"/>
        <w:jc w:val="both"/>
        <w:rPr>
          <w:rFonts w:ascii="Arial" w:hAnsi="Arial" w:cs="Arial"/>
          <w:sz w:val="20"/>
          <w:szCs w:val="20"/>
          <w:lang w:val="nl-BE"/>
        </w:rPr>
      </w:pPr>
      <w:r w:rsidRPr="006E33CF">
        <w:rPr>
          <w:rFonts w:ascii="Arial" w:hAnsi="Arial" w:cs="Arial"/>
          <w:sz w:val="20"/>
          <w:szCs w:val="20"/>
          <w:lang w:val="nl-BE"/>
        </w:rPr>
        <w:t>Ik heb alle vragen kunnen stellen die bij me opkwamen en ik heb een duidelijk antwoord gekregen op mijn vragen.</w:t>
      </w:r>
    </w:p>
    <w:p w:rsidRPr="006E33CF" w:rsidR="0002082C" w:rsidP="0002082C" w:rsidRDefault="0002082C" w14:paraId="34607257" w14:textId="77777777">
      <w:pPr>
        <w:spacing w:after="60"/>
        <w:jc w:val="both"/>
        <w:rPr>
          <w:rFonts w:ascii="Arial" w:hAnsi="Arial" w:cs="Arial"/>
          <w:sz w:val="20"/>
          <w:szCs w:val="20"/>
          <w:lang w:val="nl-BE"/>
        </w:rPr>
      </w:pPr>
      <w:r w:rsidRPr="006E33CF">
        <w:rPr>
          <w:rFonts w:ascii="Arial" w:hAnsi="Arial" w:cs="Arial"/>
          <w:sz w:val="20"/>
          <w:szCs w:val="20"/>
          <w:lang w:val="nl-BE"/>
        </w:rPr>
        <w:t xml:space="preserve">Ik begrijp dat mijn deelname aan deze studie vrijwillig is en dat ik vrij ben mijn deelname aan deze studie stop te zetten zonder dat dit mijn relatie schaadt met </w:t>
      </w:r>
      <w:r>
        <w:rPr>
          <w:rFonts w:ascii="Arial" w:hAnsi="Arial" w:cs="Arial"/>
          <w:sz w:val="20"/>
          <w:szCs w:val="20"/>
          <w:lang w:val="nl-BE"/>
        </w:rPr>
        <w:t>mijn leidinggevende</w:t>
      </w:r>
      <w:r w:rsidRPr="006E33CF">
        <w:rPr>
          <w:rFonts w:ascii="Arial" w:hAnsi="Arial" w:cs="Arial"/>
          <w:sz w:val="20"/>
          <w:szCs w:val="20"/>
          <w:lang w:val="nl-BE"/>
        </w:rPr>
        <w:t xml:space="preserve"> d</w:t>
      </w:r>
      <w:r>
        <w:rPr>
          <w:rFonts w:ascii="Arial" w:hAnsi="Arial" w:cs="Arial"/>
          <w:sz w:val="20"/>
          <w:szCs w:val="20"/>
          <w:lang w:val="nl-BE"/>
        </w:rPr>
        <w:t>ie</w:t>
      </w:r>
      <w:r w:rsidRPr="006E33CF">
        <w:rPr>
          <w:rFonts w:ascii="Arial" w:hAnsi="Arial" w:cs="Arial"/>
          <w:sz w:val="20"/>
          <w:szCs w:val="20"/>
          <w:lang w:val="nl-BE"/>
        </w:rPr>
        <w:t xml:space="preserve"> instaat voor mijn </w:t>
      </w:r>
      <w:r>
        <w:rPr>
          <w:rFonts w:ascii="Arial" w:hAnsi="Arial" w:cs="Arial"/>
          <w:sz w:val="20"/>
          <w:szCs w:val="20"/>
          <w:lang w:val="nl-BE"/>
        </w:rPr>
        <w:t>werk</w:t>
      </w:r>
      <w:r w:rsidRPr="006E33CF">
        <w:rPr>
          <w:rFonts w:ascii="Arial" w:hAnsi="Arial" w:cs="Arial"/>
          <w:sz w:val="20"/>
          <w:szCs w:val="20"/>
          <w:lang w:val="nl-BE"/>
        </w:rPr>
        <w:t>.</w:t>
      </w:r>
    </w:p>
    <w:p w:rsidR="0002082C" w:rsidP="0002082C" w:rsidRDefault="0002082C" w14:paraId="730F432D" w14:textId="77777777">
      <w:pPr>
        <w:spacing w:after="60"/>
        <w:jc w:val="both"/>
        <w:rPr>
          <w:lang w:val="nl-BE"/>
        </w:rPr>
      </w:pPr>
      <w:r w:rsidRPr="006E33CF">
        <w:rPr>
          <w:rFonts w:ascii="Arial" w:hAnsi="Arial" w:cs="Arial"/>
          <w:sz w:val="20"/>
          <w:szCs w:val="20"/>
          <w:lang w:val="nl-BE"/>
        </w:rPr>
        <w:t xml:space="preserve">Ik begrijp dat er tijdens mijn deelname aan </w:t>
      </w:r>
      <w:r>
        <w:rPr>
          <w:rFonts w:ascii="Arial" w:hAnsi="Arial" w:cs="Arial"/>
          <w:sz w:val="20"/>
          <w:szCs w:val="20"/>
          <w:lang w:val="nl-BE"/>
        </w:rPr>
        <w:t>deze</w:t>
      </w:r>
      <w:r w:rsidRPr="006E33CF">
        <w:rPr>
          <w:rFonts w:ascii="Arial" w:hAnsi="Arial" w:cs="Arial"/>
          <w:sz w:val="20"/>
          <w:szCs w:val="20"/>
          <w:lang w:val="nl-BE"/>
        </w:rPr>
        <w:t xml:space="preserve"> studie gegevens over mij zullen worden verzameld en dat </w:t>
      </w:r>
      <w:r w:rsidRPr="00D239B7">
        <w:rPr>
          <w:rFonts w:ascii="Arial" w:hAnsi="Arial" w:cs="Arial"/>
          <w:sz w:val="20"/>
          <w:szCs w:val="20"/>
          <w:lang w:val="nl-BE"/>
        </w:rPr>
        <w:t>de arts-onderzoeker en de opdrachtgever de vertrouwelijkheid van deze gegevens verzekeren overeenkomstig de Europese en Belgische</w:t>
      </w:r>
      <w:r w:rsidRPr="006E33CF">
        <w:rPr>
          <w:rFonts w:ascii="Arial" w:hAnsi="Arial" w:cs="Arial"/>
          <w:sz w:val="20"/>
          <w:szCs w:val="20"/>
          <w:lang w:val="nl-BE"/>
        </w:rPr>
        <w:t xml:space="preserve"> wetgeving ter zake.</w:t>
      </w:r>
      <w:r w:rsidRPr="0030493F">
        <w:rPr>
          <w:rFonts w:ascii="Arial" w:hAnsi="Arial" w:cs="Arial"/>
          <w:sz w:val="20"/>
          <w:szCs w:val="20"/>
          <w:lang w:val="nl-BE"/>
        </w:rPr>
        <w:t xml:space="preserve"> Ik begrijp dat </w:t>
      </w:r>
      <w:r>
        <w:rPr>
          <w:rFonts w:ascii="Arial" w:hAnsi="Arial" w:cs="Arial"/>
          <w:sz w:val="20"/>
          <w:szCs w:val="20"/>
          <w:lang w:val="nl-BE"/>
        </w:rPr>
        <w:t xml:space="preserve">het uitvoeren van deze studie door KU Leuven het algemeen belang dient en </w:t>
      </w:r>
      <w:r w:rsidRPr="0030493F">
        <w:rPr>
          <w:rFonts w:ascii="Arial" w:hAnsi="Arial" w:cs="Arial"/>
          <w:sz w:val="20"/>
          <w:szCs w:val="20"/>
          <w:lang w:val="nl-BE"/>
        </w:rPr>
        <w:t xml:space="preserve">de verwerking </w:t>
      </w:r>
      <w:r>
        <w:rPr>
          <w:rFonts w:ascii="Arial" w:hAnsi="Arial" w:cs="Arial"/>
          <w:sz w:val="20"/>
          <w:szCs w:val="20"/>
          <w:lang w:val="nl-BE"/>
        </w:rPr>
        <w:t xml:space="preserve">van mijn persoonsgegevens noodzakelijk is </w:t>
      </w:r>
      <w:r w:rsidRPr="0030493F">
        <w:rPr>
          <w:rFonts w:ascii="Arial" w:hAnsi="Arial" w:cs="Arial"/>
          <w:sz w:val="20"/>
          <w:szCs w:val="20"/>
          <w:lang w:val="nl-BE"/>
        </w:rPr>
        <w:t xml:space="preserve">voor het uitvoeren van </w:t>
      </w:r>
      <w:r>
        <w:rPr>
          <w:rFonts w:ascii="Arial" w:hAnsi="Arial" w:cs="Arial"/>
          <w:sz w:val="20"/>
          <w:szCs w:val="20"/>
          <w:lang w:val="nl-BE"/>
        </w:rPr>
        <w:t>deze studie.</w:t>
      </w:r>
      <w:r w:rsidRPr="0030493F">
        <w:rPr>
          <w:lang w:val="nl-BE"/>
        </w:rPr>
        <w:t xml:space="preserve"> </w:t>
      </w:r>
    </w:p>
    <w:p w:rsidRPr="00CA5A08" w:rsidR="0002082C" w:rsidP="0002082C" w:rsidRDefault="0002082C" w14:paraId="2B9111CE" w14:textId="77777777">
      <w:pPr>
        <w:spacing w:after="60"/>
        <w:jc w:val="both"/>
        <w:rPr>
          <w:rFonts w:ascii="Arial" w:hAnsi="Arial" w:cs="Arial"/>
          <w:sz w:val="20"/>
          <w:szCs w:val="20"/>
          <w:lang w:val="nl-BE"/>
        </w:rPr>
      </w:pPr>
      <w:r w:rsidRPr="006A547D">
        <w:rPr>
          <w:rFonts w:ascii="Arial" w:hAnsi="Arial" w:cs="Arial"/>
          <w:sz w:val="20"/>
          <w:szCs w:val="20"/>
          <w:lang w:val="nl-BE"/>
        </w:rPr>
        <w:t xml:space="preserve">Ik begrijp dat deze </w:t>
      </w:r>
      <w:r w:rsidRPr="0009455F">
        <w:rPr>
          <w:rFonts w:ascii="Arial" w:hAnsi="Arial" w:cs="Arial"/>
          <w:sz w:val="20"/>
          <w:szCs w:val="20"/>
          <w:lang w:val="nl-BE" w:eastAsia="en-US"/>
        </w:rPr>
        <w:t xml:space="preserve">studie deel uitmaakt van een gezamenlijk project tussen KU Leuven, VUB en </w:t>
      </w:r>
      <w:r>
        <w:rPr>
          <w:rFonts w:ascii="Arial" w:hAnsi="Arial" w:cs="Arial"/>
          <w:sz w:val="20"/>
          <w:szCs w:val="20"/>
          <w:lang w:val="nl-BE" w:eastAsia="en-US"/>
        </w:rPr>
        <w:t>zes diabetesvoetklinieken (</w:t>
      </w:r>
      <w:proofErr w:type="spellStart"/>
      <w:r>
        <w:rPr>
          <w:rFonts w:ascii="Arial" w:hAnsi="Arial" w:cs="Arial"/>
          <w:sz w:val="20"/>
          <w:szCs w:val="20"/>
          <w:lang w:val="nl-BE" w:eastAsia="en-US"/>
        </w:rPr>
        <w:t>UZGent</w:t>
      </w:r>
      <w:proofErr w:type="spellEnd"/>
      <w:r>
        <w:rPr>
          <w:rFonts w:ascii="Arial" w:hAnsi="Arial" w:cs="Arial"/>
          <w:sz w:val="20"/>
          <w:szCs w:val="20"/>
          <w:lang w:val="nl-BE" w:eastAsia="en-US"/>
        </w:rPr>
        <w:t xml:space="preserve">, </w:t>
      </w:r>
      <w:proofErr w:type="spellStart"/>
      <w:r>
        <w:rPr>
          <w:rFonts w:ascii="Arial" w:hAnsi="Arial" w:cs="Arial"/>
          <w:sz w:val="20"/>
          <w:szCs w:val="20"/>
          <w:lang w:val="nl-BE" w:eastAsia="en-US"/>
        </w:rPr>
        <w:t>UZAntwerpen</w:t>
      </w:r>
      <w:proofErr w:type="spellEnd"/>
      <w:r>
        <w:rPr>
          <w:rFonts w:ascii="Arial" w:hAnsi="Arial" w:cs="Arial"/>
          <w:sz w:val="20"/>
          <w:szCs w:val="20"/>
          <w:lang w:val="nl-BE" w:eastAsia="en-US"/>
        </w:rPr>
        <w:t xml:space="preserve">, AZ </w:t>
      </w:r>
      <w:proofErr w:type="spellStart"/>
      <w:r>
        <w:rPr>
          <w:rFonts w:ascii="Arial" w:hAnsi="Arial" w:cs="Arial"/>
          <w:sz w:val="20"/>
          <w:szCs w:val="20"/>
          <w:lang w:val="nl-BE" w:eastAsia="en-US"/>
        </w:rPr>
        <w:t>Groeninge</w:t>
      </w:r>
      <w:proofErr w:type="spellEnd"/>
      <w:r>
        <w:rPr>
          <w:rFonts w:ascii="Arial" w:hAnsi="Arial" w:cs="Arial"/>
          <w:sz w:val="20"/>
          <w:szCs w:val="20"/>
          <w:lang w:val="nl-BE" w:eastAsia="en-US"/>
        </w:rPr>
        <w:t xml:space="preserve">, AZ Sint-Jan, </w:t>
      </w:r>
      <w:proofErr w:type="spellStart"/>
      <w:r>
        <w:rPr>
          <w:rFonts w:ascii="Arial" w:hAnsi="Arial" w:cs="Arial"/>
          <w:sz w:val="20"/>
          <w:szCs w:val="20"/>
          <w:lang w:val="nl-BE" w:eastAsia="en-US"/>
        </w:rPr>
        <w:t>Azorg</w:t>
      </w:r>
      <w:proofErr w:type="spellEnd"/>
      <w:r>
        <w:rPr>
          <w:rFonts w:ascii="Arial" w:hAnsi="Arial" w:cs="Arial"/>
          <w:sz w:val="20"/>
          <w:szCs w:val="20"/>
          <w:lang w:val="nl-BE" w:eastAsia="en-US"/>
        </w:rPr>
        <w:t xml:space="preserve">, </w:t>
      </w:r>
      <w:proofErr w:type="spellStart"/>
      <w:r>
        <w:rPr>
          <w:rFonts w:ascii="Arial" w:hAnsi="Arial" w:cs="Arial"/>
          <w:sz w:val="20"/>
          <w:szCs w:val="20"/>
          <w:lang w:val="nl-BE" w:eastAsia="en-US"/>
        </w:rPr>
        <w:t>UZLeuven</w:t>
      </w:r>
      <w:proofErr w:type="spellEnd"/>
      <w:r>
        <w:rPr>
          <w:rFonts w:ascii="Arial" w:hAnsi="Arial" w:cs="Arial"/>
          <w:sz w:val="20"/>
          <w:szCs w:val="20"/>
          <w:lang w:val="nl-BE" w:eastAsia="en-US"/>
        </w:rPr>
        <w:t xml:space="preserve">). De </w:t>
      </w:r>
      <w:r w:rsidRPr="006A547D">
        <w:rPr>
          <w:rFonts w:ascii="Arial" w:hAnsi="Arial" w:cs="Arial"/>
          <w:sz w:val="20"/>
          <w:szCs w:val="20"/>
          <w:lang w:val="nl-BE"/>
        </w:rPr>
        <w:t xml:space="preserve">studiegegevens </w:t>
      </w:r>
      <w:r>
        <w:rPr>
          <w:rFonts w:ascii="Arial" w:hAnsi="Arial" w:cs="Arial"/>
          <w:sz w:val="20"/>
          <w:szCs w:val="20"/>
          <w:lang w:val="nl-BE"/>
        </w:rPr>
        <w:t xml:space="preserve">zullen </w:t>
      </w:r>
      <w:r w:rsidRPr="006A547D">
        <w:rPr>
          <w:rFonts w:ascii="Arial" w:hAnsi="Arial" w:cs="Arial"/>
          <w:sz w:val="20"/>
          <w:szCs w:val="20"/>
          <w:lang w:val="nl-BE"/>
        </w:rPr>
        <w:t>vertrouwelijk tussen de drie project partners gedeeld worden om het welslagen van dit project mogelijk te maken.</w:t>
      </w:r>
      <w:r>
        <w:rPr>
          <w:rFonts w:ascii="Arial" w:hAnsi="Arial" w:cs="Arial"/>
          <w:sz w:val="20"/>
          <w:szCs w:val="20"/>
          <w:lang w:val="nl-BE"/>
        </w:rPr>
        <w:t xml:space="preserve"> </w:t>
      </w:r>
    </w:p>
    <w:p w:rsidR="0002082C" w:rsidP="0002082C" w:rsidRDefault="0002082C" w14:paraId="7764DA6F" w14:textId="77777777">
      <w:pPr>
        <w:spacing w:after="60"/>
        <w:jc w:val="both"/>
        <w:rPr>
          <w:rFonts w:ascii="Arial" w:hAnsi="Arial" w:cs="Arial"/>
          <w:sz w:val="20"/>
          <w:szCs w:val="20"/>
          <w:lang w:val="nl-BE"/>
        </w:rPr>
      </w:pPr>
      <w:r>
        <w:rPr>
          <w:rFonts w:ascii="Arial" w:hAnsi="Arial" w:cs="Arial"/>
          <w:sz w:val="20"/>
          <w:szCs w:val="20"/>
          <w:lang w:val="nl-BE"/>
        </w:rPr>
        <w:t xml:space="preserve">Ik geef toestemming dat er in het kader van deze klinische studie een geluidsopname wordt gemaakt van het interview om later door de onderzoeker uitgeschreven te worden. Nadat het interview is uitgeschreven wordt de geluidsopname onmiddellijk verwijderd. Deze gegevens zullen enkel in groep gerapporteerd worden en nooit individueel. Deze data </w:t>
      </w:r>
      <w:proofErr w:type="gramStart"/>
      <w:r>
        <w:rPr>
          <w:rFonts w:ascii="Arial" w:hAnsi="Arial" w:cs="Arial"/>
          <w:sz w:val="20"/>
          <w:szCs w:val="20"/>
          <w:lang w:val="nl-BE"/>
        </w:rPr>
        <w:t>wordt</w:t>
      </w:r>
      <w:proofErr w:type="gramEnd"/>
      <w:r>
        <w:rPr>
          <w:rFonts w:ascii="Arial" w:hAnsi="Arial" w:cs="Arial"/>
          <w:sz w:val="20"/>
          <w:szCs w:val="20"/>
          <w:lang w:val="nl-BE"/>
        </w:rPr>
        <w:t xml:space="preserve"> volledig vertrouwelijk behandeld.</w:t>
      </w:r>
    </w:p>
    <w:p w:rsidR="0002082C" w:rsidP="0002082C" w:rsidRDefault="0002082C" w14:paraId="731CC2EA" w14:textId="77777777">
      <w:pPr>
        <w:spacing w:after="60"/>
        <w:jc w:val="both"/>
        <w:rPr>
          <w:rFonts w:ascii="Arial" w:hAnsi="Arial" w:cs="Arial"/>
          <w:sz w:val="20"/>
          <w:szCs w:val="20"/>
          <w:lang w:val="nl-BE"/>
        </w:rPr>
      </w:pPr>
      <w:r>
        <w:rPr>
          <w:rFonts w:ascii="Arial" w:hAnsi="Arial" w:cs="Arial"/>
          <w:sz w:val="20"/>
          <w:szCs w:val="20"/>
          <w:lang w:val="nl-BE"/>
        </w:rPr>
        <w:t>Ik geef toestemming dat er in het kader van deze klinische studies video-opnames, waarin ik herkenbaar ben, worden gemaakt mijn klinische interventie die ik geef aan de patiënt. Na analyse worden deze video-opnames onmiddellijk verwijderd. Deze gegevens zullen enkel in groep gerapporteerd worden en nooit individueel. Deze data worden volledig vertrouwelijk behandeld.</w:t>
      </w:r>
    </w:p>
    <w:p w:rsidRPr="006E33CF" w:rsidR="0002082C" w:rsidP="0002082C" w:rsidRDefault="0002082C" w14:paraId="316E8F1C" w14:textId="77777777">
      <w:pPr>
        <w:spacing w:after="60"/>
        <w:jc w:val="both"/>
        <w:rPr>
          <w:rFonts w:ascii="Arial" w:hAnsi="Arial" w:cs="Arial"/>
          <w:sz w:val="20"/>
          <w:szCs w:val="20"/>
          <w:lang w:val="nl-BE"/>
        </w:rPr>
      </w:pPr>
      <w:r w:rsidRPr="00CA5A08">
        <w:rPr>
          <w:rFonts w:ascii="Arial" w:hAnsi="Arial" w:cs="Arial"/>
          <w:sz w:val="20"/>
          <w:szCs w:val="20"/>
          <w:lang w:val="nl-BE"/>
        </w:rPr>
        <w:t xml:space="preserve">Ik geef toestemming dat de data die voortvloeit uit mijn deelname aan de studie, mag gebruikt worden in andere, toekomstige, wetenschappelijke studies van de </w:t>
      </w:r>
      <w:r>
        <w:rPr>
          <w:rFonts w:ascii="Arial" w:hAnsi="Arial" w:cs="Arial"/>
          <w:sz w:val="20"/>
          <w:szCs w:val="20"/>
          <w:lang w:val="nl-BE"/>
        </w:rPr>
        <w:t>voormelde</w:t>
      </w:r>
      <w:r w:rsidRPr="00CA5A08">
        <w:rPr>
          <w:rFonts w:ascii="Arial" w:hAnsi="Arial" w:cs="Arial"/>
          <w:sz w:val="20"/>
          <w:szCs w:val="20"/>
          <w:lang w:val="nl-BE"/>
        </w:rPr>
        <w:t xml:space="preserve"> project partners</w:t>
      </w:r>
      <w:r>
        <w:rPr>
          <w:rFonts w:ascii="Arial" w:hAnsi="Arial" w:cs="Arial"/>
          <w:sz w:val="20"/>
          <w:szCs w:val="20"/>
          <w:lang w:val="nl-BE"/>
        </w:rPr>
        <w:t>.</w:t>
      </w:r>
    </w:p>
    <w:p w:rsidRPr="006E33CF" w:rsidR="0002082C" w:rsidP="0002082C" w:rsidRDefault="0002082C" w14:paraId="7974E1A3" w14:textId="77777777">
      <w:pPr>
        <w:spacing w:after="60"/>
        <w:jc w:val="both"/>
        <w:rPr>
          <w:rFonts w:ascii="Arial" w:hAnsi="Arial" w:cs="Arial"/>
          <w:sz w:val="20"/>
          <w:szCs w:val="20"/>
          <w:lang w:val="nl-BE"/>
        </w:rPr>
      </w:pPr>
      <w:r w:rsidRPr="006E33CF">
        <w:rPr>
          <w:rFonts w:ascii="Arial" w:hAnsi="Arial" w:cs="Arial"/>
          <w:sz w:val="20"/>
          <w:szCs w:val="20"/>
          <w:lang w:val="nl-BE"/>
        </w:rPr>
        <w:t>Ik heb een exemplaar ontvangen van de informatie aan de deelnemer en de geïnformeerde toestemming.</w:t>
      </w:r>
    </w:p>
    <w:p w:rsidR="0002082C" w:rsidP="0002082C" w:rsidRDefault="0002082C" w14:paraId="14011A76" w14:textId="77777777">
      <w:pPr>
        <w:rPr>
          <w:rFonts w:ascii="Arial" w:hAnsi="Arial" w:cs="Arial"/>
          <w:sz w:val="20"/>
          <w:szCs w:val="20"/>
          <w:lang w:val="nl-BE"/>
        </w:rPr>
      </w:pPr>
    </w:p>
    <w:p w:rsidR="0002082C" w:rsidP="0002082C" w:rsidRDefault="0002082C" w14:paraId="0960D83E" w14:textId="77777777">
      <w:pPr>
        <w:rPr>
          <w:rFonts w:ascii="Arial" w:hAnsi="Arial" w:cs="Arial"/>
          <w:sz w:val="20"/>
          <w:szCs w:val="20"/>
          <w:lang w:val="nl-BE"/>
        </w:rPr>
      </w:pPr>
      <w:r w:rsidRPr="006E33CF">
        <w:rPr>
          <w:rFonts w:ascii="Arial" w:hAnsi="Arial" w:cs="Arial"/>
          <w:sz w:val="20"/>
          <w:szCs w:val="20"/>
          <w:lang w:val="nl-BE"/>
        </w:rPr>
        <w:t>Naam</w:t>
      </w:r>
      <w:r>
        <w:rPr>
          <w:rFonts w:ascii="Arial" w:hAnsi="Arial" w:cs="Arial"/>
          <w:sz w:val="20"/>
          <w:szCs w:val="20"/>
          <w:lang w:val="nl-BE"/>
        </w:rPr>
        <w:t xml:space="preserve"> en</w:t>
      </w:r>
      <w:r w:rsidRPr="006E33CF">
        <w:rPr>
          <w:rFonts w:ascii="Arial" w:hAnsi="Arial" w:cs="Arial"/>
          <w:sz w:val="20"/>
          <w:szCs w:val="20"/>
          <w:lang w:val="nl-BE"/>
        </w:rPr>
        <w:t xml:space="preserve"> voornaam</w:t>
      </w:r>
      <w:r>
        <w:rPr>
          <w:rFonts w:ascii="Arial" w:hAnsi="Arial" w:cs="Arial"/>
          <w:sz w:val="20"/>
          <w:szCs w:val="20"/>
          <w:lang w:val="nl-BE"/>
        </w:rPr>
        <w:t xml:space="preserve"> deelnemer</w:t>
      </w:r>
      <w:r w:rsidRPr="006E33CF">
        <w:rPr>
          <w:rFonts w:ascii="Arial" w:hAnsi="Arial" w:cs="Arial"/>
          <w:sz w:val="20"/>
          <w:szCs w:val="20"/>
          <w:lang w:val="nl-BE"/>
        </w:rPr>
        <w:t xml:space="preserve"> </w:t>
      </w:r>
    </w:p>
    <w:p w:rsidR="0002082C" w:rsidP="0002082C" w:rsidRDefault="0002082C" w14:paraId="63547EEA" w14:textId="77777777">
      <w:pPr>
        <w:rPr>
          <w:rFonts w:ascii="Arial" w:hAnsi="Arial" w:cs="Arial"/>
          <w:sz w:val="20"/>
          <w:szCs w:val="20"/>
          <w:lang w:val="nl-BE"/>
        </w:rPr>
      </w:pPr>
    </w:p>
    <w:p w:rsidR="0002082C" w:rsidP="0002082C" w:rsidRDefault="0002082C" w14:paraId="3B95C048" w14:textId="77777777">
      <w:pPr>
        <w:rPr>
          <w:rFonts w:ascii="Arial" w:hAnsi="Arial" w:cs="Arial"/>
          <w:sz w:val="20"/>
          <w:szCs w:val="20"/>
          <w:lang w:val="nl-BE"/>
        </w:rPr>
      </w:pPr>
    </w:p>
    <w:p w:rsidR="0002082C" w:rsidP="0002082C" w:rsidRDefault="0002082C" w14:paraId="7AFE6BDC" w14:textId="77777777">
      <w:pPr>
        <w:rPr>
          <w:rFonts w:ascii="Arial" w:hAnsi="Arial" w:cs="Arial"/>
          <w:sz w:val="20"/>
          <w:szCs w:val="20"/>
          <w:lang w:val="nl-BE"/>
        </w:rPr>
      </w:pPr>
    </w:p>
    <w:p w:rsidR="0002082C" w:rsidP="0002082C" w:rsidRDefault="0002082C" w14:paraId="0D7CD1BC" w14:textId="77777777">
      <w:pPr>
        <w:rPr>
          <w:rFonts w:ascii="Arial" w:hAnsi="Arial" w:cs="Arial"/>
          <w:sz w:val="20"/>
          <w:szCs w:val="20"/>
          <w:lang w:val="nl-BE"/>
        </w:rPr>
      </w:pPr>
    </w:p>
    <w:p w:rsidR="0002082C" w:rsidP="0002082C" w:rsidRDefault="0002082C" w14:paraId="0886C1B0" w14:textId="77777777">
      <w:pPr>
        <w:rPr>
          <w:rFonts w:ascii="Arial" w:hAnsi="Arial" w:cs="Arial"/>
          <w:sz w:val="20"/>
          <w:szCs w:val="20"/>
          <w:lang w:val="nl-BE"/>
        </w:rPr>
      </w:pPr>
      <w:r>
        <w:rPr>
          <w:rFonts w:ascii="Arial" w:hAnsi="Arial" w:cs="Arial"/>
          <w:sz w:val="20"/>
          <w:szCs w:val="20"/>
          <w:lang w:val="nl-BE"/>
        </w:rPr>
        <w:t>D</w:t>
      </w:r>
      <w:r w:rsidRPr="006E33CF">
        <w:rPr>
          <w:rFonts w:ascii="Arial" w:hAnsi="Arial" w:cs="Arial"/>
          <w:sz w:val="20"/>
          <w:szCs w:val="20"/>
          <w:lang w:val="nl-BE"/>
        </w:rPr>
        <w:t xml:space="preserve">atum </w:t>
      </w:r>
      <w:r>
        <w:rPr>
          <w:rFonts w:ascii="Arial" w:hAnsi="Arial" w:cs="Arial"/>
          <w:sz w:val="20"/>
          <w:szCs w:val="20"/>
          <w:lang w:val="nl-BE"/>
        </w:rPr>
        <w:t>ondertekening</w:t>
      </w:r>
    </w:p>
    <w:p w:rsidR="0002082C" w:rsidP="0002082C" w:rsidRDefault="0002082C" w14:paraId="34C12CBE" w14:textId="77777777">
      <w:pPr>
        <w:rPr>
          <w:rFonts w:ascii="Arial" w:hAnsi="Arial" w:cs="Arial"/>
          <w:sz w:val="20"/>
          <w:szCs w:val="20"/>
          <w:lang w:val="nl-BE"/>
        </w:rPr>
      </w:pPr>
    </w:p>
    <w:p w:rsidR="0002082C" w:rsidP="0002082C" w:rsidRDefault="0002082C" w14:paraId="71DE4A84" w14:textId="77777777">
      <w:pPr>
        <w:rPr>
          <w:rFonts w:ascii="Arial" w:hAnsi="Arial" w:cs="Arial"/>
          <w:sz w:val="20"/>
          <w:szCs w:val="20"/>
          <w:lang w:val="nl-BE"/>
        </w:rPr>
      </w:pPr>
    </w:p>
    <w:p w:rsidR="0002082C" w:rsidP="0002082C" w:rsidRDefault="0002082C" w14:paraId="77DD8D74" w14:textId="77777777">
      <w:pPr>
        <w:rPr>
          <w:rFonts w:ascii="Arial" w:hAnsi="Arial" w:cs="Arial"/>
          <w:sz w:val="20"/>
          <w:szCs w:val="20"/>
          <w:lang w:val="nl-BE"/>
        </w:rPr>
      </w:pPr>
    </w:p>
    <w:p w:rsidR="0002082C" w:rsidP="0002082C" w:rsidRDefault="0002082C" w14:paraId="0988A3BD" w14:textId="77777777">
      <w:pPr>
        <w:rPr>
          <w:rFonts w:ascii="Arial" w:hAnsi="Arial" w:cs="Arial"/>
          <w:sz w:val="20"/>
          <w:szCs w:val="20"/>
          <w:lang w:val="nl-BE"/>
        </w:rPr>
      </w:pPr>
    </w:p>
    <w:p w:rsidRPr="006E33CF" w:rsidR="0002082C" w:rsidP="0002082C" w:rsidRDefault="0002082C" w14:paraId="59FE423B" w14:textId="77777777">
      <w:pPr>
        <w:rPr>
          <w:rFonts w:ascii="Arial" w:hAnsi="Arial" w:cs="Arial"/>
          <w:sz w:val="20"/>
          <w:szCs w:val="20"/>
          <w:lang w:val="nl-NL"/>
        </w:rPr>
      </w:pPr>
      <w:r>
        <w:rPr>
          <w:rFonts w:ascii="Arial" w:hAnsi="Arial" w:cs="Arial"/>
          <w:sz w:val="20"/>
          <w:szCs w:val="20"/>
          <w:lang w:val="nl-BE"/>
        </w:rPr>
        <w:t>H</w:t>
      </w:r>
      <w:r w:rsidRPr="006E33CF">
        <w:rPr>
          <w:rFonts w:ascii="Arial" w:hAnsi="Arial" w:cs="Arial"/>
          <w:sz w:val="20"/>
          <w:szCs w:val="20"/>
          <w:lang w:val="nl-BE"/>
        </w:rPr>
        <w:t>andtekening van de deelnemer</w:t>
      </w:r>
    </w:p>
    <w:p w:rsidR="0002082C" w:rsidP="0002082C" w:rsidRDefault="0002082C" w14:paraId="0A3FB099" w14:textId="77777777">
      <w:pPr>
        <w:spacing w:before="120" w:after="120"/>
        <w:rPr>
          <w:rFonts w:ascii="Arial" w:hAnsi="Arial" w:cs="Arial"/>
          <w:sz w:val="20"/>
          <w:szCs w:val="20"/>
          <w:lang w:val="nl-BE"/>
        </w:rPr>
      </w:pPr>
    </w:p>
    <w:p w:rsidR="0002082C" w:rsidP="0002082C" w:rsidRDefault="0002082C" w14:paraId="486684EB" w14:textId="77777777">
      <w:pPr>
        <w:spacing w:before="120" w:after="120"/>
        <w:rPr>
          <w:rFonts w:ascii="Arial" w:hAnsi="Arial" w:cs="Arial"/>
          <w:sz w:val="20"/>
          <w:szCs w:val="20"/>
          <w:lang w:val="nl-BE"/>
        </w:rPr>
      </w:pPr>
    </w:p>
    <w:p w:rsidR="0002082C" w:rsidP="0002082C" w:rsidRDefault="0002082C" w14:paraId="20061313" w14:textId="77777777">
      <w:pPr>
        <w:spacing w:before="120" w:after="120"/>
        <w:rPr>
          <w:rFonts w:ascii="Arial" w:hAnsi="Arial" w:cs="Arial"/>
          <w:sz w:val="20"/>
          <w:szCs w:val="20"/>
          <w:lang w:val="nl-BE"/>
        </w:rPr>
      </w:pPr>
    </w:p>
    <w:p w:rsidR="0002082C" w:rsidP="0002082C" w:rsidRDefault="0002082C" w14:paraId="2416825E" w14:textId="77777777">
      <w:pPr>
        <w:spacing w:before="120" w:after="120"/>
        <w:rPr>
          <w:rFonts w:ascii="Arial" w:hAnsi="Arial" w:cs="Arial"/>
          <w:sz w:val="20"/>
          <w:szCs w:val="20"/>
          <w:lang w:val="nl-BE"/>
        </w:rPr>
      </w:pPr>
    </w:p>
    <w:p w:rsidR="0002082C" w:rsidP="0002082C" w:rsidRDefault="0002082C" w14:paraId="0E94080C" w14:textId="77777777">
      <w:pPr>
        <w:spacing w:before="120" w:after="120"/>
        <w:rPr>
          <w:rFonts w:ascii="Arial" w:hAnsi="Arial" w:cs="Arial"/>
          <w:sz w:val="20"/>
          <w:szCs w:val="20"/>
          <w:lang w:val="nl-BE"/>
        </w:rPr>
      </w:pPr>
    </w:p>
    <w:p w:rsidRPr="0009574B" w:rsidR="0002082C" w:rsidP="0002082C" w:rsidRDefault="0002082C" w14:paraId="60057B2A" w14:textId="77777777">
      <w:pPr>
        <w:pStyle w:val="paragraph"/>
        <w:spacing w:before="0" w:beforeAutospacing="0" w:after="120" w:afterAutospacing="0"/>
        <w:jc w:val="both"/>
        <w:textAlignment w:val="baseline"/>
        <w:rPr>
          <w:rFonts w:ascii="Arial" w:hAnsi="Arial" w:cs="Arial"/>
          <w:sz w:val="18"/>
          <w:szCs w:val="18"/>
        </w:rPr>
      </w:pPr>
      <w:r w:rsidRPr="0009574B">
        <w:rPr>
          <w:rStyle w:val="eop"/>
          <w:rFonts w:ascii="Arial" w:hAnsi="Arial" w:cs="Arial"/>
          <w:sz w:val="20"/>
          <w:szCs w:val="20"/>
        </w:rPr>
        <w:lastRenderedPageBreak/>
        <w:t> </w:t>
      </w:r>
      <w:r w:rsidRPr="0009574B">
        <w:rPr>
          <w:rStyle w:val="tabchar"/>
          <w:rFonts w:ascii="Arial" w:hAnsi="Arial" w:cs="Arial"/>
          <w:sz w:val="20"/>
          <w:szCs w:val="20"/>
        </w:rPr>
        <w:tab/>
      </w:r>
      <w:r w:rsidRPr="0009574B">
        <w:rPr>
          <w:rStyle w:val="tabchar"/>
          <w:rFonts w:ascii="Arial" w:hAnsi="Arial" w:cs="Arial"/>
          <w:sz w:val="20"/>
          <w:szCs w:val="20"/>
        </w:rPr>
        <w:tab/>
      </w:r>
      <w:r w:rsidRPr="0009574B">
        <w:rPr>
          <w:rStyle w:val="tabchar"/>
          <w:rFonts w:ascii="Arial" w:hAnsi="Arial" w:cs="Arial"/>
          <w:sz w:val="20"/>
          <w:szCs w:val="20"/>
        </w:rPr>
        <w:tab/>
      </w:r>
      <w:r w:rsidRPr="0009574B">
        <w:rPr>
          <w:rStyle w:val="tabchar"/>
          <w:rFonts w:ascii="Arial" w:hAnsi="Arial" w:cs="Arial"/>
          <w:sz w:val="20"/>
          <w:szCs w:val="20"/>
        </w:rPr>
        <w:tab/>
      </w:r>
      <w:r w:rsidRPr="0009574B">
        <w:rPr>
          <w:rStyle w:val="tabchar"/>
          <w:rFonts w:ascii="Arial" w:hAnsi="Arial" w:cs="Arial"/>
          <w:sz w:val="20"/>
          <w:szCs w:val="20"/>
        </w:rPr>
        <w:tab/>
      </w:r>
      <w:r w:rsidRPr="0009574B">
        <w:rPr>
          <w:rStyle w:val="eop"/>
          <w:rFonts w:ascii="Arial" w:hAnsi="Arial" w:cs="Arial"/>
          <w:sz w:val="20"/>
          <w:szCs w:val="20"/>
        </w:rPr>
        <w:t> </w:t>
      </w:r>
    </w:p>
    <w:p w:rsidRPr="0002082C" w:rsidR="0002082C" w:rsidP="0002082C" w:rsidRDefault="0002082C" w14:paraId="4D52ED0C" w14:textId="77777777">
      <w:pPr>
        <w:pStyle w:val="paragraph"/>
        <w:spacing w:before="0" w:beforeAutospacing="0" w:after="0" w:afterAutospacing="0"/>
        <w:ind w:left="5925" w:right="165" w:hanging="5925"/>
        <w:jc w:val="both"/>
        <w:textAlignment w:val="baseline"/>
        <w:rPr>
          <w:rStyle w:val="normaltextrun"/>
          <w:rFonts w:ascii="Arial" w:hAnsi="Arial" w:cs="Arial"/>
          <w:b/>
          <w:bCs/>
          <w:sz w:val="20"/>
          <w:szCs w:val="20"/>
        </w:rPr>
      </w:pPr>
      <w:r w:rsidRPr="0002082C">
        <w:rPr>
          <w:rStyle w:val="normaltextrun"/>
          <w:rFonts w:ascii="Arial" w:hAnsi="Arial" w:cs="Arial"/>
          <w:b/>
          <w:bCs/>
          <w:sz w:val="20"/>
          <w:szCs w:val="20"/>
        </w:rPr>
        <w:t xml:space="preserve">Handtekening </w:t>
      </w:r>
      <w:proofErr w:type="spellStart"/>
      <w:r w:rsidRPr="0002082C">
        <w:rPr>
          <w:rStyle w:val="normaltextrun"/>
          <w:rFonts w:ascii="Arial" w:hAnsi="Arial" w:cs="Arial"/>
          <w:b/>
          <w:bCs/>
          <w:sz w:val="20"/>
          <w:szCs w:val="20"/>
        </w:rPr>
        <w:t>lokake</w:t>
      </w:r>
      <w:proofErr w:type="spellEnd"/>
      <w:r w:rsidRPr="0002082C">
        <w:rPr>
          <w:rStyle w:val="normaltextrun"/>
          <w:rFonts w:ascii="Arial" w:hAnsi="Arial" w:cs="Arial"/>
          <w:b/>
          <w:bCs/>
          <w:sz w:val="20"/>
          <w:szCs w:val="20"/>
        </w:rPr>
        <w:t xml:space="preserve"> hoofdonderzoeker  </w:t>
      </w:r>
    </w:p>
    <w:p w:rsidRPr="0009574B" w:rsidR="0002082C" w:rsidP="0002082C" w:rsidRDefault="0002082C" w14:paraId="015CC9B1" w14:textId="77777777">
      <w:pPr>
        <w:pStyle w:val="paragraph"/>
        <w:spacing w:before="0" w:beforeAutospacing="0" w:after="0" w:afterAutospacing="0"/>
        <w:ind w:left="5925" w:right="165" w:hanging="253"/>
        <w:jc w:val="both"/>
        <w:textAlignment w:val="baseline"/>
        <w:rPr>
          <w:rFonts w:ascii="Arial" w:hAnsi="Arial" w:cs="Arial"/>
          <w:sz w:val="18"/>
          <w:szCs w:val="18"/>
        </w:rPr>
      </w:pPr>
      <w:r w:rsidRPr="0009574B">
        <w:rPr>
          <w:rStyle w:val="normaltextrun"/>
          <w:rFonts w:ascii="Arial" w:hAnsi="Arial" w:cs="Arial"/>
          <w:sz w:val="20"/>
          <w:szCs w:val="20"/>
        </w:rPr>
        <w:t>Datum: …………………………...</w:t>
      </w:r>
    </w:p>
    <w:p w:rsidRPr="0009574B" w:rsidR="0002082C" w:rsidP="0002082C" w:rsidRDefault="0002082C" w14:paraId="5FB24718" w14:textId="77777777">
      <w:pPr>
        <w:pStyle w:val="paragraph"/>
        <w:spacing w:before="0" w:beforeAutospacing="0" w:after="0" w:afterAutospacing="0"/>
        <w:ind w:right="1680" w:hanging="4725"/>
        <w:jc w:val="right"/>
        <w:textAlignment w:val="baseline"/>
        <w:rPr>
          <w:rFonts w:ascii="Arial" w:hAnsi="Arial" w:cs="Arial"/>
          <w:sz w:val="18"/>
          <w:szCs w:val="18"/>
        </w:rPr>
      </w:pPr>
      <w:r w:rsidRPr="0009574B">
        <w:rPr>
          <w:rStyle w:val="normaltextrun"/>
          <w:rFonts w:ascii="Arial" w:hAnsi="Arial" w:cs="Arial"/>
          <w:sz w:val="20"/>
          <w:szCs w:val="20"/>
        </w:rPr>
        <w:t>    </w:t>
      </w:r>
      <w:r w:rsidRPr="0009574B">
        <w:rPr>
          <w:rStyle w:val="eop"/>
          <w:rFonts w:ascii="Arial" w:hAnsi="Arial" w:cs="Arial"/>
          <w:sz w:val="20"/>
          <w:szCs w:val="20"/>
        </w:rPr>
        <w:t> </w:t>
      </w:r>
    </w:p>
    <w:p w:rsidRPr="0009574B" w:rsidR="0002082C" w:rsidP="0002082C" w:rsidRDefault="0002082C" w14:paraId="555E3B9C" w14:textId="77777777">
      <w:pPr>
        <w:pStyle w:val="paragraph"/>
        <w:spacing w:before="0" w:beforeAutospacing="0" w:after="0" w:afterAutospacing="0"/>
        <w:jc w:val="both"/>
        <w:textAlignment w:val="baseline"/>
        <w:rPr>
          <w:rFonts w:ascii="Arial" w:hAnsi="Arial" w:cs="Arial"/>
          <w:sz w:val="20"/>
          <w:szCs w:val="20"/>
        </w:rPr>
      </w:pPr>
      <w:r w:rsidRPr="0009574B">
        <w:rPr>
          <w:rStyle w:val="eop"/>
          <w:rFonts w:ascii="Arial" w:hAnsi="Arial" w:cs="Arial"/>
          <w:sz w:val="20"/>
          <w:szCs w:val="20"/>
        </w:rPr>
        <w:t> </w:t>
      </w:r>
    </w:p>
    <w:p w:rsidRPr="0009574B" w:rsidR="0002082C" w:rsidP="0002082C" w:rsidRDefault="0002082C" w14:paraId="1B21B773" w14:textId="77777777">
      <w:pPr>
        <w:spacing w:after="60"/>
        <w:jc w:val="both"/>
        <w:rPr>
          <w:rFonts w:ascii="Arial" w:hAnsi="Arial" w:cs="Arial"/>
          <w:sz w:val="20"/>
          <w:szCs w:val="20"/>
          <w:lang w:val="nl-BE"/>
        </w:rPr>
      </w:pPr>
      <w:r w:rsidRPr="07ED541C" w:rsidR="0002082C">
        <w:rPr>
          <w:rFonts w:ascii="Arial" w:hAnsi="Arial" w:cs="Arial"/>
          <w:sz w:val="20"/>
          <w:szCs w:val="20"/>
          <w:lang w:val="nl-BE"/>
        </w:rPr>
        <w:t xml:space="preserve">Ik </w:t>
      </w:r>
      <w:r w:rsidRPr="07ED541C" w:rsidR="0002082C">
        <w:rPr>
          <w:rFonts w:ascii="Arial" w:hAnsi="Arial" w:cs="Arial"/>
          <w:sz w:val="20"/>
          <w:szCs w:val="20"/>
          <w:lang w:val="nl-BE"/>
        </w:rPr>
        <w:t>ondergetekende  _</w:t>
      </w:r>
      <w:r w:rsidRPr="07ED541C" w:rsidR="0002082C">
        <w:rPr>
          <w:rFonts w:ascii="Arial" w:hAnsi="Arial" w:cs="Arial"/>
          <w:sz w:val="20"/>
          <w:szCs w:val="20"/>
          <w:lang w:val="nl-BE"/>
        </w:rPr>
        <w:t>_______________________________</w:t>
      </w:r>
      <w:r w:rsidRPr="07ED541C" w:rsidR="0002082C">
        <w:rPr>
          <w:rFonts w:ascii="Arial" w:hAnsi="Arial" w:cs="Arial"/>
          <w:sz w:val="20"/>
          <w:szCs w:val="20"/>
          <w:lang w:val="nl-BE"/>
        </w:rPr>
        <w:t>_ ,</w:t>
      </w:r>
      <w:r w:rsidRPr="07ED541C" w:rsidR="0002082C">
        <w:rPr>
          <w:rFonts w:ascii="Arial" w:hAnsi="Arial" w:cs="Arial"/>
          <w:sz w:val="20"/>
          <w:szCs w:val="20"/>
          <w:lang w:val="nl-BE"/>
        </w:rPr>
        <w:t xml:space="preserve"> onderzoeker/bevoegde onderzoeksmederwerker, verklaar de benodigde informatie </w:t>
      </w:r>
      <w:r w:rsidRPr="07ED541C" w:rsidR="0002082C">
        <w:rPr>
          <w:rFonts w:ascii="Arial" w:hAnsi="Arial" w:cs="Arial"/>
          <w:sz w:val="20"/>
          <w:szCs w:val="20"/>
          <w:lang w:val="nl-BE"/>
        </w:rPr>
        <w:t>inzake</w:t>
      </w:r>
      <w:r w:rsidRPr="07ED541C" w:rsidR="0002082C">
        <w:rPr>
          <w:rFonts w:ascii="Arial" w:hAnsi="Arial" w:cs="Arial"/>
          <w:sz w:val="20"/>
          <w:szCs w:val="20"/>
          <w:lang w:val="nl-BE"/>
        </w:rPr>
        <w:t xml:space="preserve"> deze studie mondeling te hebben verstrekt evenals een exemplaar van het informatiedocument aan de deelnemer te hebben verstrekt. </w:t>
      </w:r>
    </w:p>
    <w:p w:rsidRPr="0009574B" w:rsidR="0002082C" w:rsidP="0002082C" w:rsidRDefault="0002082C" w14:paraId="77878034" w14:textId="77777777">
      <w:pPr>
        <w:spacing w:after="60"/>
        <w:jc w:val="both"/>
        <w:rPr>
          <w:rFonts w:ascii="Arial" w:hAnsi="Arial" w:cs="Arial"/>
          <w:sz w:val="20"/>
          <w:szCs w:val="20"/>
          <w:lang w:val="nl-BE"/>
        </w:rPr>
      </w:pPr>
      <w:r w:rsidRPr="0009574B">
        <w:rPr>
          <w:rFonts w:ascii="Arial" w:hAnsi="Arial" w:cs="Arial"/>
          <w:sz w:val="20"/>
          <w:szCs w:val="20"/>
          <w:lang w:val="nl-BE"/>
        </w:rPr>
        <w:t xml:space="preserve">Ik bevestig dat geen enkele druk op de deelnemer is uitgeoefend om hem/haar te doen toestemmen tot deelname aan de studie en ik ben bereid om op alle eventuele bijkomende vragen te antwoorden. </w:t>
      </w:r>
    </w:p>
    <w:p w:rsidRPr="0009574B" w:rsidR="0002082C" w:rsidP="0002082C" w:rsidRDefault="0002082C" w14:paraId="244E4B65" w14:textId="77777777">
      <w:pPr>
        <w:spacing w:after="60"/>
        <w:jc w:val="both"/>
        <w:rPr>
          <w:rFonts w:ascii="Arial" w:hAnsi="Arial" w:cs="Arial"/>
          <w:sz w:val="20"/>
          <w:szCs w:val="20"/>
          <w:lang w:val="nl-BE"/>
        </w:rPr>
      </w:pPr>
      <w:r w:rsidRPr="0009574B">
        <w:rPr>
          <w:rFonts w:ascii="Arial" w:hAnsi="Arial" w:cs="Arial"/>
          <w:sz w:val="20"/>
          <w:szCs w:val="20"/>
          <w:lang w:val="nl-BE"/>
        </w:rPr>
        <w:t xml:space="preserve">Ik bevestig dat ik werk in overeenstemming met de ethische beginselen zoals vermeld in de laatste versie van de "Verklaring van Helsinki", de "Goede klinische praktijk" en de Belgische wet van 7 mei 2004 </w:t>
      </w:r>
      <w:proofErr w:type="gramStart"/>
      <w:r w:rsidRPr="0009574B">
        <w:rPr>
          <w:rFonts w:ascii="Arial" w:hAnsi="Arial" w:cs="Arial"/>
          <w:sz w:val="20"/>
          <w:szCs w:val="20"/>
          <w:lang w:val="nl-BE"/>
        </w:rPr>
        <w:t>inzake</w:t>
      </w:r>
      <w:proofErr w:type="gramEnd"/>
      <w:r w:rsidRPr="0009574B">
        <w:rPr>
          <w:rFonts w:ascii="Arial" w:hAnsi="Arial" w:cs="Arial"/>
          <w:sz w:val="20"/>
          <w:szCs w:val="20"/>
          <w:lang w:val="nl-BE"/>
        </w:rPr>
        <w:t xml:space="preserve"> experimenten op de menselijke persoon. </w:t>
      </w:r>
    </w:p>
    <w:p w:rsidRPr="006E33CF" w:rsidR="0002082C" w:rsidP="0002082C" w:rsidRDefault="0002082C" w14:paraId="6AAF28F2" w14:textId="77777777">
      <w:pPr>
        <w:spacing w:before="120"/>
        <w:rPr>
          <w:rFonts w:ascii="Arial" w:hAnsi="Arial" w:cs="Arial"/>
          <w:sz w:val="20"/>
          <w:szCs w:val="20"/>
          <w:lang w:val="nl-BE"/>
        </w:rPr>
      </w:pPr>
    </w:p>
    <w:tbl>
      <w:tblPr>
        <w:tblW w:w="0" w:type="auto"/>
        <w:tblLook w:val="04A0" w:firstRow="1" w:lastRow="0" w:firstColumn="1" w:lastColumn="0" w:noHBand="0" w:noVBand="1"/>
      </w:tblPr>
      <w:tblGrid>
        <w:gridCol w:w="5420"/>
        <w:gridCol w:w="3652"/>
      </w:tblGrid>
      <w:tr w:rsidRPr="009C5C9D" w:rsidR="0002082C" w:rsidTr="00E66CD5" w14:paraId="19E1977F" w14:textId="77777777">
        <w:tc>
          <w:tcPr>
            <w:tcW w:w="5495" w:type="dxa"/>
          </w:tcPr>
          <w:p w:rsidR="0002082C" w:rsidP="00E66CD5" w:rsidRDefault="0002082C" w14:paraId="5CC2C226" w14:textId="77777777">
            <w:pPr>
              <w:ind w:right="885"/>
              <w:rPr>
                <w:rFonts w:ascii="Arial" w:hAnsi="Arial" w:cs="Arial"/>
                <w:sz w:val="20"/>
                <w:szCs w:val="20"/>
                <w:lang w:val="nl-BE"/>
              </w:rPr>
            </w:pPr>
          </w:p>
          <w:p w:rsidR="0002082C" w:rsidP="00E66CD5" w:rsidRDefault="0002082C" w14:paraId="369F1DC6" w14:textId="77777777">
            <w:pPr>
              <w:ind w:right="885"/>
              <w:rPr>
                <w:rFonts w:ascii="Arial" w:hAnsi="Arial" w:cs="Arial"/>
                <w:sz w:val="20"/>
                <w:szCs w:val="20"/>
                <w:lang w:val="nl-BE"/>
              </w:rPr>
            </w:pPr>
          </w:p>
          <w:p w:rsidR="0002082C" w:rsidP="00E66CD5" w:rsidRDefault="0002082C" w14:paraId="1145F2F9" w14:textId="77777777">
            <w:pPr>
              <w:ind w:right="885"/>
              <w:rPr>
                <w:rFonts w:ascii="Arial" w:hAnsi="Arial" w:cs="Arial"/>
                <w:sz w:val="20"/>
                <w:szCs w:val="20"/>
                <w:lang w:val="nl-BE"/>
              </w:rPr>
            </w:pPr>
          </w:p>
          <w:p w:rsidR="0002082C" w:rsidP="00E66CD5" w:rsidRDefault="0002082C" w14:paraId="4386FD38" w14:textId="77777777">
            <w:pPr>
              <w:ind w:right="885"/>
              <w:rPr>
                <w:rFonts w:ascii="Arial" w:hAnsi="Arial" w:cs="Arial"/>
                <w:sz w:val="20"/>
                <w:szCs w:val="20"/>
                <w:lang w:val="nl-BE"/>
              </w:rPr>
            </w:pPr>
          </w:p>
          <w:p w:rsidRPr="00EC039F" w:rsidR="0002082C" w:rsidP="00E66CD5" w:rsidRDefault="0002082C" w14:paraId="2CAD211D" w14:textId="77777777">
            <w:pPr>
              <w:ind w:right="885"/>
              <w:rPr>
                <w:rFonts w:ascii="Arial" w:hAnsi="Arial"/>
                <w:sz w:val="20"/>
                <w:szCs w:val="20"/>
                <w:lang w:val="nl-BE"/>
              </w:rPr>
            </w:pPr>
            <w:r w:rsidRPr="00EC039F">
              <w:rPr>
                <w:rFonts w:ascii="Arial" w:hAnsi="Arial" w:cs="Arial"/>
                <w:sz w:val="20"/>
                <w:szCs w:val="20"/>
                <w:lang w:val="nl-BE"/>
              </w:rPr>
              <w:t xml:space="preserve">Naam, Voornaam, Datum </w:t>
            </w:r>
            <w:r w:rsidRPr="00EC039F">
              <w:rPr>
                <w:rFonts w:ascii="Arial" w:hAnsi="Arial" w:cs="Arial"/>
                <w:bCs/>
                <w:iCs/>
                <w:sz w:val="20"/>
                <w:szCs w:val="20"/>
                <w:lang w:val="nl-BE"/>
              </w:rPr>
              <w:t>en</w:t>
            </w:r>
            <w:r w:rsidRPr="00EC039F">
              <w:rPr>
                <w:rFonts w:ascii="Arial" w:hAnsi="Arial"/>
                <w:sz w:val="20"/>
                <w:szCs w:val="20"/>
                <w:lang w:val="nl-BE"/>
              </w:rPr>
              <w:t xml:space="preserve"> </w:t>
            </w:r>
            <w:r w:rsidRPr="00EC039F">
              <w:rPr>
                <w:rFonts w:ascii="Arial" w:hAnsi="Arial" w:cs="Arial"/>
                <w:sz w:val="20"/>
                <w:szCs w:val="20"/>
                <w:lang w:val="nl-BE"/>
              </w:rPr>
              <w:t>handtekening</w:t>
            </w:r>
            <w:r w:rsidRPr="00EC039F">
              <w:rPr>
                <w:rFonts w:ascii="Arial" w:hAnsi="Arial"/>
                <w:sz w:val="20"/>
                <w:szCs w:val="20"/>
                <w:lang w:val="nl-BE"/>
              </w:rPr>
              <w:t xml:space="preserve"> van de (vertegenwoordiger van de) arts-onderzoeker</w:t>
            </w:r>
          </w:p>
        </w:tc>
        <w:tc>
          <w:tcPr>
            <w:tcW w:w="3717" w:type="dxa"/>
          </w:tcPr>
          <w:p w:rsidR="0002082C" w:rsidP="00E66CD5" w:rsidRDefault="0002082C" w14:paraId="08DC323A" w14:textId="77777777">
            <w:pPr>
              <w:rPr>
                <w:rFonts w:ascii="Arial" w:hAnsi="Arial" w:cs="Arial"/>
                <w:sz w:val="20"/>
                <w:szCs w:val="20"/>
                <w:lang w:val="nl-BE"/>
              </w:rPr>
            </w:pPr>
          </w:p>
          <w:p w:rsidR="0002082C" w:rsidP="00E66CD5" w:rsidRDefault="0002082C" w14:paraId="027F82A3" w14:textId="77777777">
            <w:pPr>
              <w:rPr>
                <w:rFonts w:ascii="Arial" w:hAnsi="Arial" w:cs="Arial"/>
                <w:sz w:val="20"/>
                <w:szCs w:val="20"/>
                <w:lang w:val="nl-BE"/>
              </w:rPr>
            </w:pPr>
          </w:p>
          <w:p w:rsidR="0002082C" w:rsidP="00E66CD5" w:rsidRDefault="0002082C" w14:paraId="70C35717" w14:textId="77777777">
            <w:pPr>
              <w:rPr>
                <w:rFonts w:ascii="Arial" w:hAnsi="Arial" w:cs="Arial"/>
                <w:sz w:val="20"/>
                <w:szCs w:val="20"/>
                <w:lang w:val="nl-BE"/>
              </w:rPr>
            </w:pPr>
          </w:p>
          <w:p w:rsidR="0002082C" w:rsidP="00E66CD5" w:rsidRDefault="0002082C" w14:paraId="10F11030" w14:textId="77777777">
            <w:pPr>
              <w:rPr>
                <w:rFonts w:ascii="Arial" w:hAnsi="Arial" w:cs="Arial"/>
                <w:sz w:val="20"/>
                <w:szCs w:val="20"/>
                <w:lang w:val="nl-BE"/>
              </w:rPr>
            </w:pPr>
          </w:p>
          <w:p w:rsidRPr="00EC039F" w:rsidR="0002082C" w:rsidP="00E66CD5" w:rsidRDefault="0002082C" w14:paraId="0B06AB2D" w14:textId="77777777">
            <w:pPr>
              <w:rPr>
                <w:rFonts w:ascii="Arial" w:hAnsi="Arial" w:cs="Arial"/>
                <w:sz w:val="20"/>
                <w:szCs w:val="20"/>
                <w:lang w:val="nl-BE"/>
              </w:rPr>
            </w:pPr>
            <w:r>
              <w:rPr>
                <w:rFonts w:ascii="Arial" w:hAnsi="Arial" w:cs="Arial"/>
                <w:sz w:val="20"/>
                <w:szCs w:val="20"/>
                <w:lang w:val="nl-BE"/>
              </w:rPr>
              <w:t>Naam</w:t>
            </w:r>
            <w:r w:rsidRPr="00EC039F">
              <w:rPr>
                <w:rFonts w:ascii="Arial" w:hAnsi="Arial" w:cs="Arial"/>
                <w:sz w:val="20"/>
                <w:szCs w:val="20"/>
                <w:lang w:val="nl-BE"/>
              </w:rPr>
              <w:t xml:space="preserve">, Voornaam, Datum </w:t>
            </w:r>
            <w:r w:rsidRPr="00EC039F">
              <w:rPr>
                <w:rFonts w:ascii="Arial" w:hAnsi="Arial" w:cs="Arial"/>
                <w:bCs/>
                <w:iCs/>
                <w:sz w:val="20"/>
                <w:szCs w:val="20"/>
                <w:lang w:val="nl-BE"/>
              </w:rPr>
              <w:t>en</w:t>
            </w:r>
            <w:r w:rsidRPr="00EC039F">
              <w:rPr>
                <w:rFonts w:ascii="Arial" w:hAnsi="Arial"/>
                <w:sz w:val="20"/>
                <w:szCs w:val="20"/>
                <w:lang w:val="nl-BE"/>
              </w:rPr>
              <w:t xml:space="preserve"> </w:t>
            </w:r>
            <w:r w:rsidRPr="00EC039F">
              <w:rPr>
                <w:rFonts w:ascii="Arial" w:hAnsi="Arial" w:cs="Arial"/>
                <w:sz w:val="20"/>
                <w:szCs w:val="20"/>
                <w:lang w:val="nl-BE"/>
              </w:rPr>
              <w:t>handtekening</w:t>
            </w:r>
            <w:r w:rsidRPr="00EC039F">
              <w:rPr>
                <w:rFonts w:ascii="Arial" w:hAnsi="Arial"/>
                <w:sz w:val="20"/>
                <w:szCs w:val="20"/>
                <w:lang w:val="nl-BE"/>
              </w:rPr>
              <w:t xml:space="preserve"> van de arts-onderzoeker</w:t>
            </w:r>
          </w:p>
        </w:tc>
      </w:tr>
    </w:tbl>
    <w:p w:rsidR="0002082C" w:rsidP="0002082C" w:rsidRDefault="0002082C" w14:paraId="2AF9CABF" w14:textId="77777777">
      <w:pPr>
        <w:rPr>
          <w:rFonts w:ascii="Arial" w:hAnsi="Arial" w:cs="Arial"/>
          <w:b/>
          <w:lang w:val="nl-BE"/>
        </w:rPr>
      </w:pPr>
    </w:p>
    <w:p w:rsidRPr="0002082C" w:rsidR="0002082C" w:rsidP="0002082C" w:rsidRDefault="0002082C" w14:paraId="7D24EB58" w14:textId="77777777">
      <w:pPr>
        <w:rPr>
          <w:rFonts w:ascii="Arial" w:hAnsi="Arial" w:cs="Arial"/>
          <w:lang w:val="nl-BE"/>
        </w:rPr>
      </w:pPr>
    </w:p>
    <w:p w:rsidR="00277439" w:rsidRDefault="00277439" w14:paraId="30ADCBA9" w14:textId="392ADD4B">
      <w:pPr>
        <w:rPr>
          <w:rFonts w:ascii="Arial" w:hAnsi="Arial" w:cs="Arial"/>
          <w:b/>
          <w:lang w:val="nl-BE"/>
        </w:rPr>
      </w:pPr>
      <w:r>
        <w:rPr>
          <w:rFonts w:ascii="Arial" w:hAnsi="Arial" w:cs="Arial"/>
          <w:b/>
          <w:lang w:val="nl-BE"/>
        </w:rPr>
        <w:br w:type="page"/>
      </w:r>
    </w:p>
    <w:p w:rsidRPr="00955E66" w:rsidR="00277439" w:rsidP="1413DF87" w:rsidRDefault="00277439" w14:paraId="442FC7D4" w14:textId="26A3B256">
      <w:pPr>
        <w:rPr>
          <w:rFonts w:ascii="Arial" w:hAnsi="Arial" w:cs="Arial"/>
          <w:b w:val="1"/>
          <w:bCs w:val="1"/>
          <w:sz w:val="20"/>
          <w:szCs w:val="20"/>
          <w:u w:val="single"/>
          <w:lang w:val="nl-BE"/>
        </w:rPr>
      </w:pPr>
      <w:r w:rsidRPr="1413DF87" w:rsidR="00277439">
        <w:rPr>
          <w:rFonts w:ascii="Arial" w:hAnsi="Arial" w:cs="Arial"/>
          <w:b w:val="1"/>
          <w:bCs w:val="1"/>
          <w:sz w:val="20"/>
          <w:szCs w:val="20"/>
          <w:u w:val="single"/>
          <w:lang w:val="nl-BE"/>
        </w:rPr>
        <w:t xml:space="preserve">Bijlage </w:t>
      </w:r>
      <w:r w:rsidRPr="1413DF87" w:rsidR="00277439">
        <w:rPr>
          <w:rFonts w:ascii="Arial" w:hAnsi="Arial" w:cs="Arial"/>
          <w:b w:val="1"/>
          <w:bCs w:val="1"/>
          <w:sz w:val="20"/>
          <w:szCs w:val="20"/>
          <w:u w:val="single"/>
          <w:lang w:val="nl-BE"/>
        </w:rPr>
        <w:t>1</w:t>
      </w:r>
      <w:r w:rsidRPr="1413DF87" w:rsidR="00277439">
        <w:rPr>
          <w:rFonts w:ascii="Arial" w:hAnsi="Arial" w:cs="Arial"/>
          <w:b w:val="1"/>
          <w:bCs w:val="1"/>
          <w:sz w:val="20"/>
          <w:szCs w:val="20"/>
          <w:u w:val="single"/>
          <w:lang w:val="nl-BE"/>
        </w:rPr>
        <w:t> :</w:t>
      </w:r>
      <w:r w:rsidRPr="1413DF87" w:rsidR="00277439">
        <w:rPr>
          <w:rFonts w:ascii="Arial" w:hAnsi="Arial" w:cs="Arial"/>
          <w:b w:val="1"/>
          <w:bCs w:val="1"/>
          <w:sz w:val="20"/>
          <w:szCs w:val="20"/>
          <w:u w:val="single"/>
          <w:lang w:val="nl-BE"/>
        </w:rPr>
        <w:t xml:space="preserve"> Aanvullende</w:t>
      </w:r>
      <w:r w:rsidRPr="1413DF87" w:rsidR="00277439">
        <w:rPr>
          <w:rFonts w:ascii="Arial" w:hAnsi="Arial" w:cs="Arial"/>
          <w:b w:val="1"/>
          <w:bCs w:val="1"/>
          <w:sz w:val="20"/>
          <w:szCs w:val="20"/>
          <w:u w:val="single"/>
          <w:lang w:val="nl-BE"/>
        </w:rPr>
        <w:t xml:space="preserve"> informatie over de bescherming en de rechten van deelnemers aan een klinische studie</w:t>
      </w:r>
      <w:commentRangeStart w:id="986085454"/>
      <w:commentRangeEnd w:id="986085454"/>
      <w:r>
        <w:rPr>
          <w:rStyle w:val="CommentReference"/>
        </w:rPr>
        <w:commentReference w:id="986085454"/>
      </w:r>
    </w:p>
    <w:p w:rsidRPr="00955E66" w:rsidR="00277439" w:rsidP="00277439" w:rsidRDefault="00277439" w14:paraId="7811E79B" w14:textId="77777777">
      <w:pPr>
        <w:pStyle w:val="Heading3"/>
        <w:spacing w:before="200"/>
        <w:rPr>
          <w:bCs w:val="0"/>
          <w:i/>
          <w:sz w:val="20"/>
          <w:szCs w:val="20"/>
          <w:lang w:val="nl-BE"/>
        </w:rPr>
      </w:pPr>
      <w:r w:rsidRPr="00955E66">
        <w:rPr>
          <w:bCs w:val="0"/>
          <w:i/>
          <w:sz w:val="20"/>
          <w:szCs w:val="20"/>
          <w:lang w:val="nl-BE"/>
        </w:rPr>
        <w:t>Ethische comités</w:t>
      </w:r>
    </w:p>
    <w:p w:rsidRPr="009230BB" w:rsidR="00277439" w:rsidP="00277439" w:rsidRDefault="00277439" w14:paraId="61EF0C1C" w14:textId="77777777">
      <w:pPr>
        <w:spacing w:after="60"/>
        <w:rPr>
          <w:rFonts w:ascii="Arial" w:hAnsi="Arial" w:cs="Arial"/>
          <w:sz w:val="20"/>
          <w:szCs w:val="20"/>
          <w:lang w:val="nl-BE"/>
        </w:rPr>
      </w:pPr>
      <w:r w:rsidRPr="00955E66">
        <w:rPr>
          <w:rFonts w:ascii="Arial" w:hAnsi="Arial" w:cs="Arial"/>
          <w:sz w:val="20"/>
          <w:szCs w:val="20"/>
          <w:lang w:val="nl-BE"/>
        </w:rPr>
        <w:t xml:space="preserve">Deze studie werd geëvalueerd door een </w:t>
      </w:r>
      <w:r w:rsidRPr="00D44A5A">
        <w:rPr>
          <w:rFonts w:ascii="Arial" w:hAnsi="Arial" w:cs="Arial"/>
          <w:sz w:val="20"/>
          <w:szCs w:val="20"/>
          <w:lang w:val="nl-BE"/>
        </w:rPr>
        <w:t>onafhankelijk ethisch comité Ethische Commissie Onderzoek UZ/KU Leuven dat een gunstig advies heeft uitgebracht na raadpleging van de Ethische Comités van elk centrum waarin deze studie zal worden uitgevoerd. De ethische comités hebben als taak de personen die aan klinische studies deelnemen</w:t>
      </w:r>
      <w:r w:rsidRPr="00955E66">
        <w:rPr>
          <w:rFonts w:ascii="Arial" w:hAnsi="Arial" w:cs="Arial"/>
          <w:sz w:val="20"/>
          <w:szCs w:val="20"/>
          <w:lang w:val="nl-BE"/>
        </w:rPr>
        <w:t xml:space="preserve"> te beschermen. Ze controleren of uw rechten als patiënt </w:t>
      </w:r>
      <w:r>
        <w:rPr>
          <w:rFonts w:ascii="Arial" w:hAnsi="Arial" w:cs="Arial"/>
          <w:sz w:val="20"/>
          <w:szCs w:val="20"/>
          <w:lang w:val="nl-BE"/>
        </w:rPr>
        <w:t xml:space="preserve">en als deelnemer aan een studie </w:t>
      </w:r>
      <w:r w:rsidRPr="00955E66">
        <w:rPr>
          <w:rFonts w:ascii="Arial" w:hAnsi="Arial" w:cs="Arial"/>
          <w:sz w:val="20"/>
          <w:szCs w:val="20"/>
          <w:lang w:val="nl-BE"/>
        </w:rPr>
        <w:t>gerespecteerd</w:t>
      </w:r>
      <w:r w:rsidRPr="009230BB">
        <w:rPr>
          <w:rFonts w:ascii="Arial" w:hAnsi="Arial" w:cs="Arial"/>
          <w:sz w:val="20"/>
          <w:szCs w:val="20"/>
          <w:lang w:val="nl-BE"/>
        </w:rPr>
        <w:t xml:space="preserve"> </w:t>
      </w:r>
      <w:r w:rsidRPr="00955E66">
        <w:rPr>
          <w:rFonts w:ascii="Arial" w:hAnsi="Arial" w:cs="Arial"/>
          <w:sz w:val="20"/>
          <w:szCs w:val="20"/>
          <w:lang w:val="nl-BE"/>
        </w:rPr>
        <w:t xml:space="preserve">worden, </w:t>
      </w:r>
      <w:r w:rsidRPr="009230BB">
        <w:rPr>
          <w:rFonts w:ascii="Arial" w:hAnsi="Arial" w:cs="Arial"/>
          <w:sz w:val="20"/>
          <w:szCs w:val="20"/>
          <w:lang w:val="nl-BE"/>
        </w:rPr>
        <w:t>of - uitgaande van de huidige kennis - de balans tussen risico's en voordelen gunstig is voor de deelnemers, of de studie wetenschappelijk relevant en ethisch verantwoord is.</w:t>
      </w:r>
    </w:p>
    <w:p w:rsidR="00277439" w:rsidP="00277439" w:rsidRDefault="00277439" w14:paraId="2AB0701B" w14:textId="77777777">
      <w:pPr>
        <w:spacing w:after="60"/>
        <w:rPr>
          <w:rFonts w:ascii="Arial" w:hAnsi="Arial" w:cs="Arial"/>
          <w:sz w:val="20"/>
          <w:szCs w:val="20"/>
          <w:lang w:val="nl-BE"/>
        </w:rPr>
      </w:pPr>
      <w:r w:rsidRPr="009230BB">
        <w:rPr>
          <w:rFonts w:ascii="Arial" w:hAnsi="Arial" w:cs="Arial"/>
          <w:sz w:val="20"/>
          <w:szCs w:val="20"/>
          <w:lang w:val="nl-BE"/>
        </w:rPr>
        <w:t>Hierover brengen de ethische comités een advies uit in overeenstemming met de Belgische wet van 7 mei 2004.</w:t>
      </w:r>
    </w:p>
    <w:p w:rsidRPr="00955E66" w:rsidR="00277439" w:rsidP="00277439" w:rsidRDefault="00277439" w14:paraId="4DC97ECB" w14:textId="77777777">
      <w:pPr>
        <w:spacing w:after="60"/>
        <w:rPr>
          <w:rFonts w:ascii="Arial" w:hAnsi="Arial" w:cs="Arial"/>
          <w:sz w:val="20"/>
          <w:szCs w:val="20"/>
          <w:lang w:val="nl-BE"/>
        </w:rPr>
      </w:pPr>
      <w:r w:rsidRPr="00955E66">
        <w:rPr>
          <w:rFonts w:ascii="Arial" w:hAnsi="Arial" w:cs="Arial"/>
          <w:sz w:val="20"/>
          <w:szCs w:val="20"/>
          <w:lang w:val="nl-BE"/>
        </w:rPr>
        <w:t>U dient het positief advies van de Ethische Comités in geen geval te beschouwen als een aansporing om deel te nemen aan deze studie.</w:t>
      </w:r>
    </w:p>
    <w:p w:rsidRPr="00955E66" w:rsidR="00277439" w:rsidP="00277439" w:rsidRDefault="00277439" w14:paraId="46121A6C" w14:textId="77777777">
      <w:pPr>
        <w:pStyle w:val="Heading3"/>
        <w:spacing w:before="200"/>
        <w:rPr>
          <w:bCs w:val="0"/>
          <w:i/>
          <w:sz w:val="20"/>
          <w:szCs w:val="20"/>
          <w:lang w:val="nl-BE"/>
        </w:rPr>
      </w:pPr>
      <w:r w:rsidRPr="00955E66">
        <w:rPr>
          <w:bCs w:val="0"/>
          <w:i/>
          <w:sz w:val="20"/>
          <w:szCs w:val="20"/>
          <w:lang w:val="nl-BE"/>
        </w:rPr>
        <w:t>Vrijwillige deelname</w:t>
      </w:r>
    </w:p>
    <w:p w:rsidRPr="00955E66" w:rsidR="00277439" w:rsidP="00277439" w:rsidRDefault="00277439" w14:paraId="3F8C718F" w14:textId="77777777">
      <w:pPr>
        <w:spacing w:after="60"/>
        <w:rPr>
          <w:rFonts w:ascii="Arial" w:hAnsi="Arial" w:cs="Arial"/>
          <w:sz w:val="20"/>
          <w:szCs w:val="20"/>
          <w:lang w:val="nl-BE"/>
        </w:rPr>
      </w:pPr>
      <w:r w:rsidRPr="00955E66">
        <w:rPr>
          <w:rFonts w:ascii="Arial" w:hAnsi="Arial" w:cs="Arial"/>
          <w:sz w:val="20"/>
          <w:szCs w:val="20"/>
          <w:lang w:val="nl-BE"/>
        </w:rPr>
        <w:t xml:space="preserve">Aarzel niet om alle vragen te stellen die bij u opkomen voordat u tekent. Neem de tijd om er over te praten met een vertrouwenspersoon </w:t>
      </w:r>
      <w:proofErr w:type="gramStart"/>
      <w:r w:rsidRPr="00955E66">
        <w:rPr>
          <w:rFonts w:ascii="Arial" w:hAnsi="Arial" w:cs="Arial"/>
          <w:sz w:val="20"/>
          <w:szCs w:val="20"/>
          <w:lang w:val="nl-BE"/>
        </w:rPr>
        <w:t>indien</w:t>
      </w:r>
      <w:proofErr w:type="gramEnd"/>
      <w:r w:rsidRPr="00955E66">
        <w:rPr>
          <w:rFonts w:ascii="Arial" w:hAnsi="Arial" w:cs="Arial"/>
          <w:sz w:val="20"/>
          <w:szCs w:val="20"/>
          <w:lang w:val="nl-BE"/>
        </w:rPr>
        <w:t xml:space="preserve"> u dat wenst.</w:t>
      </w:r>
    </w:p>
    <w:p w:rsidRPr="00B45E7C" w:rsidR="00277439" w:rsidP="00277439" w:rsidRDefault="00277439" w14:paraId="09ED4A01" w14:textId="77777777">
      <w:pPr>
        <w:spacing w:after="60"/>
        <w:jc w:val="both"/>
        <w:rPr>
          <w:rFonts w:ascii="Arial" w:hAnsi="Arial"/>
          <w:strike/>
          <w:sz w:val="20"/>
          <w:lang w:val="nl-BE"/>
        </w:rPr>
      </w:pPr>
      <w:r w:rsidRPr="00955E66">
        <w:rPr>
          <w:rFonts w:ascii="Arial" w:hAnsi="Arial"/>
          <w:sz w:val="20"/>
          <w:lang w:val="nl-BE"/>
        </w:rPr>
        <w:t xml:space="preserve">U heeft het recht om niet deel te nemen aan deze studie of met deze studie te stoppen, zonder dat u hiervoor een reden hoeft te geven, zelfs al hebt u eerder toegestemd om aan deze studie deel te nemen. Uw beslissing zal in geen geval uw relatie met de arts-onderzoeker </w:t>
      </w:r>
      <w:r>
        <w:rPr>
          <w:rFonts w:ascii="Arial" w:hAnsi="Arial"/>
          <w:sz w:val="20"/>
          <w:lang w:val="nl-BE"/>
        </w:rPr>
        <w:t xml:space="preserve">beïnvloeden. </w:t>
      </w:r>
      <w:r w:rsidRPr="00B45E7C">
        <w:rPr>
          <w:rFonts w:ascii="Arial" w:hAnsi="Arial"/>
          <w:strike/>
          <w:sz w:val="20"/>
          <w:lang w:val="nl-BE"/>
        </w:rPr>
        <w:t xml:space="preserve"> </w:t>
      </w:r>
    </w:p>
    <w:p w:rsidRPr="00955E66" w:rsidR="00277439" w:rsidP="00277439" w:rsidRDefault="00277439" w14:paraId="6F3CADAD" w14:textId="77777777">
      <w:pPr>
        <w:spacing w:after="120"/>
        <w:jc w:val="both"/>
        <w:rPr>
          <w:rFonts w:ascii="Arial" w:hAnsi="Arial"/>
          <w:sz w:val="20"/>
          <w:lang w:val="nl-BE"/>
        </w:rPr>
      </w:pPr>
      <w:r w:rsidRPr="00955E66">
        <w:rPr>
          <w:rFonts w:ascii="Arial" w:hAnsi="Arial"/>
          <w:sz w:val="20"/>
          <w:lang w:val="nl-BE"/>
        </w:rPr>
        <w:t>Als u aanvaardt om aan deze studie deel te nemen, ondertekent u het toestemmingsformulier. De arts-onderzoeker zal dit formulier ook ondertekenen en zal zo bevestigen dat hij u de noodzakelijke informatie over deze studie heeft gegeven. U zal het voor u bestemde exemplaar ontvangen.</w:t>
      </w:r>
    </w:p>
    <w:p w:rsidRPr="00955E66" w:rsidR="00277439" w:rsidP="00277439" w:rsidRDefault="00277439" w14:paraId="05DFB139" w14:textId="77777777">
      <w:pPr>
        <w:spacing w:after="60"/>
        <w:rPr>
          <w:rFonts w:ascii="Arial" w:hAnsi="Arial" w:cs="Arial"/>
          <w:sz w:val="20"/>
          <w:szCs w:val="20"/>
          <w:lang w:val="nl-BE"/>
        </w:rPr>
      </w:pPr>
      <w:r w:rsidRPr="1413DF87" w:rsidR="00277439">
        <w:rPr>
          <w:rFonts w:ascii="Arial" w:hAnsi="Arial" w:cs="Arial"/>
          <w:sz w:val="20"/>
          <w:szCs w:val="20"/>
          <w:lang w:val="nl-BE"/>
        </w:rPr>
        <w:t>H</w:t>
      </w:r>
      <w:r w:rsidRPr="1413DF87" w:rsidR="00277439">
        <w:rPr>
          <w:rFonts w:ascii="Arial" w:hAnsi="Arial" w:cs="Arial"/>
          <w:sz w:val="20"/>
          <w:szCs w:val="20"/>
          <w:lang w:val="nl-BE"/>
        </w:rPr>
        <w:t>et</w:t>
      </w:r>
      <w:r w:rsidRPr="1413DF87" w:rsidR="00277439">
        <w:rPr>
          <w:rFonts w:ascii="Arial" w:hAnsi="Arial" w:cs="Arial"/>
          <w:sz w:val="20"/>
          <w:szCs w:val="20"/>
          <w:lang w:val="nl-BE"/>
        </w:rPr>
        <w:t xml:space="preserve"> is </w:t>
      </w:r>
      <w:r w:rsidRPr="1413DF87" w:rsidR="00277439">
        <w:rPr>
          <w:rFonts w:ascii="Arial" w:hAnsi="Arial" w:cs="Arial"/>
          <w:sz w:val="20"/>
          <w:szCs w:val="20"/>
          <w:lang w:val="nl-BE"/>
        </w:rPr>
        <w:t>aanbevolen de arts-</w:t>
      </w:r>
      <w:commentRangeStart w:id="2100577191"/>
      <w:r w:rsidRPr="1413DF87" w:rsidR="00277439">
        <w:rPr>
          <w:rFonts w:ascii="Arial" w:hAnsi="Arial" w:cs="Arial"/>
          <w:sz w:val="20"/>
          <w:szCs w:val="20"/>
          <w:lang w:val="nl-BE"/>
        </w:rPr>
        <w:t>onderzoeker</w:t>
      </w:r>
      <w:commentRangeEnd w:id="2100577191"/>
      <w:r>
        <w:rPr>
          <w:rStyle w:val="CommentReference"/>
        </w:rPr>
        <w:commentReference w:id="2100577191"/>
      </w:r>
      <w:r w:rsidRPr="1413DF87" w:rsidR="00277439">
        <w:rPr>
          <w:rFonts w:ascii="Arial" w:hAnsi="Arial" w:cs="Arial"/>
          <w:sz w:val="20"/>
          <w:szCs w:val="20"/>
          <w:lang w:val="nl-BE"/>
        </w:rPr>
        <w:t xml:space="preserve"> op de hoogte te stellen </w:t>
      </w:r>
      <w:r w:rsidRPr="1413DF87" w:rsidR="00277439">
        <w:rPr>
          <w:rFonts w:ascii="Arial" w:hAnsi="Arial" w:cs="Arial"/>
          <w:sz w:val="20"/>
          <w:szCs w:val="20"/>
          <w:lang w:val="nl-BE"/>
        </w:rPr>
        <w:t>indien</w:t>
      </w:r>
      <w:r w:rsidRPr="1413DF87" w:rsidR="00277439">
        <w:rPr>
          <w:rFonts w:ascii="Arial" w:hAnsi="Arial" w:cs="Arial"/>
          <w:sz w:val="20"/>
          <w:szCs w:val="20"/>
          <w:lang w:val="nl-BE"/>
        </w:rPr>
        <w:t xml:space="preserve"> u besluit uw deelname aan de studie stop te zetten.</w:t>
      </w:r>
    </w:p>
    <w:p w:rsidR="00277439" w:rsidP="00277439" w:rsidRDefault="00277439" w14:paraId="719E966B" w14:textId="77777777">
      <w:pPr>
        <w:pStyle w:val="Heading3"/>
        <w:spacing w:before="200"/>
        <w:rPr>
          <w:bCs w:val="0"/>
          <w:i/>
          <w:sz w:val="20"/>
          <w:szCs w:val="20"/>
          <w:lang w:val="nl-BE"/>
        </w:rPr>
      </w:pPr>
      <w:r w:rsidRPr="00151C8A">
        <w:rPr>
          <w:bCs w:val="0"/>
          <w:i/>
          <w:sz w:val="20"/>
          <w:szCs w:val="20"/>
          <w:lang w:val="nl-BE"/>
        </w:rPr>
        <w:t>Kosten in verband met uw deelname</w:t>
      </w:r>
    </w:p>
    <w:p w:rsidRPr="001A17F0" w:rsidR="00277439" w:rsidP="1413DF87" w:rsidRDefault="00277439" w14:paraId="6BFD8858" w14:textId="4E1399C1">
      <w:pPr>
        <w:rPr>
          <w:rFonts w:ascii="Arial" w:hAnsi="Arial"/>
          <w:sz w:val="20"/>
          <w:szCs w:val="20"/>
          <w:lang w:val="nl-BE"/>
        </w:rPr>
      </w:pPr>
      <w:r w:rsidRPr="1413DF87" w:rsidR="00277439">
        <w:rPr>
          <w:rFonts w:ascii="Arial" w:hAnsi="Arial"/>
          <w:sz w:val="20"/>
          <w:szCs w:val="20"/>
          <w:lang w:val="nl-BE"/>
        </w:rPr>
        <w:t xml:space="preserve">U zult geen vergoeding krijgen voor uw deelname aan deze studie. Uw deelname zal </w:t>
      </w:r>
      <w:del w:author="Fabienne Dobbels" w:date="2026-06-03T09:13:12.115Z" w16du:dateUtc="2026-06-03T09:13:12.115Z" w:id="928172453">
        <w:r w:rsidRPr="1413DF87" w:rsidDel="00277439">
          <w:rPr>
            <w:rFonts w:ascii="Arial" w:hAnsi="Arial"/>
            <w:sz w:val="20"/>
            <w:szCs w:val="20"/>
            <w:lang w:val="nl-BE"/>
          </w:rPr>
          <w:delText>echter</w:delText>
        </w:r>
      </w:del>
      <w:r w:rsidRPr="1413DF87" w:rsidR="00277439">
        <w:rPr>
          <w:rFonts w:ascii="Arial" w:hAnsi="Arial"/>
          <w:sz w:val="20"/>
          <w:szCs w:val="20"/>
          <w:lang w:val="nl-BE"/>
        </w:rPr>
        <w:t xml:space="preserve"> voor u </w:t>
      </w:r>
      <w:ins w:author="Fabienne Dobbels" w:date="2026-06-03T09:13:15.943Z" w16du:dateUtc="2026-06-03T09:13:15.943Z" w:id="2000541333">
        <w:r w:rsidRPr="1413DF87" w:rsidR="02D03CFE">
          <w:rPr>
            <w:rFonts w:ascii="Arial" w:hAnsi="Arial"/>
            <w:sz w:val="20"/>
            <w:szCs w:val="20"/>
            <w:lang w:val="nl-BE"/>
          </w:rPr>
          <w:t xml:space="preserve">ook </w:t>
        </w:r>
      </w:ins>
      <w:r w:rsidRPr="1413DF87" w:rsidR="00277439">
        <w:rPr>
          <w:rFonts w:ascii="Arial" w:hAnsi="Arial"/>
          <w:sz w:val="20"/>
          <w:szCs w:val="20"/>
          <w:lang w:val="nl-BE"/>
        </w:rPr>
        <w:t>geen kosten met zich meebrengen.</w:t>
      </w:r>
    </w:p>
    <w:p w:rsidRPr="00D24528" w:rsidR="00277439" w:rsidP="00277439" w:rsidRDefault="00277439" w14:paraId="7864935F" w14:textId="77777777">
      <w:pPr>
        <w:pStyle w:val="Heading3"/>
        <w:spacing w:before="200"/>
        <w:rPr>
          <w:bCs w:val="0"/>
          <w:i/>
          <w:sz w:val="20"/>
          <w:szCs w:val="20"/>
          <w:lang w:val="nl-BE"/>
        </w:rPr>
      </w:pPr>
      <w:r w:rsidRPr="00D24528">
        <w:rPr>
          <w:bCs w:val="0"/>
          <w:i/>
          <w:sz w:val="20"/>
          <w:szCs w:val="20"/>
          <w:lang w:val="nl-BE"/>
        </w:rPr>
        <w:t>Vertrouwelijkheidsgarantie</w:t>
      </w:r>
    </w:p>
    <w:p w:rsidRPr="009A1205" w:rsidR="00277439" w:rsidP="00277439" w:rsidRDefault="00277439" w14:paraId="4576AA02" w14:textId="77777777">
      <w:pPr>
        <w:spacing w:after="60"/>
        <w:rPr>
          <w:rFonts w:ascii="Arial" w:hAnsi="Arial" w:cs="Arial"/>
          <w:sz w:val="20"/>
          <w:szCs w:val="20"/>
          <w:lang w:val="nl-BE"/>
        </w:rPr>
      </w:pPr>
      <w:r w:rsidRPr="006916D0">
        <w:rPr>
          <w:rFonts w:ascii="Arial" w:hAnsi="Arial" w:cs="Arial"/>
          <w:sz w:val="20"/>
          <w:szCs w:val="20"/>
          <w:lang w:val="nl-BE"/>
        </w:rPr>
        <w:t xml:space="preserve">Uw deelname aan de studie betekent dat de arts-onderzoeker gegevens over u verzamelt en dat de opdrachtgever van de studie die gebruikt voor onderzoek en in het kader van wetenschappelijke </w:t>
      </w:r>
      <w:r w:rsidRPr="00D239B7">
        <w:rPr>
          <w:rFonts w:ascii="Arial" w:hAnsi="Arial" w:cs="Arial"/>
          <w:sz w:val="20"/>
          <w:szCs w:val="20"/>
          <w:lang w:val="nl-BE"/>
        </w:rPr>
        <w:t xml:space="preserve">en </w:t>
      </w:r>
      <w:r w:rsidRPr="009A1205">
        <w:rPr>
          <w:rFonts w:ascii="Arial" w:hAnsi="Arial" w:cs="Arial"/>
          <w:sz w:val="20"/>
          <w:szCs w:val="20"/>
          <w:lang w:val="nl-BE"/>
        </w:rPr>
        <w:t>medische publicaties.</w:t>
      </w:r>
    </w:p>
    <w:p w:rsidR="00277439" w:rsidP="00277439" w:rsidRDefault="00277439" w14:paraId="7464EA5C" w14:textId="77777777">
      <w:pPr>
        <w:spacing w:after="60"/>
        <w:rPr>
          <w:rFonts w:ascii="Arial" w:hAnsi="Arial" w:cs="Arial"/>
          <w:sz w:val="20"/>
          <w:szCs w:val="20"/>
          <w:lang w:val="nl-BE"/>
        </w:rPr>
      </w:pPr>
      <w:r w:rsidRPr="009A1205">
        <w:rPr>
          <w:rFonts w:ascii="Arial" w:hAnsi="Arial" w:cs="Arial"/>
          <w:sz w:val="20"/>
          <w:szCs w:val="20"/>
          <w:lang w:val="nl-BE"/>
        </w:rPr>
        <w:t>De verwerking van uw persoonsgegevens is noodzakelijk om de wetenschappelijke onderzoeksdoeleinden zoals hierin beschreven te kunnen realiseren. Het uitvoeren van academische onderzoek behoort tot wettelijke opdrachten van KU Leuven als opdrachtgever. KU Leuven dient immers wetenschap en onderwijs in het algemeen belang te ondersteunen. KU Leuven verduidelijkt u graag dat de noodzakelijkheid van de verwerking voor het uitvoeren van wetenschappelijk onderzoek en dit als taak van algemeen belang, de wettelijke toelatingsgrond vormt op basis waarvan KU Leuven in het kader van dit onderzoek uw gegevens verwerkt</w:t>
      </w:r>
      <w:r w:rsidRPr="004333B6">
        <w:rPr>
          <w:rFonts w:ascii="Arial" w:hAnsi="Arial" w:cs="Arial"/>
          <w:sz w:val="20"/>
          <w:szCs w:val="20"/>
          <w:lang w:val="nl-BE"/>
        </w:rPr>
        <w:t>. Daarnaast is KU Leuven onderhevig aan specifieke wettelijke verplichtingen die de verwerking van uw gegevens mogelijks noodzakelijk maken in het kader van veiligheidsrapportering (zoals bijvoorbeeld het melden van bijwerkingen aan toezichthoudende overheidsinstanties).</w:t>
      </w:r>
    </w:p>
    <w:p w:rsidR="00277439" w:rsidP="00277439" w:rsidRDefault="00277439" w14:paraId="1341B8DE" w14:textId="0ACD9B58">
      <w:pPr>
        <w:spacing w:after="60"/>
        <w:rPr>
          <w:rFonts w:ascii="Arial" w:hAnsi="Arial" w:cs="Arial"/>
          <w:sz w:val="20"/>
          <w:szCs w:val="20"/>
          <w:lang w:val="nl-BE"/>
        </w:rPr>
      </w:pPr>
      <w:r w:rsidRPr="00D239B7">
        <w:rPr>
          <w:rFonts w:ascii="Arial" w:hAnsi="Arial" w:cs="Arial"/>
          <w:sz w:val="20"/>
          <w:szCs w:val="20"/>
          <w:lang w:val="nl-BE"/>
        </w:rPr>
        <w:t xml:space="preserve">Uw gegevens zullen worden verwerkt overeenkomstig de Europese Algemene Verordening </w:t>
      </w:r>
      <w:proofErr w:type="gramStart"/>
      <w:r>
        <w:rPr>
          <w:rFonts w:ascii="Arial" w:hAnsi="Arial" w:cs="Arial"/>
          <w:sz w:val="20"/>
          <w:szCs w:val="20"/>
          <w:lang w:val="nl-BE"/>
        </w:rPr>
        <w:t>inzake</w:t>
      </w:r>
      <w:proofErr w:type="gramEnd"/>
      <w:r>
        <w:rPr>
          <w:rFonts w:ascii="Arial" w:hAnsi="Arial" w:cs="Arial"/>
          <w:sz w:val="20"/>
          <w:szCs w:val="20"/>
          <w:lang w:val="nl-BE"/>
        </w:rPr>
        <w:t xml:space="preserve"> Gegevensbescherming (AVG</w:t>
      </w:r>
      <w:r w:rsidRPr="00D239B7">
        <w:rPr>
          <w:rFonts w:ascii="Arial" w:hAnsi="Arial" w:cs="Arial"/>
          <w:sz w:val="20"/>
          <w:szCs w:val="20"/>
          <w:lang w:val="nl-BE"/>
        </w:rPr>
        <w:t xml:space="preserve">). </w:t>
      </w:r>
      <w:r>
        <w:rPr>
          <w:rFonts w:ascii="Arial" w:hAnsi="Arial" w:cs="Arial"/>
          <w:sz w:val="20"/>
          <w:szCs w:val="20"/>
          <w:lang w:val="nl-BE"/>
        </w:rPr>
        <w:t xml:space="preserve"> KU Leuven is samen met de VUB en de zes voetklinieken</w:t>
      </w:r>
      <w:r w:rsidRPr="00D239B7">
        <w:rPr>
          <w:rFonts w:ascii="Arial" w:hAnsi="Arial" w:cs="Arial"/>
          <w:sz w:val="20"/>
          <w:szCs w:val="20"/>
          <w:lang w:val="nl-BE"/>
        </w:rPr>
        <w:t xml:space="preserve"> </w:t>
      </w:r>
      <w:r>
        <w:rPr>
          <w:rFonts w:ascii="Arial" w:hAnsi="Arial" w:cs="Arial"/>
          <w:sz w:val="20"/>
          <w:szCs w:val="20"/>
          <w:lang w:val="nl-BE"/>
        </w:rPr>
        <w:t>(</w:t>
      </w:r>
      <w:proofErr w:type="spellStart"/>
      <w:r>
        <w:rPr>
          <w:rFonts w:ascii="Arial" w:hAnsi="Arial" w:cs="Arial"/>
          <w:sz w:val="20"/>
          <w:szCs w:val="20"/>
          <w:lang w:val="nl-BE" w:eastAsia="en-US"/>
        </w:rPr>
        <w:t>UZGent</w:t>
      </w:r>
      <w:proofErr w:type="spellEnd"/>
      <w:r>
        <w:rPr>
          <w:rFonts w:ascii="Arial" w:hAnsi="Arial" w:cs="Arial"/>
          <w:sz w:val="20"/>
          <w:szCs w:val="20"/>
          <w:lang w:val="nl-BE" w:eastAsia="en-US"/>
        </w:rPr>
        <w:t xml:space="preserve">, </w:t>
      </w:r>
      <w:proofErr w:type="spellStart"/>
      <w:r>
        <w:rPr>
          <w:rFonts w:ascii="Arial" w:hAnsi="Arial" w:cs="Arial"/>
          <w:sz w:val="20"/>
          <w:szCs w:val="20"/>
          <w:lang w:val="nl-BE" w:eastAsia="en-US"/>
        </w:rPr>
        <w:t>UZAntwerpen</w:t>
      </w:r>
      <w:proofErr w:type="spellEnd"/>
      <w:r>
        <w:rPr>
          <w:rFonts w:ascii="Arial" w:hAnsi="Arial" w:cs="Arial"/>
          <w:sz w:val="20"/>
          <w:szCs w:val="20"/>
          <w:lang w:val="nl-BE" w:eastAsia="en-US"/>
        </w:rPr>
        <w:t xml:space="preserve">, AZ </w:t>
      </w:r>
      <w:proofErr w:type="spellStart"/>
      <w:r>
        <w:rPr>
          <w:rFonts w:ascii="Arial" w:hAnsi="Arial" w:cs="Arial"/>
          <w:sz w:val="20"/>
          <w:szCs w:val="20"/>
          <w:lang w:val="nl-BE" w:eastAsia="en-US"/>
        </w:rPr>
        <w:t>Groeninge</w:t>
      </w:r>
      <w:proofErr w:type="spellEnd"/>
      <w:r>
        <w:rPr>
          <w:rFonts w:ascii="Arial" w:hAnsi="Arial" w:cs="Arial"/>
          <w:sz w:val="20"/>
          <w:szCs w:val="20"/>
          <w:lang w:val="nl-BE" w:eastAsia="en-US"/>
        </w:rPr>
        <w:t xml:space="preserve">, AZ Sint-Jan, </w:t>
      </w:r>
      <w:proofErr w:type="spellStart"/>
      <w:r>
        <w:rPr>
          <w:rFonts w:ascii="Arial" w:hAnsi="Arial" w:cs="Arial"/>
          <w:sz w:val="20"/>
          <w:szCs w:val="20"/>
          <w:lang w:val="nl-BE" w:eastAsia="en-US"/>
        </w:rPr>
        <w:t>Azorg</w:t>
      </w:r>
      <w:proofErr w:type="spellEnd"/>
      <w:r>
        <w:rPr>
          <w:rFonts w:ascii="Arial" w:hAnsi="Arial" w:cs="Arial"/>
          <w:sz w:val="20"/>
          <w:szCs w:val="20"/>
          <w:lang w:val="nl-BE" w:eastAsia="en-US"/>
        </w:rPr>
        <w:t xml:space="preserve">, </w:t>
      </w:r>
      <w:proofErr w:type="spellStart"/>
      <w:r>
        <w:rPr>
          <w:rFonts w:ascii="Arial" w:hAnsi="Arial" w:cs="Arial"/>
          <w:sz w:val="20"/>
          <w:szCs w:val="20"/>
          <w:lang w:val="nl-BE" w:eastAsia="en-US"/>
        </w:rPr>
        <w:t>UZLeuven</w:t>
      </w:r>
      <w:proofErr w:type="spellEnd"/>
      <w:r>
        <w:rPr>
          <w:rFonts w:ascii="Arial" w:hAnsi="Arial" w:cs="Arial"/>
          <w:sz w:val="20"/>
          <w:szCs w:val="20"/>
          <w:lang w:val="nl-BE" w:eastAsia="en-US"/>
        </w:rPr>
        <w:t xml:space="preserve">) </w:t>
      </w:r>
      <w:r w:rsidRPr="00D239B7">
        <w:rPr>
          <w:rFonts w:ascii="Arial" w:hAnsi="Arial" w:cs="Arial"/>
          <w:sz w:val="20"/>
          <w:szCs w:val="20"/>
          <w:lang w:val="nl-BE"/>
        </w:rPr>
        <w:t xml:space="preserve">de </w:t>
      </w:r>
      <w:r>
        <w:rPr>
          <w:rFonts w:ascii="Arial" w:hAnsi="Arial" w:cs="Arial"/>
          <w:sz w:val="20"/>
          <w:szCs w:val="20"/>
          <w:lang w:val="nl-BE"/>
        </w:rPr>
        <w:t xml:space="preserve">gezamenlijke </w:t>
      </w:r>
      <w:r w:rsidRPr="00D239B7">
        <w:rPr>
          <w:rFonts w:ascii="Arial" w:hAnsi="Arial" w:cs="Arial"/>
          <w:sz w:val="20"/>
          <w:szCs w:val="20"/>
          <w:lang w:val="nl-BE"/>
        </w:rPr>
        <w:t>verwerkingsverantwoordelijke voor uw gegevens</w:t>
      </w:r>
      <w:r>
        <w:rPr>
          <w:rFonts w:ascii="Arial" w:hAnsi="Arial" w:cs="Arial"/>
          <w:sz w:val="20"/>
          <w:szCs w:val="20"/>
          <w:lang w:val="nl-BE"/>
        </w:rPr>
        <w:t>.</w:t>
      </w:r>
    </w:p>
    <w:p w:rsidRPr="006916D0" w:rsidR="00277439" w:rsidP="00277439" w:rsidRDefault="00277439" w14:paraId="688B213F" w14:textId="3E59BA02">
      <w:pPr>
        <w:spacing w:after="60"/>
        <w:rPr>
          <w:rFonts w:ascii="Arial" w:hAnsi="Arial"/>
          <w:sz w:val="20"/>
          <w:lang w:val="nl-BE"/>
        </w:rPr>
      </w:pPr>
      <w:r w:rsidRPr="006916D0">
        <w:rPr>
          <w:rFonts w:ascii="Arial" w:hAnsi="Arial" w:cs="Arial"/>
          <w:sz w:val="20"/>
          <w:szCs w:val="20"/>
          <w:lang w:val="nl-BE"/>
        </w:rPr>
        <w:t xml:space="preserve">U hebt het recht om aan de arts-onderzoeker te vragen welke gegevens hij/zij over u heeft verzameld en </w:t>
      </w:r>
      <w:r w:rsidRPr="006916D0">
        <w:rPr>
          <w:rFonts w:ascii="Arial" w:hAnsi="Arial"/>
          <w:sz w:val="20"/>
          <w:lang w:val="nl-BE"/>
        </w:rPr>
        <w:t xml:space="preserve">waarvoor ze gebruikt worden </w:t>
      </w:r>
      <w:r w:rsidRPr="006916D0">
        <w:rPr>
          <w:rFonts w:ascii="Arial" w:hAnsi="Arial" w:cs="Arial"/>
          <w:sz w:val="20"/>
          <w:szCs w:val="20"/>
          <w:lang w:val="nl-BE"/>
        </w:rPr>
        <w:t xml:space="preserve">in het kader van de studie. </w:t>
      </w:r>
      <w:r w:rsidRPr="006916D0">
        <w:rPr>
          <w:rFonts w:ascii="Arial" w:hAnsi="Arial"/>
          <w:sz w:val="20"/>
          <w:lang w:val="nl-BE"/>
        </w:rPr>
        <w:t xml:space="preserve">U hebt het recht om deze gegevens in te kijken en om verbeteringen te laten aanbrengen </w:t>
      </w:r>
      <w:proofErr w:type="gramStart"/>
      <w:r w:rsidRPr="006916D0">
        <w:rPr>
          <w:rFonts w:ascii="Arial" w:hAnsi="Arial"/>
          <w:sz w:val="20"/>
          <w:lang w:val="nl-BE"/>
        </w:rPr>
        <w:t>indien</w:t>
      </w:r>
      <w:proofErr w:type="gramEnd"/>
      <w:r w:rsidRPr="006916D0">
        <w:rPr>
          <w:rFonts w:ascii="Arial" w:hAnsi="Arial"/>
          <w:sz w:val="20"/>
          <w:lang w:val="nl-BE"/>
        </w:rPr>
        <w:t xml:space="preserve"> ze foutief zouden zijn</w:t>
      </w:r>
      <w:r w:rsidRPr="006916D0">
        <w:rPr>
          <w:rStyle w:val="FootnoteReference"/>
          <w:rFonts w:ascii="Arial" w:hAnsi="Arial"/>
          <w:sz w:val="20"/>
          <w:lang w:val="nl-BE"/>
        </w:rPr>
        <w:footnoteReference w:id="1"/>
      </w:r>
      <w:r w:rsidRPr="006916D0">
        <w:rPr>
          <w:rFonts w:ascii="Arial" w:hAnsi="Arial"/>
          <w:sz w:val="20"/>
          <w:lang w:val="nl-BE"/>
        </w:rPr>
        <w:t>.</w:t>
      </w:r>
    </w:p>
    <w:p w:rsidRPr="009A1205" w:rsidR="00277439" w:rsidP="00277439" w:rsidRDefault="00277439" w14:paraId="3C87530A" w14:textId="77777777">
      <w:pPr>
        <w:spacing w:after="60"/>
        <w:jc w:val="both"/>
        <w:rPr>
          <w:rFonts w:ascii="Arial" w:hAnsi="Arial"/>
          <w:sz w:val="20"/>
          <w:lang w:val="nl-BE"/>
        </w:rPr>
      </w:pPr>
      <w:r>
        <w:rPr>
          <w:rFonts w:ascii="Arial" w:hAnsi="Arial"/>
          <w:sz w:val="20"/>
          <w:lang w:val="nl-BE"/>
        </w:rPr>
        <w:lastRenderedPageBreak/>
        <w:t>D</w:t>
      </w:r>
      <w:r w:rsidRPr="006916D0">
        <w:rPr>
          <w:rFonts w:ascii="Arial" w:hAnsi="Arial"/>
          <w:sz w:val="20"/>
          <w:lang w:val="nl-BE"/>
        </w:rPr>
        <w:t>e arts-onderzoeker is verplicht om deze verzamelde gegevens vertrouwelijk te behandelen.</w:t>
      </w:r>
      <w:r>
        <w:rPr>
          <w:rFonts w:ascii="Arial" w:hAnsi="Arial"/>
          <w:sz w:val="20"/>
          <w:lang w:val="nl-BE"/>
        </w:rPr>
        <w:t xml:space="preserve"> </w:t>
      </w:r>
      <w:r w:rsidRPr="006916D0">
        <w:rPr>
          <w:rFonts w:ascii="Arial" w:hAnsi="Arial"/>
          <w:sz w:val="20"/>
          <w:lang w:val="nl-BE"/>
        </w:rPr>
        <w:t xml:space="preserve">Dit betekent dat hij/zij zich ertoe verbindt om uw naam nooit bekend te maken </w:t>
      </w:r>
      <w:r>
        <w:rPr>
          <w:rFonts w:ascii="Arial" w:hAnsi="Arial"/>
          <w:sz w:val="20"/>
          <w:lang w:val="nl-BE"/>
        </w:rPr>
        <w:t xml:space="preserve">bv </w:t>
      </w:r>
      <w:r w:rsidRPr="006916D0">
        <w:rPr>
          <w:rFonts w:ascii="Arial" w:hAnsi="Arial"/>
          <w:sz w:val="20"/>
          <w:lang w:val="nl-BE"/>
        </w:rPr>
        <w:t xml:space="preserve">in het kader van een publicatie of een conferentie en dat hij/zij uw gegevens zal coderen </w:t>
      </w:r>
      <w:r w:rsidRPr="006916D0">
        <w:rPr>
          <w:rFonts w:ascii="Arial" w:hAnsi="Arial" w:cs="Arial"/>
          <w:sz w:val="20"/>
          <w:szCs w:val="20"/>
          <w:lang w:val="nl-BE"/>
        </w:rPr>
        <w:t xml:space="preserve">(uw identiteit zal worden </w:t>
      </w:r>
      <w:r w:rsidRPr="00325ECE">
        <w:rPr>
          <w:rFonts w:ascii="Arial" w:hAnsi="Arial" w:cs="Arial"/>
          <w:sz w:val="20"/>
          <w:szCs w:val="20"/>
          <w:lang w:val="nl-BE"/>
        </w:rPr>
        <w:t xml:space="preserve">vervangen door een identificatiecode in de studie) </w:t>
      </w:r>
      <w:r w:rsidRPr="00325ECE">
        <w:rPr>
          <w:rFonts w:ascii="Arial" w:hAnsi="Arial"/>
          <w:sz w:val="20"/>
          <w:lang w:val="nl-BE"/>
        </w:rPr>
        <w:t xml:space="preserve">voordat </w:t>
      </w:r>
      <w:r w:rsidRPr="00325ECE">
        <w:rPr>
          <w:rFonts w:ascii="Arial" w:hAnsi="Arial" w:cs="Arial"/>
          <w:sz w:val="20"/>
          <w:szCs w:val="20"/>
          <w:lang w:val="nl-BE"/>
        </w:rPr>
        <w:t>hij/zij ze doorgeeft</w:t>
      </w:r>
      <w:r w:rsidRPr="00325ECE">
        <w:rPr>
          <w:rFonts w:ascii="Arial" w:hAnsi="Arial" w:cs="Arial"/>
          <w:color w:val="000000"/>
          <w:sz w:val="20"/>
          <w:szCs w:val="20"/>
          <w:lang w:val="nl-BE"/>
        </w:rPr>
        <w:t xml:space="preserve"> </w:t>
      </w:r>
      <w:r w:rsidRPr="00325ECE">
        <w:rPr>
          <w:rFonts w:ascii="Arial" w:hAnsi="Arial" w:cs="Arial"/>
          <w:sz w:val="20"/>
          <w:szCs w:val="20"/>
          <w:lang w:val="nl-BE"/>
        </w:rPr>
        <w:t xml:space="preserve">aan de beheerder van de </w:t>
      </w:r>
      <w:r w:rsidRPr="009A1205">
        <w:rPr>
          <w:rFonts w:ascii="Arial" w:hAnsi="Arial" w:cs="Arial"/>
          <w:sz w:val="20"/>
          <w:szCs w:val="20"/>
          <w:lang w:val="nl-BE"/>
        </w:rPr>
        <w:t>databank (KU Leuven).</w:t>
      </w:r>
    </w:p>
    <w:p w:rsidRPr="006916D0" w:rsidR="00277439" w:rsidP="00277439" w:rsidRDefault="00277439" w14:paraId="2E8988B7" w14:textId="77777777">
      <w:pPr>
        <w:spacing w:after="60"/>
        <w:rPr>
          <w:rFonts w:ascii="Arial" w:hAnsi="Arial" w:cs="Arial"/>
          <w:color w:val="FF0000"/>
          <w:sz w:val="20"/>
          <w:szCs w:val="20"/>
          <w:lang w:val="nl-BE"/>
        </w:rPr>
      </w:pPr>
      <w:r w:rsidRPr="006916D0">
        <w:rPr>
          <w:rFonts w:ascii="Arial" w:hAnsi="Arial" w:cs="Arial"/>
          <w:sz w:val="20"/>
          <w:szCs w:val="20"/>
          <w:lang w:val="nl-BE"/>
        </w:rPr>
        <w:t>De overgedragen persoonlijke gegevens omvatten geen combinatie van elementen waarmee het mogelijk is u te identificeren</w:t>
      </w:r>
      <w:r w:rsidRPr="006916D0">
        <w:rPr>
          <w:rStyle w:val="FootnoteReference"/>
          <w:rFonts w:ascii="Arial" w:hAnsi="Arial" w:cs="Arial"/>
          <w:sz w:val="20"/>
          <w:szCs w:val="20"/>
          <w:lang w:val="nl-BE"/>
        </w:rPr>
        <w:footnoteReference w:id="2"/>
      </w:r>
      <w:r w:rsidRPr="006916D0">
        <w:rPr>
          <w:rFonts w:ascii="Arial" w:hAnsi="Arial" w:cs="Arial"/>
          <w:sz w:val="20"/>
          <w:szCs w:val="20"/>
          <w:lang w:val="nl-BE"/>
        </w:rPr>
        <w:t>.</w:t>
      </w:r>
    </w:p>
    <w:p w:rsidRPr="006916D0" w:rsidR="00277439" w:rsidP="00277439" w:rsidRDefault="00277439" w14:paraId="6D4EA567" w14:textId="77777777">
      <w:pPr>
        <w:spacing w:after="60"/>
        <w:rPr>
          <w:rFonts w:ascii="Arial" w:hAnsi="Arial" w:cs="Arial"/>
          <w:sz w:val="20"/>
          <w:szCs w:val="20"/>
          <w:lang w:val="nl-BE"/>
        </w:rPr>
      </w:pPr>
      <w:r w:rsidRPr="006916D0">
        <w:rPr>
          <w:rFonts w:ascii="Arial" w:hAnsi="Arial" w:cs="Arial"/>
          <w:color w:val="000000"/>
          <w:sz w:val="20"/>
          <w:szCs w:val="20"/>
          <w:lang w:val="nl-BE"/>
        </w:rPr>
        <w:t xml:space="preserve">De door de opdrachtgever aangestelde beheerder van de onderzoeksgegevens kan u niet identificeren op basis van de overgedragen gegevens. Deze persoon is verantwoordelijk voor het verzamelen van de gegevens die door alle artsen-onderzoekers die deelnemen aan de studie zijn verzameld en voor de verwerking en de bescherming van die gegevens in overeenstemming met de Belgische wet </w:t>
      </w:r>
      <w:proofErr w:type="gramStart"/>
      <w:r w:rsidRPr="006916D0">
        <w:rPr>
          <w:rFonts w:ascii="Arial" w:hAnsi="Arial" w:cs="Arial"/>
          <w:color w:val="000000"/>
          <w:sz w:val="20"/>
          <w:szCs w:val="20"/>
          <w:lang w:val="nl-BE"/>
        </w:rPr>
        <w:t>betreffende</w:t>
      </w:r>
      <w:proofErr w:type="gramEnd"/>
      <w:r w:rsidRPr="006916D0">
        <w:rPr>
          <w:rFonts w:ascii="Arial" w:hAnsi="Arial" w:cs="Arial"/>
          <w:color w:val="000000"/>
          <w:sz w:val="20"/>
          <w:szCs w:val="20"/>
          <w:lang w:val="nl-BE"/>
        </w:rPr>
        <w:t xml:space="preserve"> de bescherming van de persoonlijke levenssfeer.</w:t>
      </w:r>
    </w:p>
    <w:p w:rsidRPr="00325ECE" w:rsidR="00277439" w:rsidP="00277439" w:rsidRDefault="00277439" w14:paraId="7D2C40D9" w14:textId="77777777">
      <w:pPr>
        <w:spacing w:after="60"/>
        <w:rPr>
          <w:rFonts w:ascii="Arial" w:hAnsi="Arial"/>
          <w:color w:val="000000"/>
          <w:sz w:val="20"/>
          <w:szCs w:val="20"/>
          <w:lang w:val="nl-BE"/>
        </w:rPr>
      </w:pPr>
      <w:r w:rsidRPr="006E33CF">
        <w:rPr>
          <w:rFonts w:ascii="Arial" w:hAnsi="Arial"/>
          <w:color w:val="000000"/>
          <w:sz w:val="20"/>
          <w:szCs w:val="20"/>
          <w:lang w:val="nl-BE"/>
        </w:rPr>
        <w:t xml:space="preserve">De (gecodeerde) onderzoeksgegevens kunnen doorgegeven worden aan Belgische of andere </w:t>
      </w:r>
      <w:r>
        <w:rPr>
          <w:rFonts w:ascii="Arial" w:hAnsi="Arial"/>
          <w:color w:val="000000"/>
          <w:sz w:val="20"/>
          <w:szCs w:val="20"/>
          <w:lang w:val="nl-BE"/>
        </w:rPr>
        <w:t>regelgevende instanties</w:t>
      </w:r>
      <w:r w:rsidRPr="006E33CF">
        <w:rPr>
          <w:rFonts w:ascii="Arial" w:hAnsi="Arial"/>
          <w:color w:val="000000"/>
          <w:sz w:val="20"/>
          <w:szCs w:val="20"/>
          <w:lang w:val="nl-BE"/>
        </w:rPr>
        <w:t xml:space="preserve">, aan de </w:t>
      </w:r>
      <w:r>
        <w:rPr>
          <w:rFonts w:ascii="Arial" w:hAnsi="Arial"/>
          <w:color w:val="000000"/>
          <w:sz w:val="20"/>
          <w:szCs w:val="20"/>
          <w:lang w:val="nl-BE"/>
        </w:rPr>
        <w:t xml:space="preserve">betrokken </w:t>
      </w:r>
      <w:r w:rsidRPr="006E33CF">
        <w:rPr>
          <w:rFonts w:ascii="Arial" w:hAnsi="Arial"/>
          <w:color w:val="000000"/>
          <w:sz w:val="20"/>
          <w:szCs w:val="20"/>
          <w:lang w:val="nl-BE"/>
        </w:rPr>
        <w:t xml:space="preserve">ethische comités, aan andere artsen en/of instellingen die </w:t>
      </w:r>
      <w:r w:rsidRPr="00325ECE">
        <w:rPr>
          <w:rFonts w:ascii="Arial" w:hAnsi="Arial"/>
          <w:color w:val="000000"/>
          <w:sz w:val="20"/>
          <w:szCs w:val="20"/>
          <w:lang w:val="nl-BE"/>
        </w:rPr>
        <w:t>samenwerken met de opdrachtgever.</w:t>
      </w:r>
    </w:p>
    <w:p w:rsidRPr="00325ECE" w:rsidR="00277439" w:rsidP="00277439" w:rsidRDefault="00277439" w14:paraId="25C0BC58" w14:textId="77777777">
      <w:pPr>
        <w:spacing w:after="60"/>
        <w:rPr>
          <w:rFonts w:ascii="Arial" w:hAnsi="Arial"/>
          <w:sz w:val="20"/>
          <w:szCs w:val="20"/>
          <w:lang w:val="nl-BE"/>
        </w:rPr>
      </w:pPr>
      <w:r w:rsidRPr="00325ECE">
        <w:rPr>
          <w:rFonts w:ascii="Arial" w:hAnsi="Arial"/>
          <w:color w:val="000000"/>
          <w:sz w:val="20"/>
          <w:lang w:val="nl-BE"/>
        </w:rPr>
        <w:t xml:space="preserve">Deze artsen en/of instellingen kunnen zich situeren in België en in andere landen waar de normen </w:t>
      </w:r>
      <w:proofErr w:type="gramStart"/>
      <w:r w:rsidRPr="00325ECE">
        <w:rPr>
          <w:rFonts w:ascii="Arial" w:hAnsi="Arial"/>
          <w:sz w:val="20"/>
          <w:lang w:val="nl-BE"/>
        </w:rPr>
        <w:t>inzake</w:t>
      </w:r>
      <w:proofErr w:type="gramEnd"/>
      <w:r w:rsidRPr="00325ECE">
        <w:rPr>
          <w:rFonts w:ascii="Arial" w:hAnsi="Arial"/>
          <w:sz w:val="20"/>
          <w:lang w:val="nl-BE"/>
        </w:rPr>
        <w:t xml:space="preserve"> de bescherming van persoonsgegevens verschillend of minder strikt kunnen zijn</w:t>
      </w:r>
      <w:r w:rsidRPr="00325ECE">
        <w:rPr>
          <w:rStyle w:val="FootnoteReference"/>
          <w:rFonts w:ascii="Arial" w:hAnsi="Arial"/>
          <w:sz w:val="20"/>
          <w:lang w:val="nl-BE"/>
        </w:rPr>
        <w:footnoteReference w:id="3"/>
      </w:r>
      <w:r w:rsidRPr="00325ECE">
        <w:rPr>
          <w:rFonts w:ascii="Arial" w:hAnsi="Arial"/>
          <w:sz w:val="20"/>
          <w:lang w:val="nl-BE"/>
        </w:rPr>
        <w:t>. Dit gebeurt dan steeds in gecodeerde vorm zoals hierboven uitgelegd</w:t>
      </w:r>
      <w:r w:rsidRPr="00325ECE">
        <w:rPr>
          <w:rFonts w:ascii="Arial" w:hAnsi="Arial" w:cs="Arial"/>
          <w:sz w:val="20"/>
          <w:szCs w:val="20"/>
          <w:lang w:val="nl-BE"/>
        </w:rPr>
        <w:t>.</w:t>
      </w:r>
      <w:r w:rsidRPr="00325ECE">
        <w:rPr>
          <w:rFonts w:ascii="Arial" w:hAnsi="Arial"/>
          <w:sz w:val="20"/>
          <w:szCs w:val="20"/>
          <w:lang w:val="nl-BE"/>
        </w:rPr>
        <w:t xml:space="preserve"> </w:t>
      </w:r>
    </w:p>
    <w:p w:rsidRPr="00325ECE" w:rsidR="00277439" w:rsidP="00277439" w:rsidRDefault="00277439" w14:paraId="6E064B04" w14:textId="40C58737">
      <w:pPr>
        <w:autoSpaceDE w:val="0"/>
        <w:autoSpaceDN w:val="0"/>
        <w:adjustRightInd w:val="0"/>
        <w:spacing w:after="60"/>
        <w:rPr>
          <w:rFonts w:ascii="Arial" w:hAnsi="Arial" w:cs="Arial"/>
          <w:sz w:val="20"/>
          <w:szCs w:val="20"/>
          <w:lang w:val="nl-BE"/>
        </w:rPr>
      </w:pPr>
      <w:r w:rsidRPr="00CA5A08">
        <w:rPr>
          <w:rFonts w:ascii="Arial" w:hAnsi="Arial" w:cs="Arial"/>
          <w:sz w:val="20"/>
          <w:szCs w:val="20"/>
          <w:lang w:val="nl-BE"/>
        </w:rPr>
        <w:t>De opdrachtgever, alsook de project-partners VUB</w:t>
      </w:r>
      <w:r>
        <w:rPr>
          <w:rFonts w:ascii="Arial" w:hAnsi="Arial" w:cs="Arial"/>
          <w:sz w:val="20"/>
          <w:szCs w:val="20"/>
          <w:lang w:val="nl-BE"/>
        </w:rPr>
        <w:t>,</w:t>
      </w:r>
      <w:r w:rsidRPr="00CA5A08">
        <w:rPr>
          <w:rFonts w:ascii="Arial" w:hAnsi="Arial" w:cs="Arial"/>
          <w:sz w:val="20"/>
          <w:szCs w:val="20"/>
          <w:lang w:val="nl-BE"/>
        </w:rPr>
        <w:t xml:space="preserve"> </w:t>
      </w:r>
      <w:proofErr w:type="spellStart"/>
      <w:r>
        <w:rPr>
          <w:rFonts w:ascii="Arial" w:hAnsi="Arial" w:cs="Arial"/>
          <w:sz w:val="20"/>
          <w:szCs w:val="20"/>
          <w:lang w:val="nl-BE" w:eastAsia="en-US"/>
        </w:rPr>
        <w:t>UZGent</w:t>
      </w:r>
      <w:proofErr w:type="spellEnd"/>
      <w:r>
        <w:rPr>
          <w:rFonts w:ascii="Arial" w:hAnsi="Arial" w:cs="Arial"/>
          <w:sz w:val="20"/>
          <w:szCs w:val="20"/>
          <w:lang w:val="nl-BE" w:eastAsia="en-US"/>
        </w:rPr>
        <w:t xml:space="preserve">, </w:t>
      </w:r>
      <w:proofErr w:type="spellStart"/>
      <w:r>
        <w:rPr>
          <w:rFonts w:ascii="Arial" w:hAnsi="Arial" w:cs="Arial"/>
          <w:sz w:val="20"/>
          <w:szCs w:val="20"/>
          <w:lang w:val="nl-BE" w:eastAsia="en-US"/>
        </w:rPr>
        <w:t>UZAntwerpen</w:t>
      </w:r>
      <w:proofErr w:type="spellEnd"/>
      <w:r>
        <w:rPr>
          <w:rFonts w:ascii="Arial" w:hAnsi="Arial" w:cs="Arial"/>
          <w:sz w:val="20"/>
          <w:szCs w:val="20"/>
          <w:lang w:val="nl-BE" w:eastAsia="en-US"/>
        </w:rPr>
        <w:t xml:space="preserve">, AZ </w:t>
      </w:r>
      <w:proofErr w:type="spellStart"/>
      <w:r>
        <w:rPr>
          <w:rFonts w:ascii="Arial" w:hAnsi="Arial" w:cs="Arial"/>
          <w:sz w:val="20"/>
          <w:szCs w:val="20"/>
          <w:lang w:val="nl-BE" w:eastAsia="en-US"/>
        </w:rPr>
        <w:t>Groeninge</w:t>
      </w:r>
      <w:proofErr w:type="spellEnd"/>
      <w:r>
        <w:rPr>
          <w:rFonts w:ascii="Arial" w:hAnsi="Arial" w:cs="Arial"/>
          <w:sz w:val="20"/>
          <w:szCs w:val="20"/>
          <w:lang w:val="nl-BE" w:eastAsia="en-US"/>
        </w:rPr>
        <w:t xml:space="preserve">, AZ Sint-Jan, </w:t>
      </w:r>
      <w:proofErr w:type="spellStart"/>
      <w:r>
        <w:rPr>
          <w:rFonts w:ascii="Arial" w:hAnsi="Arial" w:cs="Arial"/>
          <w:sz w:val="20"/>
          <w:szCs w:val="20"/>
          <w:lang w:val="nl-BE" w:eastAsia="en-US"/>
        </w:rPr>
        <w:t>Azorg</w:t>
      </w:r>
      <w:proofErr w:type="spellEnd"/>
      <w:r>
        <w:rPr>
          <w:rFonts w:ascii="Arial" w:hAnsi="Arial" w:cs="Arial"/>
          <w:sz w:val="20"/>
          <w:szCs w:val="20"/>
          <w:lang w:val="nl-BE" w:eastAsia="en-US"/>
        </w:rPr>
        <w:t xml:space="preserve"> en </w:t>
      </w:r>
      <w:proofErr w:type="spellStart"/>
      <w:r>
        <w:rPr>
          <w:rFonts w:ascii="Arial" w:hAnsi="Arial" w:cs="Arial"/>
          <w:sz w:val="20"/>
          <w:szCs w:val="20"/>
          <w:lang w:val="nl-BE" w:eastAsia="en-US"/>
        </w:rPr>
        <w:t>UZLeuven</w:t>
      </w:r>
      <w:proofErr w:type="spellEnd"/>
      <w:r w:rsidRPr="00CA5A08">
        <w:rPr>
          <w:rFonts w:ascii="Arial" w:hAnsi="Arial" w:cs="Arial"/>
          <w:sz w:val="20"/>
          <w:szCs w:val="20"/>
          <w:lang w:val="nl-BE"/>
        </w:rPr>
        <w:t>, z</w:t>
      </w:r>
      <w:r>
        <w:rPr>
          <w:rFonts w:ascii="Arial" w:hAnsi="Arial" w:cs="Arial"/>
          <w:sz w:val="20"/>
          <w:szCs w:val="20"/>
          <w:lang w:val="nl-BE"/>
        </w:rPr>
        <w:t>ullen</w:t>
      </w:r>
      <w:r w:rsidRPr="00CA5A08">
        <w:rPr>
          <w:rFonts w:ascii="Arial" w:hAnsi="Arial" w:cs="Arial"/>
          <w:sz w:val="20"/>
          <w:szCs w:val="20"/>
          <w:lang w:val="nl-BE"/>
        </w:rPr>
        <w:t xml:space="preserve"> de </w:t>
      </w:r>
      <w:r>
        <w:rPr>
          <w:rFonts w:ascii="Arial" w:hAnsi="Arial" w:cs="Arial"/>
          <w:sz w:val="20"/>
          <w:szCs w:val="20"/>
          <w:lang w:val="nl-BE"/>
        </w:rPr>
        <w:t xml:space="preserve">gegevens verzameld binnen het project </w:t>
      </w:r>
      <w:r w:rsidRPr="00CA5A08">
        <w:rPr>
          <w:rFonts w:ascii="Arial" w:hAnsi="Arial" w:cs="Arial"/>
          <w:sz w:val="20"/>
          <w:szCs w:val="20"/>
          <w:lang w:val="nl-BE"/>
        </w:rPr>
        <w:t xml:space="preserve">gebruiken in het kader van de studie waaraan u deelneemt, maar wil ze ook kunnen aanwenden in het kader van andere studies over dezelfde </w:t>
      </w:r>
      <w:r>
        <w:rPr>
          <w:rFonts w:ascii="Arial" w:hAnsi="Arial" w:cs="Arial"/>
          <w:sz w:val="20"/>
          <w:szCs w:val="20"/>
          <w:lang w:val="nl-BE"/>
        </w:rPr>
        <w:t>ziekte als beschreven in deze studie</w:t>
      </w:r>
      <w:r w:rsidRPr="00CA5A08">
        <w:rPr>
          <w:rFonts w:ascii="Arial" w:hAnsi="Arial" w:cs="Arial"/>
          <w:sz w:val="20"/>
          <w:szCs w:val="20"/>
          <w:lang w:val="nl-BE"/>
        </w:rPr>
        <w:t>. Buiten de context die beschreven wordt in dit document, kunnen uw gegevens enkel gebruikt worden als een ethisch comité haar goedkeuring heeft gegeven.</w:t>
      </w:r>
      <w:r w:rsidRPr="00325ECE">
        <w:rPr>
          <w:rFonts w:ascii="Arial" w:hAnsi="Arial" w:cs="Arial"/>
          <w:sz w:val="20"/>
          <w:szCs w:val="20"/>
          <w:lang w:val="nl-BE"/>
        </w:rPr>
        <w:t xml:space="preserve"> </w:t>
      </w:r>
    </w:p>
    <w:p w:rsidRPr="00325ECE" w:rsidR="00277439" w:rsidP="00277439" w:rsidRDefault="00277439" w14:paraId="0278CA80" w14:textId="77777777">
      <w:pPr>
        <w:jc w:val="both"/>
        <w:rPr>
          <w:rFonts w:ascii="Arial" w:hAnsi="Arial"/>
          <w:sz w:val="20"/>
          <w:lang w:val="nl-BE"/>
        </w:rPr>
      </w:pPr>
      <w:proofErr w:type="gramStart"/>
      <w:r w:rsidRPr="00325ECE">
        <w:rPr>
          <w:rFonts w:ascii="Arial" w:hAnsi="Arial" w:cs="Arial"/>
          <w:sz w:val="20"/>
          <w:szCs w:val="20"/>
          <w:lang w:val="nl-BE"/>
        </w:rPr>
        <w:t>Indien</w:t>
      </w:r>
      <w:proofErr w:type="gramEnd"/>
      <w:r w:rsidRPr="00325ECE">
        <w:rPr>
          <w:rFonts w:ascii="Arial" w:hAnsi="Arial" w:cs="Arial"/>
          <w:sz w:val="20"/>
          <w:szCs w:val="20"/>
          <w:lang w:val="nl-BE"/>
        </w:rPr>
        <w:t xml:space="preserve"> u uw toestemming tot deelname aan de studie intrekt, zullen de gecodeerde gegevens die al verzameld waren vóór uw terugtrekking, bewaard worden. </w:t>
      </w:r>
      <w:r w:rsidRPr="00325ECE">
        <w:rPr>
          <w:rFonts w:ascii="Arial" w:hAnsi="Arial"/>
          <w:sz w:val="20"/>
          <w:lang w:val="nl-BE"/>
        </w:rPr>
        <w:t xml:space="preserve">Hierdoor wordt de geldigheid van de studie gegarandeerd. Er zal geen enkel nieuw gegeven aan de opdrachtgever worden doorgegeven. </w:t>
      </w:r>
    </w:p>
    <w:p w:rsidRPr="00D239B7" w:rsidR="00277439" w:rsidP="00277439" w:rsidRDefault="00277439" w14:paraId="6EFD2F4B" w14:textId="77777777">
      <w:pPr>
        <w:jc w:val="both"/>
        <w:rPr>
          <w:rFonts w:ascii="Arial" w:hAnsi="Arial"/>
          <w:color w:val="000000"/>
          <w:sz w:val="20"/>
          <w:lang w:val="nl-BE"/>
        </w:rPr>
      </w:pPr>
    </w:p>
    <w:p w:rsidRPr="00D239B7" w:rsidR="00277439" w:rsidP="00277439" w:rsidRDefault="00277439" w14:paraId="020C4331" w14:textId="77777777">
      <w:pPr>
        <w:jc w:val="both"/>
        <w:rPr>
          <w:rFonts w:ascii="Arial" w:hAnsi="Arial" w:cs="Arial"/>
          <w:sz w:val="20"/>
          <w:szCs w:val="20"/>
          <w:lang w:val="nl-BE"/>
        </w:rPr>
      </w:pPr>
      <w:proofErr w:type="gramStart"/>
      <w:r w:rsidRPr="00D239B7">
        <w:rPr>
          <w:rFonts w:ascii="Arial" w:hAnsi="Arial" w:cs="Arial"/>
          <w:sz w:val="20"/>
          <w:szCs w:val="20"/>
          <w:lang w:val="nl-BE"/>
        </w:rPr>
        <w:t>Indien</w:t>
      </w:r>
      <w:proofErr w:type="gramEnd"/>
      <w:r w:rsidRPr="00D239B7">
        <w:rPr>
          <w:rFonts w:ascii="Arial" w:hAnsi="Arial" w:cs="Arial"/>
          <w:sz w:val="20"/>
          <w:szCs w:val="20"/>
          <w:lang w:val="nl-BE"/>
        </w:rPr>
        <w:t xml:space="preserve"> u vragen hebt over hoe wij uw gegevens gebruiken, dan kan u hiervoor steeds terecht bij uw arts-onderzoeker. Ook de functionaris voor gegevensbescherming van het onderzoekcentrum staan </w:t>
      </w:r>
      <w:proofErr w:type="gramStart"/>
      <w:r w:rsidRPr="00D239B7">
        <w:rPr>
          <w:rFonts w:ascii="Arial" w:hAnsi="Arial" w:cs="Arial"/>
          <w:sz w:val="20"/>
          <w:szCs w:val="20"/>
          <w:lang w:val="nl-BE"/>
        </w:rPr>
        <w:t>ter uwer beschikking</w:t>
      </w:r>
      <w:proofErr w:type="gramEnd"/>
      <w:r w:rsidRPr="00D239B7">
        <w:rPr>
          <w:rFonts w:ascii="Arial" w:hAnsi="Arial" w:cs="Arial"/>
          <w:sz w:val="20"/>
          <w:szCs w:val="20"/>
          <w:lang w:val="nl-BE"/>
        </w:rPr>
        <w:t xml:space="preserve">. </w:t>
      </w:r>
    </w:p>
    <w:p w:rsidRPr="00D239B7" w:rsidR="00277439" w:rsidP="00277439" w:rsidRDefault="00277439" w14:paraId="2B7A6B6B" w14:textId="7C607FB1">
      <w:pPr>
        <w:jc w:val="both"/>
        <w:rPr>
          <w:rFonts w:ascii="Arial" w:hAnsi="Arial" w:cs="Arial"/>
          <w:sz w:val="20"/>
          <w:szCs w:val="20"/>
          <w:lang w:val="nl-BE"/>
        </w:rPr>
      </w:pPr>
      <w:r w:rsidRPr="00D239B7">
        <w:rPr>
          <w:rFonts w:ascii="Arial" w:hAnsi="Arial" w:cs="Arial"/>
          <w:sz w:val="20"/>
          <w:szCs w:val="20"/>
          <w:lang w:val="nl-BE"/>
        </w:rPr>
        <w:t>De contactgegevens van deze laatste zijn als volgt</w:t>
      </w:r>
      <w:r w:rsidRPr="004333B6">
        <w:rPr>
          <w:rFonts w:ascii="Arial" w:hAnsi="Arial" w:cs="Arial"/>
          <w:sz w:val="20"/>
          <w:szCs w:val="20"/>
          <w:lang w:val="nl-BE"/>
        </w:rPr>
        <w:t xml:space="preserve">: DPO - </w:t>
      </w:r>
      <w:proofErr w:type="spellStart"/>
      <w:r w:rsidRPr="004333B6">
        <w:rPr>
          <w:rFonts w:ascii="Arial" w:hAnsi="Arial" w:cs="Arial"/>
          <w:sz w:val="20"/>
          <w:szCs w:val="20"/>
          <w:lang w:val="nl-BE"/>
        </w:rPr>
        <w:t>KULeuven</w:t>
      </w:r>
      <w:proofErr w:type="spellEnd"/>
      <w:r w:rsidRPr="004333B6">
        <w:rPr>
          <w:rFonts w:ascii="Arial" w:hAnsi="Arial" w:cs="Arial"/>
          <w:sz w:val="20"/>
          <w:szCs w:val="20"/>
          <w:lang w:val="nl-BE"/>
        </w:rPr>
        <w:t xml:space="preserve">, </w:t>
      </w:r>
      <w:proofErr w:type="spellStart"/>
      <w:r w:rsidRPr="004333B6">
        <w:rPr>
          <w:rFonts w:ascii="Arial" w:hAnsi="Arial" w:cs="Arial"/>
          <w:sz w:val="20"/>
          <w:szCs w:val="20"/>
          <w:lang w:val="nl-BE"/>
        </w:rPr>
        <w:t>Herestraat</w:t>
      </w:r>
      <w:proofErr w:type="spellEnd"/>
      <w:r w:rsidRPr="004333B6">
        <w:rPr>
          <w:rFonts w:ascii="Arial" w:hAnsi="Arial" w:cs="Arial"/>
          <w:sz w:val="20"/>
          <w:szCs w:val="20"/>
          <w:lang w:val="nl-BE"/>
        </w:rPr>
        <w:t xml:space="preserve"> 49, 3000 Leuven, e-mail dpo@kuleuven.be</w:t>
      </w:r>
      <w:r w:rsidRPr="01196D57">
        <w:rPr>
          <w:rFonts w:ascii="Arial" w:hAnsi="Arial" w:eastAsia="Arial" w:cs="Arial"/>
          <w:sz w:val="20"/>
          <w:szCs w:val="20"/>
          <w:lang w:val="nl-BE"/>
        </w:rPr>
        <w:t xml:space="preserve">. </w:t>
      </w:r>
    </w:p>
    <w:p w:rsidR="00277439" w:rsidP="00277439" w:rsidRDefault="00277439" w14:paraId="1277BFB1" w14:textId="77777777">
      <w:pPr>
        <w:jc w:val="both"/>
        <w:rPr>
          <w:rFonts w:ascii="Arial" w:hAnsi="Arial" w:cs="Arial"/>
          <w:sz w:val="20"/>
          <w:szCs w:val="20"/>
          <w:lang w:val="nl-BE"/>
        </w:rPr>
      </w:pPr>
    </w:p>
    <w:p w:rsidRPr="00D239B7" w:rsidR="00277439" w:rsidP="00277439" w:rsidRDefault="00277439" w14:paraId="1701AF49" w14:textId="77777777">
      <w:pPr>
        <w:jc w:val="both"/>
        <w:rPr>
          <w:rFonts w:ascii="Arial" w:hAnsi="Arial" w:cs="Arial"/>
          <w:sz w:val="20"/>
          <w:szCs w:val="20"/>
          <w:lang w:val="nl-BE"/>
        </w:rPr>
      </w:pPr>
      <w:r w:rsidRPr="00D239B7">
        <w:rPr>
          <w:rFonts w:ascii="Arial" w:hAnsi="Arial" w:cs="Arial"/>
          <w:sz w:val="20"/>
          <w:szCs w:val="20"/>
          <w:lang w:val="nl-BE"/>
        </w:rPr>
        <w:t xml:space="preserve">Tot slot, </w:t>
      </w:r>
      <w:proofErr w:type="gramStart"/>
      <w:r w:rsidRPr="00D239B7">
        <w:rPr>
          <w:rFonts w:ascii="Arial" w:hAnsi="Arial" w:cs="Arial"/>
          <w:sz w:val="20"/>
          <w:szCs w:val="20"/>
          <w:lang w:val="nl-BE"/>
        </w:rPr>
        <w:t>indien</w:t>
      </w:r>
      <w:proofErr w:type="gramEnd"/>
      <w:r w:rsidRPr="00D239B7">
        <w:rPr>
          <w:rFonts w:ascii="Arial" w:hAnsi="Arial" w:cs="Arial"/>
          <w:sz w:val="20"/>
          <w:szCs w:val="20"/>
          <w:lang w:val="nl-BE"/>
        </w:rPr>
        <w:t xml:space="preserve"> u een klacht heeft over de verwerking van uw gegevens, kunt u contact opnemen met de Belgische toezichthoudende instantie die toeziet op de naleving van de grondbeginselen van de bescherming van persoonsgegevens:</w:t>
      </w:r>
    </w:p>
    <w:p w:rsidRPr="00D239B7" w:rsidR="00277439" w:rsidP="00277439" w:rsidRDefault="00277439" w14:paraId="36AE5006" w14:textId="77777777">
      <w:pPr>
        <w:jc w:val="both"/>
        <w:rPr>
          <w:rFonts w:ascii="Arial" w:hAnsi="Arial" w:cs="Arial"/>
          <w:sz w:val="20"/>
          <w:szCs w:val="20"/>
          <w:lang w:val="nl-BE"/>
        </w:rPr>
      </w:pPr>
    </w:p>
    <w:p w:rsidRPr="00D239B7" w:rsidR="00277439" w:rsidP="00277439" w:rsidRDefault="00277439" w14:paraId="5840BB1D" w14:textId="77777777">
      <w:pPr>
        <w:jc w:val="both"/>
        <w:rPr>
          <w:rFonts w:ascii="Arial" w:hAnsi="Arial" w:cs="Arial"/>
          <w:sz w:val="20"/>
          <w:szCs w:val="20"/>
          <w:lang w:val="nl-BE"/>
        </w:rPr>
      </w:pPr>
      <w:r w:rsidRPr="00D239B7">
        <w:rPr>
          <w:rFonts w:ascii="Arial" w:hAnsi="Arial" w:cs="Arial"/>
          <w:sz w:val="20"/>
          <w:szCs w:val="20"/>
          <w:lang w:val="nl-BE"/>
        </w:rPr>
        <w:t xml:space="preserve">De Belgische toezichthoudende instantie heet: </w:t>
      </w:r>
    </w:p>
    <w:p w:rsidRPr="00D239B7" w:rsidR="00277439" w:rsidP="00277439" w:rsidRDefault="00277439" w14:paraId="46572592" w14:textId="77777777">
      <w:pPr>
        <w:jc w:val="both"/>
        <w:rPr>
          <w:rFonts w:ascii="Arial" w:hAnsi="Arial" w:cs="Arial"/>
          <w:sz w:val="20"/>
          <w:szCs w:val="20"/>
          <w:lang w:val="nl-BE"/>
        </w:rPr>
      </w:pPr>
      <w:r w:rsidRPr="00D239B7">
        <w:rPr>
          <w:rFonts w:ascii="Arial" w:hAnsi="Arial" w:cs="Arial"/>
          <w:sz w:val="20"/>
          <w:szCs w:val="20"/>
          <w:lang w:val="nl-BE"/>
        </w:rPr>
        <w:t>Gegevensbeschermingsautoriteit (GBA)</w:t>
      </w:r>
    </w:p>
    <w:p w:rsidRPr="00D239B7" w:rsidR="00277439" w:rsidP="00277439" w:rsidRDefault="00277439" w14:paraId="18492A4F" w14:textId="77777777">
      <w:pPr>
        <w:jc w:val="both"/>
        <w:rPr>
          <w:rFonts w:ascii="Arial" w:hAnsi="Arial" w:cs="Arial"/>
          <w:sz w:val="20"/>
          <w:szCs w:val="20"/>
          <w:lang w:val="nl-BE"/>
        </w:rPr>
      </w:pPr>
      <w:r w:rsidRPr="00D239B7">
        <w:rPr>
          <w:rFonts w:ascii="Arial" w:hAnsi="Arial" w:cs="Arial"/>
          <w:sz w:val="20"/>
          <w:szCs w:val="20"/>
          <w:lang w:val="nl-BE"/>
        </w:rPr>
        <w:t>Drukpersstraat 35,</w:t>
      </w:r>
    </w:p>
    <w:p w:rsidRPr="00D239B7" w:rsidR="00277439" w:rsidP="00277439" w:rsidRDefault="00277439" w14:paraId="49E8CB20" w14:textId="77777777">
      <w:pPr>
        <w:jc w:val="both"/>
        <w:rPr>
          <w:rFonts w:ascii="Arial" w:hAnsi="Arial" w:cs="Arial"/>
          <w:sz w:val="20"/>
          <w:szCs w:val="20"/>
          <w:lang w:val="nl-BE"/>
        </w:rPr>
      </w:pPr>
      <w:r w:rsidRPr="00D239B7">
        <w:rPr>
          <w:rFonts w:ascii="Arial" w:hAnsi="Arial" w:cs="Arial"/>
          <w:sz w:val="20"/>
          <w:szCs w:val="20"/>
          <w:lang w:val="nl-BE"/>
        </w:rPr>
        <w:t>1000 Brussel</w:t>
      </w:r>
    </w:p>
    <w:p w:rsidRPr="00D239B7" w:rsidR="00277439" w:rsidP="00277439" w:rsidRDefault="00277439" w14:paraId="02C56DD6" w14:textId="77777777">
      <w:pPr>
        <w:jc w:val="both"/>
        <w:rPr>
          <w:rFonts w:ascii="Arial" w:hAnsi="Arial" w:cs="Arial"/>
          <w:sz w:val="20"/>
          <w:szCs w:val="20"/>
          <w:lang w:val="nl-BE"/>
        </w:rPr>
      </w:pPr>
      <w:r w:rsidRPr="00D239B7">
        <w:rPr>
          <w:rFonts w:ascii="Arial" w:hAnsi="Arial" w:cs="Arial"/>
          <w:sz w:val="20"/>
          <w:szCs w:val="20"/>
          <w:lang w:val="nl-BE"/>
        </w:rPr>
        <w:t>Tel. +32 2 274 48 00</w:t>
      </w:r>
    </w:p>
    <w:p w:rsidRPr="00D239B7" w:rsidR="00277439" w:rsidP="00277439" w:rsidRDefault="00277439" w14:paraId="6B134ABC" w14:textId="77777777">
      <w:pPr>
        <w:jc w:val="both"/>
        <w:rPr>
          <w:rFonts w:ascii="Arial" w:hAnsi="Arial" w:cs="Arial"/>
          <w:sz w:val="20"/>
          <w:szCs w:val="20"/>
          <w:lang w:val="en-US"/>
        </w:rPr>
      </w:pPr>
      <w:r w:rsidRPr="00D239B7">
        <w:rPr>
          <w:rFonts w:ascii="Arial" w:hAnsi="Arial" w:cs="Arial"/>
          <w:sz w:val="20"/>
          <w:szCs w:val="20"/>
          <w:lang w:val="en-US"/>
        </w:rPr>
        <w:t>e-mail: contact(at)apd-gba.be</w:t>
      </w:r>
    </w:p>
    <w:p w:rsidRPr="00D239B7" w:rsidR="00277439" w:rsidP="00277439" w:rsidRDefault="00277439" w14:paraId="5E26FDA4" w14:textId="77777777">
      <w:pPr>
        <w:jc w:val="both"/>
        <w:rPr>
          <w:rFonts w:ascii="Arial" w:hAnsi="Arial" w:cs="Arial"/>
          <w:sz w:val="20"/>
          <w:szCs w:val="20"/>
          <w:lang w:val="nl-BE"/>
        </w:rPr>
      </w:pPr>
      <w:r w:rsidRPr="00D239B7">
        <w:rPr>
          <w:rFonts w:ascii="Arial" w:hAnsi="Arial" w:cs="Arial"/>
          <w:sz w:val="20"/>
          <w:szCs w:val="20"/>
          <w:lang w:val="nl-BE"/>
        </w:rPr>
        <w:t xml:space="preserve">Website: </w:t>
      </w:r>
      <w:hyperlink w:history="1" r:id="rId17">
        <w:r w:rsidRPr="00D239B7">
          <w:rPr>
            <w:rStyle w:val="Hyperlink"/>
            <w:rFonts w:ascii="Arial" w:hAnsi="Arial" w:cs="Arial"/>
            <w:sz w:val="20"/>
            <w:szCs w:val="20"/>
            <w:lang w:val="nl-BE"/>
          </w:rPr>
          <w:t>www.gegevensbeschermingsautoriteit.be</w:t>
        </w:r>
      </w:hyperlink>
      <w:r w:rsidRPr="00D239B7">
        <w:rPr>
          <w:rFonts w:ascii="Arial" w:hAnsi="Arial" w:cs="Arial"/>
          <w:sz w:val="20"/>
          <w:szCs w:val="20"/>
          <w:lang w:val="nl-BE"/>
        </w:rPr>
        <w:t xml:space="preserve"> </w:t>
      </w:r>
    </w:p>
    <w:p w:rsidRPr="00286D4C" w:rsidR="00277439" w:rsidP="00277439" w:rsidRDefault="00277439" w14:paraId="18DD6A5A" w14:textId="1D0F943A">
      <w:pPr>
        <w:pStyle w:val="Heading3"/>
        <w:spacing w:before="200"/>
        <w:rPr>
          <w:bCs w:val="0"/>
          <w:i/>
          <w:sz w:val="20"/>
          <w:szCs w:val="20"/>
          <w:lang w:val="nl-BE"/>
        </w:rPr>
      </w:pPr>
      <w:r w:rsidRPr="00286D4C">
        <w:rPr>
          <w:bCs w:val="0"/>
          <w:i/>
          <w:sz w:val="20"/>
          <w:szCs w:val="20"/>
          <w:lang w:val="nl-BE"/>
        </w:rPr>
        <w:t>Verzekering</w:t>
      </w:r>
    </w:p>
    <w:p w:rsidRPr="00286D4C" w:rsidR="00277439" w:rsidP="00277439" w:rsidRDefault="00277439" w14:paraId="0145B625" w14:textId="77777777">
      <w:pPr>
        <w:spacing w:after="60"/>
        <w:rPr>
          <w:rFonts w:ascii="Arial" w:hAnsi="Arial" w:cs="Arial"/>
          <w:sz w:val="20"/>
          <w:szCs w:val="20"/>
          <w:lang w:val="nl-BE"/>
        </w:rPr>
      </w:pPr>
      <w:r>
        <w:rPr>
          <w:rFonts w:ascii="Arial" w:hAnsi="Arial" w:cs="Arial"/>
          <w:sz w:val="20"/>
          <w:szCs w:val="20"/>
          <w:lang w:val="nl-BE"/>
        </w:rPr>
        <w:t>Elke deelname aan een studie houdt een risico in, hoe klein ook</w:t>
      </w:r>
      <w:r w:rsidRPr="00286D4C">
        <w:rPr>
          <w:rFonts w:ascii="Arial" w:hAnsi="Arial" w:cs="Arial"/>
          <w:sz w:val="20"/>
          <w:szCs w:val="20"/>
          <w:lang w:val="nl-BE"/>
        </w:rPr>
        <w:t xml:space="preserve">. De opdrachtgever </w:t>
      </w:r>
      <w:r>
        <w:rPr>
          <w:rFonts w:ascii="Arial" w:hAnsi="Arial" w:cs="Arial"/>
          <w:sz w:val="20"/>
          <w:szCs w:val="20"/>
          <w:lang w:val="nl-BE"/>
        </w:rPr>
        <w:t>is -</w:t>
      </w:r>
      <w:r w:rsidRPr="00286D4C">
        <w:rPr>
          <w:rFonts w:ascii="Arial" w:hAnsi="Arial" w:cs="Arial"/>
          <w:sz w:val="20"/>
          <w:szCs w:val="20"/>
          <w:lang w:val="nl-BE"/>
        </w:rPr>
        <w:t xml:space="preserve"> ook </w:t>
      </w:r>
      <w:proofErr w:type="gramStart"/>
      <w:r w:rsidRPr="00286D4C">
        <w:rPr>
          <w:rFonts w:ascii="Arial" w:hAnsi="Arial" w:cs="Arial"/>
          <w:sz w:val="20"/>
          <w:szCs w:val="20"/>
          <w:lang w:val="nl-BE"/>
        </w:rPr>
        <w:t>indien</w:t>
      </w:r>
      <w:proofErr w:type="gramEnd"/>
      <w:r w:rsidRPr="00286D4C">
        <w:rPr>
          <w:rFonts w:ascii="Arial" w:hAnsi="Arial" w:cs="Arial"/>
          <w:sz w:val="20"/>
          <w:szCs w:val="20"/>
          <w:lang w:val="nl-BE"/>
        </w:rPr>
        <w:t xml:space="preserve"> er geen sprake is van </w:t>
      </w:r>
      <w:r>
        <w:rPr>
          <w:rFonts w:ascii="Arial" w:hAnsi="Arial" w:cs="Arial"/>
          <w:sz w:val="20"/>
          <w:szCs w:val="20"/>
          <w:lang w:val="nl-BE"/>
        </w:rPr>
        <w:t>fout -</w:t>
      </w:r>
      <w:r w:rsidRPr="00286D4C">
        <w:rPr>
          <w:rFonts w:ascii="Arial" w:hAnsi="Arial" w:cs="Arial"/>
          <w:sz w:val="20"/>
          <w:szCs w:val="20"/>
          <w:lang w:val="nl-BE"/>
        </w:rPr>
        <w:t xml:space="preserve"> </w:t>
      </w:r>
      <w:r>
        <w:rPr>
          <w:rFonts w:ascii="Arial" w:hAnsi="Arial" w:cs="Arial"/>
          <w:sz w:val="20"/>
          <w:szCs w:val="20"/>
          <w:lang w:val="nl-BE"/>
        </w:rPr>
        <w:t>aansprakelijk</w:t>
      </w:r>
      <w:r w:rsidRPr="00286D4C">
        <w:rPr>
          <w:rFonts w:ascii="Arial" w:hAnsi="Arial" w:cs="Arial"/>
          <w:sz w:val="20"/>
          <w:szCs w:val="20"/>
          <w:lang w:val="nl-BE"/>
        </w:rPr>
        <w:t xml:space="preserve"> voor de schade die de deelnemer</w:t>
      </w:r>
      <w:r>
        <w:rPr>
          <w:rFonts w:ascii="Arial" w:hAnsi="Arial" w:cs="Arial"/>
          <w:sz w:val="20"/>
          <w:szCs w:val="20"/>
          <w:lang w:val="nl-BE"/>
        </w:rPr>
        <w:t xml:space="preserve"> of in geval van overlijden zijn/haar</w:t>
      </w:r>
      <w:r w:rsidRPr="00286D4C">
        <w:rPr>
          <w:rFonts w:ascii="Arial" w:hAnsi="Arial" w:cs="Arial"/>
          <w:sz w:val="20"/>
          <w:szCs w:val="20"/>
          <w:lang w:val="nl-BE"/>
        </w:rPr>
        <w:t xml:space="preserve"> rechthebbenden</w:t>
      </w:r>
      <w:r>
        <w:rPr>
          <w:rFonts w:ascii="Arial" w:hAnsi="Arial" w:cs="Arial"/>
          <w:sz w:val="20"/>
          <w:szCs w:val="20"/>
          <w:lang w:val="nl-BE"/>
        </w:rPr>
        <w:t>,</w:t>
      </w:r>
      <w:r w:rsidRPr="00286D4C">
        <w:rPr>
          <w:rFonts w:ascii="Arial" w:hAnsi="Arial" w:cs="Arial"/>
          <w:sz w:val="20"/>
          <w:szCs w:val="20"/>
          <w:lang w:val="nl-BE"/>
        </w:rPr>
        <w:t xml:space="preserve"> </w:t>
      </w:r>
      <w:r>
        <w:rPr>
          <w:rFonts w:ascii="Arial" w:hAnsi="Arial" w:cs="Arial"/>
          <w:sz w:val="20"/>
          <w:szCs w:val="20"/>
          <w:lang w:val="nl-BE"/>
        </w:rPr>
        <w:t>oplopen</w:t>
      </w:r>
      <w:r w:rsidRPr="00286D4C">
        <w:rPr>
          <w:rFonts w:ascii="Arial" w:hAnsi="Arial" w:cs="Arial"/>
          <w:sz w:val="20"/>
          <w:szCs w:val="20"/>
          <w:lang w:val="nl-BE"/>
        </w:rPr>
        <w:t xml:space="preserve"> en die rechtstreeks of onrechtstreeks verband houdt met diens deelname aan de studie. U moet hiervoor </w:t>
      </w:r>
      <w:r>
        <w:rPr>
          <w:rFonts w:ascii="Arial" w:hAnsi="Arial" w:cs="Arial"/>
          <w:sz w:val="20"/>
          <w:szCs w:val="20"/>
          <w:lang w:val="nl-BE"/>
        </w:rPr>
        <w:t xml:space="preserve">dus </w:t>
      </w:r>
      <w:r w:rsidRPr="00286D4C">
        <w:rPr>
          <w:rFonts w:ascii="Arial" w:hAnsi="Arial" w:cs="Arial"/>
          <w:sz w:val="20"/>
          <w:szCs w:val="20"/>
          <w:lang w:val="nl-BE"/>
        </w:rPr>
        <w:t xml:space="preserve">geen fout aantonen. De opdrachtgever heeft voor deze </w:t>
      </w:r>
      <w:r>
        <w:rPr>
          <w:rFonts w:ascii="Arial" w:hAnsi="Arial" w:cs="Arial"/>
          <w:sz w:val="20"/>
          <w:szCs w:val="20"/>
          <w:lang w:val="nl-BE"/>
        </w:rPr>
        <w:t>aansprakelijkheid</w:t>
      </w:r>
      <w:r w:rsidRPr="00286D4C">
        <w:rPr>
          <w:rFonts w:ascii="Arial" w:hAnsi="Arial" w:cs="Arial"/>
          <w:sz w:val="20"/>
          <w:szCs w:val="20"/>
          <w:lang w:val="nl-BE"/>
        </w:rPr>
        <w:t xml:space="preserve"> een verzekering afgesloten</w:t>
      </w:r>
      <w:r w:rsidRPr="00286D4C">
        <w:rPr>
          <w:rStyle w:val="FootnoteReference"/>
          <w:rFonts w:ascii="Arial" w:hAnsi="Arial" w:cs="Arial"/>
          <w:sz w:val="20"/>
          <w:szCs w:val="20"/>
          <w:lang w:val="nl-BE"/>
        </w:rPr>
        <w:footnoteReference w:id="4"/>
      </w:r>
      <w:r w:rsidRPr="00286D4C">
        <w:rPr>
          <w:rFonts w:ascii="Arial" w:hAnsi="Arial" w:cs="Arial"/>
          <w:sz w:val="20"/>
          <w:szCs w:val="20"/>
          <w:lang w:val="nl-BE"/>
        </w:rPr>
        <w:t>.</w:t>
      </w:r>
    </w:p>
    <w:p w:rsidRPr="00286D4C" w:rsidR="00277439" w:rsidP="00277439" w:rsidRDefault="00277439" w14:paraId="6A696CCD" w14:textId="77777777">
      <w:pPr>
        <w:spacing w:after="60"/>
        <w:rPr>
          <w:rFonts w:ascii="Arial" w:hAnsi="Arial" w:cs="Arial"/>
          <w:sz w:val="20"/>
          <w:szCs w:val="20"/>
          <w:lang w:val="nl-BE"/>
        </w:rPr>
      </w:pPr>
      <w:r w:rsidRPr="00286D4C">
        <w:rPr>
          <w:rFonts w:ascii="Arial" w:hAnsi="Arial" w:cs="Arial"/>
          <w:sz w:val="20"/>
          <w:szCs w:val="20"/>
          <w:lang w:val="nl-BE"/>
        </w:rPr>
        <w:lastRenderedPageBreak/>
        <w:t>We verzoeken u daarom om elk nieuw gezondheidsprobleem aan de arts-onderzoeker te melden. Hij/Zij kan u aanvullende informatie verstrekken over mogelijke behandelingen.</w:t>
      </w:r>
    </w:p>
    <w:p w:rsidRPr="006E33CF" w:rsidR="00277439" w:rsidP="00277439" w:rsidRDefault="00277439" w14:paraId="697FD9A0" w14:textId="77777777">
      <w:pPr>
        <w:spacing w:after="60"/>
        <w:rPr>
          <w:rFonts w:ascii="Arial" w:hAnsi="Arial" w:cs="Arial"/>
          <w:sz w:val="20"/>
          <w:szCs w:val="20"/>
          <w:lang w:val="nl-BE"/>
        </w:rPr>
      </w:pPr>
      <w:r w:rsidRPr="1413DF87" w:rsidR="00277439">
        <w:rPr>
          <w:rFonts w:ascii="Arial" w:hAnsi="Arial" w:cs="Arial"/>
          <w:sz w:val="20"/>
          <w:szCs w:val="20"/>
          <w:lang w:val="nl-BE"/>
        </w:rPr>
        <w:t>Indien</w:t>
      </w:r>
      <w:r w:rsidRPr="1413DF87" w:rsidR="00277439">
        <w:rPr>
          <w:rFonts w:ascii="Arial" w:hAnsi="Arial" w:cs="Arial"/>
          <w:sz w:val="20"/>
          <w:szCs w:val="20"/>
          <w:lang w:val="nl-BE"/>
        </w:rPr>
        <w:t xml:space="preserve"> de arts-onderzoeker van mening is dat er een verband met de studie mogelijk is (</w:t>
      </w:r>
      <w:r w:rsidRPr="1413DF87" w:rsidR="00277439">
        <w:rPr>
          <w:rFonts w:ascii="Arial" w:hAnsi="Arial" w:cs="Arial"/>
          <w:sz w:val="20"/>
          <w:szCs w:val="20"/>
          <w:lang w:val="nl-BE"/>
        </w:rPr>
        <w:t>er is geen verband met de studie bij schade ten gevolge van</w:t>
      </w:r>
      <w:r w:rsidRPr="1413DF87" w:rsidR="00277439">
        <w:rPr>
          <w:rFonts w:ascii="Arial" w:hAnsi="Arial" w:cs="Arial"/>
          <w:sz w:val="20"/>
          <w:szCs w:val="20"/>
          <w:lang w:val="nl-BE"/>
        </w:rPr>
        <w:t xml:space="preserve"> het natuurlijke verloop van uw ziekte of </w:t>
      </w:r>
      <w:r w:rsidRPr="1413DF87" w:rsidR="00277439">
        <w:rPr>
          <w:rFonts w:ascii="Arial" w:hAnsi="Arial" w:cs="Arial"/>
          <w:sz w:val="20"/>
          <w:szCs w:val="20"/>
          <w:lang w:val="nl-BE"/>
        </w:rPr>
        <w:t>ten gevolge van</w:t>
      </w:r>
      <w:r w:rsidRPr="1413DF87" w:rsidR="00277439">
        <w:rPr>
          <w:rFonts w:ascii="Arial" w:hAnsi="Arial" w:cs="Arial"/>
          <w:sz w:val="20"/>
          <w:szCs w:val="20"/>
          <w:lang w:val="nl-BE"/>
        </w:rPr>
        <w:t xml:space="preserve"> </w:t>
      </w:r>
      <w:r w:rsidRPr="1413DF87" w:rsidR="00277439">
        <w:rPr>
          <w:rFonts w:ascii="Arial" w:hAnsi="Arial" w:cs="Arial"/>
          <w:sz w:val="20"/>
          <w:szCs w:val="20"/>
          <w:lang w:val="nl-BE"/>
        </w:rPr>
        <w:t>ge</w:t>
      </w:r>
      <w:r w:rsidRPr="1413DF87" w:rsidR="00277439">
        <w:rPr>
          <w:rFonts w:ascii="Arial" w:hAnsi="Arial" w:cs="Arial"/>
          <w:sz w:val="20"/>
          <w:szCs w:val="20"/>
          <w:lang w:val="nl-BE"/>
        </w:rPr>
        <w:t xml:space="preserve">kende bijwerkingen van uw </w:t>
      </w:r>
      <w:r w:rsidRPr="1413DF87" w:rsidR="00277439">
        <w:rPr>
          <w:rFonts w:ascii="Arial" w:hAnsi="Arial" w:cs="Arial"/>
          <w:sz w:val="20"/>
          <w:szCs w:val="20"/>
          <w:lang w:val="nl-BE"/>
        </w:rPr>
        <w:t>standaardbehandeling</w:t>
      </w:r>
      <w:commentRangeStart w:id="1040679174"/>
      <w:r w:rsidRPr="1413DF87" w:rsidR="00277439">
        <w:rPr>
          <w:rFonts w:ascii="Arial" w:hAnsi="Arial" w:cs="Arial"/>
          <w:sz w:val="20"/>
          <w:szCs w:val="20"/>
          <w:lang w:val="nl-BE"/>
        </w:rPr>
        <w:t>),</w:t>
      </w:r>
      <w:commentRangeEnd w:id="1040679174"/>
      <w:r>
        <w:rPr>
          <w:rStyle w:val="CommentReference"/>
        </w:rPr>
        <w:commentReference w:id="1040679174"/>
      </w:r>
      <w:r w:rsidRPr="1413DF87" w:rsidR="00277439">
        <w:rPr>
          <w:rFonts w:ascii="Arial" w:hAnsi="Arial" w:cs="Arial"/>
          <w:sz w:val="20"/>
          <w:szCs w:val="20"/>
          <w:lang w:val="nl-BE"/>
        </w:rPr>
        <w:t xml:space="preserve"> zal hij/zij de opdrachtgever van de studie op de hoogte stellen die de </w:t>
      </w:r>
      <w:r w:rsidRPr="1413DF87" w:rsidR="00277439">
        <w:rPr>
          <w:rFonts w:ascii="Arial" w:hAnsi="Arial" w:cs="Arial"/>
          <w:sz w:val="20"/>
          <w:szCs w:val="20"/>
          <w:lang w:val="nl-BE"/>
        </w:rPr>
        <w:t>aangiftep</w:t>
      </w:r>
      <w:r w:rsidRPr="1413DF87" w:rsidR="00277439">
        <w:rPr>
          <w:rFonts w:ascii="Arial" w:hAnsi="Arial" w:cs="Arial"/>
          <w:sz w:val="20"/>
          <w:szCs w:val="20"/>
          <w:lang w:val="nl-BE"/>
        </w:rPr>
        <w:t xml:space="preserve">rocedure bij de verzekering zal starten. Deze zal, </w:t>
      </w:r>
      <w:r w:rsidRPr="1413DF87" w:rsidR="00277439">
        <w:rPr>
          <w:rFonts w:ascii="Arial" w:hAnsi="Arial" w:cs="Arial"/>
          <w:sz w:val="20"/>
          <w:szCs w:val="20"/>
          <w:lang w:val="nl-BE"/>
        </w:rPr>
        <w:t>indien</w:t>
      </w:r>
      <w:r w:rsidRPr="1413DF87" w:rsidR="00277439">
        <w:rPr>
          <w:rFonts w:ascii="Arial" w:hAnsi="Arial" w:cs="Arial"/>
          <w:sz w:val="20"/>
          <w:szCs w:val="20"/>
          <w:lang w:val="nl-BE"/>
        </w:rPr>
        <w:t xml:space="preserve"> zij het nodig acht, een expert aanstellen om een oordeel uit te spreken over het verband tussen uw nieuwe gezondheidsklachten en de studie.</w:t>
      </w:r>
    </w:p>
    <w:p w:rsidRPr="006E33CF" w:rsidR="00277439" w:rsidP="00277439" w:rsidRDefault="00277439" w14:paraId="68CCBCAB" w14:textId="77777777">
      <w:pPr>
        <w:spacing w:after="60"/>
        <w:rPr>
          <w:rFonts w:ascii="Arial" w:hAnsi="Arial" w:cs="Arial"/>
          <w:color w:val="000000"/>
          <w:sz w:val="20"/>
          <w:szCs w:val="20"/>
          <w:lang w:val="nl-BE"/>
        </w:rPr>
      </w:pPr>
      <w:r w:rsidRPr="006E33CF">
        <w:rPr>
          <w:rFonts w:ascii="Arial" w:hAnsi="Arial" w:cs="Arial"/>
          <w:sz w:val="20"/>
          <w:szCs w:val="20"/>
          <w:lang w:val="nl-BE"/>
        </w:rPr>
        <w:t xml:space="preserve">In het geval van onenigheid met de arts-onderzoeker of met </w:t>
      </w:r>
      <w:r>
        <w:rPr>
          <w:rFonts w:ascii="Arial" w:hAnsi="Arial" w:cs="Arial"/>
          <w:sz w:val="20"/>
          <w:szCs w:val="20"/>
          <w:lang w:val="nl-BE"/>
        </w:rPr>
        <w:t xml:space="preserve">de </w:t>
      </w:r>
      <w:r w:rsidRPr="006E33CF">
        <w:rPr>
          <w:rFonts w:ascii="Arial" w:hAnsi="Arial" w:cs="Arial"/>
          <w:sz w:val="20"/>
          <w:szCs w:val="20"/>
          <w:lang w:val="nl-BE"/>
        </w:rPr>
        <w:t>door de verzekeringsmaatschappij aangestelde expert</w:t>
      </w:r>
      <w:r>
        <w:rPr>
          <w:rFonts w:ascii="Arial" w:hAnsi="Arial" w:cs="Arial"/>
          <w:sz w:val="20"/>
          <w:szCs w:val="20"/>
          <w:lang w:val="nl-BE"/>
        </w:rPr>
        <w:t>,</w:t>
      </w:r>
      <w:r w:rsidRPr="006E33CF">
        <w:rPr>
          <w:rFonts w:ascii="Arial" w:hAnsi="Arial" w:cs="Arial"/>
          <w:sz w:val="20"/>
          <w:szCs w:val="20"/>
          <w:lang w:val="nl-BE"/>
        </w:rPr>
        <w:t xml:space="preserve"> en steeds wanneer u dit nodig acht</w:t>
      </w:r>
      <w:r>
        <w:rPr>
          <w:rFonts w:ascii="Arial" w:hAnsi="Arial" w:cs="Arial"/>
          <w:sz w:val="20"/>
          <w:szCs w:val="20"/>
          <w:lang w:val="nl-BE"/>
        </w:rPr>
        <w:t>,</w:t>
      </w:r>
      <w:r w:rsidRPr="006E33CF">
        <w:rPr>
          <w:rFonts w:ascii="Arial" w:hAnsi="Arial" w:cs="Arial"/>
          <w:sz w:val="20"/>
          <w:szCs w:val="20"/>
          <w:lang w:val="nl-BE"/>
        </w:rPr>
        <w:t xml:space="preserve"> kunnen u </w:t>
      </w:r>
      <w:r>
        <w:rPr>
          <w:rFonts w:ascii="Arial" w:hAnsi="Arial" w:cs="Arial"/>
          <w:sz w:val="20"/>
          <w:szCs w:val="20"/>
          <w:lang w:val="nl-BE"/>
        </w:rPr>
        <w:t xml:space="preserve">of in geval van overlijden </w:t>
      </w:r>
      <w:r w:rsidRPr="006E33CF">
        <w:rPr>
          <w:rFonts w:ascii="Arial" w:hAnsi="Arial" w:cs="Arial"/>
          <w:sz w:val="20"/>
          <w:szCs w:val="20"/>
          <w:lang w:val="nl-BE"/>
        </w:rPr>
        <w:t>uw rechthebbenden de verzekeraar rechtstreeks in België dagvaarden (</w:t>
      </w:r>
      <w:proofErr w:type="spellStart"/>
      <w:r w:rsidRPr="00325ECE">
        <w:rPr>
          <w:rFonts w:ascii="Arial" w:hAnsi="Arial" w:cs="Arial"/>
          <w:sz w:val="20"/>
          <w:szCs w:val="20"/>
          <w:lang w:val="nl-BE"/>
        </w:rPr>
        <w:t>Amlin</w:t>
      </w:r>
      <w:proofErr w:type="spellEnd"/>
      <w:r w:rsidRPr="00325ECE">
        <w:rPr>
          <w:rFonts w:ascii="Arial" w:hAnsi="Arial" w:cs="Arial"/>
          <w:sz w:val="20"/>
          <w:szCs w:val="20"/>
          <w:lang w:val="nl-BE"/>
        </w:rPr>
        <w:t xml:space="preserve"> Corporate Insurance, polisnr. 299.053.700, contactgegevens makelaar: </w:t>
      </w:r>
      <w:proofErr w:type="spellStart"/>
      <w:r w:rsidRPr="00325ECE">
        <w:rPr>
          <w:rFonts w:ascii="Arial" w:hAnsi="Arial" w:cs="Arial"/>
          <w:sz w:val="20"/>
          <w:szCs w:val="20"/>
          <w:lang w:val="nl-BE"/>
        </w:rPr>
        <w:t>Vanbreda</w:t>
      </w:r>
      <w:proofErr w:type="spellEnd"/>
      <w:r w:rsidRPr="00325ECE">
        <w:rPr>
          <w:rFonts w:ascii="Arial" w:hAnsi="Arial" w:cs="Arial"/>
          <w:sz w:val="20"/>
          <w:szCs w:val="20"/>
          <w:lang w:val="nl-BE"/>
        </w:rPr>
        <w:t xml:space="preserve"> Risk &amp; Benefits, </w:t>
      </w:r>
      <w:proofErr w:type="spellStart"/>
      <w:r w:rsidRPr="00325ECE">
        <w:rPr>
          <w:rFonts w:ascii="Arial" w:hAnsi="Arial" w:cs="Arial"/>
          <w:sz w:val="20"/>
          <w:szCs w:val="20"/>
          <w:lang w:val="nl-BE"/>
        </w:rPr>
        <w:t>Plantin</w:t>
      </w:r>
      <w:proofErr w:type="spellEnd"/>
      <w:r w:rsidRPr="00325ECE">
        <w:rPr>
          <w:rFonts w:ascii="Arial" w:hAnsi="Arial" w:cs="Arial"/>
          <w:sz w:val="20"/>
          <w:szCs w:val="20"/>
          <w:lang w:val="nl-BE"/>
        </w:rPr>
        <w:t xml:space="preserve"> en </w:t>
      </w:r>
      <w:proofErr w:type="spellStart"/>
      <w:r w:rsidRPr="00325ECE">
        <w:rPr>
          <w:rFonts w:ascii="Arial" w:hAnsi="Arial" w:cs="Arial"/>
          <w:sz w:val="20"/>
          <w:szCs w:val="20"/>
          <w:lang w:val="nl-BE"/>
        </w:rPr>
        <w:t>Moretuslei</w:t>
      </w:r>
      <w:proofErr w:type="spellEnd"/>
      <w:r w:rsidRPr="00325ECE">
        <w:rPr>
          <w:rFonts w:ascii="Arial" w:hAnsi="Arial" w:cs="Arial"/>
          <w:sz w:val="20"/>
          <w:szCs w:val="20"/>
          <w:lang w:val="nl-BE"/>
        </w:rPr>
        <w:t xml:space="preserve"> 297, 2140 Antwerpen</w:t>
      </w:r>
      <w:r w:rsidRPr="006E33CF">
        <w:rPr>
          <w:rFonts w:ascii="Arial" w:hAnsi="Arial" w:cs="Arial"/>
          <w:sz w:val="20"/>
          <w:szCs w:val="20"/>
          <w:lang w:val="nl-BE"/>
        </w:rPr>
        <w:t>).</w:t>
      </w:r>
    </w:p>
    <w:p w:rsidRPr="004333B6" w:rsidR="00277439" w:rsidP="00277439" w:rsidRDefault="00277439" w14:paraId="116EDB65" w14:textId="77777777">
      <w:pPr>
        <w:rPr>
          <w:rFonts w:ascii="Calibri" w:hAnsi="Calibri" w:cs="Calibri"/>
          <w:szCs w:val="22"/>
          <w:lang w:val="nl-BE"/>
        </w:rPr>
      </w:pPr>
      <w:r w:rsidRPr="006E33CF">
        <w:rPr>
          <w:rFonts w:ascii="Arial" w:hAnsi="Arial"/>
          <w:sz w:val="20"/>
          <w:szCs w:val="20"/>
          <w:lang w:val="nl-BE"/>
        </w:rPr>
        <w:t xml:space="preserve">De wet voorziet dat de dagvaarding van de verzekeraar kan gebeuren ofwel voor de rechter van de plaats waar de </w:t>
      </w:r>
      <w:proofErr w:type="spellStart"/>
      <w:r w:rsidRPr="006E33CF">
        <w:rPr>
          <w:rFonts w:ascii="Arial" w:hAnsi="Arial"/>
          <w:sz w:val="20"/>
          <w:szCs w:val="20"/>
          <w:lang w:val="nl-BE"/>
        </w:rPr>
        <w:t>schadeverwekkende</w:t>
      </w:r>
      <w:proofErr w:type="spellEnd"/>
      <w:r w:rsidRPr="006E33CF">
        <w:rPr>
          <w:rFonts w:ascii="Arial" w:hAnsi="Arial"/>
          <w:sz w:val="20"/>
          <w:szCs w:val="20"/>
          <w:lang w:val="nl-BE"/>
        </w:rPr>
        <w:t xml:space="preserve"> feiten zich hebben voorgedaan, ofwel voor de rechter van uw woonplaats, ofwel voor de rechter van de zetel van de verzekeraar</w:t>
      </w:r>
      <w:r>
        <w:rPr>
          <w:rFonts w:ascii="Arial" w:hAnsi="Arial"/>
          <w:sz w:val="20"/>
          <w:szCs w:val="20"/>
          <w:lang w:val="nl-BE"/>
        </w:rPr>
        <w:t>.</w:t>
      </w:r>
    </w:p>
    <w:p w:rsidRPr="004333B6" w:rsidR="00277439" w:rsidP="00277439" w:rsidRDefault="00277439" w14:paraId="64E35B0D" w14:textId="77777777">
      <w:pPr>
        <w:pStyle w:val="Heading3"/>
        <w:spacing w:before="200"/>
        <w:rPr>
          <w:rFonts w:ascii="Calibri" w:hAnsi="Calibri" w:cs="Calibri"/>
          <w:szCs w:val="22"/>
          <w:lang w:val="nl-BE"/>
        </w:rPr>
      </w:pPr>
    </w:p>
    <w:p w:rsidR="0002082C" w:rsidP="0002082C" w:rsidRDefault="0002082C" w14:paraId="3C785299" w14:textId="77777777">
      <w:pPr>
        <w:rPr>
          <w:rFonts w:ascii="Arial" w:hAnsi="Arial" w:cs="Arial"/>
          <w:b/>
          <w:lang w:val="nl-BE"/>
        </w:rPr>
      </w:pPr>
    </w:p>
    <w:sectPr w:rsidR="0002082C" w:rsidSect="00B779FF">
      <w:headerReference w:type="default" r:id="rId18"/>
      <w:footerReference w:type="default" r:id="rId19"/>
      <w:headerReference w:type="first" r:id="rId20"/>
      <w:pgSz w:w="11906" w:h="16838" w:orient="portrait"/>
      <w:pgMar w:top="1417" w:right="1417" w:bottom="1417" w:left="1417" w:header="708" w:footer="708" w:gutter="0"/>
      <w:cols w:space="708"/>
      <w:titlePg/>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FD" w:author="Fabienne Dobbels" w:date="2026-06-03T11:07:05" w:id="936658052">
    <w:p xmlns:w14="http://schemas.microsoft.com/office/word/2010/wordml" xmlns:w="http://schemas.openxmlformats.org/wordprocessingml/2006/main" w:rsidR="6765F46B" w:rsidRDefault="4F4B4CE0" w14:paraId="37B85091" w14:textId="70BD6BAC">
      <w:pPr>
        <w:pStyle w:val="CommentText"/>
      </w:pPr>
      <w:r>
        <w:rPr>
          <w:rStyle w:val="CommentReference"/>
        </w:rPr>
        <w:annotationRef/>
      </w:r>
      <w:r w:rsidRPr="5040CD4A" w:rsidR="115E1DF2">
        <w:t>eventueel ook aantal steekproeven doen in usual care? of kunnen we dit ook voor de start van de studie doen? Lijkt me nuttige context informatie, maar moet nakijken wat we hierover hadden afgesproken in de verslagen (ik weet dat we dit al eens hebben aangekaart)</w:t>
      </w:r>
    </w:p>
  </w:comment>
  <w:comment xmlns:w="http://schemas.openxmlformats.org/wordprocessingml/2006/main" w:initials="FD" w:author="Fabienne Dobbels" w:date="2026-06-03T11:08:31" w:id="1074227518">
    <w:p xmlns:w14="http://schemas.microsoft.com/office/word/2010/wordml" xmlns:w="http://schemas.openxmlformats.org/wordprocessingml/2006/main" w:rsidR="1B9BD402" w:rsidRDefault="6F470B00" w14:paraId="70A8B763" w14:textId="56048A5C">
      <w:pPr>
        <w:pStyle w:val="CommentText"/>
      </w:pPr>
      <w:r>
        <w:rPr>
          <w:rStyle w:val="CommentReference"/>
        </w:rPr>
        <w:annotationRef/>
      </w:r>
      <w:r w:rsidRPr="638DBB99" w:rsidR="52C7E7C0">
        <w:t xml:space="preserve">best ook ergens vermelden dat hun info niet met diensthoofd / andere team leden zullen worden gedeeld, en dat gegevens steeds zullen worden gecodeerd en eerder geaggregeerd gedeeld zullen worden met de onderzoekssites? </w:t>
      </w:r>
    </w:p>
  </w:comment>
  <w:comment xmlns:w="http://schemas.openxmlformats.org/wordprocessingml/2006/main" w:initials="FD" w:author="Fabienne Dobbels" w:date="2026-06-03T11:09:21" w:id="1791188239">
    <w:p xmlns:w14="http://schemas.microsoft.com/office/word/2010/wordml" xmlns:w="http://schemas.openxmlformats.org/wordprocessingml/2006/main" w:rsidR="1656D829" w:rsidRDefault="141FF5F2" w14:paraId="53C711B9" w14:textId="0E9E4551">
      <w:pPr>
        <w:pStyle w:val="CommentText"/>
      </w:pPr>
      <w:r>
        <w:rPr>
          <w:rStyle w:val="CommentReference"/>
        </w:rPr>
        <w:annotationRef/>
      </w:r>
      <w:r w:rsidRPr="652C72F7" w:rsidR="12126303">
        <w:t>kunnen ze kiezen voor 1 van de elementen? Interview lijkt me nog iets anders dan te worden  gefilmd? Mogelijk is niet iedereen hiertoe bereid, maar staan ze wel open voor een interview?</w:t>
      </w:r>
    </w:p>
  </w:comment>
  <w:comment xmlns:w="http://schemas.openxmlformats.org/wordprocessingml/2006/main" w:initials="FD" w:author="Fabienne Dobbels" w:date="2026-06-03T11:10:13" w:id="603142006">
    <w:p xmlns:w14="http://schemas.microsoft.com/office/word/2010/wordml" xmlns:w="http://schemas.openxmlformats.org/wordprocessingml/2006/main" w:rsidR="53A69D59" w:rsidRDefault="29E35CAB" w14:paraId="47F02DE5" w14:textId="3E899529">
      <w:pPr>
        <w:pStyle w:val="CommentText"/>
      </w:pPr>
      <w:r>
        <w:rPr>
          <w:rStyle w:val="CommentReference"/>
        </w:rPr>
        <w:annotationRef/>
      </w:r>
      <w:r w:rsidRPr="6DFEED8C" w:rsidR="52675E67">
        <w:t xml:space="preserve">moet deze zin erin? Lijkt eerder iets voor patiënten en er zijn geen expliciete inclusie-criteria voor personen die interventie zullen doen? of wel? </w:t>
      </w:r>
    </w:p>
  </w:comment>
  <w:comment xmlns:w="http://schemas.openxmlformats.org/wordprocessingml/2006/main" w:initials="FD" w:author="Fabienne Dobbels" w:date="2026-06-03T11:11:00" w:id="1464482664">
    <w:p xmlns:w14="http://schemas.microsoft.com/office/word/2010/wordml" xmlns:w="http://schemas.openxmlformats.org/wordprocessingml/2006/main" w:rsidR="3682BB75" w:rsidRDefault="6BAE56A6" w14:paraId="4FFD85A9" w14:textId="35424111">
      <w:pPr>
        <w:pStyle w:val="CommentText"/>
      </w:pPr>
      <w:r>
        <w:rPr>
          <w:rStyle w:val="CommentReference"/>
        </w:rPr>
        <w:annotationRef/>
      </w:r>
      <w:r w:rsidRPr="59FFBABD" w:rsidR="72BC92AE">
        <w:t xml:space="preserve">eerder van toepassing op patient en hier niet echt nodig? </w:t>
      </w:r>
    </w:p>
  </w:comment>
  <w:comment xmlns:w="http://schemas.openxmlformats.org/wordprocessingml/2006/main" w:initials="FD" w:author="Fabienne Dobbels" w:date="2026-06-03T11:12:43" w:id="2100577191">
    <w:p xmlns:w14="http://schemas.microsoft.com/office/word/2010/wordml" xmlns:w="http://schemas.openxmlformats.org/wordprocessingml/2006/main" w:rsidR="62E1AE4D" w:rsidRDefault="5C32F379" w14:paraId="478C9730" w14:textId="2DFF0BB1">
      <w:pPr>
        <w:pStyle w:val="CommentText"/>
      </w:pPr>
      <w:r>
        <w:rPr>
          <w:rStyle w:val="CommentReference"/>
        </w:rPr>
        <w:annotationRef/>
      </w:r>
      <w:r w:rsidRPr="1348038E" w:rsidR="23E07D53">
        <w:t>waarom? Is dit nodig? kan mogelijk gevoel van druk creëren?</w:t>
      </w:r>
    </w:p>
  </w:comment>
  <w:comment xmlns:w="http://schemas.openxmlformats.org/wordprocessingml/2006/main" w:initials="FD" w:author="Fabienne Dobbels" w:date="2026-06-03T11:17:07" w:id="1040679174">
    <w:p xmlns:w14="http://schemas.microsoft.com/office/word/2010/wordml" xmlns:w="http://schemas.openxmlformats.org/wordprocessingml/2006/main" w:rsidR="677C523F" w:rsidRDefault="6ABDDC1D" w14:paraId="0EA74738" w14:textId="7F3A1404">
      <w:pPr>
        <w:pStyle w:val="CommentText"/>
      </w:pPr>
      <w:r>
        <w:rPr>
          <w:rStyle w:val="CommentReference"/>
        </w:rPr>
        <w:annotationRef/>
      </w:r>
      <w:r w:rsidRPr="4ACBB003" w:rsidR="23F5A16F">
        <w:t>dit deel leest erg vreemd: personeel heeft toch geen ziekte of gezondheidsproblemen? Welke risico's zijn er en is dit niet gedekt door eigen ziekenhuis? Deeltje over verzekering dient nog te worden nagekeken / aangepast; ik zie niet in welke risico's er zijn aan interview in eigen ziekenhuis of indien er opname gebeurd (aangezien ze dan aan het werk zijn? of is dit wanneer er iets gebeurt buiten de werkuren, vb interview na 17u)?</w:t>
      </w:r>
    </w:p>
  </w:comment>
  <w:comment xmlns:w="http://schemas.openxmlformats.org/wordprocessingml/2006/main" w:initials="FD" w:author="Fabienne Dobbels" w:date="2026-06-03T11:17:58" w:id="986085454">
    <w:p xmlns:w14="http://schemas.microsoft.com/office/word/2010/wordml" xmlns:w="http://schemas.openxmlformats.org/wordprocessingml/2006/main" w:rsidR="571718D3" w:rsidRDefault="4030F60F" w14:paraId="494B466A" w14:textId="4E56E14D">
      <w:pPr>
        <w:pStyle w:val="CommentText"/>
      </w:pPr>
      <w:r>
        <w:rPr>
          <w:rStyle w:val="CommentReference"/>
        </w:rPr>
        <w:annotationRef/>
      </w:r>
      <w:r w:rsidRPr="36EB9F70" w:rsidR="7F82A8F8">
        <w:t xml:space="preserve">zouden we dit in ICF voor patiënten ook niet apart kunnen zetten? nu staat dit allemaal in 1 heel lange tekst, waardoor patienten mogelijk al snel zullen afhaken. </w:t>
      </w:r>
    </w:p>
  </w:comment>
</w:comments>
</file>

<file path=word/commentsExtended.xml><?xml version="1.0" encoding="utf-8"?>
<w15:commentsEx xmlns:mc="http://schemas.openxmlformats.org/markup-compatibility/2006" xmlns:w15="http://schemas.microsoft.com/office/word/2012/wordml" mc:Ignorable="w15">
  <w15:commentEx w15:done="0" w15:paraId="37B85091"/>
  <w15:commentEx w15:done="0" w15:paraId="70A8B763"/>
  <w15:commentEx w15:done="0" w15:paraId="53C711B9"/>
  <w15:commentEx w15:done="0" w15:paraId="47F02DE5"/>
  <w15:commentEx w15:done="0" w15:paraId="4FFD85A9"/>
  <w15:commentEx w15:done="0" w15:paraId="478C9730"/>
  <w15:commentEx w15:done="0" w15:paraId="0EA74738"/>
  <w15:commentEx w15:done="0" w15:paraId="494B466A"/>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3D6BBF6" w16cex:dateUtc="2026-06-03T09:07:05.318Z"/>
  <w16cex:commentExtensible w16cex:durableId="1DCF830B" w16cex:dateUtc="2026-06-03T09:08:31.706Z"/>
  <w16cex:commentExtensible w16cex:durableId="73E4E41B" w16cex:dateUtc="2026-06-03T09:09:21.08Z"/>
  <w16cex:commentExtensible w16cex:durableId="292EF601" w16cex:dateUtc="2026-06-03T09:10:13.215Z"/>
  <w16cex:commentExtensible w16cex:durableId="4C128B6E" w16cex:dateUtc="2026-06-03T09:11:00.473Z"/>
  <w16cex:commentExtensible w16cex:durableId="1DBDC801" w16cex:dateUtc="2026-06-03T09:12:43.204Z"/>
  <w16cex:commentExtensible w16cex:durableId="13757D5C" w16cex:dateUtc="2026-06-03T09:17:07.527Z"/>
  <w16cex:commentExtensible w16cex:durableId="34179501" w16cex:dateUtc="2026-06-03T09:17:58.324Z"/>
</w16cex:commentsExtensible>
</file>

<file path=word/commentsIds.xml><?xml version="1.0" encoding="utf-8"?>
<w16cid:commentsIds xmlns:mc="http://schemas.openxmlformats.org/markup-compatibility/2006" xmlns:w16cid="http://schemas.microsoft.com/office/word/2016/wordml/cid" mc:Ignorable="w16cid">
  <w16cid:commentId w16cid:paraId="37B85091" w16cid:durableId="53D6BBF6"/>
  <w16cid:commentId w16cid:paraId="70A8B763" w16cid:durableId="1DCF830B"/>
  <w16cid:commentId w16cid:paraId="53C711B9" w16cid:durableId="73E4E41B"/>
  <w16cid:commentId w16cid:paraId="47F02DE5" w16cid:durableId="292EF601"/>
  <w16cid:commentId w16cid:paraId="4FFD85A9" w16cid:durableId="4C128B6E"/>
  <w16cid:commentId w16cid:paraId="478C9730" w16cid:durableId="1DBDC801"/>
  <w16cid:commentId w16cid:paraId="0EA74738" w16cid:durableId="13757D5C"/>
  <w16cid:commentId w16cid:paraId="494B466A" w16cid:durableId="3417950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81978" w:rsidRDefault="00981978" w14:paraId="16B270D0" w14:textId="77777777">
      <w:r>
        <w:separator/>
      </w:r>
    </w:p>
  </w:endnote>
  <w:endnote w:type="continuationSeparator" w:id="0">
    <w:p w:rsidR="00981978" w:rsidRDefault="00981978" w14:paraId="1B04EE4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67085" w:rsidR="0050702E" w:rsidP="0050702E" w:rsidRDefault="0050702E" w14:paraId="00EAFB86" w14:textId="7C10D4DC">
    <w:pPr>
      <w:pStyle w:val="Header"/>
      <w:jc w:val="center"/>
      <w:rPr>
        <w:rFonts w:ascii="Arial" w:hAnsi="Arial" w:cs="Arial"/>
        <w:sz w:val="18"/>
        <w:szCs w:val="18"/>
        <w:lang w:val="nl-BE"/>
      </w:rPr>
    </w:pPr>
    <w:r w:rsidRPr="00167085">
      <w:rPr>
        <w:rFonts w:ascii="Arial" w:hAnsi="Arial" w:cs="Arial"/>
        <w:sz w:val="18"/>
        <w:szCs w:val="18"/>
        <w:lang w:val="nl-BE"/>
      </w:rPr>
      <w:t>Informatie en toestemmingsformulier –</w:t>
    </w:r>
    <w:r>
      <w:rPr>
        <w:rFonts w:ascii="Arial" w:hAnsi="Arial" w:cs="Arial"/>
        <w:sz w:val="18"/>
        <w:szCs w:val="18"/>
        <w:lang w:val="nl-BE"/>
      </w:rPr>
      <w:t>PARADISE trial -</w:t>
    </w:r>
    <w:r w:rsidRPr="00167085">
      <w:rPr>
        <w:rFonts w:ascii="Arial" w:hAnsi="Arial" w:cs="Arial"/>
        <w:sz w:val="18"/>
        <w:szCs w:val="18"/>
        <w:lang w:val="nl-BE"/>
      </w:rPr>
      <w:t xml:space="preserve"> </w:t>
    </w:r>
    <w:r>
      <w:rPr>
        <w:rFonts w:ascii="Arial" w:hAnsi="Arial" w:cs="Arial"/>
        <w:sz w:val="18"/>
        <w:szCs w:val="18"/>
        <w:lang w:val="nl-BE"/>
      </w:rPr>
      <w:t>S</w:t>
    </w:r>
    <w:r w:rsidRPr="00EF42E9">
      <w:rPr>
        <w:rFonts w:ascii="Arial" w:hAnsi="Arial" w:cs="Arial"/>
        <w:sz w:val="18"/>
        <w:szCs w:val="18"/>
        <w:lang w:val="nl-NL"/>
      </w:rPr>
      <w:t>71769</w:t>
    </w:r>
    <w:r>
      <w:rPr>
        <w:rFonts w:ascii="Arial" w:hAnsi="Arial" w:cs="Arial"/>
        <w:sz w:val="18"/>
        <w:szCs w:val="18"/>
        <w:lang w:val="nl-NL"/>
      </w:rPr>
      <w:t xml:space="preserve">      </w:t>
    </w:r>
    <w:r w:rsidRPr="0050702E">
      <w:rPr>
        <w:rFonts w:ascii="Arial" w:hAnsi="Arial" w:cs="Arial"/>
        <w:color w:val="EE0000"/>
        <w:sz w:val="18"/>
        <w:szCs w:val="18"/>
        <w:lang w:val="nl-NL"/>
      </w:rPr>
      <w:t>versie XXXXXXXXXXX</w:t>
    </w:r>
  </w:p>
  <w:p w:rsidRPr="00EF42E9" w:rsidR="00173D49" w:rsidP="00EE0D0C" w:rsidRDefault="00173D49" w14:paraId="6439095C" w14:textId="5C45E83B">
    <w:pPr>
      <w:pStyle w:val="Footer"/>
      <w:jc w:val="center"/>
      <w:rPr>
        <w:rFonts w:ascii="Arial" w:hAnsi="Arial" w:cs="Arial"/>
        <w:color w:val="FF0000"/>
        <w:sz w:val="16"/>
        <w:szCs w:val="16"/>
        <w:lang w:val="nl-BE"/>
      </w:rPr>
    </w:pPr>
    <w:r w:rsidRPr="0050702E">
      <w:rPr>
        <w:rFonts w:ascii="Arial" w:hAnsi="Arial" w:cs="Arial"/>
        <w:sz w:val="16"/>
        <w:szCs w:val="16"/>
        <w:lang w:val="nl-BE"/>
      </w:rPr>
      <w:t xml:space="preserve">- </w:t>
    </w:r>
    <w:r w:rsidRPr="0050702E">
      <w:rPr>
        <w:rFonts w:ascii="Arial" w:hAnsi="Arial" w:cs="Arial"/>
        <w:sz w:val="16"/>
        <w:szCs w:val="16"/>
        <w:lang w:val="nl-NL"/>
      </w:rPr>
      <w:t xml:space="preserve">pagina </w:t>
    </w:r>
    <w:r w:rsidRPr="0050702E">
      <w:rPr>
        <w:rFonts w:ascii="Arial" w:hAnsi="Arial" w:cs="Arial"/>
        <w:sz w:val="16"/>
        <w:szCs w:val="16"/>
      </w:rPr>
      <w:fldChar w:fldCharType="begin"/>
    </w:r>
    <w:r w:rsidRPr="0050702E">
      <w:rPr>
        <w:rFonts w:ascii="Arial" w:hAnsi="Arial" w:cs="Arial"/>
        <w:sz w:val="16"/>
        <w:szCs w:val="16"/>
        <w:lang w:val="nl-NL"/>
      </w:rPr>
      <w:instrText xml:space="preserve"> PAGE </w:instrText>
    </w:r>
    <w:r w:rsidRPr="0050702E">
      <w:rPr>
        <w:rFonts w:ascii="Arial" w:hAnsi="Arial" w:cs="Arial"/>
        <w:sz w:val="16"/>
        <w:szCs w:val="16"/>
      </w:rPr>
      <w:fldChar w:fldCharType="separate"/>
    </w:r>
    <w:r w:rsidRPr="0050702E" w:rsidR="00C92E7D">
      <w:rPr>
        <w:rFonts w:ascii="Arial" w:hAnsi="Arial" w:cs="Arial"/>
        <w:noProof/>
        <w:sz w:val="16"/>
        <w:szCs w:val="16"/>
        <w:lang w:val="nl-NL"/>
      </w:rPr>
      <w:t>14</w:t>
    </w:r>
    <w:r w:rsidRPr="0050702E">
      <w:rPr>
        <w:rFonts w:ascii="Arial" w:hAnsi="Arial" w:cs="Arial"/>
        <w:sz w:val="16"/>
        <w:szCs w:val="16"/>
      </w:rPr>
      <w:fldChar w:fldCharType="end"/>
    </w:r>
    <w:r w:rsidRPr="0050702E">
      <w:rPr>
        <w:rFonts w:ascii="Arial" w:hAnsi="Arial" w:cs="Arial"/>
        <w:sz w:val="16"/>
        <w:szCs w:val="16"/>
        <w:lang w:val="nl-NL"/>
      </w:rPr>
      <w:t xml:space="preserve"> van </w:t>
    </w:r>
    <w:r w:rsidRPr="0050702E">
      <w:rPr>
        <w:rFonts w:ascii="Arial" w:hAnsi="Arial" w:cs="Arial"/>
        <w:sz w:val="16"/>
        <w:szCs w:val="16"/>
      </w:rPr>
      <w:fldChar w:fldCharType="begin"/>
    </w:r>
    <w:r w:rsidRPr="0050702E">
      <w:rPr>
        <w:rFonts w:ascii="Arial" w:hAnsi="Arial" w:cs="Arial"/>
        <w:sz w:val="16"/>
        <w:szCs w:val="16"/>
        <w:lang w:val="nl-NL"/>
      </w:rPr>
      <w:instrText xml:space="preserve"> NUMPAGES </w:instrText>
    </w:r>
    <w:r w:rsidRPr="0050702E">
      <w:rPr>
        <w:rFonts w:ascii="Arial" w:hAnsi="Arial" w:cs="Arial"/>
        <w:sz w:val="16"/>
        <w:szCs w:val="16"/>
      </w:rPr>
      <w:fldChar w:fldCharType="separate"/>
    </w:r>
    <w:r w:rsidRPr="0050702E" w:rsidR="00C92E7D">
      <w:rPr>
        <w:rFonts w:ascii="Arial" w:hAnsi="Arial" w:cs="Arial"/>
        <w:noProof/>
        <w:sz w:val="16"/>
        <w:szCs w:val="16"/>
        <w:lang w:val="nl-NL"/>
      </w:rPr>
      <w:t>16</w:t>
    </w:r>
    <w:r w:rsidRPr="0050702E">
      <w:rPr>
        <w:rFonts w:ascii="Arial" w:hAnsi="Arial" w:cs="Arial"/>
        <w:sz w:val="16"/>
        <w:szCs w:val="16"/>
      </w:rPr>
      <w:fldChar w:fldCharType="end"/>
    </w:r>
    <w:r w:rsidRPr="00EF42E9">
      <w:rPr>
        <w:rFonts w:ascii="Arial" w:hAnsi="Arial" w:cs="Arial"/>
        <w:color w:val="FF0000"/>
        <w:sz w:val="16"/>
        <w:szCs w:val="16"/>
        <w:lang w:val="nl-BE"/>
      </w:rP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81978" w:rsidRDefault="00981978" w14:paraId="395A167C" w14:textId="77777777">
      <w:r>
        <w:separator/>
      </w:r>
    </w:p>
  </w:footnote>
  <w:footnote w:type="continuationSeparator" w:id="0">
    <w:p w:rsidR="00981978" w:rsidRDefault="00981978" w14:paraId="149C29FE" w14:textId="77777777">
      <w:r>
        <w:continuationSeparator/>
      </w:r>
    </w:p>
  </w:footnote>
  <w:footnote w:id="1">
    <w:p w:rsidRPr="00B75C50" w:rsidR="00277439" w:rsidP="00277439" w:rsidRDefault="00277439" w14:paraId="0128E5C2" w14:textId="77777777">
      <w:pPr>
        <w:spacing w:after="40"/>
        <w:rPr>
          <w:lang w:val="nl-NL"/>
        </w:rPr>
      </w:pPr>
      <w:r w:rsidRPr="008012C6">
        <w:rPr>
          <w:rFonts w:ascii="Arial" w:hAnsi="Arial"/>
          <w:sz w:val="16"/>
          <w:vertAlign w:val="superscript"/>
        </w:rPr>
        <w:footnoteRef/>
      </w:r>
      <w:r>
        <w:rPr>
          <w:rFonts w:ascii="Arial" w:hAnsi="Arial"/>
          <w:sz w:val="16"/>
          <w:lang w:val="nl-NL"/>
        </w:rPr>
        <w:t xml:space="preserve"> Deze rechten zijn </w:t>
      </w:r>
      <w:r w:rsidRPr="00D239B7">
        <w:rPr>
          <w:rFonts w:ascii="Arial" w:hAnsi="Arial"/>
          <w:sz w:val="16"/>
          <w:lang w:val="nl-NL"/>
        </w:rPr>
        <w:t xml:space="preserve">bepaald door de Europese Algemene Verordening Gegevensbescherming </w:t>
      </w:r>
      <w:r>
        <w:rPr>
          <w:rFonts w:ascii="Arial" w:hAnsi="Arial"/>
          <w:sz w:val="16"/>
          <w:lang w:val="nl-NL"/>
        </w:rPr>
        <w:t xml:space="preserve">(AVG) </w:t>
      </w:r>
      <w:r w:rsidRPr="00D239B7">
        <w:rPr>
          <w:rFonts w:ascii="Arial" w:hAnsi="Arial"/>
          <w:sz w:val="16"/>
          <w:lang w:val="nl-NL"/>
        </w:rPr>
        <w:t>en</w:t>
      </w:r>
      <w:r>
        <w:rPr>
          <w:rFonts w:ascii="Arial" w:hAnsi="Arial"/>
          <w:sz w:val="16"/>
          <w:lang w:val="nl-NL"/>
        </w:rPr>
        <w:t xml:space="preserve"> door de wet van 22 augustus 2002 betreffende de rechten van de patiënt. </w:t>
      </w:r>
    </w:p>
  </w:footnote>
  <w:footnote w:id="2">
    <w:p w:rsidRPr="00184845" w:rsidR="00277439" w:rsidP="00277439" w:rsidRDefault="00277439" w14:paraId="1902E366" w14:textId="77777777">
      <w:pPr>
        <w:spacing w:after="40"/>
        <w:rPr>
          <w:lang w:val="nl-BE"/>
        </w:rPr>
      </w:pPr>
      <w:r w:rsidRPr="008012C6">
        <w:rPr>
          <w:rFonts w:ascii="Arial" w:hAnsi="Arial"/>
          <w:sz w:val="16"/>
          <w:vertAlign w:val="superscript"/>
        </w:rPr>
        <w:footnoteRef/>
      </w:r>
      <w:r>
        <w:rPr>
          <w:rFonts w:ascii="Arial" w:hAnsi="Arial"/>
          <w:sz w:val="16"/>
          <w:lang w:val="nl-BE"/>
        </w:rPr>
        <w:t xml:space="preserve"> </w:t>
      </w:r>
      <w:r>
        <w:rPr>
          <w:rFonts w:ascii="Arial" w:hAnsi="Arial" w:cs="Arial"/>
          <w:sz w:val="16"/>
          <w:szCs w:val="16"/>
          <w:lang w:val="nl-NL"/>
        </w:rPr>
        <w:t>De gegevensbank met onderzoeksresultaten bevat dus geen verband met elementen zoals uw initialen, uw geslacht en uw volledige geboortedatum (</w:t>
      </w:r>
      <w:r>
        <w:rPr>
          <w:rFonts w:ascii="Arial" w:hAnsi="Arial" w:cs="Arial"/>
          <w:sz w:val="16"/>
          <w:szCs w:val="16"/>
          <w:lang w:val="nl-NL"/>
        </w:rPr>
        <w:t>dd/mm/jjjj).</w:t>
      </w:r>
    </w:p>
  </w:footnote>
  <w:footnote w:id="3">
    <w:p w:rsidRPr="006A413D" w:rsidR="00277439" w:rsidP="00277439" w:rsidRDefault="00277439" w14:paraId="1EDA8212" w14:textId="77777777">
      <w:pPr>
        <w:pStyle w:val="FootnoteText"/>
        <w:rPr>
          <w:lang w:val="nl-BE"/>
        </w:rPr>
      </w:pPr>
      <w:r w:rsidRPr="008012C6">
        <w:rPr>
          <w:rStyle w:val="FootnoteReference"/>
          <w:rFonts w:ascii="Arial" w:hAnsi="Arial" w:cs="Arial"/>
          <w:sz w:val="16"/>
          <w:szCs w:val="16"/>
        </w:rPr>
        <w:footnoteRef/>
      </w:r>
      <w:r w:rsidRPr="006A413D">
        <w:rPr>
          <w:lang w:val="nl-BE"/>
        </w:rPr>
        <w:t xml:space="preserve"> </w:t>
      </w:r>
      <w:r w:rsidRPr="00EF0985">
        <w:rPr>
          <w:rFonts w:ascii="Arial" w:hAnsi="Arial" w:cs="Arial"/>
          <w:sz w:val="16"/>
          <w:szCs w:val="16"/>
          <w:lang w:val="nl-NL"/>
        </w:rPr>
        <w:t>De opdrachtgever verbindt er zich toe om de</w:t>
      </w:r>
      <w:r>
        <w:rPr>
          <w:rFonts w:ascii="Arial" w:hAnsi="Arial" w:cs="Arial"/>
          <w:sz w:val="16"/>
          <w:szCs w:val="16"/>
          <w:lang w:val="nl-NL"/>
        </w:rPr>
        <w:t xml:space="preserve"> </w:t>
      </w:r>
      <w:r w:rsidRPr="00BB6F69">
        <w:rPr>
          <w:rFonts w:ascii="Arial" w:hAnsi="Arial" w:cs="Arial"/>
          <w:sz w:val="16"/>
          <w:szCs w:val="16"/>
          <w:lang w:val="nl-NL"/>
        </w:rPr>
        <w:t xml:space="preserve">voorwaarden in de Europese Algemene Verordening Gegevensbescherming </w:t>
      </w:r>
      <w:r>
        <w:rPr>
          <w:rFonts w:ascii="Arial" w:hAnsi="Arial" w:cs="Arial"/>
          <w:sz w:val="16"/>
          <w:szCs w:val="16"/>
          <w:lang w:val="nl-NL"/>
        </w:rPr>
        <w:t xml:space="preserve">(AVG) </w:t>
      </w:r>
      <w:r w:rsidRPr="00BB6F69">
        <w:rPr>
          <w:rFonts w:ascii="Arial" w:hAnsi="Arial" w:cs="Arial"/>
          <w:sz w:val="16"/>
          <w:szCs w:val="16"/>
          <w:lang w:val="nl-NL"/>
        </w:rPr>
        <w:t xml:space="preserve">en de Belgische Wetgeving </w:t>
      </w:r>
      <w:r w:rsidRPr="00BB6F69">
        <w:rPr>
          <w:rFonts w:ascii="Arial" w:hAnsi="Arial" w:cs="Arial"/>
          <w:sz w:val="16"/>
          <w:szCs w:val="16"/>
          <w:lang w:val="nl-NL"/>
        </w:rPr>
        <w:t>betreffende de bescherming van natuurlijke personen met betrekking tot de verwerking van persoonsgegevens.</w:t>
      </w:r>
    </w:p>
  </w:footnote>
  <w:footnote w:id="4">
    <w:p w:rsidRPr="00784A2E" w:rsidR="00277439" w:rsidP="00277439" w:rsidRDefault="00277439" w14:paraId="3FBCAC7E" w14:textId="77777777">
      <w:pPr>
        <w:pStyle w:val="FootnoteText"/>
        <w:spacing w:after="20"/>
        <w:rPr>
          <w:lang w:val="nl-BE"/>
        </w:rPr>
      </w:pPr>
      <w:r w:rsidRPr="008012C6">
        <w:rPr>
          <w:rStyle w:val="FootnoteReference"/>
          <w:rFonts w:ascii="Arial" w:hAnsi="Arial" w:cs="Arial"/>
          <w:sz w:val="16"/>
          <w:szCs w:val="16"/>
        </w:rPr>
        <w:footnoteRef/>
      </w:r>
      <w:r>
        <w:rPr>
          <w:szCs w:val="24"/>
          <w:lang w:val="nl-BE"/>
        </w:rPr>
        <w:t xml:space="preserve"> </w:t>
      </w:r>
      <w:r w:rsidRPr="00F40CE1">
        <w:rPr>
          <w:rFonts w:ascii="Arial" w:hAnsi="Arial" w:cs="Arial"/>
          <w:sz w:val="16"/>
          <w:szCs w:val="16"/>
          <w:lang w:val="nl-BE"/>
        </w:rPr>
        <w:t xml:space="preserve">In overeenstemming met artikel 29 van de Belgische </w:t>
      </w:r>
      <w:r>
        <w:rPr>
          <w:rFonts w:ascii="Arial" w:hAnsi="Arial" w:cs="Arial"/>
          <w:sz w:val="16"/>
          <w:szCs w:val="16"/>
          <w:lang w:val="nl-BE"/>
        </w:rPr>
        <w:t>W</w:t>
      </w:r>
      <w:r w:rsidRPr="00F40CE1">
        <w:rPr>
          <w:rFonts w:ascii="Arial" w:hAnsi="Arial" w:cs="Arial"/>
          <w:sz w:val="16"/>
          <w:szCs w:val="16"/>
          <w:lang w:val="nl-BE"/>
        </w:rPr>
        <w:t xml:space="preserve">et </w:t>
      </w:r>
      <w:r w:rsidRPr="00F40CE1">
        <w:rPr>
          <w:rFonts w:ascii="Arial" w:hAnsi="Arial" w:cs="Arial"/>
          <w:sz w:val="16"/>
          <w:szCs w:val="16"/>
          <w:lang w:val="nl-BE"/>
        </w:rPr>
        <w:t>inzake experimenten op de menselijke persoon (7 mei 2004)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67085" w:rsidR="00173D49" w:rsidP="00B779FF" w:rsidRDefault="00B779FF" w14:paraId="40C5F630" w14:textId="3FB5BCF7">
    <w:pPr>
      <w:pStyle w:val="Header"/>
      <w:tabs>
        <w:tab w:val="left" w:pos="3972"/>
      </w:tabs>
      <w:rPr>
        <w:rFonts w:ascii="Arial" w:hAnsi="Arial" w:cs="Arial"/>
        <w:sz w:val="18"/>
        <w:szCs w:val="18"/>
        <w:lang w:val="nl-BE"/>
      </w:rPr>
    </w:pPr>
    <w:r>
      <w:rPr>
        <w:rFonts w:ascii="Arial" w:hAnsi="Arial" w:cs="Arial"/>
        <w:sz w:val="18"/>
        <w:szCs w:val="18"/>
        <w:lang w:val="nl-BE"/>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779FF" w:rsidP="00B779FF" w:rsidRDefault="00B779FF" w14:paraId="1121B7E9" w14:textId="2683C30A">
    <w:pPr>
      <w:pStyle w:val="Header"/>
      <w:tabs>
        <w:tab w:val="clear" w:pos="4536"/>
        <w:tab w:val="clear" w:pos="9072"/>
        <w:tab w:val="left" w:pos="2913"/>
      </w:tabs>
    </w:pPr>
    <w:r w:rsidRPr="00B779FF">
      <w:rPr>
        <w:noProof/>
      </w:rPr>
      <w:drawing>
        <wp:anchor distT="0" distB="0" distL="114300" distR="114300" simplePos="0" relativeHeight="251657216" behindDoc="0" locked="0" layoutInCell="1" allowOverlap="1" wp14:anchorId="50E41BE0" wp14:editId="02219B33">
          <wp:simplePos x="0" y="0"/>
          <wp:positionH relativeFrom="margin">
            <wp:posOffset>360969</wp:posOffset>
          </wp:positionH>
          <wp:positionV relativeFrom="paragraph">
            <wp:posOffset>-359814</wp:posOffset>
          </wp:positionV>
          <wp:extent cx="5105400" cy="1106805"/>
          <wp:effectExtent l="0" t="0" r="0" b="0"/>
          <wp:wrapSquare wrapText="bothSides"/>
          <wp:docPr id="398417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17605" name=""/>
                  <pic:cNvPicPr/>
                </pic:nvPicPr>
                <pic:blipFill>
                  <a:blip r:embed="rId1">
                    <a:extLst>
                      <a:ext uri="{28A0092B-C50C-407E-A947-70E740481C1C}">
                        <a14:useLocalDpi xmlns:a14="http://schemas.microsoft.com/office/drawing/2010/main" val="0"/>
                      </a:ext>
                    </a:extLst>
                  </a:blip>
                  <a:stretch>
                    <a:fillRect/>
                  </a:stretch>
                </pic:blipFill>
                <pic:spPr>
                  <a:xfrm>
                    <a:off x="0" y="0"/>
                    <a:ext cx="5105400" cy="1106805"/>
                  </a:xfrm>
                  <a:prstGeom prst="rect">
                    <a:avLst/>
                  </a:prstGeom>
                </pic:spPr>
              </pic:pic>
            </a:graphicData>
          </a:graphic>
          <wp14:sizeRelH relativeFrom="page">
            <wp14:pctWidth>0</wp14:pctWidth>
          </wp14:sizeRelH>
          <wp14:sizeRelV relativeFrom="page">
            <wp14:pctHeight>0</wp14:pctHeight>
          </wp14:sizeRelV>
        </wp:anchor>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37872"/>
    <w:multiLevelType w:val="multilevel"/>
    <w:tmpl w:val="0718A7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60F0A89"/>
    <w:multiLevelType w:val="hybridMultilevel"/>
    <w:tmpl w:val="CD781B58"/>
    <w:lvl w:ilvl="0" w:tplc="08130001">
      <w:start w:val="1"/>
      <w:numFmt w:val="bullet"/>
      <w:lvlText w:val=""/>
      <w:lvlJc w:val="left"/>
      <w:pPr>
        <w:ind w:left="720" w:hanging="360"/>
      </w:pPr>
      <w:rPr>
        <w:rFonts w:hint="default" w:ascii="Symbol" w:hAnsi="Symbol"/>
      </w:rPr>
    </w:lvl>
    <w:lvl w:ilvl="1" w:tplc="08130003" w:tentative="1">
      <w:start w:val="1"/>
      <w:numFmt w:val="bullet"/>
      <w:lvlText w:val="o"/>
      <w:lvlJc w:val="left"/>
      <w:pPr>
        <w:ind w:left="1440" w:hanging="360"/>
      </w:pPr>
      <w:rPr>
        <w:rFonts w:hint="default" w:ascii="Courier New" w:hAnsi="Courier New" w:cs="Courier New"/>
      </w:rPr>
    </w:lvl>
    <w:lvl w:ilvl="2" w:tplc="08130005" w:tentative="1">
      <w:start w:val="1"/>
      <w:numFmt w:val="bullet"/>
      <w:lvlText w:val=""/>
      <w:lvlJc w:val="left"/>
      <w:pPr>
        <w:ind w:left="2160" w:hanging="360"/>
      </w:pPr>
      <w:rPr>
        <w:rFonts w:hint="default" w:ascii="Wingdings" w:hAnsi="Wingdings"/>
      </w:rPr>
    </w:lvl>
    <w:lvl w:ilvl="3" w:tplc="08130001" w:tentative="1">
      <w:start w:val="1"/>
      <w:numFmt w:val="bullet"/>
      <w:lvlText w:val=""/>
      <w:lvlJc w:val="left"/>
      <w:pPr>
        <w:ind w:left="2880" w:hanging="360"/>
      </w:pPr>
      <w:rPr>
        <w:rFonts w:hint="default" w:ascii="Symbol" w:hAnsi="Symbol"/>
      </w:rPr>
    </w:lvl>
    <w:lvl w:ilvl="4" w:tplc="08130003" w:tentative="1">
      <w:start w:val="1"/>
      <w:numFmt w:val="bullet"/>
      <w:lvlText w:val="o"/>
      <w:lvlJc w:val="left"/>
      <w:pPr>
        <w:ind w:left="3600" w:hanging="360"/>
      </w:pPr>
      <w:rPr>
        <w:rFonts w:hint="default" w:ascii="Courier New" w:hAnsi="Courier New" w:cs="Courier New"/>
      </w:rPr>
    </w:lvl>
    <w:lvl w:ilvl="5" w:tplc="08130005" w:tentative="1">
      <w:start w:val="1"/>
      <w:numFmt w:val="bullet"/>
      <w:lvlText w:val=""/>
      <w:lvlJc w:val="left"/>
      <w:pPr>
        <w:ind w:left="4320" w:hanging="360"/>
      </w:pPr>
      <w:rPr>
        <w:rFonts w:hint="default" w:ascii="Wingdings" w:hAnsi="Wingdings"/>
      </w:rPr>
    </w:lvl>
    <w:lvl w:ilvl="6" w:tplc="08130001" w:tentative="1">
      <w:start w:val="1"/>
      <w:numFmt w:val="bullet"/>
      <w:lvlText w:val=""/>
      <w:lvlJc w:val="left"/>
      <w:pPr>
        <w:ind w:left="5040" w:hanging="360"/>
      </w:pPr>
      <w:rPr>
        <w:rFonts w:hint="default" w:ascii="Symbol" w:hAnsi="Symbol"/>
      </w:rPr>
    </w:lvl>
    <w:lvl w:ilvl="7" w:tplc="08130003" w:tentative="1">
      <w:start w:val="1"/>
      <w:numFmt w:val="bullet"/>
      <w:lvlText w:val="o"/>
      <w:lvlJc w:val="left"/>
      <w:pPr>
        <w:ind w:left="5760" w:hanging="360"/>
      </w:pPr>
      <w:rPr>
        <w:rFonts w:hint="default" w:ascii="Courier New" w:hAnsi="Courier New" w:cs="Courier New"/>
      </w:rPr>
    </w:lvl>
    <w:lvl w:ilvl="8" w:tplc="08130005" w:tentative="1">
      <w:start w:val="1"/>
      <w:numFmt w:val="bullet"/>
      <w:lvlText w:val=""/>
      <w:lvlJc w:val="left"/>
      <w:pPr>
        <w:ind w:left="6480" w:hanging="360"/>
      </w:pPr>
      <w:rPr>
        <w:rFonts w:hint="default" w:ascii="Wingdings" w:hAnsi="Wingdings"/>
      </w:rPr>
    </w:lvl>
  </w:abstractNum>
  <w:abstractNum w:abstractNumId="2" w15:restartNumberingAfterBreak="0">
    <w:nsid w:val="081E1DCE"/>
    <w:multiLevelType w:val="multilevel"/>
    <w:tmpl w:val="249E12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09F06996"/>
    <w:multiLevelType w:val="hybridMultilevel"/>
    <w:tmpl w:val="F6EA3084"/>
    <w:lvl w:ilvl="0" w:tplc="040C000B">
      <w:start w:val="1"/>
      <w:numFmt w:val="bullet"/>
      <w:lvlText w:val=""/>
      <w:lvlJc w:val="left"/>
      <w:pPr>
        <w:tabs>
          <w:tab w:val="num" w:pos="720"/>
        </w:tabs>
        <w:ind w:left="720" w:hanging="360"/>
      </w:pPr>
      <w:rPr>
        <w:rFonts w:hint="default" w:ascii="Wingdings" w:hAnsi="Wingdings"/>
      </w:rPr>
    </w:lvl>
    <w:lvl w:ilvl="1" w:tplc="040C0003" w:tentative="1">
      <w:start w:val="1"/>
      <w:numFmt w:val="bullet"/>
      <w:lvlText w:val="o"/>
      <w:lvlJc w:val="left"/>
      <w:pPr>
        <w:tabs>
          <w:tab w:val="num" w:pos="1440"/>
        </w:tabs>
        <w:ind w:left="1440" w:hanging="360"/>
      </w:pPr>
      <w:rPr>
        <w:rFonts w:hint="default" w:ascii="Courier New" w:hAnsi="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4" w15:restartNumberingAfterBreak="0">
    <w:nsid w:val="0BC41B03"/>
    <w:multiLevelType w:val="hybridMultilevel"/>
    <w:tmpl w:val="047693DA"/>
    <w:lvl w:ilvl="0" w:tplc="08130001">
      <w:start w:val="1"/>
      <w:numFmt w:val="bullet"/>
      <w:lvlText w:val=""/>
      <w:lvlJc w:val="left"/>
      <w:pPr>
        <w:ind w:left="720" w:hanging="360"/>
      </w:pPr>
      <w:rPr>
        <w:rFonts w:hint="default" w:ascii="Symbol" w:hAnsi="Symbol"/>
      </w:rPr>
    </w:lvl>
    <w:lvl w:ilvl="1" w:tplc="08130003" w:tentative="1">
      <w:start w:val="1"/>
      <w:numFmt w:val="bullet"/>
      <w:lvlText w:val="o"/>
      <w:lvlJc w:val="left"/>
      <w:pPr>
        <w:ind w:left="1440" w:hanging="360"/>
      </w:pPr>
      <w:rPr>
        <w:rFonts w:hint="default" w:ascii="Courier New" w:hAnsi="Courier New" w:cs="Courier New"/>
      </w:rPr>
    </w:lvl>
    <w:lvl w:ilvl="2" w:tplc="08130005" w:tentative="1">
      <w:start w:val="1"/>
      <w:numFmt w:val="bullet"/>
      <w:lvlText w:val=""/>
      <w:lvlJc w:val="left"/>
      <w:pPr>
        <w:ind w:left="2160" w:hanging="360"/>
      </w:pPr>
      <w:rPr>
        <w:rFonts w:hint="default" w:ascii="Wingdings" w:hAnsi="Wingdings"/>
      </w:rPr>
    </w:lvl>
    <w:lvl w:ilvl="3" w:tplc="08130001" w:tentative="1">
      <w:start w:val="1"/>
      <w:numFmt w:val="bullet"/>
      <w:lvlText w:val=""/>
      <w:lvlJc w:val="left"/>
      <w:pPr>
        <w:ind w:left="2880" w:hanging="360"/>
      </w:pPr>
      <w:rPr>
        <w:rFonts w:hint="default" w:ascii="Symbol" w:hAnsi="Symbol"/>
      </w:rPr>
    </w:lvl>
    <w:lvl w:ilvl="4" w:tplc="08130003" w:tentative="1">
      <w:start w:val="1"/>
      <w:numFmt w:val="bullet"/>
      <w:lvlText w:val="o"/>
      <w:lvlJc w:val="left"/>
      <w:pPr>
        <w:ind w:left="3600" w:hanging="360"/>
      </w:pPr>
      <w:rPr>
        <w:rFonts w:hint="default" w:ascii="Courier New" w:hAnsi="Courier New" w:cs="Courier New"/>
      </w:rPr>
    </w:lvl>
    <w:lvl w:ilvl="5" w:tplc="08130005" w:tentative="1">
      <w:start w:val="1"/>
      <w:numFmt w:val="bullet"/>
      <w:lvlText w:val=""/>
      <w:lvlJc w:val="left"/>
      <w:pPr>
        <w:ind w:left="4320" w:hanging="360"/>
      </w:pPr>
      <w:rPr>
        <w:rFonts w:hint="default" w:ascii="Wingdings" w:hAnsi="Wingdings"/>
      </w:rPr>
    </w:lvl>
    <w:lvl w:ilvl="6" w:tplc="08130001" w:tentative="1">
      <w:start w:val="1"/>
      <w:numFmt w:val="bullet"/>
      <w:lvlText w:val=""/>
      <w:lvlJc w:val="left"/>
      <w:pPr>
        <w:ind w:left="5040" w:hanging="360"/>
      </w:pPr>
      <w:rPr>
        <w:rFonts w:hint="default" w:ascii="Symbol" w:hAnsi="Symbol"/>
      </w:rPr>
    </w:lvl>
    <w:lvl w:ilvl="7" w:tplc="08130003" w:tentative="1">
      <w:start w:val="1"/>
      <w:numFmt w:val="bullet"/>
      <w:lvlText w:val="o"/>
      <w:lvlJc w:val="left"/>
      <w:pPr>
        <w:ind w:left="5760" w:hanging="360"/>
      </w:pPr>
      <w:rPr>
        <w:rFonts w:hint="default" w:ascii="Courier New" w:hAnsi="Courier New" w:cs="Courier New"/>
      </w:rPr>
    </w:lvl>
    <w:lvl w:ilvl="8" w:tplc="08130005" w:tentative="1">
      <w:start w:val="1"/>
      <w:numFmt w:val="bullet"/>
      <w:lvlText w:val=""/>
      <w:lvlJc w:val="left"/>
      <w:pPr>
        <w:ind w:left="6480" w:hanging="360"/>
      </w:pPr>
      <w:rPr>
        <w:rFonts w:hint="default" w:ascii="Wingdings" w:hAnsi="Wingdings"/>
      </w:rPr>
    </w:lvl>
  </w:abstractNum>
  <w:abstractNum w:abstractNumId="5" w15:restartNumberingAfterBreak="0">
    <w:nsid w:val="0C7D59C3"/>
    <w:multiLevelType w:val="multilevel"/>
    <w:tmpl w:val="8FECEE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0CBD4F62"/>
    <w:multiLevelType w:val="hybridMultilevel"/>
    <w:tmpl w:val="52CA8894"/>
    <w:lvl w:ilvl="0" w:tplc="08130001">
      <w:start w:val="1"/>
      <w:numFmt w:val="bullet"/>
      <w:lvlText w:val=""/>
      <w:lvlJc w:val="left"/>
      <w:pPr>
        <w:ind w:left="720" w:hanging="360"/>
      </w:pPr>
      <w:rPr>
        <w:rFonts w:hint="default" w:ascii="Symbol" w:hAnsi="Symbol"/>
      </w:rPr>
    </w:lvl>
    <w:lvl w:ilvl="1" w:tplc="08130003" w:tentative="1">
      <w:start w:val="1"/>
      <w:numFmt w:val="bullet"/>
      <w:lvlText w:val="o"/>
      <w:lvlJc w:val="left"/>
      <w:pPr>
        <w:ind w:left="1440" w:hanging="360"/>
      </w:pPr>
      <w:rPr>
        <w:rFonts w:hint="default" w:ascii="Courier New" w:hAnsi="Courier New" w:cs="Courier New"/>
      </w:rPr>
    </w:lvl>
    <w:lvl w:ilvl="2" w:tplc="08130005" w:tentative="1">
      <w:start w:val="1"/>
      <w:numFmt w:val="bullet"/>
      <w:lvlText w:val=""/>
      <w:lvlJc w:val="left"/>
      <w:pPr>
        <w:ind w:left="2160" w:hanging="360"/>
      </w:pPr>
      <w:rPr>
        <w:rFonts w:hint="default" w:ascii="Wingdings" w:hAnsi="Wingdings"/>
      </w:rPr>
    </w:lvl>
    <w:lvl w:ilvl="3" w:tplc="08130001" w:tentative="1">
      <w:start w:val="1"/>
      <w:numFmt w:val="bullet"/>
      <w:lvlText w:val=""/>
      <w:lvlJc w:val="left"/>
      <w:pPr>
        <w:ind w:left="2880" w:hanging="360"/>
      </w:pPr>
      <w:rPr>
        <w:rFonts w:hint="default" w:ascii="Symbol" w:hAnsi="Symbol"/>
      </w:rPr>
    </w:lvl>
    <w:lvl w:ilvl="4" w:tplc="08130003" w:tentative="1">
      <w:start w:val="1"/>
      <w:numFmt w:val="bullet"/>
      <w:lvlText w:val="o"/>
      <w:lvlJc w:val="left"/>
      <w:pPr>
        <w:ind w:left="3600" w:hanging="360"/>
      </w:pPr>
      <w:rPr>
        <w:rFonts w:hint="default" w:ascii="Courier New" w:hAnsi="Courier New" w:cs="Courier New"/>
      </w:rPr>
    </w:lvl>
    <w:lvl w:ilvl="5" w:tplc="08130005" w:tentative="1">
      <w:start w:val="1"/>
      <w:numFmt w:val="bullet"/>
      <w:lvlText w:val=""/>
      <w:lvlJc w:val="left"/>
      <w:pPr>
        <w:ind w:left="4320" w:hanging="360"/>
      </w:pPr>
      <w:rPr>
        <w:rFonts w:hint="default" w:ascii="Wingdings" w:hAnsi="Wingdings"/>
      </w:rPr>
    </w:lvl>
    <w:lvl w:ilvl="6" w:tplc="08130001" w:tentative="1">
      <w:start w:val="1"/>
      <w:numFmt w:val="bullet"/>
      <w:lvlText w:val=""/>
      <w:lvlJc w:val="left"/>
      <w:pPr>
        <w:ind w:left="5040" w:hanging="360"/>
      </w:pPr>
      <w:rPr>
        <w:rFonts w:hint="default" w:ascii="Symbol" w:hAnsi="Symbol"/>
      </w:rPr>
    </w:lvl>
    <w:lvl w:ilvl="7" w:tplc="08130003" w:tentative="1">
      <w:start w:val="1"/>
      <w:numFmt w:val="bullet"/>
      <w:lvlText w:val="o"/>
      <w:lvlJc w:val="left"/>
      <w:pPr>
        <w:ind w:left="5760" w:hanging="360"/>
      </w:pPr>
      <w:rPr>
        <w:rFonts w:hint="default" w:ascii="Courier New" w:hAnsi="Courier New" w:cs="Courier New"/>
      </w:rPr>
    </w:lvl>
    <w:lvl w:ilvl="8" w:tplc="08130005" w:tentative="1">
      <w:start w:val="1"/>
      <w:numFmt w:val="bullet"/>
      <w:lvlText w:val=""/>
      <w:lvlJc w:val="left"/>
      <w:pPr>
        <w:ind w:left="6480" w:hanging="360"/>
      </w:pPr>
      <w:rPr>
        <w:rFonts w:hint="default" w:ascii="Wingdings" w:hAnsi="Wingdings"/>
      </w:rPr>
    </w:lvl>
  </w:abstractNum>
  <w:abstractNum w:abstractNumId="7" w15:restartNumberingAfterBreak="0">
    <w:nsid w:val="0D7274D6"/>
    <w:multiLevelType w:val="hybridMultilevel"/>
    <w:tmpl w:val="120CB962"/>
    <w:lvl w:ilvl="0" w:tplc="672ED89E">
      <w:start w:val="1"/>
      <w:numFmt w:val="decimal"/>
      <w:lvlText w:val="%1."/>
      <w:lvlJc w:val="left"/>
      <w:pPr>
        <w:tabs>
          <w:tab w:val="num" w:pos="900"/>
        </w:tabs>
        <w:ind w:left="900" w:hanging="360"/>
      </w:pPr>
      <w:rPr>
        <w:rFonts w:hint="default" w:cs="Times New Roman"/>
      </w:rPr>
    </w:lvl>
    <w:lvl w:ilvl="1" w:tplc="040C0019" w:tentative="1">
      <w:start w:val="1"/>
      <w:numFmt w:val="lowerLetter"/>
      <w:lvlText w:val="%2."/>
      <w:lvlJc w:val="left"/>
      <w:pPr>
        <w:tabs>
          <w:tab w:val="num" w:pos="1952"/>
        </w:tabs>
        <w:ind w:left="1952" w:hanging="360"/>
      </w:pPr>
      <w:rPr>
        <w:rFonts w:cs="Times New Roman"/>
      </w:rPr>
    </w:lvl>
    <w:lvl w:ilvl="2" w:tplc="040C001B" w:tentative="1">
      <w:start w:val="1"/>
      <w:numFmt w:val="lowerRoman"/>
      <w:lvlText w:val="%3."/>
      <w:lvlJc w:val="right"/>
      <w:pPr>
        <w:tabs>
          <w:tab w:val="num" w:pos="2672"/>
        </w:tabs>
        <w:ind w:left="2672" w:hanging="180"/>
      </w:pPr>
      <w:rPr>
        <w:rFonts w:cs="Times New Roman"/>
      </w:rPr>
    </w:lvl>
    <w:lvl w:ilvl="3" w:tplc="040C000F" w:tentative="1">
      <w:start w:val="1"/>
      <w:numFmt w:val="decimal"/>
      <w:lvlText w:val="%4."/>
      <w:lvlJc w:val="left"/>
      <w:pPr>
        <w:tabs>
          <w:tab w:val="num" w:pos="3392"/>
        </w:tabs>
        <w:ind w:left="3392" w:hanging="360"/>
      </w:pPr>
      <w:rPr>
        <w:rFonts w:cs="Times New Roman"/>
      </w:rPr>
    </w:lvl>
    <w:lvl w:ilvl="4" w:tplc="040C0019" w:tentative="1">
      <w:start w:val="1"/>
      <w:numFmt w:val="lowerLetter"/>
      <w:lvlText w:val="%5."/>
      <w:lvlJc w:val="left"/>
      <w:pPr>
        <w:tabs>
          <w:tab w:val="num" w:pos="4112"/>
        </w:tabs>
        <w:ind w:left="4112" w:hanging="360"/>
      </w:pPr>
      <w:rPr>
        <w:rFonts w:cs="Times New Roman"/>
      </w:rPr>
    </w:lvl>
    <w:lvl w:ilvl="5" w:tplc="040C001B" w:tentative="1">
      <w:start w:val="1"/>
      <w:numFmt w:val="lowerRoman"/>
      <w:lvlText w:val="%6."/>
      <w:lvlJc w:val="right"/>
      <w:pPr>
        <w:tabs>
          <w:tab w:val="num" w:pos="4832"/>
        </w:tabs>
        <w:ind w:left="4832" w:hanging="180"/>
      </w:pPr>
      <w:rPr>
        <w:rFonts w:cs="Times New Roman"/>
      </w:rPr>
    </w:lvl>
    <w:lvl w:ilvl="6" w:tplc="040C000F" w:tentative="1">
      <w:start w:val="1"/>
      <w:numFmt w:val="decimal"/>
      <w:lvlText w:val="%7."/>
      <w:lvlJc w:val="left"/>
      <w:pPr>
        <w:tabs>
          <w:tab w:val="num" w:pos="5552"/>
        </w:tabs>
        <w:ind w:left="5552" w:hanging="360"/>
      </w:pPr>
      <w:rPr>
        <w:rFonts w:cs="Times New Roman"/>
      </w:rPr>
    </w:lvl>
    <w:lvl w:ilvl="7" w:tplc="040C0019" w:tentative="1">
      <w:start w:val="1"/>
      <w:numFmt w:val="lowerLetter"/>
      <w:lvlText w:val="%8."/>
      <w:lvlJc w:val="left"/>
      <w:pPr>
        <w:tabs>
          <w:tab w:val="num" w:pos="6272"/>
        </w:tabs>
        <w:ind w:left="6272" w:hanging="360"/>
      </w:pPr>
      <w:rPr>
        <w:rFonts w:cs="Times New Roman"/>
      </w:rPr>
    </w:lvl>
    <w:lvl w:ilvl="8" w:tplc="040C001B" w:tentative="1">
      <w:start w:val="1"/>
      <w:numFmt w:val="lowerRoman"/>
      <w:lvlText w:val="%9."/>
      <w:lvlJc w:val="right"/>
      <w:pPr>
        <w:tabs>
          <w:tab w:val="num" w:pos="6992"/>
        </w:tabs>
        <w:ind w:left="6992" w:hanging="180"/>
      </w:pPr>
      <w:rPr>
        <w:rFonts w:cs="Times New Roman"/>
      </w:rPr>
    </w:lvl>
  </w:abstractNum>
  <w:abstractNum w:abstractNumId="8" w15:restartNumberingAfterBreak="0">
    <w:nsid w:val="0F7E1181"/>
    <w:multiLevelType w:val="multilevel"/>
    <w:tmpl w:val="8886DD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1470A1D"/>
    <w:multiLevelType w:val="hybridMultilevel"/>
    <w:tmpl w:val="374A9768"/>
    <w:lvl w:ilvl="0" w:tplc="D570C722">
      <w:start w:val="1"/>
      <w:numFmt w:val="lowerLetter"/>
      <w:lvlText w:val="%1."/>
      <w:lvlJc w:val="left"/>
      <w:pPr>
        <w:tabs>
          <w:tab w:val="num" w:pos="1440"/>
        </w:tabs>
        <w:ind w:left="1440" w:hanging="360"/>
      </w:pPr>
      <w:rPr>
        <w:rFonts w:cs="Times New Roman"/>
        <w:b w:val="0"/>
        <w:color w:val="FF0000"/>
      </w:rPr>
    </w:lvl>
    <w:lvl w:ilvl="1" w:tplc="08130019" w:tentative="1">
      <w:start w:val="1"/>
      <w:numFmt w:val="lowerLetter"/>
      <w:lvlText w:val="%2."/>
      <w:lvlJc w:val="left"/>
      <w:pPr>
        <w:ind w:left="1440" w:hanging="360"/>
      </w:pPr>
      <w:rPr>
        <w:rFonts w:cs="Times New Roman"/>
      </w:rPr>
    </w:lvl>
    <w:lvl w:ilvl="2" w:tplc="0813001B" w:tentative="1">
      <w:start w:val="1"/>
      <w:numFmt w:val="lowerRoman"/>
      <w:lvlText w:val="%3."/>
      <w:lvlJc w:val="right"/>
      <w:pPr>
        <w:ind w:left="2160" w:hanging="180"/>
      </w:pPr>
      <w:rPr>
        <w:rFonts w:cs="Times New Roman"/>
      </w:rPr>
    </w:lvl>
    <w:lvl w:ilvl="3" w:tplc="0813000F" w:tentative="1">
      <w:start w:val="1"/>
      <w:numFmt w:val="decimal"/>
      <w:lvlText w:val="%4."/>
      <w:lvlJc w:val="left"/>
      <w:pPr>
        <w:ind w:left="2880" w:hanging="360"/>
      </w:pPr>
      <w:rPr>
        <w:rFonts w:cs="Times New Roman"/>
      </w:rPr>
    </w:lvl>
    <w:lvl w:ilvl="4" w:tplc="08130019" w:tentative="1">
      <w:start w:val="1"/>
      <w:numFmt w:val="lowerLetter"/>
      <w:lvlText w:val="%5."/>
      <w:lvlJc w:val="left"/>
      <w:pPr>
        <w:ind w:left="3600" w:hanging="360"/>
      </w:pPr>
      <w:rPr>
        <w:rFonts w:cs="Times New Roman"/>
      </w:rPr>
    </w:lvl>
    <w:lvl w:ilvl="5" w:tplc="0813001B" w:tentative="1">
      <w:start w:val="1"/>
      <w:numFmt w:val="lowerRoman"/>
      <w:lvlText w:val="%6."/>
      <w:lvlJc w:val="right"/>
      <w:pPr>
        <w:ind w:left="4320" w:hanging="180"/>
      </w:pPr>
      <w:rPr>
        <w:rFonts w:cs="Times New Roman"/>
      </w:rPr>
    </w:lvl>
    <w:lvl w:ilvl="6" w:tplc="0813000F" w:tentative="1">
      <w:start w:val="1"/>
      <w:numFmt w:val="decimal"/>
      <w:lvlText w:val="%7."/>
      <w:lvlJc w:val="left"/>
      <w:pPr>
        <w:ind w:left="5040" w:hanging="360"/>
      </w:pPr>
      <w:rPr>
        <w:rFonts w:cs="Times New Roman"/>
      </w:rPr>
    </w:lvl>
    <w:lvl w:ilvl="7" w:tplc="08130019" w:tentative="1">
      <w:start w:val="1"/>
      <w:numFmt w:val="lowerLetter"/>
      <w:lvlText w:val="%8."/>
      <w:lvlJc w:val="left"/>
      <w:pPr>
        <w:ind w:left="5760" w:hanging="360"/>
      </w:pPr>
      <w:rPr>
        <w:rFonts w:cs="Times New Roman"/>
      </w:rPr>
    </w:lvl>
    <w:lvl w:ilvl="8" w:tplc="0813001B" w:tentative="1">
      <w:start w:val="1"/>
      <w:numFmt w:val="lowerRoman"/>
      <w:lvlText w:val="%9."/>
      <w:lvlJc w:val="right"/>
      <w:pPr>
        <w:ind w:left="6480" w:hanging="180"/>
      </w:pPr>
      <w:rPr>
        <w:rFonts w:cs="Times New Roman"/>
      </w:rPr>
    </w:lvl>
  </w:abstractNum>
  <w:abstractNum w:abstractNumId="10" w15:restartNumberingAfterBreak="0">
    <w:nsid w:val="11D41B7D"/>
    <w:multiLevelType w:val="hybridMultilevel"/>
    <w:tmpl w:val="8A80B55E"/>
    <w:lvl w:ilvl="0" w:tplc="7E3AD48E">
      <w:start w:val="2"/>
      <w:numFmt w:val="decimal"/>
      <w:lvlText w:val="%1."/>
      <w:lvlJc w:val="left"/>
      <w:pPr>
        <w:ind w:left="720" w:hanging="360"/>
      </w:pPr>
      <w:rPr>
        <w:rFonts w:hint="default"/>
        <w:b/>
        <w:bCs/>
        <w:sz w:val="24"/>
        <w:szCs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12784862"/>
    <w:multiLevelType w:val="multilevel"/>
    <w:tmpl w:val="28AEF1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137E7ABA"/>
    <w:multiLevelType w:val="multilevel"/>
    <w:tmpl w:val="290643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15D127F7"/>
    <w:multiLevelType w:val="multilevel"/>
    <w:tmpl w:val="EC3418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4" w15:restartNumberingAfterBreak="0">
    <w:nsid w:val="163D4EA3"/>
    <w:multiLevelType w:val="multilevel"/>
    <w:tmpl w:val="1D3C0B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1B2F04F0"/>
    <w:multiLevelType w:val="hybridMultilevel"/>
    <w:tmpl w:val="405C5BA6"/>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6" w15:restartNumberingAfterBreak="0">
    <w:nsid w:val="1C7903CF"/>
    <w:multiLevelType w:val="multilevel"/>
    <w:tmpl w:val="738AEA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1F344AE5"/>
    <w:multiLevelType w:val="multilevel"/>
    <w:tmpl w:val="FEA490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2267006E"/>
    <w:multiLevelType w:val="multilevel"/>
    <w:tmpl w:val="339EA8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25E44D20"/>
    <w:multiLevelType w:val="hybridMultilevel"/>
    <w:tmpl w:val="F69427AE"/>
    <w:lvl w:ilvl="0" w:tplc="040C000B">
      <w:start w:val="1"/>
      <w:numFmt w:val="bullet"/>
      <w:lvlText w:val=""/>
      <w:lvlJc w:val="left"/>
      <w:pPr>
        <w:tabs>
          <w:tab w:val="num" w:pos="360"/>
        </w:tabs>
        <w:ind w:left="360" w:hanging="360"/>
      </w:pPr>
      <w:rPr>
        <w:rFonts w:hint="default" w:ascii="Wingdings" w:hAnsi="Wingdings"/>
      </w:rPr>
    </w:lvl>
    <w:lvl w:ilvl="1" w:tplc="040C0003" w:tentative="1">
      <w:start w:val="1"/>
      <w:numFmt w:val="bullet"/>
      <w:lvlText w:val="o"/>
      <w:lvlJc w:val="left"/>
      <w:pPr>
        <w:tabs>
          <w:tab w:val="num" w:pos="1080"/>
        </w:tabs>
        <w:ind w:left="1080" w:hanging="360"/>
      </w:pPr>
      <w:rPr>
        <w:rFonts w:hint="default" w:ascii="Courier New" w:hAnsi="Courier New"/>
      </w:rPr>
    </w:lvl>
    <w:lvl w:ilvl="2" w:tplc="040C0005" w:tentative="1">
      <w:start w:val="1"/>
      <w:numFmt w:val="bullet"/>
      <w:lvlText w:val=""/>
      <w:lvlJc w:val="left"/>
      <w:pPr>
        <w:tabs>
          <w:tab w:val="num" w:pos="1800"/>
        </w:tabs>
        <w:ind w:left="1800" w:hanging="360"/>
      </w:pPr>
      <w:rPr>
        <w:rFonts w:hint="default" w:ascii="Wingdings" w:hAnsi="Wingdings"/>
      </w:rPr>
    </w:lvl>
    <w:lvl w:ilvl="3" w:tplc="040C0001" w:tentative="1">
      <w:start w:val="1"/>
      <w:numFmt w:val="bullet"/>
      <w:lvlText w:val=""/>
      <w:lvlJc w:val="left"/>
      <w:pPr>
        <w:tabs>
          <w:tab w:val="num" w:pos="2520"/>
        </w:tabs>
        <w:ind w:left="2520" w:hanging="360"/>
      </w:pPr>
      <w:rPr>
        <w:rFonts w:hint="default" w:ascii="Symbol" w:hAnsi="Symbol"/>
      </w:rPr>
    </w:lvl>
    <w:lvl w:ilvl="4" w:tplc="040C0003" w:tentative="1">
      <w:start w:val="1"/>
      <w:numFmt w:val="bullet"/>
      <w:lvlText w:val="o"/>
      <w:lvlJc w:val="left"/>
      <w:pPr>
        <w:tabs>
          <w:tab w:val="num" w:pos="3240"/>
        </w:tabs>
        <w:ind w:left="3240" w:hanging="360"/>
      </w:pPr>
      <w:rPr>
        <w:rFonts w:hint="default" w:ascii="Courier New" w:hAnsi="Courier New"/>
      </w:rPr>
    </w:lvl>
    <w:lvl w:ilvl="5" w:tplc="040C0005" w:tentative="1">
      <w:start w:val="1"/>
      <w:numFmt w:val="bullet"/>
      <w:lvlText w:val=""/>
      <w:lvlJc w:val="left"/>
      <w:pPr>
        <w:tabs>
          <w:tab w:val="num" w:pos="3960"/>
        </w:tabs>
        <w:ind w:left="3960" w:hanging="360"/>
      </w:pPr>
      <w:rPr>
        <w:rFonts w:hint="default" w:ascii="Wingdings" w:hAnsi="Wingdings"/>
      </w:rPr>
    </w:lvl>
    <w:lvl w:ilvl="6" w:tplc="040C0001" w:tentative="1">
      <w:start w:val="1"/>
      <w:numFmt w:val="bullet"/>
      <w:lvlText w:val=""/>
      <w:lvlJc w:val="left"/>
      <w:pPr>
        <w:tabs>
          <w:tab w:val="num" w:pos="4680"/>
        </w:tabs>
        <w:ind w:left="4680" w:hanging="360"/>
      </w:pPr>
      <w:rPr>
        <w:rFonts w:hint="default" w:ascii="Symbol" w:hAnsi="Symbol"/>
      </w:rPr>
    </w:lvl>
    <w:lvl w:ilvl="7" w:tplc="040C0003" w:tentative="1">
      <w:start w:val="1"/>
      <w:numFmt w:val="bullet"/>
      <w:lvlText w:val="o"/>
      <w:lvlJc w:val="left"/>
      <w:pPr>
        <w:tabs>
          <w:tab w:val="num" w:pos="5400"/>
        </w:tabs>
        <w:ind w:left="5400" w:hanging="360"/>
      </w:pPr>
      <w:rPr>
        <w:rFonts w:hint="default" w:ascii="Courier New" w:hAnsi="Courier New"/>
      </w:rPr>
    </w:lvl>
    <w:lvl w:ilvl="8" w:tplc="040C0005" w:tentative="1">
      <w:start w:val="1"/>
      <w:numFmt w:val="bullet"/>
      <w:lvlText w:val=""/>
      <w:lvlJc w:val="left"/>
      <w:pPr>
        <w:tabs>
          <w:tab w:val="num" w:pos="6120"/>
        </w:tabs>
        <w:ind w:left="6120" w:hanging="360"/>
      </w:pPr>
      <w:rPr>
        <w:rFonts w:hint="default" w:ascii="Wingdings" w:hAnsi="Wingdings"/>
      </w:rPr>
    </w:lvl>
  </w:abstractNum>
  <w:abstractNum w:abstractNumId="20" w15:restartNumberingAfterBreak="0">
    <w:nsid w:val="28F03098"/>
    <w:multiLevelType w:val="multilevel"/>
    <w:tmpl w:val="FD089E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2B4E0CFB"/>
    <w:multiLevelType w:val="multilevel"/>
    <w:tmpl w:val="6F2EA6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0BB37DA"/>
    <w:multiLevelType w:val="multilevel"/>
    <w:tmpl w:val="BCFCC3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34751C8C"/>
    <w:multiLevelType w:val="multilevel"/>
    <w:tmpl w:val="A59E32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3527452B"/>
    <w:multiLevelType w:val="multilevel"/>
    <w:tmpl w:val="7F6007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374108FC"/>
    <w:multiLevelType w:val="hybridMultilevel"/>
    <w:tmpl w:val="00C6ECDC"/>
    <w:lvl w:ilvl="0" w:tplc="9FE231E8">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6" w15:restartNumberingAfterBreak="0">
    <w:nsid w:val="3C3F6B30"/>
    <w:multiLevelType w:val="hybridMultilevel"/>
    <w:tmpl w:val="5D10950C"/>
    <w:lvl w:ilvl="0" w:tplc="2436A090">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7" w15:restartNumberingAfterBreak="0">
    <w:nsid w:val="3D867EFD"/>
    <w:multiLevelType w:val="multilevel"/>
    <w:tmpl w:val="2CEA7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01235AB"/>
    <w:multiLevelType w:val="hybridMultilevel"/>
    <w:tmpl w:val="A7306B6C"/>
    <w:lvl w:ilvl="0" w:tplc="F3EEA49C">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9" w15:restartNumberingAfterBreak="0">
    <w:nsid w:val="441F26B6"/>
    <w:multiLevelType w:val="hybridMultilevel"/>
    <w:tmpl w:val="8DC2C50A"/>
    <w:lvl w:ilvl="0" w:tplc="040C000B">
      <w:start w:val="1"/>
      <w:numFmt w:val="bullet"/>
      <w:lvlText w:val=""/>
      <w:lvlJc w:val="left"/>
      <w:pPr>
        <w:tabs>
          <w:tab w:val="num" w:pos="720"/>
        </w:tabs>
        <w:ind w:left="720" w:hanging="360"/>
      </w:pPr>
      <w:rPr>
        <w:rFonts w:hint="default" w:ascii="Wingdings" w:hAnsi="Wingdings"/>
      </w:rPr>
    </w:lvl>
    <w:lvl w:ilvl="1" w:tplc="040C0003" w:tentative="1">
      <w:start w:val="1"/>
      <w:numFmt w:val="bullet"/>
      <w:lvlText w:val="o"/>
      <w:lvlJc w:val="left"/>
      <w:pPr>
        <w:tabs>
          <w:tab w:val="num" w:pos="1440"/>
        </w:tabs>
        <w:ind w:left="1440" w:hanging="360"/>
      </w:pPr>
      <w:rPr>
        <w:rFonts w:hint="default" w:ascii="Courier New" w:hAnsi="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30" w15:restartNumberingAfterBreak="0">
    <w:nsid w:val="449A0671"/>
    <w:multiLevelType w:val="multilevel"/>
    <w:tmpl w:val="998AD9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47B071B0"/>
    <w:multiLevelType w:val="multilevel"/>
    <w:tmpl w:val="5658C6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48511A82"/>
    <w:multiLevelType w:val="hybridMultilevel"/>
    <w:tmpl w:val="268AF64A"/>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3" w15:restartNumberingAfterBreak="0">
    <w:nsid w:val="4FEA046C"/>
    <w:multiLevelType w:val="hybridMultilevel"/>
    <w:tmpl w:val="1F6CBE7E"/>
    <w:lvl w:ilvl="0" w:tplc="040C000F">
      <w:start w:val="1"/>
      <w:numFmt w:val="decimal"/>
      <w:lvlText w:val="%1."/>
      <w:lvlJc w:val="left"/>
      <w:pPr>
        <w:tabs>
          <w:tab w:val="num" w:pos="720"/>
        </w:tabs>
        <w:ind w:left="720" w:hanging="360"/>
      </w:pPr>
      <w:rPr>
        <w:rFonts w:cs="Times New Roman"/>
      </w:rPr>
    </w:lvl>
    <w:lvl w:ilvl="1" w:tplc="C43CB14E">
      <w:start w:val="1"/>
      <w:numFmt w:val="lowerLetter"/>
      <w:lvlText w:val="%2."/>
      <w:lvlJc w:val="left"/>
      <w:pPr>
        <w:tabs>
          <w:tab w:val="num" w:pos="1440"/>
        </w:tabs>
        <w:ind w:left="1440" w:hanging="360"/>
      </w:pPr>
      <w:rPr>
        <w:rFonts w:cs="Times New Roman"/>
        <w:color w:val="FF0000"/>
      </w:rPr>
    </w:lvl>
    <w:lvl w:ilvl="2" w:tplc="040C001B" w:tentative="1">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34" w15:restartNumberingAfterBreak="0">
    <w:nsid w:val="536E58D3"/>
    <w:multiLevelType w:val="multilevel"/>
    <w:tmpl w:val="AFB41B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54F053FE"/>
    <w:multiLevelType w:val="multilevel"/>
    <w:tmpl w:val="EE12A7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6" w15:restartNumberingAfterBreak="0">
    <w:nsid w:val="56DF63AC"/>
    <w:multiLevelType w:val="hybridMultilevel"/>
    <w:tmpl w:val="C90A0998"/>
    <w:lvl w:ilvl="0" w:tplc="78E66C94">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7" w15:restartNumberingAfterBreak="0">
    <w:nsid w:val="577C704B"/>
    <w:multiLevelType w:val="multilevel"/>
    <w:tmpl w:val="8A9A97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8" w15:restartNumberingAfterBreak="0">
    <w:nsid w:val="5B354B11"/>
    <w:multiLevelType w:val="multilevel"/>
    <w:tmpl w:val="5DAA9CF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5DCB06E8"/>
    <w:multiLevelType w:val="multilevel"/>
    <w:tmpl w:val="FC0CF112"/>
    <w:lvl w:ilvl="0">
      <w:start w:val="1"/>
      <w:numFmt w:val="decimal"/>
      <w:lvlText w:val="%1."/>
      <w:lvlJc w:val="left"/>
      <w:pPr>
        <w:tabs>
          <w:tab w:val="num" w:pos="720"/>
        </w:tabs>
        <w:ind w:left="720" w:hanging="360"/>
      </w:pPr>
      <w:rPr>
        <w:rFonts w:cs="Times New Roman"/>
      </w:rPr>
    </w:lvl>
    <w:lvl w:ilvl="1">
      <w:start w:val="1"/>
      <w:numFmt w:val="lowerLetter"/>
      <w:lvlText w:val="%2."/>
      <w:lvlJc w:val="left"/>
      <w:pPr>
        <w:tabs>
          <w:tab w:val="num" w:pos="1440"/>
        </w:tabs>
        <w:ind w:left="1440" w:hanging="360"/>
      </w:pPr>
      <w:rPr>
        <w:rFonts w:cs="Times New Roman"/>
        <w:color w:val="FF0000"/>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0" w15:restartNumberingAfterBreak="0">
    <w:nsid w:val="5E9E103B"/>
    <w:multiLevelType w:val="hybridMultilevel"/>
    <w:tmpl w:val="93DE4146"/>
    <w:lvl w:ilvl="0" w:tplc="672ED89E">
      <w:start w:val="1"/>
      <w:numFmt w:val="decimal"/>
      <w:lvlText w:val="%1."/>
      <w:lvlJc w:val="left"/>
      <w:pPr>
        <w:tabs>
          <w:tab w:val="num" w:pos="900"/>
        </w:tabs>
        <w:ind w:left="900" w:hanging="360"/>
      </w:pPr>
      <w:rPr>
        <w:rFonts w:hint="default" w:cs="Times New Roman"/>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41" w15:restartNumberingAfterBreak="0">
    <w:nsid w:val="60863024"/>
    <w:multiLevelType w:val="hybridMultilevel"/>
    <w:tmpl w:val="374A9768"/>
    <w:lvl w:ilvl="0" w:tplc="D570C722">
      <w:start w:val="1"/>
      <w:numFmt w:val="lowerLetter"/>
      <w:lvlText w:val="%1."/>
      <w:lvlJc w:val="left"/>
      <w:pPr>
        <w:tabs>
          <w:tab w:val="num" w:pos="1440"/>
        </w:tabs>
        <w:ind w:left="1440" w:hanging="360"/>
      </w:pPr>
      <w:rPr>
        <w:rFonts w:cs="Times New Roman"/>
        <w:b w:val="0"/>
        <w:color w:val="FF0000"/>
      </w:rPr>
    </w:lvl>
    <w:lvl w:ilvl="1" w:tplc="08130019" w:tentative="1">
      <w:start w:val="1"/>
      <w:numFmt w:val="lowerLetter"/>
      <w:lvlText w:val="%2."/>
      <w:lvlJc w:val="left"/>
      <w:pPr>
        <w:ind w:left="1440" w:hanging="360"/>
      </w:pPr>
      <w:rPr>
        <w:rFonts w:cs="Times New Roman"/>
      </w:rPr>
    </w:lvl>
    <w:lvl w:ilvl="2" w:tplc="0813001B" w:tentative="1">
      <w:start w:val="1"/>
      <w:numFmt w:val="lowerRoman"/>
      <w:lvlText w:val="%3."/>
      <w:lvlJc w:val="right"/>
      <w:pPr>
        <w:ind w:left="2160" w:hanging="180"/>
      </w:pPr>
      <w:rPr>
        <w:rFonts w:cs="Times New Roman"/>
      </w:rPr>
    </w:lvl>
    <w:lvl w:ilvl="3" w:tplc="0813000F" w:tentative="1">
      <w:start w:val="1"/>
      <w:numFmt w:val="decimal"/>
      <w:lvlText w:val="%4."/>
      <w:lvlJc w:val="left"/>
      <w:pPr>
        <w:ind w:left="2880" w:hanging="360"/>
      </w:pPr>
      <w:rPr>
        <w:rFonts w:cs="Times New Roman"/>
      </w:rPr>
    </w:lvl>
    <w:lvl w:ilvl="4" w:tplc="08130019" w:tentative="1">
      <w:start w:val="1"/>
      <w:numFmt w:val="lowerLetter"/>
      <w:lvlText w:val="%5."/>
      <w:lvlJc w:val="left"/>
      <w:pPr>
        <w:ind w:left="3600" w:hanging="360"/>
      </w:pPr>
      <w:rPr>
        <w:rFonts w:cs="Times New Roman"/>
      </w:rPr>
    </w:lvl>
    <w:lvl w:ilvl="5" w:tplc="0813001B" w:tentative="1">
      <w:start w:val="1"/>
      <w:numFmt w:val="lowerRoman"/>
      <w:lvlText w:val="%6."/>
      <w:lvlJc w:val="right"/>
      <w:pPr>
        <w:ind w:left="4320" w:hanging="180"/>
      </w:pPr>
      <w:rPr>
        <w:rFonts w:cs="Times New Roman"/>
      </w:rPr>
    </w:lvl>
    <w:lvl w:ilvl="6" w:tplc="0813000F" w:tentative="1">
      <w:start w:val="1"/>
      <w:numFmt w:val="decimal"/>
      <w:lvlText w:val="%7."/>
      <w:lvlJc w:val="left"/>
      <w:pPr>
        <w:ind w:left="5040" w:hanging="360"/>
      </w:pPr>
      <w:rPr>
        <w:rFonts w:cs="Times New Roman"/>
      </w:rPr>
    </w:lvl>
    <w:lvl w:ilvl="7" w:tplc="08130019" w:tentative="1">
      <w:start w:val="1"/>
      <w:numFmt w:val="lowerLetter"/>
      <w:lvlText w:val="%8."/>
      <w:lvlJc w:val="left"/>
      <w:pPr>
        <w:ind w:left="5760" w:hanging="360"/>
      </w:pPr>
      <w:rPr>
        <w:rFonts w:cs="Times New Roman"/>
      </w:rPr>
    </w:lvl>
    <w:lvl w:ilvl="8" w:tplc="0813001B" w:tentative="1">
      <w:start w:val="1"/>
      <w:numFmt w:val="lowerRoman"/>
      <w:lvlText w:val="%9."/>
      <w:lvlJc w:val="right"/>
      <w:pPr>
        <w:ind w:left="6480" w:hanging="180"/>
      </w:pPr>
      <w:rPr>
        <w:rFonts w:cs="Times New Roman"/>
      </w:rPr>
    </w:lvl>
  </w:abstractNum>
  <w:abstractNum w:abstractNumId="42" w15:restartNumberingAfterBreak="0">
    <w:nsid w:val="6A85451A"/>
    <w:multiLevelType w:val="hybridMultilevel"/>
    <w:tmpl w:val="5C44F84A"/>
    <w:lvl w:ilvl="0" w:tplc="040C000B">
      <w:start w:val="1"/>
      <w:numFmt w:val="bullet"/>
      <w:lvlText w:val=""/>
      <w:lvlJc w:val="left"/>
      <w:pPr>
        <w:tabs>
          <w:tab w:val="num" w:pos="360"/>
        </w:tabs>
        <w:ind w:left="360" w:hanging="360"/>
      </w:pPr>
      <w:rPr>
        <w:rFonts w:hint="default" w:ascii="Wingdings" w:hAnsi="Wingdings"/>
      </w:rPr>
    </w:lvl>
    <w:lvl w:ilvl="1" w:tplc="040C0003" w:tentative="1">
      <w:start w:val="1"/>
      <w:numFmt w:val="bullet"/>
      <w:lvlText w:val="o"/>
      <w:lvlJc w:val="left"/>
      <w:pPr>
        <w:tabs>
          <w:tab w:val="num" w:pos="1080"/>
        </w:tabs>
        <w:ind w:left="1080" w:hanging="360"/>
      </w:pPr>
      <w:rPr>
        <w:rFonts w:hint="default" w:ascii="Courier New" w:hAnsi="Courier New"/>
      </w:rPr>
    </w:lvl>
    <w:lvl w:ilvl="2" w:tplc="040C0005" w:tentative="1">
      <w:start w:val="1"/>
      <w:numFmt w:val="bullet"/>
      <w:lvlText w:val=""/>
      <w:lvlJc w:val="left"/>
      <w:pPr>
        <w:tabs>
          <w:tab w:val="num" w:pos="1800"/>
        </w:tabs>
        <w:ind w:left="1800" w:hanging="360"/>
      </w:pPr>
      <w:rPr>
        <w:rFonts w:hint="default" w:ascii="Wingdings" w:hAnsi="Wingdings"/>
      </w:rPr>
    </w:lvl>
    <w:lvl w:ilvl="3" w:tplc="040C0001" w:tentative="1">
      <w:start w:val="1"/>
      <w:numFmt w:val="bullet"/>
      <w:lvlText w:val=""/>
      <w:lvlJc w:val="left"/>
      <w:pPr>
        <w:tabs>
          <w:tab w:val="num" w:pos="2520"/>
        </w:tabs>
        <w:ind w:left="2520" w:hanging="360"/>
      </w:pPr>
      <w:rPr>
        <w:rFonts w:hint="default" w:ascii="Symbol" w:hAnsi="Symbol"/>
      </w:rPr>
    </w:lvl>
    <w:lvl w:ilvl="4" w:tplc="040C0003" w:tentative="1">
      <w:start w:val="1"/>
      <w:numFmt w:val="bullet"/>
      <w:lvlText w:val="o"/>
      <w:lvlJc w:val="left"/>
      <w:pPr>
        <w:tabs>
          <w:tab w:val="num" w:pos="3240"/>
        </w:tabs>
        <w:ind w:left="3240" w:hanging="360"/>
      </w:pPr>
      <w:rPr>
        <w:rFonts w:hint="default" w:ascii="Courier New" w:hAnsi="Courier New"/>
      </w:rPr>
    </w:lvl>
    <w:lvl w:ilvl="5" w:tplc="040C0005" w:tentative="1">
      <w:start w:val="1"/>
      <w:numFmt w:val="bullet"/>
      <w:lvlText w:val=""/>
      <w:lvlJc w:val="left"/>
      <w:pPr>
        <w:tabs>
          <w:tab w:val="num" w:pos="3960"/>
        </w:tabs>
        <w:ind w:left="3960" w:hanging="360"/>
      </w:pPr>
      <w:rPr>
        <w:rFonts w:hint="default" w:ascii="Wingdings" w:hAnsi="Wingdings"/>
      </w:rPr>
    </w:lvl>
    <w:lvl w:ilvl="6" w:tplc="040C0001" w:tentative="1">
      <w:start w:val="1"/>
      <w:numFmt w:val="bullet"/>
      <w:lvlText w:val=""/>
      <w:lvlJc w:val="left"/>
      <w:pPr>
        <w:tabs>
          <w:tab w:val="num" w:pos="4680"/>
        </w:tabs>
        <w:ind w:left="4680" w:hanging="360"/>
      </w:pPr>
      <w:rPr>
        <w:rFonts w:hint="default" w:ascii="Symbol" w:hAnsi="Symbol"/>
      </w:rPr>
    </w:lvl>
    <w:lvl w:ilvl="7" w:tplc="040C0003" w:tentative="1">
      <w:start w:val="1"/>
      <w:numFmt w:val="bullet"/>
      <w:lvlText w:val="o"/>
      <w:lvlJc w:val="left"/>
      <w:pPr>
        <w:tabs>
          <w:tab w:val="num" w:pos="5400"/>
        </w:tabs>
        <w:ind w:left="5400" w:hanging="360"/>
      </w:pPr>
      <w:rPr>
        <w:rFonts w:hint="default" w:ascii="Courier New" w:hAnsi="Courier New"/>
      </w:rPr>
    </w:lvl>
    <w:lvl w:ilvl="8" w:tplc="040C0005" w:tentative="1">
      <w:start w:val="1"/>
      <w:numFmt w:val="bullet"/>
      <w:lvlText w:val=""/>
      <w:lvlJc w:val="left"/>
      <w:pPr>
        <w:tabs>
          <w:tab w:val="num" w:pos="6120"/>
        </w:tabs>
        <w:ind w:left="6120" w:hanging="360"/>
      </w:pPr>
      <w:rPr>
        <w:rFonts w:hint="default" w:ascii="Wingdings" w:hAnsi="Wingdings"/>
      </w:rPr>
    </w:lvl>
  </w:abstractNum>
  <w:num w:numId="1" w16cid:durableId="927663806">
    <w:abstractNumId w:val="33"/>
  </w:num>
  <w:num w:numId="2" w16cid:durableId="1142648703">
    <w:abstractNumId w:val="41"/>
  </w:num>
  <w:num w:numId="3" w16cid:durableId="908029627">
    <w:abstractNumId w:val="9"/>
  </w:num>
  <w:num w:numId="4" w16cid:durableId="1517648567">
    <w:abstractNumId w:val="7"/>
  </w:num>
  <w:num w:numId="5" w16cid:durableId="126093045">
    <w:abstractNumId w:val="19"/>
  </w:num>
  <w:num w:numId="6" w16cid:durableId="128939796">
    <w:abstractNumId w:val="29"/>
  </w:num>
  <w:num w:numId="7" w16cid:durableId="129397911">
    <w:abstractNumId w:val="42"/>
  </w:num>
  <w:num w:numId="8" w16cid:durableId="454720937">
    <w:abstractNumId w:val="3"/>
  </w:num>
  <w:num w:numId="9" w16cid:durableId="560598188">
    <w:abstractNumId w:val="40"/>
  </w:num>
  <w:num w:numId="10" w16cid:durableId="1660572100">
    <w:abstractNumId w:val="39"/>
  </w:num>
  <w:num w:numId="11" w16cid:durableId="465048767">
    <w:abstractNumId w:val="15"/>
  </w:num>
  <w:num w:numId="12" w16cid:durableId="341666213">
    <w:abstractNumId w:val="37"/>
  </w:num>
  <w:num w:numId="13" w16cid:durableId="555555497">
    <w:abstractNumId w:val="16"/>
  </w:num>
  <w:num w:numId="14" w16cid:durableId="1780099122">
    <w:abstractNumId w:val="22"/>
  </w:num>
  <w:num w:numId="15" w16cid:durableId="802651671">
    <w:abstractNumId w:val="2"/>
  </w:num>
  <w:num w:numId="16" w16cid:durableId="78523085">
    <w:abstractNumId w:val="14"/>
  </w:num>
  <w:num w:numId="17" w16cid:durableId="1100684466">
    <w:abstractNumId w:val="5"/>
  </w:num>
  <w:num w:numId="18" w16cid:durableId="421921313">
    <w:abstractNumId w:val="6"/>
  </w:num>
  <w:num w:numId="19" w16cid:durableId="1721243491">
    <w:abstractNumId w:val="38"/>
  </w:num>
  <w:num w:numId="20" w16cid:durableId="1846557709">
    <w:abstractNumId w:val="32"/>
  </w:num>
  <w:num w:numId="21" w16cid:durableId="1972588516">
    <w:abstractNumId w:val="35"/>
  </w:num>
  <w:num w:numId="22" w16cid:durableId="655915780">
    <w:abstractNumId w:val="4"/>
  </w:num>
  <w:num w:numId="23" w16cid:durableId="224265310">
    <w:abstractNumId w:val="17"/>
  </w:num>
  <w:num w:numId="24" w16cid:durableId="1070694111">
    <w:abstractNumId w:val="13"/>
  </w:num>
  <w:num w:numId="25" w16cid:durableId="59136918">
    <w:abstractNumId w:val="1"/>
  </w:num>
  <w:num w:numId="26" w16cid:durableId="1654677089">
    <w:abstractNumId w:val="25"/>
  </w:num>
  <w:num w:numId="27" w16cid:durableId="2128309976">
    <w:abstractNumId w:val="28"/>
  </w:num>
  <w:num w:numId="28" w16cid:durableId="404885347">
    <w:abstractNumId w:val="26"/>
  </w:num>
  <w:num w:numId="29" w16cid:durableId="1884439167">
    <w:abstractNumId w:val="36"/>
  </w:num>
  <w:num w:numId="30" w16cid:durableId="1325276098">
    <w:abstractNumId w:val="27"/>
  </w:num>
  <w:num w:numId="31" w16cid:durableId="91897578">
    <w:abstractNumId w:val="4"/>
  </w:num>
  <w:num w:numId="32" w16cid:durableId="1182742278">
    <w:abstractNumId w:val="10"/>
  </w:num>
  <w:num w:numId="33" w16cid:durableId="1499543804">
    <w:abstractNumId w:val="23"/>
  </w:num>
  <w:num w:numId="34" w16cid:durableId="319621017">
    <w:abstractNumId w:val="31"/>
  </w:num>
  <w:num w:numId="35" w16cid:durableId="652416902">
    <w:abstractNumId w:val="20"/>
  </w:num>
  <w:num w:numId="36" w16cid:durableId="1734085947">
    <w:abstractNumId w:val="11"/>
  </w:num>
  <w:num w:numId="37" w16cid:durableId="1488201551">
    <w:abstractNumId w:val="24"/>
  </w:num>
  <w:num w:numId="38" w16cid:durableId="774207382">
    <w:abstractNumId w:val="30"/>
  </w:num>
  <w:num w:numId="39" w16cid:durableId="1452360899">
    <w:abstractNumId w:val="12"/>
  </w:num>
  <w:num w:numId="40" w16cid:durableId="643657850">
    <w:abstractNumId w:val="21"/>
  </w:num>
  <w:num w:numId="41" w16cid:durableId="614874912">
    <w:abstractNumId w:val="34"/>
  </w:num>
  <w:num w:numId="42" w16cid:durableId="682441909">
    <w:abstractNumId w:val="0"/>
  </w:num>
  <w:num w:numId="43" w16cid:durableId="684553347">
    <w:abstractNumId w:val="18"/>
  </w:num>
  <w:num w:numId="44" w16cid:durableId="1797789987">
    <w:abstractNumId w:val="8"/>
  </w:num>
</w:numbering>
</file>

<file path=word/people.xml><?xml version="1.0" encoding="utf-8"?>
<w15:people xmlns:mc="http://schemas.openxmlformats.org/markup-compatibility/2006" xmlns:w15="http://schemas.microsoft.com/office/word/2012/wordml" mc:Ignorable="w15">
  <w15:person w15:author="Fabienne Dobbels">
    <w15:presenceInfo w15:providerId="AD" w15:userId="S::fabienne.dobbels@kuleuven.be::6af49e9b-5a3b-47c4-8312-83989a90b1c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384"/>
    <w:rsid w:val="0000000A"/>
    <w:rsid w:val="000006FF"/>
    <w:rsid w:val="00000BBA"/>
    <w:rsid w:val="000011DD"/>
    <w:rsid w:val="00001355"/>
    <w:rsid w:val="00001738"/>
    <w:rsid w:val="000024B6"/>
    <w:rsid w:val="00002839"/>
    <w:rsid w:val="00002D5B"/>
    <w:rsid w:val="00002F41"/>
    <w:rsid w:val="00005AD3"/>
    <w:rsid w:val="000067BA"/>
    <w:rsid w:val="00006891"/>
    <w:rsid w:val="00006AC6"/>
    <w:rsid w:val="000079C3"/>
    <w:rsid w:val="0001009A"/>
    <w:rsid w:val="00010A5B"/>
    <w:rsid w:val="00010D9C"/>
    <w:rsid w:val="00011326"/>
    <w:rsid w:val="0001256E"/>
    <w:rsid w:val="000138BB"/>
    <w:rsid w:val="00013AF9"/>
    <w:rsid w:val="00015053"/>
    <w:rsid w:val="00016531"/>
    <w:rsid w:val="00017792"/>
    <w:rsid w:val="000202CB"/>
    <w:rsid w:val="0002082C"/>
    <w:rsid w:val="000211E9"/>
    <w:rsid w:val="00021C2E"/>
    <w:rsid w:val="00021FEC"/>
    <w:rsid w:val="00022B93"/>
    <w:rsid w:val="00024201"/>
    <w:rsid w:val="00024A3E"/>
    <w:rsid w:val="0002548A"/>
    <w:rsid w:val="00025640"/>
    <w:rsid w:val="00025BF4"/>
    <w:rsid w:val="00026AA7"/>
    <w:rsid w:val="00026B22"/>
    <w:rsid w:val="00026BF4"/>
    <w:rsid w:val="00027D30"/>
    <w:rsid w:val="00027F25"/>
    <w:rsid w:val="000301AB"/>
    <w:rsid w:val="00030D64"/>
    <w:rsid w:val="000318B3"/>
    <w:rsid w:val="00032908"/>
    <w:rsid w:val="000339D4"/>
    <w:rsid w:val="00034A64"/>
    <w:rsid w:val="000356E9"/>
    <w:rsid w:val="000357F8"/>
    <w:rsid w:val="00037087"/>
    <w:rsid w:val="00037767"/>
    <w:rsid w:val="000379A0"/>
    <w:rsid w:val="00037C78"/>
    <w:rsid w:val="0004041F"/>
    <w:rsid w:val="00040507"/>
    <w:rsid w:val="00041768"/>
    <w:rsid w:val="000428DD"/>
    <w:rsid w:val="00043CCB"/>
    <w:rsid w:val="00043DF5"/>
    <w:rsid w:val="00043FA6"/>
    <w:rsid w:val="000447D6"/>
    <w:rsid w:val="000447EE"/>
    <w:rsid w:val="0004579A"/>
    <w:rsid w:val="000472AA"/>
    <w:rsid w:val="0005002C"/>
    <w:rsid w:val="000501AF"/>
    <w:rsid w:val="00050360"/>
    <w:rsid w:val="00053812"/>
    <w:rsid w:val="00053E8F"/>
    <w:rsid w:val="0005425C"/>
    <w:rsid w:val="000549BD"/>
    <w:rsid w:val="00055797"/>
    <w:rsid w:val="00055C70"/>
    <w:rsid w:val="000569BA"/>
    <w:rsid w:val="0006067A"/>
    <w:rsid w:val="00060B17"/>
    <w:rsid w:val="00061B0D"/>
    <w:rsid w:val="0006281A"/>
    <w:rsid w:val="0006308A"/>
    <w:rsid w:val="00063BE3"/>
    <w:rsid w:val="00064CCA"/>
    <w:rsid w:val="000654B4"/>
    <w:rsid w:val="000654C7"/>
    <w:rsid w:val="00065FB3"/>
    <w:rsid w:val="00066617"/>
    <w:rsid w:val="000672DC"/>
    <w:rsid w:val="000705F6"/>
    <w:rsid w:val="00071E23"/>
    <w:rsid w:val="000721B6"/>
    <w:rsid w:val="00072CBF"/>
    <w:rsid w:val="00073170"/>
    <w:rsid w:val="00073FBE"/>
    <w:rsid w:val="000740A7"/>
    <w:rsid w:val="00074713"/>
    <w:rsid w:val="0007472C"/>
    <w:rsid w:val="0007509F"/>
    <w:rsid w:val="0007520B"/>
    <w:rsid w:val="0007549E"/>
    <w:rsid w:val="00080095"/>
    <w:rsid w:val="00080DD6"/>
    <w:rsid w:val="00081538"/>
    <w:rsid w:val="00081F3D"/>
    <w:rsid w:val="000820A3"/>
    <w:rsid w:val="000823B6"/>
    <w:rsid w:val="000824D4"/>
    <w:rsid w:val="000828FF"/>
    <w:rsid w:val="000830E7"/>
    <w:rsid w:val="0008391C"/>
    <w:rsid w:val="00083C25"/>
    <w:rsid w:val="00083D22"/>
    <w:rsid w:val="00083E2C"/>
    <w:rsid w:val="00084BA1"/>
    <w:rsid w:val="00084FC3"/>
    <w:rsid w:val="00085017"/>
    <w:rsid w:val="00085291"/>
    <w:rsid w:val="00086089"/>
    <w:rsid w:val="000862D9"/>
    <w:rsid w:val="000862E2"/>
    <w:rsid w:val="000877D9"/>
    <w:rsid w:val="000877FC"/>
    <w:rsid w:val="0009031D"/>
    <w:rsid w:val="00090716"/>
    <w:rsid w:val="0009076E"/>
    <w:rsid w:val="00090954"/>
    <w:rsid w:val="00090B69"/>
    <w:rsid w:val="00091A45"/>
    <w:rsid w:val="0009209E"/>
    <w:rsid w:val="00092C9C"/>
    <w:rsid w:val="0009314D"/>
    <w:rsid w:val="0009351C"/>
    <w:rsid w:val="000936D2"/>
    <w:rsid w:val="00093AEE"/>
    <w:rsid w:val="00094EBF"/>
    <w:rsid w:val="0009574B"/>
    <w:rsid w:val="00096347"/>
    <w:rsid w:val="000964E6"/>
    <w:rsid w:val="0009761B"/>
    <w:rsid w:val="0009782E"/>
    <w:rsid w:val="00097A8F"/>
    <w:rsid w:val="00097F82"/>
    <w:rsid w:val="000A071F"/>
    <w:rsid w:val="000A0C6C"/>
    <w:rsid w:val="000A0CBA"/>
    <w:rsid w:val="000A0E0B"/>
    <w:rsid w:val="000A140B"/>
    <w:rsid w:val="000A1F4A"/>
    <w:rsid w:val="000A2609"/>
    <w:rsid w:val="000A26A9"/>
    <w:rsid w:val="000A33ED"/>
    <w:rsid w:val="000A3638"/>
    <w:rsid w:val="000A36F6"/>
    <w:rsid w:val="000A377E"/>
    <w:rsid w:val="000A3C6D"/>
    <w:rsid w:val="000A42B6"/>
    <w:rsid w:val="000A5725"/>
    <w:rsid w:val="000A58E4"/>
    <w:rsid w:val="000A595E"/>
    <w:rsid w:val="000A6434"/>
    <w:rsid w:val="000A6A1F"/>
    <w:rsid w:val="000A6F64"/>
    <w:rsid w:val="000A78C9"/>
    <w:rsid w:val="000B118B"/>
    <w:rsid w:val="000B1442"/>
    <w:rsid w:val="000B195F"/>
    <w:rsid w:val="000B1D08"/>
    <w:rsid w:val="000B23AD"/>
    <w:rsid w:val="000B4033"/>
    <w:rsid w:val="000B41D3"/>
    <w:rsid w:val="000B4345"/>
    <w:rsid w:val="000B43B3"/>
    <w:rsid w:val="000B4D31"/>
    <w:rsid w:val="000B591B"/>
    <w:rsid w:val="000B6B9C"/>
    <w:rsid w:val="000B76EB"/>
    <w:rsid w:val="000C027F"/>
    <w:rsid w:val="000C3467"/>
    <w:rsid w:val="000C3DE9"/>
    <w:rsid w:val="000C41E4"/>
    <w:rsid w:val="000C66DD"/>
    <w:rsid w:val="000C6996"/>
    <w:rsid w:val="000C6EAB"/>
    <w:rsid w:val="000C6FD3"/>
    <w:rsid w:val="000C7A1F"/>
    <w:rsid w:val="000C7F55"/>
    <w:rsid w:val="000D0813"/>
    <w:rsid w:val="000D2786"/>
    <w:rsid w:val="000D3561"/>
    <w:rsid w:val="000D3904"/>
    <w:rsid w:val="000D3DFD"/>
    <w:rsid w:val="000D3E89"/>
    <w:rsid w:val="000D4152"/>
    <w:rsid w:val="000D682A"/>
    <w:rsid w:val="000D6AE2"/>
    <w:rsid w:val="000D7190"/>
    <w:rsid w:val="000D7FEF"/>
    <w:rsid w:val="000E28C4"/>
    <w:rsid w:val="000E34FD"/>
    <w:rsid w:val="000E38A9"/>
    <w:rsid w:val="000E433F"/>
    <w:rsid w:val="000E4B02"/>
    <w:rsid w:val="000E5313"/>
    <w:rsid w:val="000E5651"/>
    <w:rsid w:val="000E59AB"/>
    <w:rsid w:val="000E6494"/>
    <w:rsid w:val="000E651B"/>
    <w:rsid w:val="000E6A84"/>
    <w:rsid w:val="000E773A"/>
    <w:rsid w:val="000F0699"/>
    <w:rsid w:val="000F1448"/>
    <w:rsid w:val="000F157B"/>
    <w:rsid w:val="000F1D5F"/>
    <w:rsid w:val="000F2479"/>
    <w:rsid w:val="000F28F9"/>
    <w:rsid w:val="000F31A7"/>
    <w:rsid w:val="000F5F17"/>
    <w:rsid w:val="000F63EF"/>
    <w:rsid w:val="00100EA1"/>
    <w:rsid w:val="00101D77"/>
    <w:rsid w:val="0010302E"/>
    <w:rsid w:val="00103584"/>
    <w:rsid w:val="00104673"/>
    <w:rsid w:val="00104A06"/>
    <w:rsid w:val="00104AE6"/>
    <w:rsid w:val="00104E9E"/>
    <w:rsid w:val="00104F58"/>
    <w:rsid w:val="00105171"/>
    <w:rsid w:val="00105B76"/>
    <w:rsid w:val="00107B85"/>
    <w:rsid w:val="00110930"/>
    <w:rsid w:val="00110A38"/>
    <w:rsid w:val="00110A89"/>
    <w:rsid w:val="00112F72"/>
    <w:rsid w:val="001134EA"/>
    <w:rsid w:val="0011391D"/>
    <w:rsid w:val="0011398A"/>
    <w:rsid w:val="00114488"/>
    <w:rsid w:val="001144EB"/>
    <w:rsid w:val="00114AB9"/>
    <w:rsid w:val="00114B73"/>
    <w:rsid w:val="001158F0"/>
    <w:rsid w:val="001161CB"/>
    <w:rsid w:val="00116C17"/>
    <w:rsid w:val="001177AB"/>
    <w:rsid w:val="00117D22"/>
    <w:rsid w:val="0012029F"/>
    <w:rsid w:val="00120A7B"/>
    <w:rsid w:val="00120BDA"/>
    <w:rsid w:val="0012261D"/>
    <w:rsid w:val="0012301B"/>
    <w:rsid w:val="00123596"/>
    <w:rsid w:val="001248D0"/>
    <w:rsid w:val="00124F35"/>
    <w:rsid w:val="00125E98"/>
    <w:rsid w:val="00125F55"/>
    <w:rsid w:val="001266E3"/>
    <w:rsid w:val="00126C0C"/>
    <w:rsid w:val="0012786A"/>
    <w:rsid w:val="00127B00"/>
    <w:rsid w:val="001301C8"/>
    <w:rsid w:val="00131182"/>
    <w:rsid w:val="0013225A"/>
    <w:rsid w:val="00132535"/>
    <w:rsid w:val="00132556"/>
    <w:rsid w:val="001330DF"/>
    <w:rsid w:val="00133BA3"/>
    <w:rsid w:val="00134A4C"/>
    <w:rsid w:val="001367B4"/>
    <w:rsid w:val="0014088E"/>
    <w:rsid w:val="00141460"/>
    <w:rsid w:val="00142D54"/>
    <w:rsid w:val="00144331"/>
    <w:rsid w:val="0014520E"/>
    <w:rsid w:val="00145F55"/>
    <w:rsid w:val="00146B0C"/>
    <w:rsid w:val="00147294"/>
    <w:rsid w:val="001477E4"/>
    <w:rsid w:val="001502A8"/>
    <w:rsid w:val="0015070D"/>
    <w:rsid w:val="0015092A"/>
    <w:rsid w:val="00151C8A"/>
    <w:rsid w:val="00152E63"/>
    <w:rsid w:val="0015301F"/>
    <w:rsid w:val="00153063"/>
    <w:rsid w:val="001539C3"/>
    <w:rsid w:val="00153E37"/>
    <w:rsid w:val="00153E7A"/>
    <w:rsid w:val="0015519D"/>
    <w:rsid w:val="001558B5"/>
    <w:rsid w:val="0015621A"/>
    <w:rsid w:val="0015752A"/>
    <w:rsid w:val="00157A7F"/>
    <w:rsid w:val="0016103A"/>
    <w:rsid w:val="001610A8"/>
    <w:rsid w:val="00161FCA"/>
    <w:rsid w:val="0016208C"/>
    <w:rsid w:val="0016314D"/>
    <w:rsid w:val="001643E8"/>
    <w:rsid w:val="00164665"/>
    <w:rsid w:val="001652A7"/>
    <w:rsid w:val="0016566A"/>
    <w:rsid w:val="00165764"/>
    <w:rsid w:val="00165FCC"/>
    <w:rsid w:val="0016604A"/>
    <w:rsid w:val="00166ED3"/>
    <w:rsid w:val="00167085"/>
    <w:rsid w:val="001671C4"/>
    <w:rsid w:val="00167435"/>
    <w:rsid w:val="00167B65"/>
    <w:rsid w:val="001701BA"/>
    <w:rsid w:val="001713F5"/>
    <w:rsid w:val="00171924"/>
    <w:rsid w:val="00173938"/>
    <w:rsid w:val="00173C71"/>
    <w:rsid w:val="00173D49"/>
    <w:rsid w:val="001749B6"/>
    <w:rsid w:val="00175093"/>
    <w:rsid w:val="00175423"/>
    <w:rsid w:val="0017551D"/>
    <w:rsid w:val="0017567A"/>
    <w:rsid w:val="00176415"/>
    <w:rsid w:val="001766F3"/>
    <w:rsid w:val="00176957"/>
    <w:rsid w:val="00176A67"/>
    <w:rsid w:val="001775A3"/>
    <w:rsid w:val="001777C1"/>
    <w:rsid w:val="001778F9"/>
    <w:rsid w:val="00181056"/>
    <w:rsid w:val="0018150F"/>
    <w:rsid w:val="001816F3"/>
    <w:rsid w:val="00181C1C"/>
    <w:rsid w:val="001822D9"/>
    <w:rsid w:val="0018287A"/>
    <w:rsid w:val="001829D3"/>
    <w:rsid w:val="00182E43"/>
    <w:rsid w:val="001843F3"/>
    <w:rsid w:val="00184845"/>
    <w:rsid w:val="001849C1"/>
    <w:rsid w:val="00184BFB"/>
    <w:rsid w:val="001853B1"/>
    <w:rsid w:val="00185FD4"/>
    <w:rsid w:val="0018655E"/>
    <w:rsid w:val="0018656F"/>
    <w:rsid w:val="00186C68"/>
    <w:rsid w:val="00186D0A"/>
    <w:rsid w:val="001870E4"/>
    <w:rsid w:val="00187A89"/>
    <w:rsid w:val="00187F7B"/>
    <w:rsid w:val="00191507"/>
    <w:rsid w:val="00191685"/>
    <w:rsid w:val="001936BD"/>
    <w:rsid w:val="001948CC"/>
    <w:rsid w:val="0019521C"/>
    <w:rsid w:val="00195247"/>
    <w:rsid w:val="00197194"/>
    <w:rsid w:val="00197445"/>
    <w:rsid w:val="001977ED"/>
    <w:rsid w:val="001A0556"/>
    <w:rsid w:val="001A0732"/>
    <w:rsid w:val="001A10A6"/>
    <w:rsid w:val="001A1CE4"/>
    <w:rsid w:val="001A1F22"/>
    <w:rsid w:val="001A2F86"/>
    <w:rsid w:val="001A40EF"/>
    <w:rsid w:val="001A41D3"/>
    <w:rsid w:val="001A49F3"/>
    <w:rsid w:val="001A5EA0"/>
    <w:rsid w:val="001A64F4"/>
    <w:rsid w:val="001A6E7B"/>
    <w:rsid w:val="001B04C2"/>
    <w:rsid w:val="001B0A37"/>
    <w:rsid w:val="001B0AD4"/>
    <w:rsid w:val="001B0F5B"/>
    <w:rsid w:val="001B2188"/>
    <w:rsid w:val="001B21DB"/>
    <w:rsid w:val="001B2482"/>
    <w:rsid w:val="001B2982"/>
    <w:rsid w:val="001B2C99"/>
    <w:rsid w:val="001B506B"/>
    <w:rsid w:val="001B5D6F"/>
    <w:rsid w:val="001B5E40"/>
    <w:rsid w:val="001B65A1"/>
    <w:rsid w:val="001B6BC0"/>
    <w:rsid w:val="001B71FD"/>
    <w:rsid w:val="001B72DE"/>
    <w:rsid w:val="001B7837"/>
    <w:rsid w:val="001B7A92"/>
    <w:rsid w:val="001C2A69"/>
    <w:rsid w:val="001C2AD5"/>
    <w:rsid w:val="001C3291"/>
    <w:rsid w:val="001C382C"/>
    <w:rsid w:val="001C3F1F"/>
    <w:rsid w:val="001C41DA"/>
    <w:rsid w:val="001C43DC"/>
    <w:rsid w:val="001C4E64"/>
    <w:rsid w:val="001C4F40"/>
    <w:rsid w:val="001C53B7"/>
    <w:rsid w:val="001C64AB"/>
    <w:rsid w:val="001C7612"/>
    <w:rsid w:val="001C77A9"/>
    <w:rsid w:val="001D0295"/>
    <w:rsid w:val="001D02C5"/>
    <w:rsid w:val="001D0B9B"/>
    <w:rsid w:val="001D2779"/>
    <w:rsid w:val="001D2947"/>
    <w:rsid w:val="001D2B92"/>
    <w:rsid w:val="001D3700"/>
    <w:rsid w:val="001D4F09"/>
    <w:rsid w:val="001D5FCC"/>
    <w:rsid w:val="001D662D"/>
    <w:rsid w:val="001D6C12"/>
    <w:rsid w:val="001E0BB1"/>
    <w:rsid w:val="001E12DE"/>
    <w:rsid w:val="001E16B9"/>
    <w:rsid w:val="001E23CF"/>
    <w:rsid w:val="001E26E5"/>
    <w:rsid w:val="001E5837"/>
    <w:rsid w:val="001E680D"/>
    <w:rsid w:val="001F0432"/>
    <w:rsid w:val="001F0521"/>
    <w:rsid w:val="001F24EA"/>
    <w:rsid w:val="001F2B91"/>
    <w:rsid w:val="001F3A89"/>
    <w:rsid w:val="001F4857"/>
    <w:rsid w:val="001F5BB1"/>
    <w:rsid w:val="001F729F"/>
    <w:rsid w:val="001F74C5"/>
    <w:rsid w:val="002009AD"/>
    <w:rsid w:val="00200A6E"/>
    <w:rsid w:val="00201787"/>
    <w:rsid w:val="00201971"/>
    <w:rsid w:val="0020263A"/>
    <w:rsid w:val="00202810"/>
    <w:rsid w:val="0020378B"/>
    <w:rsid w:val="002038E9"/>
    <w:rsid w:val="00204488"/>
    <w:rsid w:val="002048C9"/>
    <w:rsid w:val="00205925"/>
    <w:rsid w:val="00206044"/>
    <w:rsid w:val="00206788"/>
    <w:rsid w:val="00206A63"/>
    <w:rsid w:val="00206DFF"/>
    <w:rsid w:val="002074D6"/>
    <w:rsid w:val="0020753E"/>
    <w:rsid w:val="00207664"/>
    <w:rsid w:val="0021047B"/>
    <w:rsid w:val="002108CB"/>
    <w:rsid w:val="0021124A"/>
    <w:rsid w:val="002122FB"/>
    <w:rsid w:val="00212D12"/>
    <w:rsid w:val="002133F3"/>
    <w:rsid w:val="00213866"/>
    <w:rsid w:val="0021463D"/>
    <w:rsid w:val="00214A22"/>
    <w:rsid w:val="002164E7"/>
    <w:rsid w:val="00216CF3"/>
    <w:rsid w:val="00217172"/>
    <w:rsid w:val="00217702"/>
    <w:rsid w:val="00220B98"/>
    <w:rsid w:val="00221368"/>
    <w:rsid w:val="00222186"/>
    <w:rsid w:val="0022301B"/>
    <w:rsid w:val="00224FD1"/>
    <w:rsid w:val="0022583F"/>
    <w:rsid w:val="00226BF1"/>
    <w:rsid w:val="00227AC4"/>
    <w:rsid w:val="00227C03"/>
    <w:rsid w:val="00227C24"/>
    <w:rsid w:val="002304EA"/>
    <w:rsid w:val="0023064E"/>
    <w:rsid w:val="002311C2"/>
    <w:rsid w:val="00231685"/>
    <w:rsid w:val="00233ABB"/>
    <w:rsid w:val="0023415F"/>
    <w:rsid w:val="002344E6"/>
    <w:rsid w:val="00234C6B"/>
    <w:rsid w:val="002354D7"/>
    <w:rsid w:val="00235FAC"/>
    <w:rsid w:val="00237660"/>
    <w:rsid w:val="00237950"/>
    <w:rsid w:val="00237B2F"/>
    <w:rsid w:val="00240BAD"/>
    <w:rsid w:val="00244FE8"/>
    <w:rsid w:val="00245791"/>
    <w:rsid w:val="002457DC"/>
    <w:rsid w:val="00245D8B"/>
    <w:rsid w:val="00245DF7"/>
    <w:rsid w:val="00246AC7"/>
    <w:rsid w:val="00247409"/>
    <w:rsid w:val="0025054C"/>
    <w:rsid w:val="00250BF7"/>
    <w:rsid w:val="00250D16"/>
    <w:rsid w:val="00250D65"/>
    <w:rsid w:val="00250FF7"/>
    <w:rsid w:val="0025154E"/>
    <w:rsid w:val="00251630"/>
    <w:rsid w:val="0025212E"/>
    <w:rsid w:val="00252B1B"/>
    <w:rsid w:val="002542EA"/>
    <w:rsid w:val="002545D9"/>
    <w:rsid w:val="00254E87"/>
    <w:rsid w:val="00255CFC"/>
    <w:rsid w:val="00256834"/>
    <w:rsid w:val="00257776"/>
    <w:rsid w:val="00257946"/>
    <w:rsid w:val="00260592"/>
    <w:rsid w:val="00260D7B"/>
    <w:rsid w:val="00260E95"/>
    <w:rsid w:val="00261322"/>
    <w:rsid w:val="00261A86"/>
    <w:rsid w:val="00262F74"/>
    <w:rsid w:val="00262F89"/>
    <w:rsid w:val="00263142"/>
    <w:rsid w:val="0026449A"/>
    <w:rsid w:val="00264648"/>
    <w:rsid w:val="00264976"/>
    <w:rsid w:val="00266427"/>
    <w:rsid w:val="00266D3B"/>
    <w:rsid w:val="00267805"/>
    <w:rsid w:val="00267B25"/>
    <w:rsid w:val="002705B3"/>
    <w:rsid w:val="002706A4"/>
    <w:rsid w:val="00271452"/>
    <w:rsid w:val="00272FAF"/>
    <w:rsid w:val="00273BB7"/>
    <w:rsid w:val="00274825"/>
    <w:rsid w:val="00274AD1"/>
    <w:rsid w:val="00274E42"/>
    <w:rsid w:val="002753A1"/>
    <w:rsid w:val="002759D8"/>
    <w:rsid w:val="00275A15"/>
    <w:rsid w:val="00276241"/>
    <w:rsid w:val="00276ACD"/>
    <w:rsid w:val="00277439"/>
    <w:rsid w:val="00277C21"/>
    <w:rsid w:val="002805F5"/>
    <w:rsid w:val="00281F19"/>
    <w:rsid w:val="00282486"/>
    <w:rsid w:val="00283540"/>
    <w:rsid w:val="0028359B"/>
    <w:rsid w:val="00283715"/>
    <w:rsid w:val="0028384E"/>
    <w:rsid w:val="0028402A"/>
    <w:rsid w:val="002843EE"/>
    <w:rsid w:val="00285C16"/>
    <w:rsid w:val="002863BD"/>
    <w:rsid w:val="00286C1E"/>
    <w:rsid w:val="00286D4C"/>
    <w:rsid w:val="0028700C"/>
    <w:rsid w:val="00287F0F"/>
    <w:rsid w:val="00290B72"/>
    <w:rsid w:val="0029384F"/>
    <w:rsid w:val="002939E8"/>
    <w:rsid w:val="00294827"/>
    <w:rsid w:val="00295FE0"/>
    <w:rsid w:val="002964D1"/>
    <w:rsid w:val="00297205"/>
    <w:rsid w:val="00297916"/>
    <w:rsid w:val="00297F60"/>
    <w:rsid w:val="002A0020"/>
    <w:rsid w:val="002A24A7"/>
    <w:rsid w:val="002A4C4C"/>
    <w:rsid w:val="002A7311"/>
    <w:rsid w:val="002A733B"/>
    <w:rsid w:val="002B0296"/>
    <w:rsid w:val="002B0366"/>
    <w:rsid w:val="002B1634"/>
    <w:rsid w:val="002B2130"/>
    <w:rsid w:val="002B2C88"/>
    <w:rsid w:val="002B2E8A"/>
    <w:rsid w:val="002B3901"/>
    <w:rsid w:val="002B3D61"/>
    <w:rsid w:val="002B430E"/>
    <w:rsid w:val="002B5AA8"/>
    <w:rsid w:val="002B5EF6"/>
    <w:rsid w:val="002B5FC7"/>
    <w:rsid w:val="002B68FE"/>
    <w:rsid w:val="002B6FC7"/>
    <w:rsid w:val="002B7E94"/>
    <w:rsid w:val="002B7F34"/>
    <w:rsid w:val="002C0221"/>
    <w:rsid w:val="002C0274"/>
    <w:rsid w:val="002C080B"/>
    <w:rsid w:val="002C080E"/>
    <w:rsid w:val="002C0ACA"/>
    <w:rsid w:val="002C1ADF"/>
    <w:rsid w:val="002C234B"/>
    <w:rsid w:val="002C3189"/>
    <w:rsid w:val="002C32A3"/>
    <w:rsid w:val="002C35B0"/>
    <w:rsid w:val="002C3F71"/>
    <w:rsid w:val="002C4444"/>
    <w:rsid w:val="002C45DE"/>
    <w:rsid w:val="002C4925"/>
    <w:rsid w:val="002C7DEF"/>
    <w:rsid w:val="002D0610"/>
    <w:rsid w:val="002D10F1"/>
    <w:rsid w:val="002D2438"/>
    <w:rsid w:val="002D2BA3"/>
    <w:rsid w:val="002D2DB5"/>
    <w:rsid w:val="002D3486"/>
    <w:rsid w:val="002D3779"/>
    <w:rsid w:val="002D381F"/>
    <w:rsid w:val="002D3D23"/>
    <w:rsid w:val="002D4DCC"/>
    <w:rsid w:val="002D4DF0"/>
    <w:rsid w:val="002D4F5A"/>
    <w:rsid w:val="002D5591"/>
    <w:rsid w:val="002D659C"/>
    <w:rsid w:val="002D6B8D"/>
    <w:rsid w:val="002D7324"/>
    <w:rsid w:val="002D75E1"/>
    <w:rsid w:val="002D7BDB"/>
    <w:rsid w:val="002D7F72"/>
    <w:rsid w:val="002E079C"/>
    <w:rsid w:val="002E0844"/>
    <w:rsid w:val="002E0DBF"/>
    <w:rsid w:val="002E1934"/>
    <w:rsid w:val="002E366B"/>
    <w:rsid w:val="002E3A8F"/>
    <w:rsid w:val="002E3FA9"/>
    <w:rsid w:val="002E4153"/>
    <w:rsid w:val="002E4885"/>
    <w:rsid w:val="002E4A6B"/>
    <w:rsid w:val="002E57B0"/>
    <w:rsid w:val="002E6E9C"/>
    <w:rsid w:val="002F05EE"/>
    <w:rsid w:val="002F0CAE"/>
    <w:rsid w:val="002F11BF"/>
    <w:rsid w:val="002F11F9"/>
    <w:rsid w:val="002F1A80"/>
    <w:rsid w:val="002F3AAF"/>
    <w:rsid w:val="002F3FEA"/>
    <w:rsid w:val="002F434C"/>
    <w:rsid w:val="002F4C79"/>
    <w:rsid w:val="002F4CF5"/>
    <w:rsid w:val="002F4D65"/>
    <w:rsid w:val="002F5C81"/>
    <w:rsid w:val="002F5C8E"/>
    <w:rsid w:val="002F624C"/>
    <w:rsid w:val="002F64A6"/>
    <w:rsid w:val="002F7160"/>
    <w:rsid w:val="00302B76"/>
    <w:rsid w:val="00303969"/>
    <w:rsid w:val="00303F8D"/>
    <w:rsid w:val="00304202"/>
    <w:rsid w:val="003049B9"/>
    <w:rsid w:val="003051D9"/>
    <w:rsid w:val="00305541"/>
    <w:rsid w:val="00305E0C"/>
    <w:rsid w:val="003074D7"/>
    <w:rsid w:val="00307BE3"/>
    <w:rsid w:val="00310F9E"/>
    <w:rsid w:val="0031174E"/>
    <w:rsid w:val="00312F09"/>
    <w:rsid w:val="003153B5"/>
    <w:rsid w:val="003155D9"/>
    <w:rsid w:val="003166DF"/>
    <w:rsid w:val="003177E3"/>
    <w:rsid w:val="00317E62"/>
    <w:rsid w:val="003203CE"/>
    <w:rsid w:val="003205D4"/>
    <w:rsid w:val="003214A7"/>
    <w:rsid w:val="00321DD8"/>
    <w:rsid w:val="003222B6"/>
    <w:rsid w:val="00322D86"/>
    <w:rsid w:val="0032407D"/>
    <w:rsid w:val="003240CF"/>
    <w:rsid w:val="003249AC"/>
    <w:rsid w:val="0032532F"/>
    <w:rsid w:val="0032646D"/>
    <w:rsid w:val="00327B1C"/>
    <w:rsid w:val="00327EED"/>
    <w:rsid w:val="003311D9"/>
    <w:rsid w:val="003314ED"/>
    <w:rsid w:val="00332001"/>
    <w:rsid w:val="003322D3"/>
    <w:rsid w:val="00333221"/>
    <w:rsid w:val="00333268"/>
    <w:rsid w:val="00334A34"/>
    <w:rsid w:val="00334CF5"/>
    <w:rsid w:val="0033686A"/>
    <w:rsid w:val="0033799B"/>
    <w:rsid w:val="00337CB1"/>
    <w:rsid w:val="00340FBF"/>
    <w:rsid w:val="003411D8"/>
    <w:rsid w:val="0034217F"/>
    <w:rsid w:val="00346015"/>
    <w:rsid w:val="00346406"/>
    <w:rsid w:val="00346A5E"/>
    <w:rsid w:val="00346D07"/>
    <w:rsid w:val="00346F67"/>
    <w:rsid w:val="003510CC"/>
    <w:rsid w:val="00351FDD"/>
    <w:rsid w:val="00352090"/>
    <w:rsid w:val="00352439"/>
    <w:rsid w:val="00352A03"/>
    <w:rsid w:val="00352A6F"/>
    <w:rsid w:val="00353036"/>
    <w:rsid w:val="00353266"/>
    <w:rsid w:val="0035367B"/>
    <w:rsid w:val="00354558"/>
    <w:rsid w:val="00355C0B"/>
    <w:rsid w:val="00356ADE"/>
    <w:rsid w:val="003573DD"/>
    <w:rsid w:val="00357E9D"/>
    <w:rsid w:val="00362756"/>
    <w:rsid w:val="003631D4"/>
    <w:rsid w:val="003637B5"/>
    <w:rsid w:val="003639C0"/>
    <w:rsid w:val="00364107"/>
    <w:rsid w:val="003655F4"/>
    <w:rsid w:val="00365A38"/>
    <w:rsid w:val="00367B70"/>
    <w:rsid w:val="003706C8"/>
    <w:rsid w:val="00370886"/>
    <w:rsid w:val="00371579"/>
    <w:rsid w:val="003716B9"/>
    <w:rsid w:val="00371768"/>
    <w:rsid w:val="00371866"/>
    <w:rsid w:val="003723C9"/>
    <w:rsid w:val="00372E2B"/>
    <w:rsid w:val="00374276"/>
    <w:rsid w:val="003747A5"/>
    <w:rsid w:val="003762B1"/>
    <w:rsid w:val="003769BE"/>
    <w:rsid w:val="00380546"/>
    <w:rsid w:val="0038081D"/>
    <w:rsid w:val="00381626"/>
    <w:rsid w:val="00382378"/>
    <w:rsid w:val="00384F15"/>
    <w:rsid w:val="0038555E"/>
    <w:rsid w:val="00386565"/>
    <w:rsid w:val="00386A5B"/>
    <w:rsid w:val="00390C97"/>
    <w:rsid w:val="00391036"/>
    <w:rsid w:val="00392D1F"/>
    <w:rsid w:val="00393300"/>
    <w:rsid w:val="0039331E"/>
    <w:rsid w:val="00393452"/>
    <w:rsid w:val="0039374E"/>
    <w:rsid w:val="00393983"/>
    <w:rsid w:val="00394C16"/>
    <w:rsid w:val="003957D2"/>
    <w:rsid w:val="003959B2"/>
    <w:rsid w:val="00396F63"/>
    <w:rsid w:val="003A0625"/>
    <w:rsid w:val="003A06E6"/>
    <w:rsid w:val="003A0CBF"/>
    <w:rsid w:val="003A0F14"/>
    <w:rsid w:val="003A1298"/>
    <w:rsid w:val="003A240D"/>
    <w:rsid w:val="003A2D0D"/>
    <w:rsid w:val="003A3375"/>
    <w:rsid w:val="003A3920"/>
    <w:rsid w:val="003A392D"/>
    <w:rsid w:val="003A3AD3"/>
    <w:rsid w:val="003A4917"/>
    <w:rsid w:val="003A49CE"/>
    <w:rsid w:val="003A4AAF"/>
    <w:rsid w:val="003A55BE"/>
    <w:rsid w:val="003A734E"/>
    <w:rsid w:val="003A73E5"/>
    <w:rsid w:val="003A7A07"/>
    <w:rsid w:val="003B0AAD"/>
    <w:rsid w:val="003B0DE4"/>
    <w:rsid w:val="003B190D"/>
    <w:rsid w:val="003B3429"/>
    <w:rsid w:val="003B34C3"/>
    <w:rsid w:val="003B3B7C"/>
    <w:rsid w:val="003B44EB"/>
    <w:rsid w:val="003B480A"/>
    <w:rsid w:val="003B55BD"/>
    <w:rsid w:val="003B5EAB"/>
    <w:rsid w:val="003B620F"/>
    <w:rsid w:val="003B6929"/>
    <w:rsid w:val="003B69F5"/>
    <w:rsid w:val="003B6D0C"/>
    <w:rsid w:val="003B6F82"/>
    <w:rsid w:val="003B71E1"/>
    <w:rsid w:val="003C02CE"/>
    <w:rsid w:val="003C0817"/>
    <w:rsid w:val="003C16C6"/>
    <w:rsid w:val="003C17D6"/>
    <w:rsid w:val="003C321C"/>
    <w:rsid w:val="003C4685"/>
    <w:rsid w:val="003C523E"/>
    <w:rsid w:val="003C57E4"/>
    <w:rsid w:val="003C6058"/>
    <w:rsid w:val="003C70A1"/>
    <w:rsid w:val="003D020A"/>
    <w:rsid w:val="003D08F9"/>
    <w:rsid w:val="003D14F0"/>
    <w:rsid w:val="003D17E2"/>
    <w:rsid w:val="003D1BD0"/>
    <w:rsid w:val="003D21EB"/>
    <w:rsid w:val="003D28A2"/>
    <w:rsid w:val="003D3455"/>
    <w:rsid w:val="003D3E03"/>
    <w:rsid w:val="003D47DE"/>
    <w:rsid w:val="003D558B"/>
    <w:rsid w:val="003D70D4"/>
    <w:rsid w:val="003D7A72"/>
    <w:rsid w:val="003D7E46"/>
    <w:rsid w:val="003E0415"/>
    <w:rsid w:val="003E0D11"/>
    <w:rsid w:val="003E1D79"/>
    <w:rsid w:val="003E2C2A"/>
    <w:rsid w:val="003E30E0"/>
    <w:rsid w:val="003E4BD6"/>
    <w:rsid w:val="003E504D"/>
    <w:rsid w:val="003E5AF1"/>
    <w:rsid w:val="003E5D70"/>
    <w:rsid w:val="003E643E"/>
    <w:rsid w:val="003E6C88"/>
    <w:rsid w:val="003E711E"/>
    <w:rsid w:val="003E7131"/>
    <w:rsid w:val="003E74F2"/>
    <w:rsid w:val="003F2093"/>
    <w:rsid w:val="003F698E"/>
    <w:rsid w:val="003F768E"/>
    <w:rsid w:val="003F7F54"/>
    <w:rsid w:val="00401BEE"/>
    <w:rsid w:val="00402690"/>
    <w:rsid w:val="00402D32"/>
    <w:rsid w:val="004044CA"/>
    <w:rsid w:val="0040495E"/>
    <w:rsid w:val="004050FA"/>
    <w:rsid w:val="00405F43"/>
    <w:rsid w:val="00406F94"/>
    <w:rsid w:val="00407C38"/>
    <w:rsid w:val="0041058C"/>
    <w:rsid w:val="00411150"/>
    <w:rsid w:val="00411809"/>
    <w:rsid w:val="00411D7E"/>
    <w:rsid w:val="004120DC"/>
    <w:rsid w:val="00412A5B"/>
    <w:rsid w:val="00415C9D"/>
    <w:rsid w:val="00415D3C"/>
    <w:rsid w:val="00416069"/>
    <w:rsid w:val="00416132"/>
    <w:rsid w:val="004177EB"/>
    <w:rsid w:val="004206DC"/>
    <w:rsid w:val="00420C23"/>
    <w:rsid w:val="00421B23"/>
    <w:rsid w:val="00422626"/>
    <w:rsid w:val="004228E4"/>
    <w:rsid w:val="00423D2E"/>
    <w:rsid w:val="004242F0"/>
    <w:rsid w:val="004247B5"/>
    <w:rsid w:val="00424A86"/>
    <w:rsid w:val="004255AE"/>
    <w:rsid w:val="0042572B"/>
    <w:rsid w:val="00426733"/>
    <w:rsid w:val="00427066"/>
    <w:rsid w:val="00427327"/>
    <w:rsid w:val="00427ECB"/>
    <w:rsid w:val="00430ABE"/>
    <w:rsid w:val="00431913"/>
    <w:rsid w:val="004319D9"/>
    <w:rsid w:val="004322D4"/>
    <w:rsid w:val="00433CB4"/>
    <w:rsid w:val="00434D82"/>
    <w:rsid w:val="004351AE"/>
    <w:rsid w:val="004354C5"/>
    <w:rsid w:val="00435B2C"/>
    <w:rsid w:val="00435D49"/>
    <w:rsid w:val="00436151"/>
    <w:rsid w:val="00440AB7"/>
    <w:rsid w:val="004417C3"/>
    <w:rsid w:val="00441D43"/>
    <w:rsid w:val="004426C6"/>
    <w:rsid w:val="004436C8"/>
    <w:rsid w:val="00443FD9"/>
    <w:rsid w:val="00445527"/>
    <w:rsid w:val="00445AD6"/>
    <w:rsid w:val="00445BEE"/>
    <w:rsid w:val="00446E5B"/>
    <w:rsid w:val="004476C3"/>
    <w:rsid w:val="00447A05"/>
    <w:rsid w:val="00450DE1"/>
    <w:rsid w:val="0045213C"/>
    <w:rsid w:val="004527B3"/>
    <w:rsid w:val="004529C0"/>
    <w:rsid w:val="00452A1A"/>
    <w:rsid w:val="00452F57"/>
    <w:rsid w:val="004531E1"/>
    <w:rsid w:val="0045320E"/>
    <w:rsid w:val="004532C1"/>
    <w:rsid w:val="00453BE7"/>
    <w:rsid w:val="0045486D"/>
    <w:rsid w:val="0046008E"/>
    <w:rsid w:val="00460440"/>
    <w:rsid w:val="004615F1"/>
    <w:rsid w:val="00461A7F"/>
    <w:rsid w:val="00461D1A"/>
    <w:rsid w:val="004623F5"/>
    <w:rsid w:val="0046299B"/>
    <w:rsid w:val="00462E90"/>
    <w:rsid w:val="00463BD0"/>
    <w:rsid w:val="00463E1E"/>
    <w:rsid w:val="004642F5"/>
    <w:rsid w:val="0046467C"/>
    <w:rsid w:val="00465331"/>
    <w:rsid w:val="00465F19"/>
    <w:rsid w:val="004662D1"/>
    <w:rsid w:val="0046727F"/>
    <w:rsid w:val="004674C1"/>
    <w:rsid w:val="00467B40"/>
    <w:rsid w:val="00467B97"/>
    <w:rsid w:val="00467D3A"/>
    <w:rsid w:val="00467F86"/>
    <w:rsid w:val="00472489"/>
    <w:rsid w:val="00474334"/>
    <w:rsid w:val="00474487"/>
    <w:rsid w:val="00475279"/>
    <w:rsid w:val="00475B57"/>
    <w:rsid w:val="0047640A"/>
    <w:rsid w:val="004805B5"/>
    <w:rsid w:val="00482121"/>
    <w:rsid w:val="00482139"/>
    <w:rsid w:val="0048316B"/>
    <w:rsid w:val="004841A8"/>
    <w:rsid w:val="004846E5"/>
    <w:rsid w:val="0048490A"/>
    <w:rsid w:val="0048516B"/>
    <w:rsid w:val="00485331"/>
    <w:rsid w:val="00487299"/>
    <w:rsid w:val="004872E0"/>
    <w:rsid w:val="004874EE"/>
    <w:rsid w:val="004875BF"/>
    <w:rsid w:val="0048760C"/>
    <w:rsid w:val="00487E8C"/>
    <w:rsid w:val="00490B2E"/>
    <w:rsid w:val="00490D06"/>
    <w:rsid w:val="00491626"/>
    <w:rsid w:val="004917E4"/>
    <w:rsid w:val="004925E8"/>
    <w:rsid w:val="00492C08"/>
    <w:rsid w:val="00494E65"/>
    <w:rsid w:val="00494FB0"/>
    <w:rsid w:val="00495A9D"/>
    <w:rsid w:val="00495DB7"/>
    <w:rsid w:val="004974B7"/>
    <w:rsid w:val="00497CFE"/>
    <w:rsid w:val="004A0392"/>
    <w:rsid w:val="004A05AF"/>
    <w:rsid w:val="004A09F4"/>
    <w:rsid w:val="004A1B1D"/>
    <w:rsid w:val="004A1C69"/>
    <w:rsid w:val="004A4B52"/>
    <w:rsid w:val="004A4F8A"/>
    <w:rsid w:val="004A506D"/>
    <w:rsid w:val="004A57EA"/>
    <w:rsid w:val="004A5FBC"/>
    <w:rsid w:val="004A6CB8"/>
    <w:rsid w:val="004A7E36"/>
    <w:rsid w:val="004B059A"/>
    <w:rsid w:val="004B070F"/>
    <w:rsid w:val="004B1AC8"/>
    <w:rsid w:val="004B1FC1"/>
    <w:rsid w:val="004B239F"/>
    <w:rsid w:val="004B288F"/>
    <w:rsid w:val="004B3980"/>
    <w:rsid w:val="004B48AF"/>
    <w:rsid w:val="004B5F17"/>
    <w:rsid w:val="004C0393"/>
    <w:rsid w:val="004C0562"/>
    <w:rsid w:val="004C0EF4"/>
    <w:rsid w:val="004C1524"/>
    <w:rsid w:val="004C2AB0"/>
    <w:rsid w:val="004C2D67"/>
    <w:rsid w:val="004C30B5"/>
    <w:rsid w:val="004C3191"/>
    <w:rsid w:val="004C3F78"/>
    <w:rsid w:val="004C43D6"/>
    <w:rsid w:val="004C4493"/>
    <w:rsid w:val="004C46EF"/>
    <w:rsid w:val="004C5709"/>
    <w:rsid w:val="004C5942"/>
    <w:rsid w:val="004C5D7B"/>
    <w:rsid w:val="004C76B8"/>
    <w:rsid w:val="004D05E5"/>
    <w:rsid w:val="004D2C48"/>
    <w:rsid w:val="004D5401"/>
    <w:rsid w:val="004D5C97"/>
    <w:rsid w:val="004D5FBD"/>
    <w:rsid w:val="004D637E"/>
    <w:rsid w:val="004D7EFC"/>
    <w:rsid w:val="004E0D54"/>
    <w:rsid w:val="004E3AEA"/>
    <w:rsid w:val="004E3D77"/>
    <w:rsid w:val="004E3D9A"/>
    <w:rsid w:val="004E4A2B"/>
    <w:rsid w:val="004E6556"/>
    <w:rsid w:val="004E725E"/>
    <w:rsid w:val="004E7708"/>
    <w:rsid w:val="004E77AA"/>
    <w:rsid w:val="004E7C80"/>
    <w:rsid w:val="004F1796"/>
    <w:rsid w:val="004F1DAC"/>
    <w:rsid w:val="004F204D"/>
    <w:rsid w:val="004F2444"/>
    <w:rsid w:val="004F5412"/>
    <w:rsid w:val="004F5779"/>
    <w:rsid w:val="004F5F35"/>
    <w:rsid w:val="004F7478"/>
    <w:rsid w:val="0050174B"/>
    <w:rsid w:val="00501753"/>
    <w:rsid w:val="00501D61"/>
    <w:rsid w:val="00502CF4"/>
    <w:rsid w:val="00503121"/>
    <w:rsid w:val="005032A0"/>
    <w:rsid w:val="0050443A"/>
    <w:rsid w:val="00504D3A"/>
    <w:rsid w:val="00506512"/>
    <w:rsid w:val="00506C95"/>
    <w:rsid w:val="0050702C"/>
    <w:rsid w:val="0050702E"/>
    <w:rsid w:val="0050711B"/>
    <w:rsid w:val="00507D61"/>
    <w:rsid w:val="005118D4"/>
    <w:rsid w:val="00511C52"/>
    <w:rsid w:val="00512BBE"/>
    <w:rsid w:val="00512D1B"/>
    <w:rsid w:val="00512D35"/>
    <w:rsid w:val="005160DA"/>
    <w:rsid w:val="005160DC"/>
    <w:rsid w:val="005172E6"/>
    <w:rsid w:val="00517839"/>
    <w:rsid w:val="00522350"/>
    <w:rsid w:val="00522987"/>
    <w:rsid w:val="00522DE2"/>
    <w:rsid w:val="00523268"/>
    <w:rsid w:val="00524F36"/>
    <w:rsid w:val="0052654B"/>
    <w:rsid w:val="00526582"/>
    <w:rsid w:val="005271F4"/>
    <w:rsid w:val="00530127"/>
    <w:rsid w:val="0053110D"/>
    <w:rsid w:val="0053240C"/>
    <w:rsid w:val="00532E88"/>
    <w:rsid w:val="00533418"/>
    <w:rsid w:val="00536204"/>
    <w:rsid w:val="005362A5"/>
    <w:rsid w:val="00537176"/>
    <w:rsid w:val="0053739B"/>
    <w:rsid w:val="00542622"/>
    <w:rsid w:val="005452B8"/>
    <w:rsid w:val="005453A2"/>
    <w:rsid w:val="00545849"/>
    <w:rsid w:val="00546065"/>
    <w:rsid w:val="0054631E"/>
    <w:rsid w:val="00546407"/>
    <w:rsid w:val="00546898"/>
    <w:rsid w:val="00546E65"/>
    <w:rsid w:val="0054760F"/>
    <w:rsid w:val="00547DDE"/>
    <w:rsid w:val="00551127"/>
    <w:rsid w:val="00551778"/>
    <w:rsid w:val="00551FC6"/>
    <w:rsid w:val="005521FD"/>
    <w:rsid w:val="00552200"/>
    <w:rsid w:val="00552372"/>
    <w:rsid w:val="00552652"/>
    <w:rsid w:val="005527A3"/>
    <w:rsid w:val="00554CC2"/>
    <w:rsid w:val="005551D8"/>
    <w:rsid w:val="0055590C"/>
    <w:rsid w:val="00556154"/>
    <w:rsid w:val="005562CD"/>
    <w:rsid w:val="00556A6D"/>
    <w:rsid w:val="0055776B"/>
    <w:rsid w:val="005578A3"/>
    <w:rsid w:val="00560927"/>
    <w:rsid w:val="005609F0"/>
    <w:rsid w:val="00560E92"/>
    <w:rsid w:val="0056100C"/>
    <w:rsid w:val="00561688"/>
    <w:rsid w:val="00561C70"/>
    <w:rsid w:val="00561FA3"/>
    <w:rsid w:val="00562201"/>
    <w:rsid w:val="0056300C"/>
    <w:rsid w:val="0056375E"/>
    <w:rsid w:val="00563E6C"/>
    <w:rsid w:val="0056438E"/>
    <w:rsid w:val="00564609"/>
    <w:rsid w:val="0056469D"/>
    <w:rsid w:val="00565B50"/>
    <w:rsid w:val="005669B1"/>
    <w:rsid w:val="005677EB"/>
    <w:rsid w:val="00570A12"/>
    <w:rsid w:val="00570FEC"/>
    <w:rsid w:val="00571B0C"/>
    <w:rsid w:val="00573FBB"/>
    <w:rsid w:val="00574A8A"/>
    <w:rsid w:val="00575837"/>
    <w:rsid w:val="0058028B"/>
    <w:rsid w:val="00581240"/>
    <w:rsid w:val="0058148A"/>
    <w:rsid w:val="00581FD9"/>
    <w:rsid w:val="00582303"/>
    <w:rsid w:val="00582801"/>
    <w:rsid w:val="00584C97"/>
    <w:rsid w:val="00585A77"/>
    <w:rsid w:val="00585DC4"/>
    <w:rsid w:val="00585EF3"/>
    <w:rsid w:val="00586A3F"/>
    <w:rsid w:val="005873EB"/>
    <w:rsid w:val="00587B1F"/>
    <w:rsid w:val="005900DF"/>
    <w:rsid w:val="005917AC"/>
    <w:rsid w:val="00592928"/>
    <w:rsid w:val="00592A38"/>
    <w:rsid w:val="00593757"/>
    <w:rsid w:val="00593867"/>
    <w:rsid w:val="00593ED3"/>
    <w:rsid w:val="00594057"/>
    <w:rsid w:val="0059466C"/>
    <w:rsid w:val="0059558D"/>
    <w:rsid w:val="0059595A"/>
    <w:rsid w:val="005969B8"/>
    <w:rsid w:val="00597CE7"/>
    <w:rsid w:val="005A00DA"/>
    <w:rsid w:val="005A08D3"/>
    <w:rsid w:val="005A0C7E"/>
    <w:rsid w:val="005A1F7D"/>
    <w:rsid w:val="005A2F5F"/>
    <w:rsid w:val="005A5C94"/>
    <w:rsid w:val="005A5D5D"/>
    <w:rsid w:val="005A7151"/>
    <w:rsid w:val="005A7540"/>
    <w:rsid w:val="005A79D9"/>
    <w:rsid w:val="005A7FA2"/>
    <w:rsid w:val="005B05FB"/>
    <w:rsid w:val="005B206B"/>
    <w:rsid w:val="005B24CA"/>
    <w:rsid w:val="005B2604"/>
    <w:rsid w:val="005B3AF4"/>
    <w:rsid w:val="005B3C0B"/>
    <w:rsid w:val="005B409D"/>
    <w:rsid w:val="005B5F02"/>
    <w:rsid w:val="005B6181"/>
    <w:rsid w:val="005B690F"/>
    <w:rsid w:val="005B77FD"/>
    <w:rsid w:val="005C0349"/>
    <w:rsid w:val="005C06AE"/>
    <w:rsid w:val="005C0A25"/>
    <w:rsid w:val="005C0E55"/>
    <w:rsid w:val="005C261B"/>
    <w:rsid w:val="005C2C96"/>
    <w:rsid w:val="005C47B6"/>
    <w:rsid w:val="005C5024"/>
    <w:rsid w:val="005C5372"/>
    <w:rsid w:val="005C7502"/>
    <w:rsid w:val="005D0544"/>
    <w:rsid w:val="005D08AF"/>
    <w:rsid w:val="005D193F"/>
    <w:rsid w:val="005D1F5D"/>
    <w:rsid w:val="005D2DB8"/>
    <w:rsid w:val="005D512D"/>
    <w:rsid w:val="005D564C"/>
    <w:rsid w:val="005D6106"/>
    <w:rsid w:val="005D6C09"/>
    <w:rsid w:val="005D6FA0"/>
    <w:rsid w:val="005D714C"/>
    <w:rsid w:val="005D79B1"/>
    <w:rsid w:val="005E0024"/>
    <w:rsid w:val="005E204A"/>
    <w:rsid w:val="005E2635"/>
    <w:rsid w:val="005E283F"/>
    <w:rsid w:val="005E455E"/>
    <w:rsid w:val="005E479E"/>
    <w:rsid w:val="005E4B33"/>
    <w:rsid w:val="005E50AA"/>
    <w:rsid w:val="005E541F"/>
    <w:rsid w:val="005E60D2"/>
    <w:rsid w:val="005E6282"/>
    <w:rsid w:val="005E670E"/>
    <w:rsid w:val="005E6947"/>
    <w:rsid w:val="005F0407"/>
    <w:rsid w:val="005F067A"/>
    <w:rsid w:val="005F0822"/>
    <w:rsid w:val="005F0921"/>
    <w:rsid w:val="005F0E6B"/>
    <w:rsid w:val="005F1101"/>
    <w:rsid w:val="005F37B3"/>
    <w:rsid w:val="005F39B6"/>
    <w:rsid w:val="005F3B93"/>
    <w:rsid w:val="005F49AA"/>
    <w:rsid w:val="005F76BE"/>
    <w:rsid w:val="005F785D"/>
    <w:rsid w:val="006003AD"/>
    <w:rsid w:val="006003B3"/>
    <w:rsid w:val="00600946"/>
    <w:rsid w:val="0060120D"/>
    <w:rsid w:val="00601C83"/>
    <w:rsid w:val="0060218E"/>
    <w:rsid w:val="00602FA6"/>
    <w:rsid w:val="006034F9"/>
    <w:rsid w:val="0060486F"/>
    <w:rsid w:val="006049C6"/>
    <w:rsid w:val="00604BF0"/>
    <w:rsid w:val="006057BF"/>
    <w:rsid w:val="0060588F"/>
    <w:rsid w:val="006058B4"/>
    <w:rsid w:val="00605ECD"/>
    <w:rsid w:val="006068BF"/>
    <w:rsid w:val="00606A24"/>
    <w:rsid w:val="00607BDC"/>
    <w:rsid w:val="00610C57"/>
    <w:rsid w:val="00611083"/>
    <w:rsid w:val="00611734"/>
    <w:rsid w:val="00611B49"/>
    <w:rsid w:val="00611EBD"/>
    <w:rsid w:val="0061200F"/>
    <w:rsid w:val="0061230C"/>
    <w:rsid w:val="006133F2"/>
    <w:rsid w:val="006134AD"/>
    <w:rsid w:val="0061488F"/>
    <w:rsid w:val="006150EF"/>
    <w:rsid w:val="006154A1"/>
    <w:rsid w:val="00615A7A"/>
    <w:rsid w:val="00616DB2"/>
    <w:rsid w:val="00617011"/>
    <w:rsid w:val="0061745D"/>
    <w:rsid w:val="00617CE3"/>
    <w:rsid w:val="00617D74"/>
    <w:rsid w:val="00617EEF"/>
    <w:rsid w:val="00620115"/>
    <w:rsid w:val="00621395"/>
    <w:rsid w:val="006225DB"/>
    <w:rsid w:val="00625400"/>
    <w:rsid w:val="00625493"/>
    <w:rsid w:val="006263BB"/>
    <w:rsid w:val="006270D9"/>
    <w:rsid w:val="00627D3A"/>
    <w:rsid w:val="00627E82"/>
    <w:rsid w:val="0063078A"/>
    <w:rsid w:val="006319A9"/>
    <w:rsid w:val="006321F4"/>
    <w:rsid w:val="00633EF0"/>
    <w:rsid w:val="00635918"/>
    <w:rsid w:val="00635DA3"/>
    <w:rsid w:val="00636720"/>
    <w:rsid w:val="006368F2"/>
    <w:rsid w:val="00636B72"/>
    <w:rsid w:val="0063726B"/>
    <w:rsid w:val="006374D9"/>
    <w:rsid w:val="00637899"/>
    <w:rsid w:val="00637F8E"/>
    <w:rsid w:val="00640AE9"/>
    <w:rsid w:val="00640BCB"/>
    <w:rsid w:val="00640BF6"/>
    <w:rsid w:val="006416DC"/>
    <w:rsid w:val="00641FC6"/>
    <w:rsid w:val="0064290B"/>
    <w:rsid w:val="00642F28"/>
    <w:rsid w:val="00644427"/>
    <w:rsid w:val="006446C3"/>
    <w:rsid w:val="006453CD"/>
    <w:rsid w:val="006454C5"/>
    <w:rsid w:val="00646453"/>
    <w:rsid w:val="00647B03"/>
    <w:rsid w:val="006503EA"/>
    <w:rsid w:val="00650F54"/>
    <w:rsid w:val="00651656"/>
    <w:rsid w:val="006521C9"/>
    <w:rsid w:val="0065317B"/>
    <w:rsid w:val="006541C9"/>
    <w:rsid w:val="00654510"/>
    <w:rsid w:val="00655AA3"/>
    <w:rsid w:val="006562AC"/>
    <w:rsid w:val="00660262"/>
    <w:rsid w:val="00660BA9"/>
    <w:rsid w:val="00660D13"/>
    <w:rsid w:val="006620EA"/>
    <w:rsid w:val="006646BB"/>
    <w:rsid w:val="00664B17"/>
    <w:rsid w:val="00667545"/>
    <w:rsid w:val="006676C0"/>
    <w:rsid w:val="00667DA4"/>
    <w:rsid w:val="00667DCA"/>
    <w:rsid w:val="00671133"/>
    <w:rsid w:val="006716ED"/>
    <w:rsid w:val="00671CC0"/>
    <w:rsid w:val="00672A95"/>
    <w:rsid w:val="00672ACC"/>
    <w:rsid w:val="00672CFA"/>
    <w:rsid w:val="006757A3"/>
    <w:rsid w:val="00680A03"/>
    <w:rsid w:val="00680A5C"/>
    <w:rsid w:val="0068104C"/>
    <w:rsid w:val="00681563"/>
    <w:rsid w:val="00681C95"/>
    <w:rsid w:val="00681E34"/>
    <w:rsid w:val="00683101"/>
    <w:rsid w:val="00683307"/>
    <w:rsid w:val="00683391"/>
    <w:rsid w:val="0068439E"/>
    <w:rsid w:val="006848EA"/>
    <w:rsid w:val="00685B03"/>
    <w:rsid w:val="00685EEA"/>
    <w:rsid w:val="00686EB4"/>
    <w:rsid w:val="00687135"/>
    <w:rsid w:val="0068767F"/>
    <w:rsid w:val="00687C77"/>
    <w:rsid w:val="006916D0"/>
    <w:rsid w:val="00691EDF"/>
    <w:rsid w:val="00692D42"/>
    <w:rsid w:val="00693A65"/>
    <w:rsid w:val="006943D5"/>
    <w:rsid w:val="00694B52"/>
    <w:rsid w:val="006950A3"/>
    <w:rsid w:val="006952AA"/>
    <w:rsid w:val="00696411"/>
    <w:rsid w:val="006967DD"/>
    <w:rsid w:val="006973B1"/>
    <w:rsid w:val="00697941"/>
    <w:rsid w:val="006A0604"/>
    <w:rsid w:val="006A0DED"/>
    <w:rsid w:val="006A0E8C"/>
    <w:rsid w:val="006A165F"/>
    <w:rsid w:val="006A1D01"/>
    <w:rsid w:val="006A24EC"/>
    <w:rsid w:val="006A32D1"/>
    <w:rsid w:val="006A413D"/>
    <w:rsid w:val="006A4429"/>
    <w:rsid w:val="006A44DF"/>
    <w:rsid w:val="006A477E"/>
    <w:rsid w:val="006A48EE"/>
    <w:rsid w:val="006A6AF0"/>
    <w:rsid w:val="006A6FEB"/>
    <w:rsid w:val="006A762F"/>
    <w:rsid w:val="006B0924"/>
    <w:rsid w:val="006B1133"/>
    <w:rsid w:val="006B154B"/>
    <w:rsid w:val="006B1888"/>
    <w:rsid w:val="006B2258"/>
    <w:rsid w:val="006B5252"/>
    <w:rsid w:val="006B6F3E"/>
    <w:rsid w:val="006B74D5"/>
    <w:rsid w:val="006B78F7"/>
    <w:rsid w:val="006C04D8"/>
    <w:rsid w:val="006C0CED"/>
    <w:rsid w:val="006C0F02"/>
    <w:rsid w:val="006C1255"/>
    <w:rsid w:val="006C28D7"/>
    <w:rsid w:val="006C3125"/>
    <w:rsid w:val="006C35C1"/>
    <w:rsid w:val="006C441C"/>
    <w:rsid w:val="006C512B"/>
    <w:rsid w:val="006C5987"/>
    <w:rsid w:val="006C69CF"/>
    <w:rsid w:val="006C76E7"/>
    <w:rsid w:val="006C7DEF"/>
    <w:rsid w:val="006C7F82"/>
    <w:rsid w:val="006D0F81"/>
    <w:rsid w:val="006D1343"/>
    <w:rsid w:val="006D1D94"/>
    <w:rsid w:val="006D2515"/>
    <w:rsid w:val="006D4085"/>
    <w:rsid w:val="006D40D6"/>
    <w:rsid w:val="006D434D"/>
    <w:rsid w:val="006D4400"/>
    <w:rsid w:val="006D4922"/>
    <w:rsid w:val="006D495F"/>
    <w:rsid w:val="006D4A6E"/>
    <w:rsid w:val="006D5AFF"/>
    <w:rsid w:val="006D660C"/>
    <w:rsid w:val="006D69E8"/>
    <w:rsid w:val="006D6B44"/>
    <w:rsid w:val="006E08AA"/>
    <w:rsid w:val="006E33CF"/>
    <w:rsid w:val="006E3531"/>
    <w:rsid w:val="006E369A"/>
    <w:rsid w:val="006E4668"/>
    <w:rsid w:val="006E5BBD"/>
    <w:rsid w:val="006E65D8"/>
    <w:rsid w:val="006E671C"/>
    <w:rsid w:val="006E6721"/>
    <w:rsid w:val="006F031A"/>
    <w:rsid w:val="006F0586"/>
    <w:rsid w:val="006F21DD"/>
    <w:rsid w:val="006F2A69"/>
    <w:rsid w:val="006F56BE"/>
    <w:rsid w:val="00700A7F"/>
    <w:rsid w:val="00701779"/>
    <w:rsid w:val="00702119"/>
    <w:rsid w:val="00703958"/>
    <w:rsid w:val="0070452D"/>
    <w:rsid w:val="007046CF"/>
    <w:rsid w:val="007062B2"/>
    <w:rsid w:val="0070740B"/>
    <w:rsid w:val="00707424"/>
    <w:rsid w:val="007104C3"/>
    <w:rsid w:val="00710521"/>
    <w:rsid w:val="00710A62"/>
    <w:rsid w:val="00712F14"/>
    <w:rsid w:val="00713460"/>
    <w:rsid w:val="00713522"/>
    <w:rsid w:val="00713ACF"/>
    <w:rsid w:val="00713B38"/>
    <w:rsid w:val="00714A54"/>
    <w:rsid w:val="00714CF3"/>
    <w:rsid w:val="00714D26"/>
    <w:rsid w:val="00714FD4"/>
    <w:rsid w:val="0071576F"/>
    <w:rsid w:val="007163E1"/>
    <w:rsid w:val="00716BA2"/>
    <w:rsid w:val="00716CD2"/>
    <w:rsid w:val="00717022"/>
    <w:rsid w:val="00717078"/>
    <w:rsid w:val="007170F8"/>
    <w:rsid w:val="0071710C"/>
    <w:rsid w:val="007200CC"/>
    <w:rsid w:val="00720286"/>
    <w:rsid w:val="00720F0E"/>
    <w:rsid w:val="00721308"/>
    <w:rsid w:val="00721712"/>
    <w:rsid w:val="00722F97"/>
    <w:rsid w:val="007230F6"/>
    <w:rsid w:val="0072350C"/>
    <w:rsid w:val="00724BB2"/>
    <w:rsid w:val="007252F5"/>
    <w:rsid w:val="00725A7A"/>
    <w:rsid w:val="007263E1"/>
    <w:rsid w:val="00726B3B"/>
    <w:rsid w:val="00726EDC"/>
    <w:rsid w:val="0072789F"/>
    <w:rsid w:val="00731FB3"/>
    <w:rsid w:val="007329A9"/>
    <w:rsid w:val="00733034"/>
    <w:rsid w:val="00733438"/>
    <w:rsid w:val="00733742"/>
    <w:rsid w:val="00734424"/>
    <w:rsid w:val="00734BED"/>
    <w:rsid w:val="00735A87"/>
    <w:rsid w:val="0074058F"/>
    <w:rsid w:val="00740766"/>
    <w:rsid w:val="0074169D"/>
    <w:rsid w:val="00741DF6"/>
    <w:rsid w:val="007422BA"/>
    <w:rsid w:val="00742918"/>
    <w:rsid w:val="00743751"/>
    <w:rsid w:val="00745092"/>
    <w:rsid w:val="00745B74"/>
    <w:rsid w:val="00746550"/>
    <w:rsid w:val="0074677B"/>
    <w:rsid w:val="00747BF9"/>
    <w:rsid w:val="007516B3"/>
    <w:rsid w:val="00751CF6"/>
    <w:rsid w:val="00753021"/>
    <w:rsid w:val="0075314B"/>
    <w:rsid w:val="007533FC"/>
    <w:rsid w:val="00753536"/>
    <w:rsid w:val="007543E5"/>
    <w:rsid w:val="007560FC"/>
    <w:rsid w:val="007565EA"/>
    <w:rsid w:val="00757851"/>
    <w:rsid w:val="007607E9"/>
    <w:rsid w:val="00761B70"/>
    <w:rsid w:val="00761E2F"/>
    <w:rsid w:val="00762829"/>
    <w:rsid w:val="00762A70"/>
    <w:rsid w:val="0076325E"/>
    <w:rsid w:val="00763492"/>
    <w:rsid w:val="0076438D"/>
    <w:rsid w:val="00765A54"/>
    <w:rsid w:val="00766316"/>
    <w:rsid w:val="00766A91"/>
    <w:rsid w:val="00770126"/>
    <w:rsid w:val="00770853"/>
    <w:rsid w:val="007714B2"/>
    <w:rsid w:val="0077173F"/>
    <w:rsid w:val="00772C73"/>
    <w:rsid w:val="0077353B"/>
    <w:rsid w:val="0077372D"/>
    <w:rsid w:val="00775CC8"/>
    <w:rsid w:val="00776CD3"/>
    <w:rsid w:val="0077733E"/>
    <w:rsid w:val="00777990"/>
    <w:rsid w:val="0078037B"/>
    <w:rsid w:val="0078197E"/>
    <w:rsid w:val="007826F8"/>
    <w:rsid w:val="00782997"/>
    <w:rsid w:val="00783FB3"/>
    <w:rsid w:val="00784804"/>
    <w:rsid w:val="00784875"/>
    <w:rsid w:val="00784A2E"/>
    <w:rsid w:val="00785DAF"/>
    <w:rsid w:val="00786EEC"/>
    <w:rsid w:val="007877C9"/>
    <w:rsid w:val="00787BC8"/>
    <w:rsid w:val="00792F66"/>
    <w:rsid w:val="0079361E"/>
    <w:rsid w:val="00793766"/>
    <w:rsid w:val="00793B8C"/>
    <w:rsid w:val="00793D92"/>
    <w:rsid w:val="0079471F"/>
    <w:rsid w:val="0079603A"/>
    <w:rsid w:val="00797247"/>
    <w:rsid w:val="00797578"/>
    <w:rsid w:val="00797C4F"/>
    <w:rsid w:val="007A011A"/>
    <w:rsid w:val="007A0599"/>
    <w:rsid w:val="007A2AC3"/>
    <w:rsid w:val="007A40D9"/>
    <w:rsid w:val="007A47A4"/>
    <w:rsid w:val="007A538D"/>
    <w:rsid w:val="007A6188"/>
    <w:rsid w:val="007B004D"/>
    <w:rsid w:val="007B10BE"/>
    <w:rsid w:val="007B1D37"/>
    <w:rsid w:val="007B1FD0"/>
    <w:rsid w:val="007B23FA"/>
    <w:rsid w:val="007B353E"/>
    <w:rsid w:val="007B38F6"/>
    <w:rsid w:val="007B3D97"/>
    <w:rsid w:val="007B4B12"/>
    <w:rsid w:val="007B5574"/>
    <w:rsid w:val="007B5AD5"/>
    <w:rsid w:val="007B5CD2"/>
    <w:rsid w:val="007B6764"/>
    <w:rsid w:val="007B6EBE"/>
    <w:rsid w:val="007B6F27"/>
    <w:rsid w:val="007B6F57"/>
    <w:rsid w:val="007B6FE0"/>
    <w:rsid w:val="007B71C1"/>
    <w:rsid w:val="007B7BF0"/>
    <w:rsid w:val="007B7F3E"/>
    <w:rsid w:val="007C0598"/>
    <w:rsid w:val="007C0D90"/>
    <w:rsid w:val="007C1503"/>
    <w:rsid w:val="007C1BC7"/>
    <w:rsid w:val="007C2116"/>
    <w:rsid w:val="007C2BB0"/>
    <w:rsid w:val="007C3A3A"/>
    <w:rsid w:val="007C44A7"/>
    <w:rsid w:val="007C44D0"/>
    <w:rsid w:val="007C457E"/>
    <w:rsid w:val="007C639B"/>
    <w:rsid w:val="007C6DD2"/>
    <w:rsid w:val="007D07D0"/>
    <w:rsid w:val="007D28BA"/>
    <w:rsid w:val="007D3C1B"/>
    <w:rsid w:val="007D4EF4"/>
    <w:rsid w:val="007D5294"/>
    <w:rsid w:val="007D743B"/>
    <w:rsid w:val="007D75C0"/>
    <w:rsid w:val="007D7F3C"/>
    <w:rsid w:val="007E01A0"/>
    <w:rsid w:val="007E032C"/>
    <w:rsid w:val="007E1DBE"/>
    <w:rsid w:val="007E2C64"/>
    <w:rsid w:val="007E31D2"/>
    <w:rsid w:val="007E4AB9"/>
    <w:rsid w:val="007E4C9A"/>
    <w:rsid w:val="007E4F05"/>
    <w:rsid w:val="007E604F"/>
    <w:rsid w:val="007E6120"/>
    <w:rsid w:val="007E688D"/>
    <w:rsid w:val="007E6AC3"/>
    <w:rsid w:val="007E7039"/>
    <w:rsid w:val="007F09A0"/>
    <w:rsid w:val="007F1246"/>
    <w:rsid w:val="007F1884"/>
    <w:rsid w:val="007F1AD6"/>
    <w:rsid w:val="007F2011"/>
    <w:rsid w:val="007F2A7D"/>
    <w:rsid w:val="007F42DC"/>
    <w:rsid w:val="007F4D1C"/>
    <w:rsid w:val="007F5627"/>
    <w:rsid w:val="007F58BE"/>
    <w:rsid w:val="007F5992"/>
    <w:rsid w:val="007F67DF"/>
    <w:rsid w:val="007F6B0F"/>
    <w:rsid w:val="007F74B3"/>
    <w:rsid w:val="007F75C9"/>
    <w:rsid w:val="007F766C"/>
    <w:rsid w:val="007F7BA0"/>
    <w:rsid w:val="007F7C8A"/>
    <w:rsid w:val="007F7FEA"/>
    <w:rsid w:val="008004D6"/>
    <w:rsid w:val="0080064F"/>
    <w:rsid w:val="00800A96"/>
    <w:rsid w:val="008012C6"/>
    <w:rsid w:val="0080182A"/>
    <w:rsid w:val="00801B14"/>
    <w:rsid w:val="0080216D"/>
    <w:rsid w:val="00802240"/>
    <w:rsid w:val="0080382A"/>
    <w:rsid w:val="00804946"/>
    <w:rsid w:val="0080547D"/>
    <w:rsid w:val="008065F6"/>
    <w:rsid w:val="00810300"/>
    <w:rsid w:val="008104DE"/>
    <w:rsid w:val="0081079E"/>
    <w:rsid w:val="00810A4C"/>
    <w:rsid w:val="0081160D"/>
    <w:rsid w:val="008116EB"/>
    <w:rsid w:val="008121BA"/>
    <w:rsid w:val="00813094"/>
    <w:rsid w:val="0081332C"/>
    <w:rsid w:val="008136CB"/>
    <w:rsid w:val="008138BE"/>
    <w:rsid w:val="00813AB6"/>
    <w:rsid w:val="00813C98"/>
    <w:rsid w:val="008140C4"/>
    <w:rsid w:val="008144E4"/>
    <w:rsid w:val="00814CAA"/>
    <w:rsid w:val="008168E5"/>
    <w:rsid w:val="00816AD8"/>
    <w:rsid w:val="0081755B"/>
    <w:rsid w:val="00817DB4"/>
    <w:rsid w:val="00817EAC"/>
    <w:rsid w:val="00817F8A"/>
    <w:rsid w:val="0082123D"/>
    <w:rsid w:val="00821AE8"/>
    <w:rsid w:val="00821F6C"/>
    <w:rsid w:val="00823566"/>
    <w:rsid w:val="00830040"/>
    <w:rsid w:val="00830836"/>
    <w:rsid w:val="00830F21"/>
    <w:rsid w:val="0083116A"/>
    <w:rsid w:val="00831271"/>
    <w:rsid w:val="00832949"/>
    <w:rsid w:val="00833E80"/>
    <w:rsid w:val="008345E5"/>
    <w:rsid w:val="00834730"/>
    <w:rsid w:val="00834DED"/>
    <w:rsid w:val="008355E0"/>
    <w:rsid w:val="008402DC"/>
    <w:rsid w:val="00840647"/>
    <w:rsid w:val="00841A9C"/>
    <w:rsid w:val="00841C29"/>
    <w:rsid w:val="008423C0"/>
    <w:rsid w:val="00843286"/>
    <w:rsid w:val="00844639"/>
    <w:rsid w:val="00844960"/>
    <w:rsid w:val="008450DF"/>
    <w:rsid w:val="0084605D"/>
    <w:rsid w:val="00846D9D"/>
    <w:rsid w:val="008504EC"/>
    <w:rsid w:val="00850972"/>
    <w:rsid w:val="00851A6A"/>
    <w:rsid w:val="00851E61"/>
    <w:rsid w:val="008536B1"/>
    <w:rsid w:val="00853880"/>
    <w:rsid w:val="0085418E"/>
    <w:rsid w:val="008547BC"/>
    <w:rsid w:val="00854A8E"/>
    <w:rsid w:val="0085533B"/>
    <w:rsid w:val="00855457"/>
    <w:rsid w:val="00856961"/>
    <w:rsid w:val="00861656"/>
    <w:rsid w:val="00861AC7"/>
    <w:rsid w:val="00862424"/>
    <w:rsid w:val="00862D81"/>
    <w:rsid w:val="00863798"/>
    <w:rsid w:val="008642AF"/>
    <w:rsid w:val="0086443B"/>
    <w:rsid w:val="00864B94"/>
    <w:rsid w:val="00864BE8"/>
    <w:rsid w:val="00865315"/>
    <w:rsid w:val="008660A3"/>
    <w:rsid w:val="00866F31"/>
    <w:rsid w:val="0086701B"/>
    <w:rsid w:val="008670E2"/>
    <w:rsid w:val="008672D6"/>
    <w:rsid w:val="00867444"/>
    <w:rsid w:val="0086761D"/>
    <w:rsid w:val="0087046F"/>
    <w:rsid w:val="00871AAE"/>
    <w:rsid w:val="0087230B"/>
    <w:rsid w:val="0087337A"/>
    <w:rsid w:val="0087356A"/>
    <w:rsid w:val="00875CAD"/>
    <w:rsid w:val="00876210"/>
    <w:rsid w:val="008776CF"/>
    <w:rsid w:val="00877D02"/>
    <w:rsid w:val="00877F58"/>
    <w:rsid w:val="008807D4"/>
    <w:rsid w:val="00880FD9"/>
    <w:rsid w:val="0088136D"/>
    <w:rsid w:val="008815FA"/>
    <w:rsid w:val="00881C86"/>
    <w:rsid w:val="00883A50"/>
    <w:rsid w:val="00883FBD"/>
    <w:rsid w:val="0088566B"/>
    <w:rsid w:val="00887306"/>
    <w:rsid w:val="00887568"/>
    <w:rsid w:val="0089070C"/>
    <w:rsid w:val="008913D2"/>
    <w:rsid w:val="00892125"/>
    <w:rsid w:val="008930E5"/>
    <w:rsid w:val="00893850"/>
    <w:rsid w:val="008943C2"/>
    <w:rsid w:val="00894C4B"/>
    <w:rsid w:val="00894CD3"/>
    <w:rsid w:val="00895D12"/>
    <w:rsid w:val="008968BB"/>
    <w:rsid w:val="00897817"/>
    <w:rsid w:val="008A018D"/>
    <w:rsid w:val="008A0BF0"/>
    <w:rsid w:val="008A15EB"/>
    <w:rsid w:val="008A18AB"/>
    <w:rsid w:val="008A1C4F"/>
    <w:rsid w:val="008A308B"/>
    <w:rsid w:val="008A3197"/>
    <w:rsid w:val="008A31FA"/>
    <w:rsid w:val="008A4131"/>
    <w:rsid w:val="008A4407"/>
    <w:rsid w:val="008A6B4C"/>
    <w:rsid w:val="008A77AF"/>
    <w:rsid w:val="008A7ABA"/>
    <w:rsid w:val="008B016D"/>
    <w:rsid w:val="008B0801"/>
    <w:rsid w:val="008B11C5"/>
    <w:rsid w:val="008B176B"/>
    <w:rsid w:val="008B198C"/>
    <w:rsid w:val="008B2618"/>
    <w:rsid w:val="008B3A2E"/>
    <w:rsid w:val="008B487F"/>
    <w:rsid w:val="008B5CC8"/>
    <w:rsid w:val="008B5E63"/>
    <w:rsid w:val="008B6CFB"/>
    <w:rsid w:val="008B6EF5"/>
    <w:rsid w:val="008B7418"/>
    <w:rsid w:val="008B75A1"/>
    <w:rsid w:val="008B7B24"/>
    <w:rsid w:val="008B7F8F"/>
    <w:rsid w:val="008C0233"/>
    <w:rsid w:val="008C0E55"/>
    <w:rsid w:val="008C10D2"/>
    <w:rsid w:val="008C1A61"/>
    <w:rsid w:val="008C454C"/>
    <w:rsid w:val="008C7640"/>
    <w:rsid w:val="008D0212"/>
    <w:rsid w:val="008D27B1"/>
    <w:rsid w:val="008D46B9"/>
    <w:rsid w:val="008D69E5"/>
    <w:rsid w:val="008D6E8E"/>
    <w:rsid w:val="008D7007"/>
    <w:rsid w:val="008D70AE"/>
    <w:rsid w:val="008E184C"/>
    <w:rsid w:val="008E2225"/>
    <w:rsid w:val="008E2444"/>
    <w:rsid w:val="008E27F2"/>
    <w:rsid w:val="008E40A7"/>
    <w:rsid w:val="008E4CA8"/>
    <w:rsid w:val="008E52DA"/>
    <w:rsid w:val="008E535C"/>
    <w:rsid w:val="008F0125"/>
    <w:rsid w:val="008F05DE"/>
    <w:rsid w:val="008F0991"/>
    <w:rsid w:val="008F0A31"/>
    <w:rsid w:val="008F1E74"/>
    <w:rsid w:val="008F3059"/>
    <w:rsid w:val="008F3083"/>
    <w:rsid w:val="008F54DE"/>
    <w:rsid w:val="008F5610"/>
    <w:rsid w:val="008F58C2"/>
    <w:rsid w:val="008F6FC0"/>
    <w:rsid w:val="008F7A2C"/>
    <w:rsid w:val="00900503"/>
    <w:rsid w:val="00901AEA"/>
    <w:rsid w:val="00902819"/>
    <w:rsid w:val="00902AA6"/>
    <w:rsid w:val="00904F2A"/>
    <w:rsid w:val="009057A2"/>
    <w:rsid w:val="00905A6A"/>
    <w:rsid w:val="00906067"/>
    <w:rsid w:val="00906CBF"/>
    <w:rsid w:val="00910289"/>
    <w:rsid w:val="00910720"/>
    <w:rsid w:val="00911BB5"/>
    <w:rsid w:val="00911EB2"/>
    <w:rsid w:val="00912263"/>
    <w:rsid w:val="009123CD"/>
    <w:rsid w:val="009126CE"/>
    <w:rsid w:val="009127E1"/>
    <w:rsid w:val="00912E08"/>
    <w:rsid w:val="00913A49"/>
    <w:rsid w:val="0091565C"/>
    <w:rsid w:val="00915DF4"/>
    <w:rsid w:val="00916426"/>
    <w:rsid w:val="00916730"/>
    <w:rsid w:val="00917828"/>
    <w:rsid w:val="00917F55"/>
    <w:rsid w:val="009203A2"/>
    <w:rsid w:val="009206C1"/>
    <w:rsid w:val="0092092F"/>
    <w:rsid w:val="00920B1C"/>
    <w:rsid w:val="00920BE9"/>
    <w:rsid w:val="0092171C"/>
    <w:rsid w:val="0092174E"/>
    <w:rsid w:val="00921CC8"/>
    <w:rsid w:val="00922172"/>
    <w:rsid w:val="0092279C"/>
    <w:rsid w:val="009230BB"/>
    <w:rsid w:val="00923188"/>
    <w:rsid w:val="0092436C"/>
    <w:rsid w:val="0092440D"/>
    <w:rsid w:val="00924633"/>
    <w:rsid w:val="0092543F"/>
    <w:rsid w:val="00925C20"/>
    <w:rsid w:val="00926C2F"/>
    <w:rsid w:val="00926D6B"/>
    <w:rsid w:val="00926FA5"/>
    <w:rsid w:val="00930313"/>
    <w:rsid w:val="00930920"/>
    <w:rsid w:val="00930DEB"/>
    <w:rsid w:val="009316A2"/>
    <w:rsid w:val="009317C5"/>
    <w:rsid w:val="00931C20"/>
    <w:rsid w:val="00931E8C"/>
    <w:rsid w:val="00932781"/>
    <w:rsid w:val="00934206"/>
    <w:rsid w:val="00934596"/>
    <w:rsid w:val="009348DD"/>
    <w:rsid w:val="00940683"/>
    <w:rsid w:val="00941981"/>
    <w:rsid w:val="009419B9"/>
    <w:rsid w:val="00941CD8"/>
    <w:rsid w:val="00941DD1"/>
    <w:rsid w:val="0094266B"/>
    <w:rsid w:val="00943B06"/>
    <w:rsid w:val="00943BA8"/>
    <w:rsid w:val="009446E3"/>
    <w:rsid w:val="00944CF1"/>
    <w:rsid w:val="0094578D"/>
    <w:rsid w:val="00945CA4"/>
    <w:rsid w:val="009461D7"/>
    <w:rsid w:val="00947203"/>
    <w:rsid w:val="00947B50"/>
    <w:rsid w:val="009505FB"/>
    <w:rsid w:val="00950AC1"/>
    <w:rsid w:val="00950F08"/>
    <w:rsid w:val="0095174F"/>
    <w:rsid w:val="00951F14"/>
    <w:rsid w:val="0095206D"/>
    <w:rsid w:val="009526CB"/>
    <w:rsid w:val="00952E17"/>
    <w:rsid w:val="0095354A"/>
    <w:rsid w:val="0095380C"/>
    <w:rsid w:val="009544B4"/>
    <w:rsid w:val="009544C2"/>
    <w:rsid w:val="00955A42"/>
    <w:rsid w:val="00955E66"/>
    <w:rsid w:val="00955E85"/>
    <w:rsid w:val="00957B0E"/>
    <w:rsid w:val="00960E10"/>
    <w:rsid w:val="00962090"/>
    <w:rsid w:val="00962865"/>
    <w:rsid w:val="00965312"/>
    <w:rsid w:val="0096620A"/>
    <w:rsid w:val="009679DF"/>
    <w:rsid w:val="00970D14"/>
    <w:rsid w:val="009713CD"/>
    <w:rsid w:val="00971A1D"/>
    <w:rsid w:val="00971BE5"/>
    <w:rsid w:val="00972443"/>
    <w:rsid w:val="00972550"/>
    <w:rsid w:val="009726DC"/>
    <w:rsid w:val="009733E8"/>
    <w:rsid w:val="0097381F"/>
    <w:rsid w:val="00974D14"/>
    <w:rsid w:val="00975B8C"/>
    <w:rsid w:val="00975DFB"/>
    <w:rsid w:val="00976127"/>
    <w:rsid w:val="009771CF"/>
    <w:rsid w:val="00977464"/>
    <w:rsid w:val="009776DC"/>
    <w:rsid w:val="009810C7"/>
    <w:rsid w:val="0098147E"/>
    <w:rsid w:val="00981978"/>
    <w:rsid w:val="00981B97"/>
    <w:rsid w:val="009835B3"/>
    <w:rsid w:val="00983A6A"/>
    <w:rsid w:val="00984065"/>
    <w:rsid w:val="00984551"/>
    <w:rsid w:val="0098460F"/>
    <w:rsid w:val="00984775"/>
    <w:rsid w:val="00984961"/>
    <w:rsid w:val="00985211"/>
    <w:rsid w:val="009873BC"/>
    <w:rsid w:val="00987A54"/>
    <w:rsid w:val="00990A48"/>
    <w:rsid w:val="00990E9E"/>
    <w:rsid w:val="00991351"/>
    <w:rsid w:val="009915F0"/>
    <w:rsid w:val="009917D8"/>
    <w:rsid w:val="00991AE5"/>
    <w:rsid w:val="00992D65"/>
    <w:rsid w:val="0099328F"/>
    <w:rsid w:val="009940FF"/>
    <w:rsid w:val="00994937"/>
    <w:rsid w:val="00994AEE"/>
    <w:rsid w:val="00994DC0"/>
    <w:rsid w:val="00995038"/>
    <w:rsid w:val="009954E0"/>
    <w:rsid w:val="00995838"/>
    <w:rsid w:val="00997ABC"/>
    <w:rsid w:val="00997C97"/>
    <w:rsid w:val="009A0035"/>
    <w:rsid w:val="009A032B"/>
    <w:rsid w:val="009A0CA7"/>
    <w:rsid w:val="009A154B"/>
    <w:rsid w:val="009A170D"/>
    <w:rsid w:val="009A1DE7"/>
    <w:rsid w:val="009A1EAE"/>
    <w:rsid w:val="009A2445"/>
    <w:rsid w:val="009A2C0B"/>
    <w:rsid w:val="009A2C9E"/>
    <w:rsid w:val="009A3811"/>
    <w:rsid w:val="009A405C"/>
    <w:rsid w:val="009A4537"/>
    <w:rsid w:val="009A4BA7"/>
    <w:rsid w:val="009A603D"/>
    <w:rsid w:val="009A65B5"/>
    <w:rsid w:val="009A7F53"/>
    <w:rsid w:val="009A7FB1"/>
    <w:rsid w:val="009B156E"/>
    <w:rsid w:val="009B19C9"/>
    <w:rsid w:val="009B24DE"/>
    <w:rsid w:val="009B3F10"/>
    <w:rsid w:val="009B4302"/>
    <w:rsid w:val="009B51AA"/>
    <w:rsid w:val="009B571E"/>
    <w:rsid w:val="009B5CE2"/>
    <w:rsid w:val="009B6252"/>
    <w:rsid w:val="009B69CA"/>
    <w:rsid w:val="009B7233"/>
    <w:rsid w:val="009B757D"/>
    <w:rsid w:val="009B781E"/>
    <w:rsid w:val="009C0A6E"/>
    <w:rsid w:val="009C1131"/>
    <w:rsid w:val="009C2CD5"/>
    <w:rsid w:val="009C52AB"/>
    <w:rsid w:val="009C5397"/>
    <w:rsid w:val="009C5C9D"/>
    <w:rsid w:val="009C6299"/>
    <w:rsid w:val="009C6715"/>
    <w:rsid w:val="009C6EA9"/>
    <w:rsid w:val="009C6EDF"/>
    <w:rsid w:val="009C76D5"/>
    <w:rsid w:val="009D0105"/>
    <w:rsid w:val="009D1E0D"/>
    <w:rsid w:val="009D1F49"/>
    <w:rsid w:val="009D212B"/>
    <w:rsid w:val="009D242B"/>
    <w:rsid w:val="009D26B5"/>
    <w:rsid w:val="009D2A24"/>
    <w:rsid w:val="009D2EC0"/>
    <w:rsid w:val="009D38D1"/>
    <w:rsid w:val="009D3B47"/>
    <w:rsid w:val="009D3D3A"/>
    <w:rsid w:val="009D3DB3"/>
    <w:rsid w:val="009D3E09"/>
    <w:rsid w:val="009D3F18"/>
    <w:rsid w:val="009D5BAF"/>
    <w:rsid w:val="009D5F2D"/>
    <w:rsid w:val="009D64C4"/>
    <w:rsid w:val="009D6BFF"/>
    <w:rsid w:val="009D6CA0"/>
    <w:rsid w:val="009E0179"/>
    <w:rsid w:val="009E1556"/>
    <w:rsid w:val="009E17E7"/>
    <w:rsid w:val="009E3088"/>
    <w:rsid w:val="009E3669"/>
    <w:rsid w:val="009E588A"/>
    <w:rsid w:val="009E5AE5"/>
    <w:rsid w:val="009E6274"/>
    <w:rsid w:val="009E6299"/>
    <w:rsid w:val="009E6DA4"/>
    <w:rsid w:val="009E793E"/>
    <w:rsid w:val="009E7B35"/>
    <w:rsid w:val="009F0054"/>
    <w:rsid w:val="009F0ACA"/>
    <w:rsid w:val="009F1067"/>
    <w:rsid w:val="009F10CC"/>
    <w:rsid w:val="009F120F"/>
    <w:rsid w:val="009F15DA"/>
    <w:rsid w:val="009F23C3"/>
    <w:rsid w:val="009F2701"/>
    <w:rsid w:val="009F2990"/>
    <w:rsid w:val="009F42A3"/>
    <w:rsid w:val="009F50C1"/>
    <w:rsid w:val="009F53ED"/>
    <w:rsid w:val="009F55A1"/>
    <w:rsid w:val="009F5C08"/>
    <w:rsid w:val="009F6AD9"/>
    <w:rsid w:val="009F765C"/>
    <w:rsid w:val="00A004E4"/>
    <w:rsid w:val="00A008D1"/>
    <w:rsid w:val="00A00B2A"/>
    <w:rsid w:val="00A01148"/>
    <w:rsid w:val="00A019C9"/>
    <w:rsid w:val="00A01A4E"/>
    <w:rsid w:val="00A028C3"/>
    <w:rsid w:val="00A0297A"/>
    <w:rsid w:val="00A02B25"/>
    <w:rsid w:val="00A03214"/>
    <w:rsid w:val="00A03422"/>
    <w:rsid w:val="00A048F5"/>
    <w:rsid w:val="00A04B22"/>
    <w:rsid w:val="00A06B49"/>
    <w:rsid w:val="00A0724F"/>
    <w:rsid w:val="00A100D9"/>
    <w:rsid w:val="00A1012F"/>
    <w:rsid w:val="00A10969"/>
    <w:rsid w:val="00A10FB7"/>
    <w:rsid w:val="00A1178A"/>
    <w:rsid w:val="00A11F91"/>
    <w:rsid w:val="00A12503"/>
    <w:rsid w:val="00A1265E"/>
    <w:rsid w:val="00A12C81"/>
    <w:rsid w:val="00A12D01"/>
    <w:rsid w:val="00A14025"/>
    <w:rsid w:val="00A161CB"/>
    <w:rsid w:val="00A176EF"/>
    <w:rsid w:val="00A17F91"/>
    <w:rsid w:val="00A21727"/>
    <w:rsid w:val="00A21D4B"/>
    <w:rsid w:val="00A22737"/>
    <w:rsid w:val="00A22A36"/>
    <w:rsid w:val="00A22C63"/>
    <w:rsid w:val="00A23345"/>
    <w:rsid w:val="00A23425"/>
    <w:rsid w:val="00A23C1E"/>
    <w:rsid w:val="00A2405A"/>
    <w:rsid w:val="00A24149"/>
    <w:rsid w:val="00A251E0"/>
    <w:rsid w:val="00A253E1"/>
    <w:rsid w:val="00A25C9B"/>
    <w:rsid w:val="00A25D88"/>
    <w:rsid w:val="00A2708B"/>
    <w:rsid w:val="00A3119A"/>
    <w:rsid w:val="00A3261D"/>
    <w:rsid w:val="00A32F03"/>
    <w:rsid w:val="00A32F22"/>
    <w:rsid w:val="00A332AD"/>
    <w:rsid w:val="00A33BAB"/>
    <w:rsid w:val="00A33D1B"/>
    <w:rsid w:val="00A33F4D"/>
    <w:rsid w:val="00A33FED"/>
    <w:rsid w:val="00A35365"/>
    <w:rsid w:val="00A35DBE"/>
    <w:rsid w:val="00A36058"/>
    <w:rsid w:val="00A37856"/>
    <w:rsid w:val="00A37DCD"/>
    <w:rsid w:val="00A400FD"/>
    <w:rsid w:val="00A41908"/>
    <w:rsid w:val="00A41A17"/>
    <w:rsid w:val="00A4212B"/>
    <w:rsid w:val="00A42EFE"/>
    <w:rsid w:val="00A4306D"/>
    <w:rsid w:val="00A4472D"/>
    <w:rsid w:val="00A468DE"/>
    <w:rsid w:val="00A46A75"/>
    <w:rsid w:val="00A46FB6"/>
    <w:rsid w:val="00A47F4C"/>
    <w:rsid w:val="00A50ED8"/>
    <w:rsid w:val="00A52384"/>
    <w:rsid w:val="00A5254C"/>
    <w:rsid w:val="00A52BDB"/>
    <w:rsid w:val="00A53B93"/>
    <w:rsid w:val="00A546DD"/>
    <w:rsid w:val="00A554EB"/>
    <w:rsid w:val="00A55D0F"/>
    <w:rsid w:val="00A567A7"/>
    <w:rsid w:val="00A56A3B"/>
    <w:rsid w:val="00A57AA1"/>
    <w:rsid w:val="00A60EC4"/>
    <w:rsid w:val="00A61135"/>
    <w:rsid w:val="00A614DC"/>
    <w:rsid w:val="00A61B95"/>
    <w:rsid w:val="00A62549"/>
    <w:rsid w:val="00A62D24"/>
    <w:rsid w:val="00A64726"/>
    <w:rsid w:val="00A65127"/>
    <w:rsid w:val="00A658F8"/>
    <w:rsid w:val="00A66A43"/>
    <w:rsid w:val="00A700E0"/>
    <w:rsid w:val="00A7016E"/>
    <w:rsid w:val="00A70269"/>
    <w:rsid w:val="00A711A9"/>
    <w:rsid w:val="00A72308"/>
    <w:rsid w:val="00A7259B"/>
    <w:rsid w:val="00A72A0A"/>
    <w:rsid w:val="00A750B7"/>
    <w:rsid w:val="00A7615D"/>
    <w:rsid w:val="00A76304"/>
    <w:rsid w:val="00A76D59"/>
    <w:rsid w:val="00A7781A"/>
    <w:rsid w:val="00A77B92"/>
    <w:rsid w:val="00A80336"/>
    <w:rsid w:val="00A81A37"/>
    <w:rsid w:val="00A81E0C"/>
    <w:rsid w:val="00A8302C"/>
    <w:rsid w:val="00A836E1"/>
    <w:rsid w:val="00A840C1"/>
    <w:rsid w:val="00A84C0C"/>
    <w:rsid w:val="00A84EFA"/>
    <w:rsid w:val="00A851CA"/>
    <w:rsid w:val="00A85728"/>
    <w:rsid w:val="00A86FA2"/>
    <w:rsid w:val="00A8700C"/>
    <w:rsid w:val="00A90206"/>
    <w:rsid w:val="00A90721"/>
    <w:rsid w:val="00A90967"/>
    <w:rsid w:val="00A91EB7"/>
    <w:rsid w:val="00A92CFF"/>
    <w:rsid w:val="00A92D3A"/>
    <w:rsid w:val="00A92F9A"/>
    <w:rsid w:val="00A93082"/>
    <w:rsid w:val="00A931C5"/>
    <w:rsid w:val="00A93413"/>
    <w:rsid w:val="00A9410C"/>
    <w:rsid w:val="00A95CFD"/>
    <w:rsid w:val="00A95EBC"/>
    <w:rsid w:val="00A96008"/>
    <w:rsid w:val="00A96559"/>
    <w:rsid w:val="00A96A1B"/>
    <w:rsid w:val="00A973D9"/>
    <w:rsid w:val="00A977A7"/>
    <w:rsid w:val="00AA14DC"/>
    <w:rsid w:val="00AA1A67"/>
    <w:rsid w:val="00AA1DFB"/>
    <w:rsid w:val="00AA1E38"/>
    <w:rsid w:val="00AA2DD0"/>
    <w:rsid w:val="00AA3176"/>
    <w:rsid w:val="00AA3F7F"/>
    <w:rsid w:val="00AA43A8"/>
    <w:rsid w:val="00AA46AB"/>
    <w:rsid w:val="00AA5902"/>
    <w:rsid w:val="00AA6385"/>
    <w:rsid w:val="00AA6AF0"/>
    <w:rsid w:val="00AA7B77"/>
    <w:rsid w:val="00AB10E5"/>
    <w:rsid w:val="00AB130A"/>
    <w:rsid w:val="00AB1815"/>
    <w:rsid w:val="00AB1B1C"/>
    <w:rsid w:val="00AB29EB"/>
    <w:rsid w:val="00AB3AC0"/>
    <w:rsid w:val="00AB507F"/>
    <w:rsid w:val="00AB5327"/>
    <w:rsid w:val="00AB5623"/>
    <w:rsid w:val="00AB58E0"/>
    <w:rsid w:val="00AB5F36"/>
    <w:rsid w:val="00AB790B"/>
    <w:rsid w:val="00AC05BF"/>
    <w:rsid w:val="00AC11BA"/>
    <w:rsid w:val="00AC1C7A"/>
    <w:rsid w:val="00AC3D9E"/>
    <w:rsid w:val="00AC3FBD"/>
    <w:rsid w:val="00AC4419"/>
    <w:rsid w:val="00AC52CD"/>
    <w:rsid w:val="00AC5EA7"/>
    <w:rsid w:val="00AC64D2"/>
    <w:rsid w:val="00AC6C40"/>
    <w:rsid w:val="00AC7078"/>
    <w:rsid w:val="00AD0CDF"/>
    <w:rsid w:val="00AD1D32"/>
    <w:rsid w:val="00AD1F49"/>
    <w:rsid w:val="00AD242D"/>
    <w:rsid w:val="00AD269B"/>
    <w:rsid w:val="00AD28F3"/>
    <w:rsid w:val="00AD2C66"/>
    <w:rsid w:val="00AD3956"/>
    <w:rsid w:val="00AD4322"/>
    <w:rsid w:val="00AD4868"/>
    <w:rsid w:val="00AD5409"/>
    <w:rsid w:val="00AD5828"/>
    <w:rsid w:val="00AD6882"/>
    <w:rsid w:val="00AD7737"/>
    <w:rsid w:val="00AE0C10"/>
    <w:rsid w:val="00AE0CC4"/>
    <w:rsid w:val="00AE0EEE"/>
    <w:rsid w:val="00AE11C1"/>
    <w:rsid w:val="00AE19F9"/>
    <w:rsid w:val="00AE1BF9"/>
    <w:rsid w:val="00AE3A64"/>
    <w:rsid w:val="00AE3ADD"/>
    <w:rsid w:val="00AE3DD2"/>
    <w:rsid w:val="00AE3E8C"/>
    <w:rsid w:val="00AE4192"/>
    <w:rsid w:val="00AE6232"/>
    <w:rsid w:val="00AE64B8"/>
    <w:rsid w:val="00AE6A57"/>
    <w:rsid w:val="00AF049F"/>
    <w:rsid w:val="00AF21A8"/>
    <w:rsid w:val="00AF23C7"/>
    <w:rsid w:val="00AF2875"/>
    <w:rsid w:val="00AF2FA4"/>
    <w:rsid w:val="00AF30B0"/>
    <w:rsid w:val="00AF33B9"/>
    <w:rsid w:val="00AF38DE"/>
    <w:rsid w:val="00AF3D9C"/>
    <w:rsid w:val="00AF7216"/>
    <w:rsid w:val="00AF752E"/>
    <w:rsid w:val="00B00AF2"/>
    <w:rsid w:val="00B00BDA"/>
    <w:rsid w:val="00B01288"/>
    <w:rsid w:val="00B02F16"/>
    <w:rsid w:val="00B034B3"/>
    <w:rsid w:val="00B039B9"/>
    <w:rsid w:val="00B041FD"/>
    <w:rsid w:val="00B04705"/>
    <w:rsid w:val="00B04FD2"/>
    <w:rsid w:val="00B055E3"/>
    <w:rsid w:val="00B072B3"/>
    <w:rsid w:val="00B073E1"/>
    <w:rsid w:val="00B07A5B"/>
    <w:rsid w:val="00B12230"/>
    <w:rsid w:val="00B12774"/>
    <w:rsid w:val="00B13365"/>
    <w:rsid w:val="00B1377D"/>
    <w:rsid w:val="00B13BDA"/>
    <w:rsid w:val="00B15EC5"/>
    <w:rsid w:val="00B15EDA"/>
    <w:rsid w:val="00B17548"/>
    <w:rsid w:val="00B1798E"/>
    <w:rsid w:val="00B17A6B"/>
    <w:rsid w:val="00B20556"/>
    <w:rsid w:val="00B205EF"/>
    <w:rsid w:val="00B2080D"/>
    <w:rsid w:val="00B2123A"/>
    <w:rsid w:val="00B21B5E"/>
    <w:rsid w:val="00B21C43"/>
    <w:rsid w:val="00B22819"/>
    <w:rsid w:val="00B22CF5"/>
    <w:rsid w:val="00B231F2"/>
    <w:rsid w:val="00B2337F"/>
    <w:rsid w:val="00B23420"/>
    <w:rsid w:val="00B243E9"/>
    <w:rsid w:val="00B2486A"/>
    <w:rsid w:val="00B2496B"/>
    <w:rsid w:val="00B24975"/>
    <w:rsid w:val="00B2526F"/>
    <w:rsid w:val="00B253E2"/>
    <w:rsid w:val="00B260AA"/>
    <w:rsid w:val="00B265BE"/>
    <w:rsid w:val="00B270E7"/>
    <w:rsid w:val="00B275EB"/>
    <w:rsid w:val="00B278A8"/>
    <w:rsid w:val="00B27BDE"/>
    <w:rsid w:val="00B30F15"/>
    <w:rsid w:val="00B310B5"/>
    <w:rsid w:val="00B31AF8"/>
    <w:rsid w:val="00B31C68"/>
    <w:rsid w:val="00B34E15"/>
    <w:rsid w:val="00B35A9A"/>
    <w:rsid w:val="00B36020"/>
    <w:rsid w:val="00B372DD"/>
    <w:rsid w:val="00B427FA"/>
    <w:rsid w:val="00B42FA4"/>
    <w:rsid w:val="00B43293"/>
    <w:rsid w:val="00B43969"/>
    <w:rsid w:val="00B43B82"/>
    <w:rsid w:val="00B44394"/>
    <w:rsid w:val="00B45699"/>
    <w:rsid w:val="00B456D0"/>
    <w:rsid w:val="00B45E7C"/>
    <w:rsid w:val="00B46D78"/>
    <w:rsid w:val="00B470E1"/>
    <w:rsid w:val="00B4723B"/>
    <w:rsid w:val="00B50414"/>
    <w:rsid w:val="00B5183A"/>
    <w:rsid w:val="00B51E5E"/>
    <w:rsid w:val="00B52D89"/>
    <w:rsid w:val="00B52FCD"/>
    <w:rsid w:val="00B53861"/>
    <w:rsid w:val="00B5408C"/>
    <w:rsid w:val="00B5655A"/>
    <w:rsid w:val="00B567EF"/>
    <w:rsid w:val="00B5684E"/>
    <w:rsid w:val="00B57185"/>
    <w:rsid w:val="00B57624"/>
    <w:rsid w:val="00B62766"/>
    <w:rsid w:val="00B62C6E"/>
    <w:rsid w:val="00B633CD"/>
    <w:rsid w:val="00B63AAF"/>
    <w:rsid w:val="00B63BBC"/>
    <w:rsid w:val="00B643A3"/>
    <w:rsid w:val="00B65F87"/>
    <w:rsid w:val="00B66BA9"/>
    <w:rsid w:val="00B66E33"/>
    <w:rsid w:val="00B70B6D"/>
    <w:rsid w:val="00B70E91"/>
    <w:rsid w:val="00B70F22"/>
    <w:rsid w:val="00B710EC"/>
    <w:rsid w:val="00B71965"/>
    <w:rsid w:val="00B7484F"/>
    <w:rsid w:val="00B75342"/>
    <w:rsid w:val="00B7571E"/>
    <w:rsid w:val="00B76DDB"/>
    <w:rsid w:val="00B772F9"/>
    <w:rsid w:val="00B7736A"/>
    <w:rsid w:val="00B776AE"/>
    <w:rsid w:val="00B779FF"/>
    <w:rsid w:val="00B77E43"/>
    <w:rsid w:val="00B77E79"/>
    <w:rsid w:val="00B804F3"/>
    <w:rsid w:val="00B805C6"/>
    <w:rsid w:val="00B81506"/>
    <w:rsid w:val="00B81D76"/>
    <w:rsid w:val="00B81DFD"/>
    <w:rsid w:val="00B82298"/>
    <w:rsid w:val="00B82FC8"/>
    <w:rsid w:val="00B83582"/>
    <w:rsid w:val="00B84256"/>
    <w:rsid w:val="00B84C84"/>
    <w:rsid w:val="00B84FEF"/>
    <w:rsid w:val="00B85159"/>
    <w:rsid w:val="00B8568D"/>
    <w:rsid w:val="00B856DB"/>
    <w:rsid w:val="00B858F1"/>
    <w:rsid w:val="00B85C4A"/>
    <w:rsid w:val="00B85CF9"/>
    <w:rsid w:val="00B85FD7"/>
    <w:rsid w:val="00B861E6"/>
    <w:rsid w:val="00B87CA4"/>
    <w:rsid w:val="00B90906"/>
    <w:rsid w:val="00B90AE1"/>
    <w:rsid w:val="00B91089"/>
    <w:rsid w:val="00B92356"/>
    <w:rsid w:val="00B92A07"/>
    <w:rsid w:val="00B9366F"/>
    <w:rsid w:val="00B936B1"/>
    <w:rsid w:val="00B94D10"/>
    <w:rsid w:val="00B97000"/>
    <w:rsid w:val="00B974CA"/>
    <w:rsid w:val="00B97B85"/>
    <w:rsid w:val="00B97FD8"/>
    <w:rsid w:val="00BA0942"/>
    <w:rsid w:val="00BA0DE8"/>
    <w:rsid w:val="00BA119E"/>
    <w:rsid w:val="00BA1D90"/>
    <w:rsid w:val="00BA1FF1"/>
    <w:rsid w:val="00BA3A48"/>
    <w:rsid w:val="00BA5285"/>
    <w:rsid w:val="00BA5680"/>
    <w:rsid w:val="00BA6131"/>
    <w:rsid w:val="00BB1353"/>
    <w:rsid w:val="00BB13D2"/>
    <w:rsid w:val="00BB1C2C"/>
    <w:rsid w:val="00BB3629"/>
    <w:rsid w:val="00BB412F"/>
    <w:rsid w:val="00BB43A4"/>
    <w:rsid w:val="00BB4C27"/>
    <w:rsid w:val="00BB579D"/>
    <w:rsid w:val="00BB65B5"/>
    <w:rsid w:val="00BB6775"/>
    <w:rsid w:val="00BB6F69"/>
    <w:rsid w:val="00BB6FB3"/>
    <w:rsid w:val="00BC0F2B"/>
    <w:rsid w:val="00BC12DD"/>
    <w:rsid w:val="00BC1B1F"/>
    <w:rsid w:val="00BC2260"/>
    <w:rsid w:val="00BC245C"/>
    <w:rsid w:val="00BC2647"/>
    <w:rsid w:val="00BC2936"/>
    <w:rsid w:val="00BC2A3C"/>
    <w:rsid w:val="00BC2DA4"/>
    <w:rsid w:val="00BC375B"/>
    <w:rsid w:val="00BC3E15"/>
    <w:rsid w:val="00BC566E"/>
    <w:rsid w:val="00BC58DB"/>
    <w:rsid w:val="00BC5DAD"/>
    <w:rsid w:val="00BC6FB9"/>
    <w:rsid w:val="00BC773C"/>
    <w:rsid w:val="00BD09E1"/>
    <w:rsid w:val="00BD1005"/>
    <w:rsid w:val="00BD19A0"/>
    <w:rsid w:val="00BD29CF"/>
    <w:rsid w:val="00BD3B7C"/>
    <w:rsid w:val="00BD511F"/>
    <w:rsid w:val="00BD5983"/>
    <w:rsid w:val="00BD64E6"/>
    <w:rsid w:val="00BD69C2"/>
    <w:rsid w:val="00BE0879"/>
    <w:rsid w:val="00BE11FF"/>
    <w:rsid w:val="00BE12A2"/>
    <w:rsid w:val="00BE14CB"/>
    <w:rsid w:val="00BE209E"/>
    <w:rsid w:val="00BE274D"/>
    <w:rsid w:val="00BE2FE7"/>
    <w:rsid w:val="00BE3EA9"/>
    <w:rsid w:val="00BE43EC"/>
    <w:rsid w:val="00BE45ED"/>
    <w:rsid w:val="00BE47F3"/>
    <w:rsid w:val="00BE4C65"/>
    <w:rsid w:val="00BE5365"/>
    <w:rsid w:val="00BE5409"/>
    <w:rsid w:val="00BE5C4B"/>
    <w:rsid w:val="00BE6796"/>
    <w:rsid w:val="00BE734D"/>
    <w:rsid w:val="00BE77CA"/>
    <w:rsid w:val="00BE79E3"/>
    <w:rsid w:val="00BF0E01"/>
    <w:rsid w:val="00BF0ED6"/>
    <w:rsid w:val="00BF188D"/>
    <w:rsid w:val="00BF20B6"/>
    <w:rsid w:val="00BF2645"/>
    <w:rsid w:val="00BF307E"/>
    <w:rsid w:val="00BF41CB"/>
    <w:rsid w:val="00BF4488"/>
    <w:rsid w:val="00BF4983"/>
    <w:rsid w:val="00BF532F"/>
    <w:rsid w:val="00BF5CAC"/>
    <w:rsid w:val="00BF633E"/>
    <w:rsid w:val="00BF7943"/>
    <w:rsid w:val="00BF7D5E"/>
    <w:rsid w:val="00C013B1"/>
    <w:rsid w:val="00C022B1"/>
    <w:rsid w:val="00C02E73"/>
    <w:rsid w:val="00C02F0A"/>
    <w:rsid w:val="00C0325F"/>
    <w:rsid w:val="00C037D8"/>
    <w:rsid w:val="00C03E8B"/>
    <w:rsid w:val="00C0451F"/>
    <w:rsid w:val="00C0484B"/>
    <w:rsid w:val="00C049DB"/>
    <w:rsid w:val="00C05C2C"/>
    <w:rsid w:val="00C066E0"/>
    <w:rsid w:val="00C06E1E"/>
    <w:rsid w:val="00C07F0F"/>
    <w:rsid w:val="00C11320"/>
    <w:rsid w:val="00C115A3"/>
    <w:rsid w:val="00C12673"/>
    <w:rsid w:val="00C12A0F"/>
    <w:rsid w:val="00C141A2"/>
    <w:rsid w:val="00C14EC6"/>
    <w:rsid w:val="00C15557"/>
    <w:rsid w:val="00C1631C"/>
    <w:rsid w:val="00C17B79"/>
    <w:rsid w:val="00C17F56"/>
    <w:rsid w:val="00C201FD"/>
    <w:rsid w:val="00C20205"/>
    <w:rsid w:val="00C20D33"/>
    <w:rsid w:val="00C2145A"/>
    <w:rsid w:val="00C21849"/>
    <w:rsid w:val="00C2226E"/>
    <w:rsid w:val="00C222A7"/>
    <w:rsid w:val="00C23FD2"/>
    <w:rsid w:val="00C24F2B"/>
    <w:rsid w:val="00C254AA"/>
    <w:rsid w:val="00C25BE7"/>
    <w:rsid w:val="00C26C62"/>
    <w:rsid w:val="00C26EAF"/>
    <w:rsid w:val="00C275F2"/>
    <w:rsid w:val="00C30A12"/>
    <w:rsid w:val="00C313D2"/>
    <w:rsid w:val="00C317B5"/>
    <w:rsid w:val="00C325AD"/>
    <w:rsid w:val="00C3350A"/>
    <w:rsid w:val="00C35880"/>
    <w:rsid w:val="00C36994"/>
    <w:rsid w:val="00C36CDB"/>
    <w:rsid w:val="00C37077"/>
    <w:rsid w:val="00C37AE2"/>
    <w:rsid w:val="00C40084"/>
    <w:rsid w:val="00C402B8"/>
    <w:rsid w:val="00C4088B"/>
    <w:rsid w:val="00C40C92"/>
    <w:rsid w:val="00C41AA5"/>
    <w:rsid w:val="00C41EAC"/>
    <w:rsid w:val="00C423FB"/>
    <w:rsid w:val="00C430F4"/>
    <w:rsid w:val="00C43505"/>
    <w:rsid w:val="00C44423"/>
    <w:rsid w:val="00C44B73"/>
    <w:rsid w:val="00C452E0"/>
    <w:rsid w:val="00C47D00"/>
    <w:rsid w:val="00C516FF"/>
    <w:rsid w:val="00C51CB2"/>
    <w:rsid w:val="00C52606"/>
    <w:rsid w:val="00C543FF"/>
    <w:rsid w:val="00C55D01"/>
    <w:rsid w:val="00C56319"/>
    <w:rsid w:val="00C57677"/>
    <w:rsid w:val="00C6011F"/>
    <w:rsid w:val="00C60F0E"/>
    <w:rsid w:val="00C622CF"/>
    <w:rsid w:val="00C6536B"/>
    <w:rsid w:val="00C653F7"/>
    <w:rsid w:val="00C663A6"/>
    <w:rsid w:val="00C663B3"/>
    <w:rsid w:val="00C664BE"/>
    <w:rsid w:val="00C667A5"/>
    <w:rsid w:val="00C67F8A"/>
    <w:rsid w:val="00C70166"/>
    <w:rsid w:val="00C709B1"/>
    <w:rsid w:val="00C70AFF"/>
    <w:rsid w:val="00C7119D"/>
    <w:rsid w:val="00C71755"/>
    <w:rsid w:val="00C73911"/>
    <w:rsid w:val="00C73D93"/>
    <w:rsid w:val="00C748C6"/>
    <w:rsid w:val="00C7513C"/>
    <w:rsid w:val="00C754AB"/>
    <w:rsid w:val="00C75EAD"/>
    <w:rsid w:val="00C80C6F"/>
    <w:rsid w:val="00C8132C"/>
    <w:rsid w:val="00C81381"/>
    <w:rsid w:val="00C8170F"/>
    <w:rsid w:val="00C81A80"/>
    <w:rsid w:val="00C82975"/>
    <w:rsid w:val="00C82E0B"/>
    <w:rsid w:val="00C82EEB"/>
    <w:rsid w:val="00C833EF"/>
    <w:rsid w:val="00C84A84"/>
    <w:rsid w:val="00C853C1"/>
    <w:rsid w:val="00C85E7F"/>
    <w:rsid w:val="00C8637D"/>
    <w:rsid w:val="00C868A9"/>
    <w:rsid w:val="00C86C4B"/>
    <w:rsid w:val="00C86CD9"/>
    <w:rsid w:val="00C9126A"/>
    <w:rsid w:val="00C92056"/>
    <w:rsid w:val="00C9257E"/>
    <w:rsid w:val="00C92AF5"/>
    <w:rsid w:val="00C92E7D"/>
    <w:rsid w:val="00C93CCE"/>
    <w:rsid w:val="00C948CF"/>
    <w:rsid w:val="00C94CEB"/>
    <w:rsid w:val="00C95B68"/>
    <w:rsid w:val="00C96538"/>
    <w:rsid w:val="00C96B02"/>
    <w:rsid w:val="00C973DC"/>
    <w:rsid w:val="00C97636"/>
    <w:rsid w:val="00C976F3"/>
    <w:rsid w:val="00C97EBA"/>
    <w:rsid w:val="00CA051F"/>
    <w:rsid w:val="00CA0C46"/>
    <w:rsid w:val="00CA0F4F"/>
    <w:rsid w:val="00CA1700"/>
    <w:rsid w:val="00CA1B34"/>
    <w:rsid w:val="00CA20F6"/>
    <w:rsid w:val="00CA2F86"/>
    <w:rsid w:val="00CA459A"/>
    <w:rsid w:val="00CA4B1D"/>
    <w:rsid w:val="00CA53FD"/>
    <w:rsid w:val="00CA6096"/>
    <w:rsid w:val="00CA628C"/>
    <w:rsid w:val="00CA71E6"/>
    <w:rsid w:val="00CB06F0"/>
    <w:rsid w:val="00CB0A6D"/>
    <w:rsid w:val="00CB1A1E"/>
    <w:rsid w:val="00CB2B66"/>
    <w:rsid w:val="00CB42C6"/>
    <w:rsid w:val="00CB5CD2"/>
    <w:rsid w:val="00CB6666"/>
    <w:rsid w:val="00CB6C93"/>
    <w:rsid w:val="00CB7663"/>
    <w:rsid w:val="00CB7C6F"/>
    <w:rsid w:val="00CC034D"/>
    <w:rsid w:val="00CC08AB"/>
    <w:rsid w:val="00CC0BB9"/>
    <w:rsid w:val="00CC15AA"/>
    <w:rsid w:val="00CC2272"/>
    <w:rsid w:val="00CC2723"/>
    <w:rsid w:val="00CC2E7C"/>
    <w:rsid w:val="00CC30EB"/>
    <w:rsid w:val="00CC31B0"/>
    <w:rsid w:val="00CC31D0"/>
    <w:rsid w:val="00CC4689"/>
    <w:rsid w:val="00CC48ED"/>
    <w:rsid w:val="00CC4C7F"/>
    <w:rsid w:val="00CC5822"/>
    <w:rsid w:val="00CC5A73"/>
    <w:rsid w:val="00CC5FEC"/>
    <w:rsid w:val="00CC713C"/>
    <w:rsid w:val="00CD17D9"/>
    <w:rsid w:val="00CD2AE0"/>
    <w:rsid w:val="00CD3DB7"/>
    <w:rsid w:val="00CD41AE"/>
    <w:rsid w:val="00CD499E"/>
    <w:rsid w:val="00CD61D4"/>
    <w:rsid w:val="00CD66E3"/>
    <w:rsid w:val="00CD6A67"/>
    <w:rsid w:val="00CD6C18"/>
    <w:rsid w:val="00CE06A8"/>
    <w:rsid w:val="00CE081C"/>
    <w:rsid w:val="00CE0F5A"/>
    <w:rsid w:val="00CE1647"/>
    <w:rsid w:val="00CE1D4E"/>
    <w:rsid w:val="00CE207A"/>
    <w:rsid w:val="00CE2CC7"/>
    <w:rsid w:val="00CE320F"/>
    <w:rsid w:val="00CE387E"/>
    <w:rsid w:val="00CE3C06"/>
    <w:rsid w:val="00CE48E1"/>
    <w:rsid w:val="00CE4E47"/>
    <w:rsid w:val="00CE58BE"/>
    <w:rsid w:val="00CE6826"/>
    <w:rsid w:val="00CE68C4"/>
    <w:rsid w:val="00CE6F4F"/>
    <w:rsid w:val="00CE7472"/>
    <w:rsid w:val="00CF24A1"/>
    <w:rsid w:val="00CF48D1"/>
    <w:rsid w:val="00CF4EB8"/>
    <w:rsid w:val="00CF5118"/>
    <w:rsid w:val="00CF52A2"/>
    <w:rsid w:val="00CF73BA"/>
    <w:rsid w:val="00D00077"/>
    <w:rsid w:val="00D00E7F"/>
    <w:rsid w:val="00D01271"/>
    <w:rsid w:val="00D013AE"/>
    <w:rsid w:val="00D0248B"/>
    <w:rsid w:val="00D024A4"/>
    <w:rsid w:val="00D02E42"/>
    <w:rsid w:val="00D031F9"/>
    <w:rsid w:val="00D03EE2"/>
    <w:rsid w:val="00D051ED"/>
    <w:rsid w:val="00D0546B"/>
    <w:rsid w:val="00D06388"/>
    <w:rsid w:val="00D06835"/>
    <w:rsid w:val="00D069BE"/>
    <w:rsid w:val="00D07357"/>
    <w:rsid w:val="00D073F9"/>
    <w:rsid w:val="00D07738"/>
    <w:rsid w:val="00D07DAF"/>
    <w:rsid w:val="00D10E49"/>
    <w:rsid w:val="00D11C01"/>
    <w:rsid w:val="00D1207E"/>
    <w:rsid w:val="00D120E6"/>
    <w:rsid w:val="00D131D3"/>
    <w:rsid w:val="00D13B9E"/>
    <w:rsid w:val="00D14051"/>
    <w:rsid w:val="00D14FAB"/>
    <w:rsid w:val="00D1534C"/>
    <w:rsid w:val="00D15A42"/>
    <w:rsid w:val="00D15C08"/>
    <w:rsid w:val="00D15F25"/>
    <w:rsid w:val="00D167CA"/>
    <w:rsid w:val="00D169EB"/>
    <w:rsid w:val="00D1720A"/>
    <w:rsid w:val="00D17CF4"/>
    <w:rsid w:val="00D200BC"/>
    <w:rsid w:val="00D22215"/>
    <w:rsid w:val="00D22E09"/>
    <w:rsid w:val="00D239B7"/>
    <w:rsid w:val="00D23C23"/>
    <w:rsid w:val="00D24528"/>
    <w:rsid w:val="00D2469A"/>
    <w:rsid w:val="00D246F8"/>
    <w:rsid w:val="00D2483B"/>
    <w:rsid w:val="00D25BA3"/>
    <w:rsid w:val="00D27182"/>
    <w:rsid w:val="00D3051D"/>
    <w:rsid w:val="00D319B4"/>
    <w:rsid w:val="00D32309"/>
    <w:rsid w:val="00D32987"/>
    <w:rsid w:val="00D34DB0"/>
    <w:rsid w:val="00D34ED4"/>
    <w:rsid w:val="00D35398"/>
    <w:rsid w:val="00D361B0"/>
    <w:rsid w:val="00D375BA"/>
    <w:rsid w:val="00D376CB"/>
    <w:rsid w:val="00D41DB9"/>
    <w:rsid w:val="00D42109"/>
    <w:rsid w:val="00D42E8F"/>
    <w:rsid w:val="00D4321D"/>
    <w:rsid w:val="00D43479"/>
    <w:rsid w:val="00D43506"/>
    <w:rsid w:val="00D43937"/>
    <w:rsid w:val="00D43AED"/>
    <w:rsid w:val="00D43B91"/>
    <w:rsid w:val="00D43EAD"/>
    <w:rsid w:val="00D445AD"/>
    <w:rsid w:val="00D44DE2"/>
    <w:rsid w:val="00D451C1"/>
    <w:rsid w:val="00D452D1"/>
    <w:rsid w:val="00D45C10"/>
    <w:rsid w:val="00D46DA9"/>
    <w:rsid w:val="00D50036"/>
    <w:rsid w:val="00D517F6"/>
    <w:rsid w:val="00D533BA"/>
    <w:rsid w:val="00D538D1"/>
    <w:rsid w:val="00D53C0D"/>
    <w:rsid w:val="00D54547"/>
    <w:rsid w:val="00D5473E"/>
    <w:rsid w:val="00D55CD0"/>
    <w:rsid w:val="00D56AD3"/>
    <w:rsid w:val="00D6047D"/>
    <w:rsid w:val="00D609A4"/>
    <w:rsid w:val="00D60E4D"/>
    <w:rsid w:val="00D60FD4"/>
    <w:rsid w:val="00D6129E"/>
    <w:rsid w:val="00D612F0"/>
    <w:rsid w:val="00D626E9"/>
    <w:rsid w:val="00D62C00"/>
    <w:rsid w:val="00D63035"/>
    <w:rsid w:val="00D63792"/>
    <w:rsid w:val="00D637C2"/>
    <w:rsid w:val="00D63985"/>
    <w:rsid w:val="00D64E89"/>
    <w:rsid w:val="00D650A6"/>
    <w:rsid w:val="00D65426"/>
    <w:rsid w:val="00D65FD7"/>
    <w:rsid w:val="00D6606D"/>
    <w:rsid w:val="00D66A9A"/>
    <w:rsid w:val="00D67BF3"/>
    <w:rsid w:val="00D7043F"/>
    <w:rsid w:val="00D70E34"/>
    <w:rsid w:val="00D713CB"/>
    <w:rsid w:val="00D715EA"/>
    <w:rsid w:val="00D72910"/>
    <w:rsid w:val="00D72AEA"/>
    <w:rsid w:val="00D72F26"/>
    <w:rsid w:val="00D73D7A"/>
    <w:rsid w:val="00D74F32"/>
    <w:rsid w:val="00D75633"/>
    <w:rsid w:val="00D75ABC"/>
    <w:rsid w:val="00D76365"/>
    <w:rsid w:val="00D76428"/>
    <w:rsid w:val="00D76987"/>
    <w:rsid w:val="00D76C85"/>
    <w:rsid w:val="00D80550"/>
    <w:rsid w:val="00D80E55"/>
    <w:rsid w:val="00D81BDB"/>
    <w:rsid w:val="00D81C8D"/>
    <w:rsid w:val="00D81DC9"/>
    <w:rsid w:val="00D83512"/>
    <w:rsid w:val="00D84264"/>
    <w:rsid w:val="00D856B9"/>
    <w:rsid w:val="00D859AB"/>
    <w:rsid w:val="00D86188"/>
    <w:rsid w:val="00D8647F"/>
    <w:rsid w:val="00D86FC8"/>
    <w:rsid w:val="00D87AF2"/>
    <w:rsid w:val="00D90F8B"/>
    <w:rsid w:val="00D91129"/>
    <w:rsid w:val="00D91170"/>
    <w:rsid w:val="00D911D2"/>
    <w:rsid w:val="00D9147B"/>
    <w:rsid w:val="00D91DDA"/>
    <w:rsid w:val="00D92111"/>
    <w:rsid w:val="00D927FD"/>
    <w:rsid w:val="00D9325E"/>
    <w:rsid w:val="00D93BA2"/>
    <w:rsid w:val="00D942BF"/>
    <w:rsid w:val="00D94720"/>
    <w:rsid w:val="00D958FA"/>
    <w:rsid w:val="00D95CE7"/>
    <w:rsid w:val="00D96DC8"/>
    <w:rsid w:val="00D973D5"/>
    <w:rsid w:val="00D97F54"/>
    <w:rsid w:val="00DA05E1"/>
    <w:rsid w:val="00DA0AE9"/>
    <w:rsid w:val="00DA1231"/>
    <w:rsid w:val="00DA1C82"/>
    <w:rsid w:val="00DA20E2"/>
    <w:rsid w:val="00DA2517"/>
    <w:rsid w:val="00DA26D0"/>
    <w:rsid w:val="00DA3116"/>
    <w:rsid w:val="00DA5CE2"/>
    <w:rsid w:val="00DA7A44"/>
    <w:rsid w:val="00DB046B"/>
    <w:rsid w:val="00DB2141"/>
    <w:rsid w:val="00DB45F6"/>
    <w:rsid w:val="00DB526F"/>
    <w:rsid w:val="00DB5B17"/>
    <w:rsid w:val="00DB6659"/>
    <w:rsid w:val="00DB699F"/>
    <w:rsid w:val="00DB7059"/>
    <w:rsid w:val="00DB7EA5"/>
    <w:rsid w:val="00DC0189"/>
    <w:rsid w:val="00DC0E14"/>
    <w:rsid w:val="00DC16C2"/>
    <w:rsid w:val="00DC16CE"/>
    <w:rsid w:val="00DC233A"/>
    <w:rsid w:val="00DC267D"/>
    <w:rsid w:val="00DC2F82"/>
    <w:rsid w:val="00DC336A"/>
    <w:rsid w:val="00DC3772"/>
    <w:rsid w:val="00DC4BA2"/>
    <w:rsid w:val="00DC4BC1"/>
    <w:rsid w:val="00DC5593"/>
    <w:rsid w:val="00DC56AC"/>
    <w:rsid w:val="00DC6047"/>
    <w:rsid w:val="00DC76AC"/>
    <w:rsid w:val="00DD0086"/>
    <w:rsid w:val="00DD2D24"/>
    <w:rsid w:val="00DD350E"/>
    <w:rsid w:val="00DD4973"/>
    <w:rsid w:val="00DD5C46"/>
    <w:rsid w:val="00DD6129"/>
    <w:rsid w:val="00DD6362"/>
    <w:rsid w:val="00DD657A"/>
    <w:rsid w:val="00DE0433"/>
    <w:rsid w:val="00DE0642"/>
    <w:rsid w:val="00DE08EC"/>
    <w:rsid w:val="00DE0E0B"/>
    <w:rsid w:val="00DE1BE4"/>
    <w:rsid w:val="00DE2454"/>
    <w:rsid w:val="00DE2966"/>
    <w:rsid w:val="00DE2CC7"/>
    <w:rsid w:val="00DE3C36"/>
    <w:rsid w:val="00DE4634"/>
    <w:rsid w:val="00DE497E"/>
    <w:rsid w:val="00DE5066"/>
    <w:rsid w:val="00DE5F49"/>
    <w:rsid w:val="00DE6583"/>
    <w:rsid w:val="00DE6670"/>
    <w:rsid w:val="00DE6C91"/>
    <w:rsid w:val="00DE71FB"/>
    <w:rsid w:val="00DE7B35"/>
    <w:rsid w:val="00DE7DC5"/>
    <w:rsid w:val="00DF04D2"/>
    <w:rsid w:val="00DF17E7"/>
    <w:rsid w:val="00DF24D7"/>
    <w:rsid w:val="00DF25F0"/>
    <w:rsid w:val="00DF263B"/>
    <w:rsid w:val="00DF2931"/>
    <w:rsid w:val="00DF2BE1"/>
    <w:rsid w:val="00DF460F"/>
    <w:rsid w:val="00DF5A3E"/>
    <w:rsid w:val="00DF6B17"/>
    <w:rsid w:val="00DF6DFF"/>
    <w:rsid w:val="00DF6EC3"/>
    <w:rsid w:val="00DF70E2"/>
    <w:rsid w:val="00DF7662"/>
    <w:rsid w:val="00DF78D4"/>
    <w:rsid w:val="00E000B8"/>
    <w:rsid w:val="00E001AD"/>
    <w:rsid w:val="00E016CF"/>
    <w:rsid w:val="00E026C5"/>
    <w:rsid w:val="00E02E7B"/>
    <w:rsid w:val="00E03F46"/>
    <w:rsid w:val="00E04A93"/>
    <w:rsid w:val="00E051F2"/>
    <w:rsid w:val="00E07501"/>
    <w:rsid w:val="00E0781B"/>
    <w:rsid w:val="00E07F7C"/>
    <w:rsid w:val="00E10F22"/>
    <w:rsid w:val="00E12B14"/>
    <w:rsid w:val="00E12EDF"/>
    <w:rsid w:val="00E13112"/>
    <w:rsid w:val="00E134F4"/>
    <w:rsid w:val="00E1467F"/>
    <w:rsid w:val="00E148F6"/>
    <w:rsid w:val="00E1621E"/>
    <w:rsid w:val="00E166A0"/>
    <w:rsid w:val="00E16D5E"/>
    <w:rsid w:val="00E205D5"/>
    <w:rsid w:val="00E20AE2"/>
    <w:rsid w:val="00E244F9"/>
    <w:rsid w:val="00E246F2"/>
    <w:rsid w:val="00E26515"/>
    <w:rsid w:val="00E26E81"/>
    <w:rsid w:val="00E3077B"/>
    <w:rsid w:val="00E30F81"/>
    <w:rsid w:val="00E31868"/>
    <w:rsid w:val="00E31B79"/>
    <w:rsid w:val="00E3204D"/>
    <w:rsid w:val="00E32F06"/>
    <w:rsid w:val="00E3301E"/>
    <w:rsid w:val="00E33109"/>
    <w:rsid w:val="00E33301"/>
    <w:rsid w:val="00E33671"/>
    <w:rsid w:val="00E33F5A"/>
    <w:rsid w:val="00E346B3"/>
    <w:rsid w:val="00E34A6A"/>
    <w:rsid w:val="00E3564E"/>
    <w:rsid w:val="00E358C0"/>
    <w:rsid w:val="00E35902"/>
    <w:rsid w:val="00E359B5"/>
    <w:rsid w:val="00E367C1"/>
    <w:rsid w:val="00E36896"/>
    <w:rsid w:val="00E368D9"/>
    <w:rsid w:val="00E379B2"/>
    <w:rsid w:val="00E37C66"/>
    <w:rsid w:val="00E37FFC"/>
    <w:rsid w:val="00E407B2"/>
    <w:rsid w:val="00E4119D"/>
    <w:rsid w:val="00E42117"/>
    <w:rsid w:val="00E42B61"/>
    <w:rsid w:val="00E42E52"/>
    <w:rsid w:val="00E42FFF"/>
    <w:rsid w:val="00E43733"/>
    <w:rsid w:val="00E4379E"/>
    <w:rsid w:val="00E43FAD"/>
    <w:rsid w:val="00E44533"/>
    <w:rsid w:val="00E456F1"/>
    <w:rsid w:val="00E45ABB"/>
    <w:rsid w:val="00E46B47"/>
    <w:rsid w:val="00E46CC9"/>
    <w:rsid w:val="00E47B5F"/>
    <w:rsid w:val="00E47DF9"/>
    <w:rsid w:val="00E50E36"/>
    <w:rsid w:val="00E516E5"/>
    <w:rsid w:val="00E5260D"/>
    <w:rsid w:val="00E52742"/>
    <w:rsid w:val="00E534D5"/>
    <w:rsid w:val="00E536F9"/>
    <w:rsid w:val="00E5415E"/>
    <w:rsid w:val="00E5511C"/>
    <w:rsid w:val="00E551CD"/>
    <w:rsid w:val="00E5655D"/>
    <w:rsid w:val="00E57DE5"/>
    <w:rsid w:val="00E57DFF"/>
    <w:rsid w:val="00E60089"/>
    <w:rsid w:val="00E6024B"/>
    <w:rsid w:val="00E612F5"/>
    <w:rsid w:val="00E623B2"/>
    <w:rsid w:val="00E6258F"/>
    <w:rsid w:val="00E62826"/>
    <w:rsid w:val="00E644AF"/>
    <w:rsid w:val="00E646A3"/>
    <w:rsid w:val="00E66AD4"/>
    <w:rsid w:val="00E707E9"/>
    <w:rsid w:val="00E70D4F"/>
    <w:rsid w:val="00E717A0"/>
    <w:rsid w:val="00E73D24"/>
    <w:rsid w:val="00E73F8C"/>
    <w:rsid w:val="00E73FB2"/>
    <w:rsid w:val="00E745BD"/>
    <w:rsid w:val="00E76098"/>
    <w:rsid w:val="00E767AF"/>
    <w:rsid w:val="00E769EA"/>
    <w:rsid w:val="00E77531"/>
    <w:rsid w:val="00E7765F"/>
    <w:rsid w:val="00E77813"/>
    <w:rsid w:val="00E77B18"/>
    <w:rsid w:val="00E80050"/>
    <w:rsid w:val="00E81008"/>
    <w:rsid w:val="00E810F5"/>
    <w:rsid w:val="00E81E90"/>
    <w:rsid w:val="00E838F5"/>
    <w:rsid w:val="00E83D2E"/>
    <w:rsid w:val="00E843DB"/>
    <w:rsid w:val="00E84987"/>
    <w:rsid w:val="00E85205"/>
    <w:rsid w:val="00E86933"/>
    <w:rsid w:val="00E86CEB"/>
    <w:rsid w:val="00E87EF5"/>
    <w:rsid w:val="00E91B2B"/>
    <w:rsid w:val="00E932EA"/>
    <w:rsid w:val="00E937D0"/>
    <w:rsid w:val="00E938FD"/>
    <w:rsid w:val="00E94593"/>
    <w:rsid w:val="00E94DF9"/>
    <w:rsid w:val="00E95144"/>
    <w:rsid w:val="00E96073"/>
    <w:rsid w:val="00E96165"/>
    <w:rsid w:val="00E97052"/>
    <w:rsid w:val="00E97BB7"/>
    <w:rsid w:val="00EA03FE"/>
    <w:rsid w:val="00EA0884"/>
    <w:rsid w:val="00EA0D6F"/>
    <w:rsid w:val="00EA1A0C"/>
    <w:rsid w:val="00EA3C3C"/>
    <w:rsid w:val="00EA3DE3"/>
    <w:rsid w:val="00EA4045"/>
    <w:rsid w:val="00EA5360"/>
    <w:rsid w:val="00EA5499"/>
    <w:rsid w:val="00EA5CBC"/>
    <w:rsid w:val="00EA630A"/>
    <w:rsid w:val="00EB0101"/>
    <w:rsid w:val="00EB172E"/>
    <w:rsid w:val="00EB19D4"/>
    <w:rsid w:val="00EB1FBA"/>
    <w:rsid w:val="00EB3A76"/>
    <w:rsid w:val="00EB4DBD"/>
    <w:rsid w:val="00EB4F2C"/>
    <w:rsid w:val="00EB5E44"/>
    <w:rsid w:val="00EB68FD"/>
    <w:rsid w:val="00EB76A3"/>
    <w:rsid w:val="00EC02F1"/>
    <w:rsid w:val="00EC0C84"/>
    <w:rsid w:val="00EC0F8A"/>
    <w:rsid w:val="00EC1712"/>
    <w:rsid w:val="00EC2CE4"/>
    <w:rsid w:val="00EC2E4E"/>
    <w:rsid w:val="00EC37F8"/>
    <w:rsid w:val="00EC41AF"/>
    <w:rsid w:val="00EC4277"/>
    <w:rsid w:val="00EC4C76"/>
    <w:rsid w:val="00EC4D9D"/>
    <w:rsid w:val="00EC4DCE"/>
    <w:rsid w:val="00EC5351"/>
    <w:rsid w:val="00EC6264"/>
    <w:rsid w:val="00EC72F7"/>
    <w:rsid w:val="00ED0F6D"/>
    <w:rsid w:val="00ED14C4"/>
    <w:rsid w:val="00ED27D8"/>
    <w:rsid w:val="00ED31D3"/>
    <w:rsid w:val="00ED382D"/>
    <w:rsid w:val="00ED3AB8"/>
    <w:rsid w:val="00ED4009"/>
    <w:rsid w:val="00ED4D08"/>
    <w:rsid w:val="00ED50FD"/>
    <w:rsid w:val="00ED513C"/>
    <w:rsid w:val="00ED57E5"/>
    <w:rsid w:val="00ED7687"/>
    <w:rsid w:val="00ED7FE7"/>
    <w:rsid w:val="00EE025C"/>
    <w:rsid w:val="00EE098E"/>
    <w:rsid w:val="00EE0A97"/>
    <w:rsid w:val="00EE0D0C"/>
    <w:rsid w:val="00EE1B7B"/>
    <w:rsid w:val="00EE22FA"/>
    <w:rsid w:val="00EE28E3"/>
    <w:rsid w:val="00EE2F7D"/>
    <w:rsid w:val="00EE3950"/>
    <w:rsid w:val="00EE40D6"/>
    <w:rsid w:val="00EE4C09"/>
    <w:rsid w:val="00EE5FB7"/>
    <w:rsid w:val="00EE6305"/>
    <w:rsid w:val="00EE64EE"/>
    <w:rsid w:val="00EE653B"/>
    <w:rsid w:val="00EE65DB"/>
    <w:rsid w:val="00EE6B1F"/>
    <w:rsid w:val="00EE6FE8"/>
    <w:rsid w:val="00EE7683"/>
    <w:rsid w:val="00EF0189"/>
    <w:rsid w:val="00EF0974"/>
    <w:rsid w:val="00EF0985"/>
    <w:rsid w:val="00EF1294"/>
    <w:rsid w:val="00EF21B6"/>
    <w:rsid w:val="00EF291B"/>
    <w:rsid w:val="00EF3463"/>
    <w:rsid w:val="00EF42E9"/>
    <w:rsid w:val="00EF516D"/>
    <w:rsid w:val="00EF5459"/>
    <w:rsid w:val="00EF5EFC"/>
    <w:rsid w:val="00EF6B38"/>
    <w:rsid w:val="00EF764C"/>
    <w:rsid w:val="00EF7C05"/>
    <w:rsid w:val="00F001D1"/>
    <w:rsid w:val="00F00716"/>
    <w:rsid w:val="00F03C80"/>
    <w:rsid w:val="00F04AFC"/>
    <w:rsid w:val="00F04D26"/>
    <w:rsid w:val="00F05A2E"/>
    <w:rsid w:val="00F05C45"/>
    <w:rsid w:val="00F05DC6"/>
    <w:rsid w:val="00F07072"/>
    <w:rsid w:val="00F07EA4"/>
    <w:rsid w:val="00F105AF"/>
    <w:rsid w:val="00F127CA"/>
    <w:rsid w:val="00F12F50"/>
    <w:rsid w:val="00F13ACE"/>
    <w:rsid w:val="00F14160"/>
    <w:rsid w:val="00F14FF3"/>
    <w:rsid w:val="00F15147"/>
    <w:rsid w:val="00F165B5"/>
    <w:rsid w:val="00F17048"/>
    <w:rsid w:val="00F17555"/>
    <w:rsid w:val="00F20039"/>
    <w:rsid w:val="00F2097E"/>
    <w:rsid w:val="00F217A6"/>
    <w:rsid w:val="00F244B1"/>
    <w:rsid w:val="00F24FA8"/>
    <w:rsid w:val="00F270B1"/>
    <w:rsid w:val="00F300D7"/>
    <w:rsid w:val="00F324E1"/>
    <w:rsid w:val="00F33260"/>
    <w:rsid w:val="00F33483"/>
    <w:rsid w:val="00F3422A"/>
    <w:rsid w:val="00F34E70"/>
    <w:rsid w:val="00F356BB"/>
    <w:rsid w:val="00F359B1"/>
    <w:rsid w:val="00F37431"/>
    <w:rsid w:val="00F37C52"/>
    <w:rsid w:val="00F37D6A"/>
    <w:rsid w:val="00F41B0C"/>
    <w:rsid w:val="00F424AC"/>
    <w:rsid w:val="00F424EA"/>
    <w:rsid w:val="00F426D3"/>
    <w:rsid w:val="00F427C1"/>
    <w:rsid w:val="00F432F5"/>
    <w:rsid w:val="00F43C54"/>
    <w:rsid w:val="00F440CB"/>
    <w:rsid w:val="00F4459C"/>
    <w:rsid w:val="00F45309"/>
    <w:rsid w:val="00F45749"/>
    <w:rsid w:val="00F45774"/>
    <w:rsid w:val="00F4596B"/>
    <w:rsid w:val="00F46230"/>
    <w:rsid w:val="00F46233"/>
    <w:rsid w:val="00F46AFA"/>
    <w:rsid w:val="00F507B0"/>
    <w:rsid w:val="00F50EE5"/>
    <w:rsid w:val="00F51B48"/>
    <w:rsid w:val="00F51DAE"/>
    <w:rsid w:val="00F520CC"/>
    <w:rsid w:val="00F522EE"/>
    <w:rsid w:val="00F52CDF"/>
    <w:rsid w:val="00F537B7"/>
    <w:rsid w:val="00F540DD"/>
    <w:rsid w:val="00F5440B"/>
    <w:rsid w:val="00F5470D"/>
    <w:rsid w:val="00F5508B"/>
    <w:rsid w:val="00F554B6"/>
    <w:rsid w:val="00F5697C"/>
    <w:rsid w:val="00F5792A"/>
    <w:rsid w:val="00F57E67"/>
    <w:rsid w:val="00F60783"/>
    <w:rsid w:val="00F60833"/>
    <w:rsid w:val="00F6100D"/>
    <w:rsid w:val="00F6335E"/>
    <w:rsid w:val="00F63610"/>
    <w:rsid w:val="00F6361F"/>
    <w:rsid w:val="00F6377D"/>
    <w:rsid w:val="00F64515"/>
    <w:rsid w:val="00F6471B"/>
    <w:rsid w:val="00F64D3B"/>
    <w:rsid w:val="00F64E3E"/>
    <w:rsid w:val="00F65389"/>
    <w:rsid w:val="00F6609F"/>
    <w:rsid w:val="00F67138"/>
    <w:rsid w:val="00F674FB"/>
    <w:rsid w:val="00F679CC"/>
    <w:rsid w:val="00F701A7"/>
    <w:rsid w:val="00F70835"/>
    <w:rsid w:val="00F72C12"/>
    <w:rsid w:val="00F73CBD"/>
    <w:rsid w:val="00F74FE6"/>
    <w:rsid w:val="00F752B6"/>
    <w:rsid w:val="00F75D67"/>
    <w:rsid w:val="00F76184"/>
    <w:rsid w:val="00F766A3"/>
    <w:rsid w:val="00F767E7"/>
    <w:rsid w:val="00F76DD9"/>
    <w:rsid w:val="00F77CC3"/>
    <w:rsid w:val="00F80153"/>
    <w:rsid w:val="00F805CD"/>
    <w:rsid w:val="00F8060E"/>
    <w:rsid w:val="00F814DF"/>
    <w:rsid w:val="00F82BB4"/>
    <w:rsid w:val="00F82ECA"/>
    <w:rsid w:val="00F830B9"/>
    <w:rsid w:val="00F8322C"/>
    <w:rsid w:val="00F8325A"/>
    <w:rsid w:val="00F8355A"/>
    <w:rsid w:val="00F83802"/>
    <w:rsid w:val="00F83D3F"/>
    <w:rsid w:val="00F840DE"/>
    <w:rsid w:val="00F8420A"/>
    <w:rsid w:val="00F85010"/>
    <w:rsid w:val="00F8533D"/>
    <w:rsid w:val="00F85CB3"/>
    <w:rsid w:val="00F875B7"/>
    <w:rsid w:val="00F8774C"/>
    <w:rsid w:val="00F87DF3"/>
    <w:rsid w:val="00F87F05"/>
    <w:rsid w:val="00F906A9"/>
    <w:rsid w:val="00F90C74"/>
    <w:rsid w:val="00F90FCF"/>
    <w:rsid w:val="00F91071"/>
    <w:rsid w:val="00F918D8"/>
    <w:rsid w:val="00F92B3D"/>
    <w:rsid w:val="00F9398B"/>
    <w:rsid w:val="00F93D96"/>
    <w:rsid w:val="00FA0473"/>
    <w:rsid w:val="00FA0BCF"/>
    <w:rsid w:val="00FA13DE"/>
    <w:rsid w:val="00FA14DB"/>
    <w:rsid w:val="00FA17A1"/>
    <w:rsid w:val="00FA22E9"/>
    <w:rsid w:val="00FA2D43"/>
    <w:rsid w:val="00FA2F8B"/>
    <w:rsid w:val="00FA372C"/>
    <w:rsid w:val="00FA52AD"/>
    <w:rsid w:val="00FA619F"/>
    <w:rsid w:val="00FA66D8"/>
    <w:rsid w:val="00FA6A47"/>
    <w:rsid w:val="00FA732F"/>
    <w:rsid w:val="00FB067C"/>
    <w:rsid w:val="00FB131D"/>
    <w:rsid w:val="00FB14CB"/>
    <w:rsid w:val="00FB1F88"/>
    <w:rsid w:val="00FB20E1"/>
    <w:rsid w:val="00FB24B6"/>
    <w:rsid w:val="00FB2FB9"/>
    <w:rsid w:val="00FB304C"/>
    <w:rsid w:val="00FB33A3"/>
    <w:rsid w:val="00FB3D37"/>
    <w:rsid w:val="00FB4093"/>
    <w:rsid w:val="00FB4D93"/>
    <w:rsid w:val="00FB6028"/>
    <w:rsid w:val="00FB6D5F"/>
    <w:rsid w:val="00FB701C"/>
    <w:rsid w:val="00FC0498"/>
    <w:rsid w:val="00FC04A8"/>
    <w:rsid w:val="00FC0898"/>
    <w:rsid w:val="00FC0DF6"/>
    <w:rsid w:val="00FC157C"/>
    <w:rsid w:val="00FC1E61"/>
    <w:rsid w:val="00FC32A0"/>
    <w:rsid w:val="00FC400D"/>
    <w:rsid w:val="00FD05A1"/>
    <w:rsid w:val="00FD1982"/>
    <w:rsid w:val="00FD3179"/>
    <w:rsid w:val="00FD3200"/>
    <w:rsid w:val="00FD419E"/>
    <w:rsid w:val="00FD5CCB"/>
    <w:rsid w:val="00FD7607"/>
    <w:rsid w:val="00FD7753"/>
    <w:rsid w:val="00FE095A"/>
    <w:rsid w:val="00FE09BD"/>
    <w:rsid w:val="00FE2193"/>
    <w:rsid w:val="00FE279E"/>
    <w:rsid w:val="00FE2917"/>
    <w:rsid w:val="00FE369A"/>
    <w:rsid w:val="00FE38F5"/>
    <w:rsid w:val="00FE5796"/>
    <w:rsid w:val="00FE74AF"/>
    <w:rsid w:val="00FF00E3"/>
    <w:rsid w:val="00FF06B0"/>
    <w:rsid w:val="00FF06EA"/>
    <w:rsid w:val="00FF0F35"/>
    <w:rsid w:val="00FF1457"/>
    <w:rsid w:val="00FF15A6"/>
    <w:rsid w:val="00FF21CB"/>
    <w:rsid w:val="00FF21EA"/>
    <w:rsid w:val="00FF2357"/>
    <w:rsid w:val="00FF28C5"/>
    <w:rsid w:val="00FF2E91"/>
    <w:rsid w:val="00FF2FD4"/>
    <w:rsid w:val="00FF37A1"/>
    <w:rsid w:val="00FF57C2"/>
    <w:rsid w:val="00FF5AC9"/>
    <w:rsid w:val="02D03CFE"/>
    <w:rsid w:val="07ED541C"/>
    <w:rsid w:val="0D3F6C75"/>
    <w:rsid w:val="1413DF87"/>
    <w:rsid w:val="196382B2"/>
    <w:rsid w:val="4D44DEB1"/>
    <w:rsid w:val="4FE4A464"/>
    <w:rsid w:val="7439186E"/>
    <w:rsid w:val="79D3A7C8"/>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D1081D"/>
  <w15:chartTrackingRefBased/>
  <w15:docId w15:val="{286C8335-1000-4D21-A2B2-A699F4C12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BE" w:eastAsia="en-B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A52384"/>
    <w:rPr>
      <w:sz w:val="24"/>
      <w:szCs w:val="24"/>
      <w:lang w:val="fr-FR" w:eastAsia="fr-FR"/>
    </w:rPr>
  </w:style>
  <w:style w:type="paragraph" w:styleId="Heading1">
    <w:name w:val="heading 1"/>
    <w:basedOn w:val="Normal"/>
    <w:next w:val="Normal"/>
    <w:link w:val="Heading1Char"/>
    <w:qFormat/>
    <w:rsid w:val="00FA13DE"/>
    <w:pPr>
      <w:keepNext/>
      <w:spacing w:before="240" w:after="60"/>
      <w:outlineLvl w:val="0"/>
    </w:pPr>
    <w:rPr>
      <w:rFonts w:ascii="Arial" w:hAnsi="Arial" w:cs="Arial"/>
      <w:b/>
      <w:bCs/>
      <w:kern w:val="32"/>
      <w:sz w:val="28"/>
      <w:szCs w:val="32"/>
    </w:rPr>
  </w:style>
  <w:style w:type="paragraph" w:styleId="Heading2">
    <w:name w:val="heading 2"/>
    <w:basedOn w:val="Normal"/>
    <w:next w:val="Normal"/>
    <w:link w:val="Heading2Char"/>
    <w:semiHidden/>
    <w:unhideWhenUsed/>
    <w:qFormat/>
    <w:rsid w:val="0084605D"/>
    <w:pPr>
      <w:keepNext/>
      <w:spacing w:before="240" w:after="60"/>
      <w:outlineLvl w:val="1"/>
    </w:pPr>
    <w:rPr>
      <w:rFonts w:asciiTheme="majorHAnsi" w:hAnsiTheme="majorHAnsi" w:eastAsiaTheme="majorEastAsia" w:cstheme="majorBidi"/>
      <w:b/>
      <w:bCs/>
      <w:i/>
      <w:iCs/>
      <w:sz w:val="28"/>
      <w:szCs w:val="28"/>
    </w:rPr>
  </w:style>
  <w:style w:type="paragraph" w:styleId="Heading3">
    <w:name w:val="heading 3"/>
    <w:basedOn w:val="Normal"/>
    <w:next w:val="Normal"/>
    <w:link w:val="Heading3Char"/>
    <w:qFormat/>
    <w:rsid w:val="00FA13DE"/>
    <w:pPr>
      <w:keepNext/>
      <w:spacing w:before="240" w:after="60"/>
      <w:outlineLvl w:val="2"/>
    </w:pPr>
    <w:rPr>
      <w:rFonts w:ascii="Arial" w:hAnsi="Arial" w:cs="Arial"/>
      <w:b/>
      <w:bCs/>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3Char" w:customStyle="1">
    <w:name w:val="Heading 3 Char"/>
    <w:link w:val="Heading3"/>
    <w:locked/>
    <w:rsid w:val="00FA13DE"/>
    <w:rPr>
      <w:rFonts w:ascii="Arial" w:hAnsi="Arial" w:cs="Arial"/>
      <w:b/>
      <w:bCs/>
      <w:sz w:val="24"/>
      <w:szCs w:val="26"/>
      <w:lang w:val="fr-FR" w:eastAsia="fr-FR"/>
    </w:rPr>
  </w:style>
  <w:style w:type="paragraph" w:styleId="BodyText">
    <w:name w:val="Body Text"/>
    <w:basedOn w:val="Normal"/>
    <w:link w:val="BodyTextChar"/>
    <w:rsid w:val="00A52384"/>
    <w:pPr>
      <w:jc w:val="center"/>
    </w:pPr>
    <w:rPr>
      <w:rFonts w:ascii="Arial" w:hAnsi="Arial" w:cs="Arial"/>
      <w:b/>
      <w:bCs/>
    </w:rPr>
  </w:style>
  <w:style w:type="character" w:styleId="BodyTextChar" w:customStyle="1">
    <w:name w:val="Body Text Char"/>
    <w:link w:val="BodyText"/>
    <w:semiHidden/>
    <w:locked/>
    <w:rsid w:val="00A52384"/>
    <w:rPr>
      <w:rFonts w:ascii="Arial" w:hAnsi="Arial" w:cs="Arial"/>
      <w:b/>
      <w:bCs/>
      <w:sz w:val="24"/>
      <w:szCs w:val="24"/>
      <w:lang w:val="fr-FR" w:eastAsia="fr-FR" w:bidi="ar-SA"/>
    </w:rPr>
  </w:style>
  <w:style w:type="paragraph" w:styleId="mdInstructions" w:customStyle="1">
    <w:name w:val="md_Instructions"/>
    <w:basedOn w:val="Normal"/>
    <w:rsid w:val="00A52384"/>
    <w:pPr>
      <w:spacing w:before="14" w:after="120" w:line="240" w:lineRule="atLeast"/>
    </w:pPr>
    <w:rPr>
      <w:color w:val="FF0000"/>
      <w:sz w:val="20"/>
      <w:szCs w:val="20"/>
      <w:lang w:val="en-US" w:eastAsia="en-US"/>
    </w:rPr>
  </w:style>
  <w:style w:type="paragraph" w:styleId="FootnoteText">
    <w:name w:val="footnote text"/>
    <w:basedOn w:val="Normal"/>
    <w:link w:val="FootnoteTextChar"/>
    <w:semiHidden/>
    <w:rsid w:val="00A52384"/>
    <w:rPr>
      <w:sz w:val="20"/>
      <w:szCs w:val="20"/>
    </w:rPr>
  </w:style>
  <w:style w:type="character" w:styleId="FootnoteTextChar" w:customStyle="1">
    <w:name w:val="Footnote Text Char"/>
    <w:link w:val="FootnoteText"/>
    <w:semiHidden/>
    <w:locked/>
    <w:rsid w:val="00A52384"/>
    <w:rPr>
      <w:lang w:val="fr-FR" w:eastAsia="fr-FR" w:bidi="ar-SA"/>
    </w:rPr>
  </w:style>
  <w:style w:type="character" w:styleId="FootnoteReference">
    <w:name w:val="footnote reference"/>
    <w:semiHidden/>
    <w:rsid w:val="00A52384"/>
    <w:rPr>
      <w:rFonts w:cs="Times New Roman"/>
      <w:vertAlign w:val="superscript"/>
    </w:rPr>
  </w:style>
  <w:style w:type="paragraph" w:styleId="BodyText3">
    <w:name w:val="Body Text 3"/>
    <w:basedOn w:val="Normal"/>
    <w:link w:val="BodyText3Char"/>
    <w:rsid w:val="00A52384"/>
    <w:pPr>
      <w:spacing w:after="120"/>
    </w:pPr>
    <w:rPr>
      <w:sz w:val="16"/>
      <w:szCs w:val="16"/>
    </w:rPr>
  </w:style>
  <w:style w:type="character" w:styleId="BodyText3Char" w:customStyle="1">
    <w:name w:val="Body Text 3 Char"/>
    <w:link w:val="BodyText3"/>
    <w:semiHidden/>
    <w:locked/>
    <w:rsid w:val="00A52384"/>
    <w:rPr>
      <w:sz w:val="16"/>
      <w:szCs w:val="16"/>
      <w:lang w:val="fr-FR" w:eastAsia="fr-FR" w:bidi="ar-SA"/>
    </w:rPr>
  </w:style>
  <w:style w:type="paragraph" w:styleId="standard" w:customStyle="1">
    <w:name w:val="standard"/>
    <w:basedOn w:val="Normal"/>
    <w:rsid w:val="00A52384"/>
    <w:pPr>
      <w:snapToGrid w:val="0"/>
      <w:spacing w:before="120" w:after="120"/>
    </w:pPr>
    <w:rPr>
      <w:rFonts w:ascii="Arial" w:hAnsi="Arial" w:cs="Arial"/>
      <w:spacing w:val="-2"/>
      <w:sz w:val="20"/>
      <w:szCs w:val="20"/>
      <w:lang w:val="en-US" w:eastAsia="en-US"/>
    </w:rPr>
  </w:style>
  <w:style w:type="paragraph" w:styleId="Header">
    <w:name w:val="header"/>
    <w:basedOn w:val="Normal"/>
    <w:rsid w:val="00AE0EEE"/>
    <w:pPr>
      <w:tabs>
        <w:tab w:val="center" w:pos="4536"/>
        <w:tab w:val="right" w:pos="9072"/>
      </w:tabs>
    </w:pPr>
  </w:style>
  <w:style w:type="paragraph" w:styleId="Footer">
    <w:name w:val="footer"/>
    <w:basedOn w:val="Normal"/>
    <w:rsid w:val="00AE0EEE"/>
    <w:pPr>
      <w:tabs>
        <w:tab w:val="center" w:pos="4536"/>
        <w:tab w:val="right" w:pos="9072"/>
      </w:tabs>
    </w:pPr>
  </w:style>
  <w:style w:type="paragraph" w:styleId="CommentText">
    <w:name w:val="annotation text"/>
    <w:basedOn w:val="Normal"/>
    <w:link w:val="CommentTextChar1"/>
    <w:uiPriority w:val="99"/>
    <w:rsid w:val="00E07F7C"/>
    <w:rPr>
      <w:sz w:val="20"/>
      <w:szCs w:val="20"/>
    </w:rPr>
  </w:style>
  <w:style w:type="character" w:styleId="CommentTextChar1" w:customStyle="1">
    <w:name w:val="Comment Text Char1"/>
    <w:link w:val="CommentText"/>
    <w:uiPriority w:val="99"/>
    <w:locked/>
    <w:rsid w:val="000B591B"/>
    <w:rPr>
      <w:lang w:val="fr-FR" w:eastAsia="fr-FR"/>
    </w:rPr>
  </w:style>
  <w:style w:type="paragraph" w:styleId="BalloonText">
    <w:name w:val="Balloon Text"/>
    <w:basedOn w:val="Normal"/>
    <w:link w:val="BalloonTextChar"/>
    <w:rsid w:val="006263BB"/>
    <w:rPr>
      <w:rFonts w:ascii="Tahoma" w:hAnsi="Tahoma" w:cs="Tahoma"/>
      <w:sz w:val="16"/>
      <w:szCs w:val="16"/>
    </w:rPr>
  </w:style>
  <w:style w:type="character" w:styleId="BalloonTextChar" w:customStyle="1">
    <w:name w:val="Balloon Text Char"/>
    <w:link w:val="BalloonText"/>
    <w:rsid w:val="006263BB"/>
    <w:rPr>
      <w:rFonts w:ascii="Tahoma" w:hAnsi="Tahoma" w:cs="Tahoma"/>
      <w:sz w:val="16"/>
      <w:szCs w:val="16"/>
      <w:lang w:val="fr-FR" w:eastAsia="fr-FR"/>
    </w:rPr>
  </w:style>
  <w:style w:type="character" w:styleId="hps" w:customStyle="1">
    <w:name w:val="hps"/>
    <w:rsid w:val="006263BB"/>
  </w:style>
  <w:style w:type="character" w:styleId="CommentReference">
    <w:name w:val="annotation reference"/>
    <w:rsid w:val="00B275EB"/>
    <w:rPr>
      <w:sz w:val="16"/>
      <w:szCs w:val="16"/>
    </w:rPr>
  </w:style>
  <w:style w:type="paragraph" w:styleId="CommentSubject">
    <w:name w:val="annotation subject"/>
    <w:basedOn w:val="CommentText"/>
    <w:next w:val="CommentText"/>
    <w:link w:val="CommentSubjectChar"/>
    <w:rsid w:val="00B275EB"/>
    <w:rPr>
      <w:b/>
      <w:bCs/>
    </w:rPr>
  </w:style>
  <w:style w:type="character" w:styleId="CommentSubjectChar" w:customStyle="1">
    <w:name w:val="Comment Subject Char"/>
    <w:link w:val="CommentSubject"/>
    <w:rsid w:val="00B275EB"/>
    <w:rPr>
      <w:b/>
      <w:bCs/>
      <w:lang w:val="fr-FR" w:eastAsia="fr-FR"/>
    </w:rPr>
  </w:style>
  <w:style w:type="character" w:styleId="CommentTextChar" w:customStyle="1">
    <w:name w:val="Comment Text Char"/>
    <w:locked/>
    <w:rsid w:val="00251630"/>
    <w:rPr>
      <w:rFonts w:cs="Times New Roman"/>
      <w:lang w:val="fr-FR" w:eastAsia="fr-FR"/>
    </w:rPr>
  </w:style>
  <w:style w:type="character" w:styleId="hpsatn" w:customStyle="1">
    <w:name w:val="hps atn"/>
    <w:basedOn w:val="DefaultParagraphFont"/>
    <w:rsid w:val="00D650A6"/>
  </w:style>
  <w:style w:type="character" w:styleId="Hyperlink">
    <w:name w:val="Hyperlink"/>
    <w:rsid w:val="00206A63"/>
    <w:rPr>
      <w:color w:val="0000FF"/>
      <w:u w:val="single"/>
    </w:rPr>
  </w:style>
  <w:style w:type="paragraph" w:styleId="paragraph" w:customStyle="1">
    <w:name w:val="paragraph"/>
    <w:basedOn w:val="Normal"/>
    <w:rsid w:val="005D79B1"/>
    <w:pPr>
      <w:spacing w:before="100" w:beforeAutospacing="1" w:after="100" w:afterAutospacing="1"/>
    </w:pPr>
    <w:rPr>
      <w:lang w:val="nl-BE" w:eastAsia="nl-BE"/>
    </w:rPr>
  </w:style>
  <w:style w:type="character" w:styleId="normaltextrun" w:customStyle="1">
    <w:name w:val="normaltextrun"/>
    <w:basedOn w:val="DefaultParagraphFont"/>
    <w:rsid w:val="005D79B1"/>
  </w:style>
  <w:style w:type="character" w:styleId="eop" w:customStyle="1">
    <w:name w:val="eop"/>
    <w:basedOn w:val="DefaultParagraphFont"/>
    <w:rsid w:val="005D79B1"/>
  </w:style>
  <w:style w:type="character" w:styleId="tabchar" w:customStyle="1">
    <w:name w:val="tabchar"/>
    <w:basedOn w:val="DefaultParagraphFont"/>
    <w:rsid w:val="009A3811"/>
  </w:style>
  <w:style w:type="table" w:styleId="TableGrid">
    <w:name w:val="Table Grid"/>
    <w:basedOn w:val="TableNormal"/>
    <w:rsid w:val="00FB4D9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UnresolvedMention">
    <w:name w:val="Unresolved Mention"/>
    <w:uiPriority w:val="99"/>
    <w:semiHidden/>
    <w:unhideWhenUsed/>
    <w:rsid w:val="00FB4D93"/>
    <w:rPr>
      <w:color w:val="605E5C"/>
      <w:shd w:val="clear" w:color="auto" w:fill="E1DFDD"/>
    </w:rPr>
  </w:style>
  <w:style w:type="character" w:styleId="Heading1Char" w:customStyle="1">
    <w:name w:val="Heading 1 Char"/>
    <w:link w:val="Heading1"/>
    <w:rsid w:val="00FA13DE"/>
    <w:rPr>
      <w:rFonts w:ascii="Arial" w:hAnsi="Arial" w:cs="Arial"/>
      <w:b/>
      <w:bCs/>
      <w:kern w:val="32"/>
      <w:sz w:val="28"/>
      <w:szCs w:val="32"/>
      <w:lang w:val="fr-FR" w:eastAsia="fr-FR"/>
    </w:rPr>
  </w:style>
  <w:style w:type="paragraph" w:styleId="Revision">
    <w:name w:val="Revision"/>
    <w:hidden/>
    <w:uiPriority w:val="99"/>
    <w:semiHidden/>
    <w:rsid w:val="003E1D79"/>
    <w:rPr>
      <w:sz w:val="24"/>
      <w:szCs w:val="24"/>
      <w:lang w:val="fr-FR" w:eastAsia="fr-FR"/>
    </w:rPr>
  </w:style>
  <w:style w:type="paragraph" w:styleId="NormalWeb">
    <w:name w:val="Normal (Web)"/>
    <w:basedOn w:val="Normal"/>
    <w:uiPriority w:val="99"/>
    <w:rsid w:val="006E671C"/>
  </w:style>
  <w:style w:type="character" w:styleId="Heading2Char" w:customStyle="1">
    <w:name w:val="Heading 2 Char"/>
    <w:basedOn w:val="DefaultParagraphFont"/>
    <w:link w:val="Heading2"/>
    <w:semiHidden/>
    <w:rsid w:val="0084605D"/>
    <w:rPr>
      <w:rFonts w:asciiTheme="majorHAnsi" w:hAnsiTheme="majorHAnsi" w:eastAsiaTheme="majorEastAsia" w:cstheme="majorBidi"/>
      <w:b/>
      <w:bCs/>
      <w:i/>
      <w:iCs/>
      <w:sz w:val="28"/>
      <w:szCs w:val="28"/>
      <w:lang w:val="fr-FR" w:eastAsia="fr-FR"/>
    </w:rPr>
  </w:style>
  <w:style w:type="paragraph" w:styleId="ListParagraph">
    <w:name w:val="List Paragraph"/>
    <w:basedOn w:val="Normal"/>
    <w:uiPriority w:val="34"/>
    <w:qFormat/>
    <w:rsid w:val="001539C3"/>
    <w:pPr>
      <w:ind w:left="720"/>
      <w:contextualSpacing/>
    </w:pPr>
  </w:style>
  <w:style w:type="paragraph" w:styleId="Default" w:customStyle="1">
    <w:name w:val="Default"/>
    <w:rsid w:val="0009574B"/>
    <w:pPr>
      <w:autoSpaceDE w:val="0"/>
      <w:autoSpaceDN w:val="0"/>
      <w:adjustRightInd w:val="0"/>
    </w:pPr>
    <w:rPr>
      <w:rFonts w:ascii="Arial" w:hAnsi="Arial" w:eastAsia="Calibri" w:cs="Arial"/>
      <w:color w:val="000000"/>
      <w:sz w:val="24"/>
      <w:szCs w:val="24"/>
      <w:lang w:val="en-GB" w:eastAsia="en-US"/>
    </w:rPr>
  </w:style>
  <w:style w:type="character" w:styleId="Emphasis">
    <w:name w:val="Emphasis"/>
    <w:basedOn w:val="Heading2Char"/>
    <w:qFormat/>
    <w:rsid w:val="00FA13DE"/>
    <w:rPr>
      <w:rFonts w:asciiTheme="majorHAnsi" w:hAnsiTheme="majorHAnsi" w:eastAsiaTheme="majorEastAsia" w:cstheme="majorBidi"/>
      <w:b/>
      <w:bCs/>
      <w:i w:val="0"/>
      <w:iCs w:val="0"/>
      <w:sz w:val="28"/>
      <w:szCs w:val="28"/>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489426">
      <w:bodyDiv w:val="1"/>
      <w:marLeft w:val="0"/>
      <w:marRight w:val="0"/>
      <w:marTop w:val="0"/>
      <w:marBottom w:val="0"/>
      <w:divBdr>
        <w:top w:val="none" w:sz="0" w:space="0" w:color="auto"/>
        <w:left w:val="none" w:sz="0" w:space="0" w:color="auto"/>
        <w:bottom w:val="none" w:sz="0" w:space="0" w:color="auto"/>
        <w:right w:val="none" w:sz="0" w:space="0" w:color="auto"/>
      </w:divBdr>
      <w:divsChild>
        <w:div w:id="27491014">
          <w:marLeft w:val="0"/>
          <w:marRight w:val="0"/>
          <w:marTop w:val="0"/>
          <w:marBottom w:val="0"/>
          <w:divBdr>
            <w:top w:val="none" w:sz="0" w:space="0" w:color="auto"/>
            <w:left w:val="none" w:sz="0" w:space="0" w:color="auto"/>
            <w:bottom w:val="none" w:sz="0" w:space="0" w:color="auto"/>
            <w:right w:val="none" w:sz="0" w:space="0" w:color="auto"/>
          </w:divBdr>
        </w:div>
        <w:div w:id="928274775">
          <w:marLeft w:val="0"/>
          <w:marRight w:val="0"/>
          <w:marTop w:val="0"/>
          <w:marBottom w:val="0"/>
          <w:divBdr>
            <w:top w:val="none" w:sz="0" w:space="0" w:color="auto"/>
            <w:left w:val="none" w:sz="0" w:space="0" w:color="auto"/>
            <w:bottom w:val="none" w:sz="0" w:space="0" w:color="auto"/>
            <w:right w:val="none" w:sz="0" w:space="0" w:color="auto"/>
          </w:divBdr>
        </w:div>
        <w:div w:id="1395350193">
          <w:marLeft w:val="0"/>
          <w:marRight w:val="0"/>
          <w:marTop w:val="0"/>
          <w:marBottom w:val="0"/>
          <w:divBdr>
            <w:top w:val="none" w:sz="0" w:space="0" w:color="auto"/>
            <w:left w:val="none" w:sz="0" w:space="0" w:color="auto"/>
            <w:bottom w:val="none" w:sz="0" w:space="0" w:color="auto"/>
            <w:right w:val="none" w:sz="0" w:space="0" w:color="auto"/>
          </w:divBdr>
        </w:div>
        <w:div w:id="1741905219">
          <w:marLeft w:val="0"/>
          <w:marRight w:val="0"/>
          <w:marTop w:val="0"/>
          <w:marBottom w:val="0"/>
          <w:divBdr>
            <w:top w:val="none" w:sz="0" w:space="0" w:color="auto"/>
            <w:left w:val="none" w:sz="0" w:space="0" w:color="auto"/>
            <w:bottom w:val="none" w:sz="0" w:space="0" w:color="auto"/>
            <w:right w:val="none" w:sz="0" w:space="0" w:color="auto"/>
          </w:divBdr>
        </w:div>
      </w:divsChild>
    </w:div>
    <w:div w:id="86849326">
      <w:bodyDiv w:val="1"/>
      <w:marLeft w:val="0"/>
      <w:marRight w:val="0"/>
      <w:marTop w:val="0"/>
      <w:marBottom w:val="0"/>
      <w:divBdr>
        <w:top w:val="none" w:sz="0" w:space="0" w:color="auto"/>
        <w:left w:val="none" w:sz="0" w:space="0" w:color="auto"/>
        <w:bottom w:val="none" w:sz="0" w:space="0" w:color="auto"/>
        <w:right w:val="none" w:sz="0" w:space="0" w:color="auto"/>
      </w:divBdr>
    </w:div>
    <w:div w:id="147980338">
      <w:bodyDiv w:val="1"/>
      <w:marLeft w:val="0"/>
      <w:marRight w:val="0"/>
      <w:marTop w:val="0"/>
      <w:marBottom w:val="0"/>
      <w:divBdr>
        <w:top w:val="none" w:sz="0" w:space="0" w:color="auto"/>
        <w:left w:val="none" w:sz="0" w:space="0" w:color="auto"/>
        <w:bottom w:val="none" w:sz="0" w:space="0" w:color="auto"/>
        <w:right w:val="none" w:sz="0" w:space="0" w:color="auto"/>
      </w:divBdr>
    </w:div>
    <w:div w:id="350422378">
      <w:bodyDiv w:val="1"/>
      <w:marLeft w:val="0"/>
      <w:marRight w:val="0"/>
      <w:marTop w:val="0"/>
      <w:marBottom w:val="0"/>
      <w:divBdr>
        <w:top w:val="none" w:sz="0" w:space="0" w:color="auto"/>
        <w:left w:val="none" w:sz="0" w:space="0" w:color="auto"/>
        <w:bottom w:val="none" w:sz="0" w:space="0" w:color="auto"/>
        <w:right w:val="none" w:sz="0" w:space="0" w:color="auto"/>
      </w:divBdr>
    </w:div>
    <w:div w:id="353577261">
      <w:bodyDiv w:val="1"/>
      <w:marLeft w:val="0"/>
      <w:marRight w:val="0"/>
      <w:marTop w:val="0"/>
      <w:marBottom w:val="0"/>
      <w:divBdr>
        <w:top w:val="none" w:sz="0" w:space="0" w:color="auto"/>
        <w:left w:val="none" w:sz="0" w:space="0" w:color="auto"/>
        <w:bottom w:val="none" w:sz="0" w:space="0" w:color="auto"/>
        <w:right w:val="none" w:sz="0" w:space="0" w:color="auto"/>
      </w:divBdr>
      <w:divsChild>
        <w:div w:id="348727520">
          <w:marLeft w:val="0"/>
          <w:marRight w:val="0"/>
          <w:marTop w:val="0"/>
          <w:marBottom w:val="0"/>
          <w:divBdr>
            <w:top w:val="none" w:sz="0" w:space="0" w:color="auto"/>
            <w:left w:val="none" w:sz="0" w:space="0" w:color="auto"/>
            <w:bottom w:val="none" w:sz="0" w:space="0" w:color="auto"/>
            <w:right w:val="none" w:sz="0" w:space="0" w:color="auto"/>
          </w:divBdr>
        </w:div>
        <w:div w:id="546264594">
          <w:marLeft w:val="0"/>
          <w:marRight w:val="0"/>
          <w:marTop w:val="0"/>
          <w:marBottom w:val="0"/>
          <w:divBdr>
            <w:top w:val="none" w:sz="0" w:space="0" w:color="auto"/>
            <w:left w:val="none" w:sz="0" w:space="0" w:color="auto"/>
            <w:bottom w:val="none" w:sz="0" w:space="0" w:color="auto"/>
            <w:right w:val="none" w:sz="0" w:space="0" w:color="auto"/>
          </w:divBdr>
        </w:div>
        <w:div w:id="1443456070">
          <w:marLeft w:val="0"/>
          <w:marRight w:val="0"/>
          <w:marTop w:val="0"/>
          <w:marBottom w:val="0"/>
          <w:divBdr>
            <w:top w:val="none" w:sz="0" w:space="0" w:color="auto"/>
            <w:left w:val="none" w:sz="0" w:space="0" w:color="auto"/>
            <w:bottom w:val="none" w:sz="0" w:space="0" w:color="auto"/>
            <w:right w:val="none" w:sz="0" w:space="0" w:color="auto"/>
          </w:divBdr>
        </w:div>
        <w:div w:id="1906143128">
          <w:marLeft w:val="0"/>
          <w:marRight w:val="0"/>
          <w:marTop w:val="0"/>
          <w:marBottom w:val="0"/>
          <w:divBdr>
            <w:top w:val="none" w:sz="0" w:space="0" w:color="auto"/>
            <w:left w:val="none" w:sz="0" w:space="0" w:color="auto"/>
            <w:bottom w:val="none" w:sz="0" w:space="0" w:color="auto"/>
            <w:right w:val="none" w:sz="0" w:space="0" w:color="auto"/>
          </w:divBdr>
        </w:div>
        <w:div w:id="2120484057">
          <w:marLeft w:val="0"/>
          <w:marRight w:val="0"/>
          <w:marTop w:val="0"/>
          <w:marBottom w:val="0"/>
          <w:divBdr>
            <w:top w:val="none" w:sz="0" w:space="0" w:color="auto"/>
            <w:left w:val="none" w:sz="0" w:space="0" w:color="auto"/>
            <w:bottom w:val="none" w:sz="0" w:space="0" w:color="auto"/>
            <w:right w:val="none" w:sz="0" w:space="0" w:color="auto"/>
          </w:divBdr>
        </w:div>
      </w:divsChild>
    </w:div>
    <w:div w:id="528220606">
      <w:bodyDiv w:val="1"/>
      <w:marLeft w:val="0"/>
      <w:marRight w:val="0"/>
      <w:marTop w:val="0"/>
      <w:marBottom w:val="0"/>
      <w:divBdr>
        <w:top w:val="none" w:sz="0" w:space="0" w:color="auto"/>
        <w:left w:val="none" w:sz="0" w:space="0" w:color="auto"/>
        <w:bottom w:val="none" w:sz="0" w:space="0" w:color="auto"/>
        <w:right w:val="none" w:sz="0" w:space="0" w:color="auto"/>
      </w:divBdr>
      <w:divsChild>
        <w:div w:id="15277235">
          <w:marLeft w:val="0"/>
          <w:marRight w:val="0"/>
          <w:marTop w:val="0"/>
          <w:marBottom w:val="0"/>
          <w:divBdr>
            <w:top w:val="none" w:sz="0" w:space="0" w:color="auto"/>
            <w:left w:val="none" w:sz="0" w:space="0" w:color="auto"/>
            <w:bottom w:val="none" w:sz="0" w:space="0" w:color="auto"/>
            <w:right w:val="none" w:sz="0" w:space="0" w:color="auto"/>
          </w:divBdr>
        </w:div>
        <w:div w:id="98523851">
          <w:marLeft w:val="0"/>
          <w:marRight w:val="0"/>
          <w:marTop w:val="0"/>
          <w:marBottom w:val="0"/>
          <w:divBdr>
            <w:top w:val="none" w:sz="0" w:space="0" w:color="auto"/>
            <w:left w:val="none" w:sz="0" w:space="0" w:color="auto"/>
            <w:bottom w:val="none" w:sz="0" w:space="0" w:color="auto"/>
            <w:right w:val="none" w:sz="0" w:space="0" w:color="auto"/>
          </w:divBdr>
          <w:divsChild>
            <w:div w:id="550575938">
              <w:marLeft w:val="0"/>
              <w:marRight w:val="0"/>
              <w:marTop w:val="0"/>
              <w:marBottom w:val="0"/>
              <w:divBdr>
                <w:top w:val="none" w:sz="0" w:space="0" w:color="auto"/>
                <w:left w:val="none" w:sz="0" w:space="0" w:color="auto"/>
                <w:bottom w:val="none" w:sz="0" w:space="0" w:color="auto"/>
                <w:right w:val="none" w:sz="0" w:space="0" w:color="auto"/>
              </w:divBdr>
            </w:div>
            <w:div w:id="676663126">
              <w:marLeft w:val="0"/>
              <w:marRight w:val="0"/>
              <w:marTop w:val="0"/>
              <w:marBottom w:val="0"/>
              <w:divBdr>
                <w:top w:val="none" w:sz="0" w:space="0" w:color="auto"/>
                <w:left w:val="none" w:sz="0" w:space="0" w:color="auto"/>
                <w:bottom w:val="none" w:sz="0" w:space="0" w:color="auto"/>
                <w:right w:val="none" w:sz="0" w:space="0" w:color="auto"/>
              </w:divBdr>
            </w:div>
            <w:div w:id="1938050667">
              <w:marLeft w:val="0"/>
              <w:marRight w:val="0"/>
              <w:marTop w:val="0"/>
              <w:marBottom w:val="0"/>
              <w:divBdr>
                <w:top w:val="none" w:sz="0" w:space="0" w:color="auto"/>
                <w:left w:val="none" w:sz="0" w:space="0" w:color="auto"/>
                <w:bottom w:val="none" w:sz="0" w:space="0" w:color="auto"/>
                <w:right w:val="none" w:sz="0" w:space="0" w:color="auto"/>
              </w:divBdr>
            </w:div>
          </w:divsChild>
        </w:div>
        <w:div w:id="275331640">
          <w:marLeft w:val="0"/>
          <w:marRight w:val="0"/>
          <w:marTop w:val="0"/>
          <w:marBottom w:val="0"/>
          <w:divBdr>
            <w:top w:val="none" w:sz="0" w:space="0" w:color="auto"/>
            <w:left w:val="none" w:sz="0" w:space="0" w:color="auto"/>
            <w:bottom w:val="none" w:sz="0" w:space="0" w:color="auto"/>
            <w:right w:val="none" w:sz="0" w:space="0" w:color="auto"/>
          </w:divBdr>
        </w:div>
        <w:div w:id="320738381">
          <w:marLeft w:val="0"/>
          <w:marRight w:val="0"/>
          <w:marTop w:val="0"/>
          <w:marBottom w:val="0"/>
          <w:divBdr>
            <w:top w:val="none" w:sz="0" w:space="0" w:color="auto"/>
            <w:left w:val="none" w:sz="0" w:space="0" w:color="auto"/>
            <w:bottom w:val="none" w:sz="0" w:space="0" w:color="auto"/>
            <w:right w:val="none" w:sz="0" w:space="0" w:color="auto"/>
          </w:divBdr>
        </w:div>
        <w:div w:id="606036675">
          <w:marLeft w:val="0"/>
          <w:marRight w:val="0"/>
          <w:marTop w:val="0"/>
          <w:marBottom w:val="0"/>
          <w:divBdr>
            <w:top w:val="none" w:sz="0" w:space="0" w:color="auto"/>
            <w:left w:val="none" w:sz="0" w:space="0" w:color="auto"/>
            <w:bottom w:val="none" w:sz="0" w:space="0" w:color="auto"/>
            <w:right w:val="none" w:sz="0" w:space="0" w:color="auto"/>
          </w:divBdr>
          <w:divsChild>
            <w:div w:id="398212826">
              <w:marLeft w:val="0"/>
              <w:marRight w:val="0"/>
              <w:marTop w:val="0"/>
              <w:marBottom w:val="0"/>
              <w:divBdr>
                <w:top w:val="none" w:sz="0" w:space="0" w:color="auto"/>
                <w:left w:val="none" w:sz="0" w:space="0" w:color="auto"/>
                <w:bottom w:val="none" w:sz="0" w:space="0" w:color="auto"/>
                <w:right w:val="none" w:sz="0" w:space="0" w:color="auto"/>
              </w:divBdr>
            </w:div>
            <w:div w:id="872621820">
              <w:marLeft w:val="0"/>
              <w:marRight w:val="0"/>
              <w:marTop w:val="0"/>
              <w:marBottom w:val="0"/>
              <w:divBdr>
                <w:top w:val="none" w:sz="0" w:space="0" w:color="auto"/>
                <w:left w:val="none" w:sz="0" w:space="0" w:color="auto"/>
                <w:bottom w:val="none" w:sz="0" w:space="0" w:color="auto"/>
                <w:right w:val="none" w:sz="0" w:space="0" w:color="auto"/>
              </w:divBdr>
            </w:div>
            <w:div w:id="1145775251">
              <w:marLeft w:val="0"/>
              <w:marRight w:val="0"/>
              <w:marTop w:val="0"/>
              <w:marBottom w:val="0"/>
              <w:divBdr>
                <w:top w:val="none" w:sz="0" w:space="0" w:color="auto"/>
                <w:left w:val="none" w:sz="0" w:space="0" w:color="auto"/>
                <w:bottom w:val="none" w:sz="0" w:space="0" w:color="auto"/>
                <w:right w:val="none" w:sz="0" w:space="0" w:color="auto"/>
              </w:divBdr>
            </w:div>
            <w:div w:id="1390029199">
              <w:marLeft w:val="0"/>
              <w:marRight w:val="0"/>
              <w:marTop w:val="0"/>
              <w:marBottom w:val="0"/>
              <w:divBdr>
                <w:top w:val="none" w:sz="0" w:space="0" w:color="auto"/>
                <w:left w:val="none" w:sz="0" w:space="0" w:color="auto"/>
                <w:bottom w:val="none" w:sz="0" w:space="0" w:color="auto"/>
                <w:right w:val="none" w:sz="0" w:space="0" w:color="auto"/>
              </w:divBdr>
            </w:div>
            <w:div w:id="1754349707">
              <w:marLeft w:val="0"/>
              <w:marRight w:val="0"/>
              <w:marTop w:val="0"/>
              <w:marBottom w:val="0"/>
              <w:divBdr>
                <w:top w:val="none" w:sz="0" w:space="0" w:color="auto"/>
                <w:left w:val="none" w:sz="0" w:space="0" w:color="auto"/>
                <w:bottom w:val="none" w:sz="0" w:space="0" w:color="auto"/>
                <w:right w:val="none" w:sz="0" w:space="0" w:color="auto"/>
              </w:divBdr>
            </w:div>
          </w:divsChild>
        </w:div>
        <w:div w:id="997535734">
          <w:marLeft w:val="0"/>
          <w:marRight w:val="0"/>
          <w:marTop w:val="0"/>
          <w:marBottom w:val="0"/>
          <w:divBdr>
            <w:top w:val="none" w:sz="0" w:space="0" w:color="auto"/>
            <w:left w:val="none" w:sz="0" w:space="0" w:color="auto"/>
            <w:bottom w:val="none" w:sz="0" w:space="0" w:color="auto"/>
            <w:right w:val="none" w:sz="0" w:space="0" w:color="auto"/>
          </w:divBdr>
          <w:divsChild>
            <w:div w:id="759177502">
              <w:marLeft w:val="0"/>
              <w:marRight w:val="0"/>
              <w:marTop w:val="0"/>
              <w:marBottom w:val="0"/>
              <w:divBdr>
                <w:top w:val="none" w:sz="0" w:space="0" w:color="auto"/>
                <w:left w:val="none" w:sz="0" w:space="0" w:color="auto"/>
                <w:bottom w:val="none" w:sz="0" w:space="0" w:color="auto"/>
                <w:right w:val="none" w:sz="0" w:space="0" w:color="auto"/>
              </w:divBdr>
            </w:div>
            <w:div w:id="907811679">
              <w:marLeft w:val="0"/>
              <w:marRight w:val="0"/>
              <w:marTop w:val="0"/>
              <w:marBottom w:val="0"/>
              <w:divBdr>
                <w:top w:val="none" w:sz="0" w:space="0" w:color="auto"/>
                <w:left w:val="none" w:sz="0" w:space="0" w:color="auto"/>
                <w:bottom w:val="none" w:sz="0" w:space="0" w:color="auto"/>
                <w:right w:val="none" w:sz="0" w:space="0" w:color="auto"/>
              </w:divBdr>
            </w:div>
            <w:div w:id="1092774406">
              <w:marLeft w:val="0"/>
              <w:marRight w:val="0"/>
              <w:marTop w:val="0"/>
              <w:marBottom w:val="0"/>
              <w:divBdr>
                <w:top w:val="none" w:sz="0" w:space="0" w:color="auto"/>
                <w:left w:val="none" w:sz="0" w:space="0" w:color="auto"/>
                <w:bottom w:val="none" w:sz="0" w:space="0" w:color="auto"/>
                <w:right w:val="none" w:sz="0" w:space="0" w:color="auto"/>
              </w:divBdr>
            </w:div>
            <w:div w:id="1444954782">
              <w:marLeft w:val="0"/>
              <w:marRight w:val="0"/>
              <w:marTop w:val="0"/>
              <w:marBottom w:val="0"/>
              <w:divBdr>
                <w:top w:val="none" w:sz="0" w:space="0" w:color="auto"/>
                <w:left w:val="none" w:sz="0" w:space="0" w:color="auto"/>
                <w:bottom w:val="none" w:sz="0" w:space="0" w:color="auto"/>
                <w:right w:val="none" w:sz="0" w:space="0" w:color="auto"/>
              </w:divBdr>
            </w:div>
            <w:div w:id="1513452156">
              <w:marLeft w:val="0"/>
              <w:marRight w:val="0"/>
              <w:marTop w:val="0"/>
              <w:marBottom w:val="0"/>
              <w:divBdr>
                <w:top w:val="none" w:sz="0" w:space="0" w:color="auto"/>
                <w:left w:val="none" w:sz="0" w:space="0" w:color="auto"/>
                <w:bottom w:val="none" w:sz="0" w:space="0" w:color="auto"/>
                <w:right w:val="none" w:sz="0" w:space="0" w:color="auto"/>
              </w:divBdr>
            </w:div>
          </w:divsChild>
        </w:div>
        <w:div w:id="1675841065">
          <w:marLeft w:val="0"/>
          <w:marRight w:val="0"/>
          <w:marTop w:val="0"/>
          <w:marBottom w:val="0"/>
          <w:divBdr>
            <w:top w:val="none" w:sz="0" w:space="0" w:color="auto"/>
            <w:left w:val="none" w:sz="0" w:space="0" w:color="auto"/>
            <w:bottom w:val="none" w:sz="0" w:space="0" w:color="auto"/>
            <w:right w:val="none" w:sz="0" w:space="0" w:color="auto"/>
          </w:divBdr>
        </w:div>
        <w:div w:id="1962803790">
          <w:marLeft w:val="0"/>
          <w:marRight w:val="0"/>
          <w:marTop w:val="0"/>
          <w:marBottom w:val="0"/>
          <w:divBdr>
            <w:top w:val="none" w:sz="0" w:space="0" w:color="auto"/>
            <w:left w:val="none" w:sz="0" w:space="0" w:color="auto"/>
            <w:bottom w:val="none" w:sz="0" w:space="0" w:color="auto"/>
            <w:right w:val="none" w:sz="0" w:space="0" w:color="auto"/>
          </w:divBdr>
        </w:div>
      </w:divsChild>
    </w:div>
    <w:div w:id="529224162">
      <w:bodyDiv w:val="1"/>
      <w:marLeft w:val="0"/>
      <w:marRight w:val="0"/>
      <w:marTop w:val="0"/>
      <w:marBottom w:val="0"/>
      <w:divBdr>
        <w:top w:val="none" w:sz="0" w:space="0" w:color="auto"/>
        <w:left w:val="none" w:sz="0" w:space="0" w:color="auto"/>
        <w:bottom w:val="none" w:sz="0" w:space="0" w:color="auto"/>
        <w:right w:val="none" w:sz="0" w:space="0" w:color="auto"/>
      </w:divBdr>
    </w:div>
    <w:div w:id="534974456">
      <w:bodyDiv w:val="1"/>
      <w:marLeft w:val="0"/>
      <w:marRight w:val="0"/>
      <w:marTop w:val="0"/>
      <w:marBottom w:val="0"/>
      <w:divBdr>
        <w:top w:val="none" w:sz="0" w:space="0" w:color="auto"/>
        <w:left w:val="none" w:sz="0" w:space="0" w:color="auto"/>
        <w:bottom w:val="none" w:sz="0" w:space="0" w:color="auto"/>
        <w:right w:val="none" w:sz="0" w:space="0" w:color="auto"/>
      </w:divBdr>
    </w:div>
    <w:div w:id="589628657">
      <w:bodyDiv w:val="1"/>
      <w:marLeft w:val="0"/>
      <w:marRight w:val="0"/>
      <w:marTop w:val="0"/>
      <w:marBottom w:val="0"/>
      <w:divBdr>
        <w:top w:val="none" w:sz="0" w:space="0" w:color="auto"/>
        <w:left w:val="none" w:sz="0" w:space="0" w:color="auto"/>
        <w:bottom w:val="none" w:sz="0" w:space="0" w:color="auto"/>
        <w:right w:val="none" w:sz="0" w:space="0" w:color="auto"/>
      </w:divBdr>
    </w:div>
    <w:div w:id="830873428">
      <w:bodyDiv w:val="1"/>
      <w:marLeft w:val="0"/>
      <w:marRight w:val="0"/>
      <w:marTop w:val="0"/>
      <w:marBottom w:val="0"/>
      <w:divBdr>
        <w:top w:val="none" w:sz="0" w:space="0" w:color="auto"/>
        <w:left w:val="none" w:sz="0" w:space="0" w:color="auto"/>
        <w:bottom w:val="none" w:sz="0" w:space="0" w:color="auto"/>
        <w:right w:val="none" w:sz="0" w:space="0" w:color="auto"/>
      </w:divBdr>
      <w:divsChild>
        <w:div w:id="592710626">
          <w:marLeft w:val="0"/>
          <w:marRight w:val="0"/>
          <w:marTop w:val="0"/>
          <w:marBottom w:val="0"/>
          <w:divBdr>
            <w:top w:val="none" w:sz="0" w:space="0" w:color="auto"/>
            <w:left w:val="none" w:sz="0" w:space="0" w:color="auto"/>
            <w:bottom w:val="none" w:sz="0" w:space="0" w:color="auto"/>
            <w:right w:val="none" w:sz="0" w:space="0" w:color="auto"/>
          </w:divBdr>
        </w:div>
        <w:div w:id="1256286345">
          <w:marLeft w:val="0"/>
          <w:marRight w:val="0"/>
          <w:marTop w:val="0"/>
          <w:marBottom w:val="0"/>
          <w:divBdr>
            <w:top w:val="none" w:sz="0" w:space="0" w:color="auto"/>
            <w:left w:val="none" w:sz="0" w:space="0" w:color="auto"/>
            <w:bottom w:val="none" w:sz="0" w:space="0" w:color="auto"/>
            <w:right w:val="none" w:sz="0" w:space="0" w:color="auto"/>
          </w:divBdr>
        </w:div>
        <w:div w:id="1310748405">
          <w:marLeft w:val="0"/>
          <w:marRight w:val="0"/>
          <w:marTop w:val="0"/>
          <w:marBottom w:val="0"/>
          <w:divBdr>
            <w:top w:val="none" w:sz="0" w:space="0" w:color="auto"/>
            <w:left w:val="none" w:sz="0" w:space="0" w:color="auto"/>
            <w:bottom w:val="none" w:sz="0" w:space="0" w:color="auto"/>
            <w:right w:val="none" w:sz="0" w:space="0" w:color="auto"/>
          </w:divBdr>
        </w:div>
        <w:div w:id="1463419833">
          <w:marLeft w:val="0"/>
          <w:marRight w:val="0"/>
          <w:marTop w:val="0"/>
          <w:marBottom w:val="0"/>
          <w:divBdr>
            <w:top w:val="none" w:sz="0" w:space="0" w:color="auto"/>
            <w:left w:val="none" w:sz="0" w:space="0" w:color="auto"/>
            <w:bottom w:val="none" w:sz="0" w:space="0" w:color="auto"/>
            <w:right w:val="none" w:sz="0" w:space="0" w:color="auto"/>
          </w:divBdr>
        </w:div>
      </w:divsChild>
    </w:div>
    <w:div w:id="999305556">
      <w:bodyDiv w:val="1"/>
      <w:marLeft w:val="0"/>
      <w:marRight w:val="0"/>
      <w:marTop w:val="0"/>
      <w:marBottom w:val="0"/>
      <w:divBdr>
        <w:top w:val="none" w:sz="0" w:space="0" w:color="auto"/>
        <w:left w:val="none" w:sz="0" w:space="0" w:color="auto"/>
        <w:bottom w:val="none" w:sz="0" w:space="0" w:color="auto"/>
        <w:right w:val="none" w:sz="0" w:space="0" w:color="auto"/>
      </w:divBdr>
    </w:div>
    <w:div w:id="1090078970">
      <w:bodyDiv w:val="1"/>
      <w:marLeft w:val="0"/>
      <w:marRight w:val="0"/>
      <w:marTop w:val="0"/>
      <w:marBottom w:val="0"/>
      <w:divBdr>
        <w:top w:val="none" w:sz="0" w:space="0" w:color="auto"/>
        <w:left w:val="none" w:sz="0" w:space="0" w:color="auto"/>
        <w:bottom w:val="none" w:sz="0" w:space="0" w:color="auto"/>
        <w:right w:val="none" w:sz="0" w:space="0" w:color="auto"/>
      </w:divBdr>
    </w:div>
    <w:div w:id="1104157757">
      <w:bodyDiv w:val="1"/>
      <w:marLeft w:val="0"/>
      <w:marRight w:val="0"/>
      <w:marTop w:val="0"/>
      <w:marBottom w:val="0"/>
      <w:divBdr>
        <w:top w:val="none" w:sz="0" w:space="0" w:color="auto"/>
        <w:left w:val="none" w:sz="0" w:space="0" w:color="auto"/>
        <w:bottom w:val="none" w:sz="0" w:space="0" w:color="auto"/>
        <w:right w:val="none" w:sz="0" w:space="0" w:color="auto"/>
      </w:divBdr>
    </w:div>
    <w:div w:id="1189758447">
      <w:bodyDiv w:val="1"/>
      <w:marLeft w:val="0"/>
      <w:marRight w:val="0"/>
      <w:marTop w:val="0"/>
      <w:marBottom w:val="0"/>
      <w:divBdr>
        <w:top w:val="none" w:sz="0" w:space="0" w:color="auto"/>
        <w:left w:val="none" w:sz="0" w:space="0" w:color="auto"/>
        <w:bottom w:val="none" w:sz="0" w:space="0" w:color="auto"/>
        <w:right w:val="none" w:sz="0" w:space="0" w:color="auto"/>
      </w:divBdr>
    </w:div>
    <w:div w:id="1221402768">
      <w:bodyDiv w:val="1"/>
      <w:marLeft w:val="0"/>
      <w:marRight w:val="0"/>
      <w:marTop w:val="0"/>
      <w:marBottom w:val="0"/>
      <w:divBdr>
        <w:top w:val="none" w:sz="0" w:space="0" w:color="auto"/>
        <w:left w:val="none" w:sz="0" w:space="0" w:color="auto"/>
        <w:bottom w:val="none" w:sz="0" w:space="0" w:color="auto"/>
        <w:right w:val="none" w:sz="0" w:space="0" w:color="auto"/>
      </w:divBdr>
    </w:div>
    <w:div w:id="1321349617">
      <w:bodyDiv w:val="1"/>
      <w:marLeft w:val="0"/>
      <w:marRight w:val="0"/>
      <w:marTop w:val="0"/>
      <w:marBottom w:val="0"/>
      <w:divBdr>
        <w:top w:val="none" w:sz="0" w:space="0" w:color="auto"/>
        <w:left w:val="none" w:sz="0" w:space="0" w:color="auto"/>
        <w:bottom w:val="none" w:sz="0" w:space="0" w:color="auto"/>
        <w:right w:val="none" w:sz="0" w:space="0" w:color="auto"/>
      </w:divBdr>
    </w:div>
    <w:div w:id="1490946703">
      <w:bodyDiv w:val="1"/>
      <w:marLeft w:val="0"/>
      <w:marRight w:val="0"/>
      <w:marTop w:val="0"/>
      <w:marBottom w:val="0"/>
      <w:divBdr>
        <w:top w:val="none" w:sz="0" w:space="0" w:color="auto"/>
        <w:left w:val="none" w:sz="0" w:space="0" w:color="auto"/>
        <w:bottom w:val="none" w:sz="0" w:space="0" w:color="auto"/>
        <w:right w:val="none" w:sz="0" w:space="0" w:color="auto"/>
      </w:divBdr>
    </w:div>
    <w:div w:id="1626810652">
      <w:bodyDiv w:val="1"/>
      <w:marLeft w:val="0"/>
      <w:marRight w:val="0"/>
      <w:marTop w:val="0"/>
      <w:marBottom w:val="0"/>
      <w:divBdr>
        <w:top w:val="none" w:sz="0" w:space="0" w:color="auto"/>
        <w:left w:val="none" w:sz="0" w:space="0" w:color="auto"/>
        <w:bottom w:val="none" w:sz="0" w:space="0" w:color="auto"/>
        <w:right w:val="none" w:sz="0" w:space="0" w:color="auto"/>
      </w:divBdr>
      <w:divsChild>
        <w:div w:id="4138629">
          <w:marLeft w:val="0"/>
          <w:marRight w:val="0"/>
          <w:marTop w:val="0"/>
          <w:marBottom w:val="0"/>
          <w:divBdr>
            <w:top w:val="none" w:sz="0" w:space="0" w:color="auto"/>
            <w:left w:val="none" w:sz="0" w:space="0" w:color="auto"/>
            <w:bottom w:val="none" w:sz="0" w:space="0" w:color="auto"/>
            <w:right w:val="none" w:sz="0" w:space="0" w:color="auto"/>
          </w:divBdr>
        </w:div>
        <w:div w:id="786001504">
          <w:marLeft w:val="0"/>
          <w:marRight w:val="0"/>
          <w:marTop w:val="0"/>
          <w:marBottom w:val="0"/>
          <w:divBdr>
            <w:top w:val="none" w:sz="0" w:space="0" w:color="auto"/>
            <w:left w:val="none" w:sz="0" w:space="0" w:color="auto"/>
            <w:bottom w:val="none" w:sz="0" w:space="0" w:color="auto"/>
            <w:right w:val="none" w:sz="0" w:space="0" w:color="auto"/>
          </w:divBdr>
        </w:div>
        <w:div w:id="831795734">
          <w:marLeft w:val="0"/>
          <w:marRight w:val="0"/>
          <w:marTop w:val="0"/>
          <w:marBottom w:val="0"/>
          <w:divBdr>
            <w:top w:val="none" w:sz="0" w:space="0" w:color="auto"/>
            <w:left w:val="none" w:sz="0" w:space="0" w:color="auto"/>
            <w:bottom w:val="none" w:sz="0" w:space="0" w:color="auto"/>
            <w:right w:val="none" w:sz="0" w:space="0" w:color="auto"/>
          </w:divBdr>
        </w:div>
        <w:div w:id="1033193802">
          <w:marLeft w:val="0"/>
          <w:marRight w:val="0"/>
          <w:marTop w:val="0"/>
          <w:marBottom w:val="0"/>
          <w:divBdr>
            <w:top w:val="none" w:sz="0" w:space="0" w:color="auto"/>
            <w:left w:val="none" w:sz="0" w:space="0" w:color="auto"/>
            <w:bottom w:val="none" w:sz="0" w:space="0" w:color="auto"/>
            <w:right w:val="none" w:sz="0" w:space="0" w:color="auto"/>
          </w:divBdr>
        </w:div>
        <w:div w:id="1065487852">
          <w:marLeft w:val="0"/>
          <w:marRight w:val="0"/>
          <w:marTop w:val="0"/>
          <w:marBottom w:val="0"/>
          <w:divBdr>
            <w:top w:val="none" w:sz="0" w:space="0" w:color="auto"/>
            <w:left w:val="none" w:sz="0" w:space="0" w:color="auto"/>
            <w:bottom w:val="none" w:sz="0" w:space="0" w:color="auto"/>
            <w:right w:val="none" w:sz="0" w:space="0" w:color="auto"/>
          </w:divBdr>
        </w:div>
        <w:div w:id="1225875111">
          <w:marLeft w:val="0"/>
          <w:marRight w:val="0"/>
          <w:marTop w:val="0"/>
          <w:marBottom w:val="0"/>
          <w:divBdr>
            <w:top w:val="none" w:sz="0" w:space="0" w:color="auto"/>
            <w:left w:val="none" w:sz="0" w:space="0" w:color="auto"/>
            <w:bottom w:val="none" w:sz="0" w:space="0" w:color="auto"/>
            <w:right w:val="none" w:sz="0" w:space="0" w:color="auto"/>
          </w:divBdr>
        </w:div>
        <w:div w:id="2075424027">
          <w:marLeft w:val="0"/>
          <w:marRight w:val="0"/>
          <w:marTop w:val="0"/>
          <w:marBottom w:val="0"/>
          <w:divBdr>
            <w:top w:val="none" w:sz="0" w:space="0" w:color="auto"/>
            <w:left w:val="none" w:sz="0" w:space="0" w:color="auto"/>
            <w:bottom w:val="none" w:sz="0" w:space="0" w:color="auto"/>
            <w:right w:val="none" w:sz="0" w:space="0" w:color="auto"/>
          </w:divBdr>
        </w:div>
      </w:divsChild>
    </w:div>
    <w:div w:id="1682662023">
      <w:bodyDiv w:val="1"/>
      <w:marLeft w:val="0"/>
      <w:marRight w:val="0"/>
      <w:marTop w:val="0"/>
      <w:marBottom w:val="0"/>
      <w:divBdr>
        <w:top w:val="none" w:sz="0" w:space="0" w:color="auto"/>
        <w:left w:val="none" w:sz="0" w:space="0" w:color="auto"/>
        <w:bottom w:val="none" w:sz="0" w:space="0" w:color="auto"/>
        <w:right w:val="none" w:sz="0" w:space="0" w:color="auto"/>
      </w:divBdr>
    </w:div>
    <w:div w:id="1682780380">
      <w:bodyDiv w:val="1"/>
      <w:marLeft w:val="0"/>
      <w:marRight w:val="0"/>
      <w:marTop w:val="0"/>
      <w:marBottom w:val="0"/>
      <w:divBdr>
        <w:top w:val="none" w:sz="0" w:space="0" w:color="auto"/>
        <w:left w:val="none" w:sz="0" w:space="0" w:color="auto"/>
        <w:bottom w:val="none" w:sz="0" w:space="0" w:color="auto"/>
        <w:right w:val="none" w:sz="0" w:space="0" w:color="auto"/>
      </w:divBdr>
    </w:div>
    <w:div w:id="1747998686">
      <w:bodyDiv w:val="1"/>
      <w:marLeft w:val="0"/>
      <w:marRight w:val="0"/>
      <w:marTop w:val="0"/>
      <w:marBottom w:val="0"/>
      <w:divBdr>
        <w:top w:val="none" w:sz="0" w:space="0" w:color="auto"/>
        <w:left w:val="none" w:sz="0" w:space="0" w:color="auto"/>
        <w:bottom w:val="none" w:sz="0" w:space="0" w:color="auto"/>
        <w:right w:val="none" w:sz="0" w:space="0" w:color="auto"/>
      </w:divBdr>
      <w:divsChild>
        <w:div w:id="4136856">
          <w:marLeft w:val="0"/>
          <w:marRight w:val="0"/>
          <w:marTop w:val="0"/>
          <w:marBottom w:val="0"/>
          <w:divBdr>
            <w:top w:val="none" w:sz="0" w:space="0" w:color="auto"/>
            <w:left w:val="none" w:sz="0" w:space="0" w:color="auto"/>
            <w:bottom w:val="none" w:sz="0" w:space="0" w:color="auto"/>
            <w:right w:val="none" w:sz="0" w:space="0" w:color="auto"/>
          </w:divBdr>
        </w:div>
        <w:div w:id="58942991">
          <w:marLeft w:val="0"/>
          <w:marRight w:val="0"/>
          <w:marTop w:val="0"/>
          <w:marBottom w:val="0"/>
          <w:divBdr>
            <w:top w:val="none" w:sz="0" w:space="0" w:color="auto"/>
            <w:left w:val="none" w:sz="0" w:space="0" w:color="auto"/>
            <w:bottom w:val="none" w:sz="0" w:space="0" w:color="auto"/>
            <w:right w:val="none" w:sz="0" w:space="0" w:color="auto"/>
          </w:divBdr>
        </w:div>
        <w:div w:id="68775908">
          <w:marLeft w:val="0"/>
          <w:marRight w:val="0"/>
          <w:marTop w:val="0"/>
          <w:marBottom w:val="0"/>
          <w:divBdr>
            <w:top w:val="none" w:sz="0" w:space="0" w:color="auto"/>
            <w:left w:val="none" w:sz="0" w:space="0" w:color="auto"/>
            <w:bottom w:val="none" w:sz="0" w:space="0" w:color="auto"/>
            <w:right w:val="none" w:sz="0" w:space="0" w:color="auto"/>
          </w:divBdr>
          <w:divsChild>
            <w:div w:id="127287891">
              <w:marLeft w:val="0"/>
              <w:marRight w:val="0"/>
              <w:marTop w:val="0"/>
              <w:marBottom w:val="0"/>
              <w:divBdr>
                <w:top w:val="none" w:sz="0" w:space="0" w:color="auto"/>
                <w:left w:val="none" w:sz="0" w:space="0" w:color="auto"/>
                <w:bottom w:val="none" w:sz="0" w:space="0" w:color="auto"/>
                <w:right w:val="none" w:sz="0" w:space="0" w:color="auto"/>
              </w:divBdr>
            </w:div>
            <w:div w:id="667365900">
              <w:marLeft w:val="0"/>
              <w:marRight w:val="0"/>
              <w:marTop w:val="0"/>
              <w:marBottom w:val="0"/>
              <w:divBdr>
                <w:top w:val="none" w:sz="0" w:space="0" w:color="auto"/>
                <w:left w:val="none" w:sz="0" w:space="0" w:color="auto"/>
                <w:bottom w:val="none" w:sz="0" w:space="0" w:color="auto"/>
                <w:right w:val="none" w:sz="0" w:space="0" w:color="auto"/>
              </w:divBdr>
            </w:div>
          </w:divsChild>
        </w:div>
        <w:div w:id="307133491">
          <w:marLeft w:val="0"/>
          <w:marRight w:val="0"/>
          <w:marTop w:val="0"/>
          <w:marBottom w:val="0"/>
          <w:divBdr>
            <w:top w:val="none" w:sz="0" w:space="0" w:color="auto"/>
            <w:left w:val="none" w:sz="0" w:space="0" w:color="auto"/>
            <w:bottom w:val="none" w:sz="0" w:space="0" w:color="auto"/>
            <w:right w:val="none" w:sz="0" w:space="0" w:color="auto"/>
          </w:divBdr>
        </w:div>
        <w:div w:id="364451181">
          <w:marLeft w:val="0"/>
          <w:marRight w:val="0"/>
          <w:marTop w:val="0"/>
          <w:marBottom w:val="0"/>
          <w:divBdr>
            <w:top w:val="none" w:sz="0" w:space="0" w:color="auto"/>
            <w:left w:val="none" w:sz="0" w:space="0" w:color="auto"/>
            <w:bottom w:val="none" w:sz="0" w:space="0" w:color="auto"/>
            <w:right w:val="none" w:sz="0" w:space="0" w:color="auto"/>
          </w:divBdr>
        </w:div>
        <w:div w:id="374236824">
          <w:marLeft w:val="0"/>
          <w:marRight w:val="0"/>
          <w:marTop w:val="0"/>
          <w:marBottom w:val="0"/>
          <w:divBdr>
            <w:top w:val="none" w:sz="0" w:space="0" w:color="auto"/>
            <w:left w:val="none" w:sz="0" w:space="0" w:color="auto"/>
            <w:bottom w:val="none" w:sz="0" w:space="0" w:color="auto"/>
            <w:right w:val="none" w:sz="0" w:space="0" w:color="auto"/>
          </w:divBdr>
        </w:div>
        <w:div w:id="610935186">
          <w:marLeft w:val="0"/>
          <w:marRight w:val="0"/>
          <w:marTop w:val="0"/>
          <w:marBottom w:val="0"/>
          <w:divBdr>
            <w:top w:val="none" w:sz="0" w:space="0" w:color="auto"/>
            <w:left w:val="none" w:sz="0" w:space="0" w:color="auto"/>
            <w:bottom w:val="none" w:sz="0" w:space="0" w:color="auto"/>
            <w:right w:val="none" w:sz="0" w:space="0" w:color="auto"/>
          </w:divBdr>
        </w:div>
        <w:div w:id="680199985">
          <w:marLeft w:val="0"/>
          <w:marRight w:val="0"/>
          <w:marTop w:val="0"/>
          <w:marBottom w:val="0"/>
          <w:divBdr>
            <w:top w:val="none" w:sz="0" w:space="0" w:color="auto"/>
            <w:left w:val="none" w:sz="0" w:space="0" w:color="auto"/>
            <w:bottom w:val="none" w:sz="0" w:space="0" w:color="auto"/>
            <w:right w:val="none" w:sz="0" w:space="0" w:color="auto"/>
          </w:divBdr>
        </w:div>
        <w:div w:id="749890757">
          <w:marLeft w:val="0"/>
          <w:marRight w:val="0"/>
          <w:marTop w:val="0"/>
          <w:marBottom w:val="0"/>
          <w:divBdr>
            <w:top w:val="none" w:sz="0" w:space="0" w:color="auto"/>
            <w:left w:val="none" w:sz="0" w:space="0" w:color="auto"/>
            <w:bottom w:val="none" w:sz="0" w:space="0" w:color="auto"/>
            <w:right w:val="none" w:sz="0" w:space="0" w:color="auto"/>
          </w:divBdr>
        </w:div>
        <w:div w:id="946354583">
          <w:marLeft w:val="0"/>
          <w:marRight w:val="0"/>
          <w:marTop w:val="0"/>
          <w:marBottom w:val="0"/>
          <w:divBdr>
            <w:top w:val="none" w:sz="0" w:space="0" w:color="auto"/>
            <w:left w:val="none" w:sz="0" w:space="0" w:color="auto"/>
            <w:bottom w:val="none" w:sz="0" w:space="0" w:color="auto"/>
            <w:right w:val="none" w:sz="0" w:space="0" w:color="auto"/>
          </w:divBdr>
        </w:div>
        <w:div w:id="972710946">
          <w:marLeft w:val="0"/>
          <w:marRight w:val="0"/>
          <w:marTop w:val="0"/>
          <w:marBottom w:val="0"/>
          <w:divBdr>
            <w:top w:val="none" w:sz="0" w:space="0" w:color="auto"/>
            <w:left w:val="none" w:sz="0" w:space="0" w:color="auto"/>
            <w:bottom w:val="none" w:sz="0" w:space="0" w:color="auto"/>
            <w:right w:val="none" w:sz="0" w:space="0" w:color="auto"/>
          </w:divBdr>
        </w:div>
        <w:div w:id="1223828210">
          <w:marLeft w:val="0"/>
          <w:marRight w:val="0"/>
          <w:marTop w:val="0"/>
          <w:marBottom w:val="0"/>
          <w:divBdr>
            <w:top w:val="none" w:sz="0" w:space="0" w:color="auto"/>
            <w:left w:val="none" w:sz="0" w:space="0" w:color="auto"/>
            <w:bottom w:val="none" w:sz="0" w:space="0" w:color="auto"/>
            <w:right w:val="none" w:sz="0" w:space="0" w:color="auto"/>
          </w:divBdr>
        </w:div>
        <w:div w:id="1306355782">
          <w:marLeft w:val="0"/>
          <w:marRight w:val="0"/>
          <w:marTop w:val="0"/>
          <w:marBottom w:val="0"/>
          <w:divBdr>
            <w:top w:val="none" w:sz="0" w:space="0" w:color="auto"/>
            <w:left w:val="none" w:sz="0" w:space="0" w:color="auto"/>
            <w:bottom w:val="none" w:sz="0" w:space="0" w:color="auto"/>
            <w:right w:val="none" w:sz="0" w:space="0" w:color="auto"/>
          </w:divBdr>
        </w:div>
        <w:div w:id="1462184539">
          <w:marLeft w:val="0"/>
          <w:marRight w:val="0"/>
          <w:marTop w:val="0"/>
          <w:marBottom w:val="0"/>
          <w:divBdr>
            <w:top w:val="none" w:sz="0" w:space="0" w:color="auto"/>
            <w:left w:val="none" w:sz="0" w:space="0" w:color="auto"/>
            <w:bottom w:val="none" w:sz="0" w:space="0" w:color="auto"/>
            <w:right w:val="none" w:sz="0" w:space="0" w:color="auto"/>
          </w:divBdr>
        </w:div>
        <w:div w:id="1476028519">
          <w:marLeft w:val="0"/>
          <w:marRight w:val="0"/>
          <w:marTop w:val="0"/>
          <w:marBottom w:val="0"/>
          <w:divBdr>
            <w:top w:val="none" w:sz="0" w:space="0" w:color="auto"/>
            <w:left w:val="none" w:sz="0" w:space="0" w:color="auto"/>
            <w:bottom w:val="none" w:sz="0" w:space="0" w:color="auto"/>
            <w:right w:val="none" w:sz="0" w:space="0" w:color="auto"/>
          </w:divBdr>
        </w:div>
        <w:div w:id="1505511281">
          <w:marLeft w:val="0"/>
          <w:marRight w:val="0"/>
          <w:marTop w:val="0"/>
          <w:marBottom w:val="0"/>
          <w:divBdr>
            <w:top w:val="none" w:sz="0" w:space="0" w:color="auto"/>
            <w:left w:val="none" w:sz="0" w:space="0" w:color="auto"/>
            <w:bottom w:val="none" w:sz="0" w:space="0" w:color="auto"/>
            <w:right w:val="none" w:sz="0" w:space="0" w:color="auto"/>
          </w:divBdr>
        </w:div>
        <w:div w:id="1587693422">
          <w:marLeft w:val="0"/>
          <w:marRight w:val="0"/>
          <w:marTop w:val="0"/>
          <w:marBottom w:val="0"/>
          <w:divBdr>
            <w:top w:val="none" w:sz="0" w:space="0" w:color="auto"/>
            <w:left w:val="none" w:sz="0" w:space="0" w:color="auto"/>
            <w:bottom w:val="none" w:sz="0" w:space="0" w:color="auto"/>
            <w:right w:val="none" w:sz="0" w:space="0" w:color="auto"/>
          </w:divBdr>
        </w:div>
        <w:div w:id="1605454208">
          <w:marLeft w:val="0"/>
          <w:marRight w:val="0"/>
          <w:marTop w:val="0"/>
          <w:marBottom w:val="0"/>
          <w:divBdr>
            <w:top w:val="none" w:sz="0" w:space="0" w:color="auto"/>
            <w:left w:val="none" w:sz="0" w:space="0" w:color="auto"/>
            <w:bottom w:val="none" w:sz="0" w:space="0" w:color="auto"/>
            <w:right w:val="none" w:sz="0" w:space="0" w:color="auto"/>
          </w:divBdr>
        </w:div>
        <w:div w:id="1728145588">
          <w:marLeft w:val="0"/>
          <w:marRight w:val="0"/>
          <w:marTop w:val="0"/>
          <w:marBottom w:val="0"/>
          <w:divBdr>
            <w:top w:val="none" w:sz="0" w:space="0" w:color="auto"/>
            <w:left w:val="none" w:sz="0" w:space="0" w:color="auto"/>
            <w:bottom w:val="none" w:sz="0" w:space="0" w:color="auto"/>
            <w:right w:val="none" w:sz="0" w:space="0" w:color="auto"/>
          </w:divBdr>
        </w:div>
        <w:div w:id="1766075770">
          <w:marLeft w:val="0"/>
          <w:marRight w:val="0"/>
          <w:marTop w:val="0"/>
          <w:marBottom w:val="0"/>
          <w:divBdr>
            <w:top w:val="none" w:sz="0" w:space="0" w:color="auto"/>
            <w:left w:val="none" w:sz="0" w:space="0" w:color="auto"/>
            <w:bottom w:val="none" w:sz="0" w:space="0" w:color="auto"/>
            <w:right w:val="none" w:sz="0" w:space="0" w:color="auto"/>
          </w:divBdr>
        </w:div>
        <w:div w:id="1853757992">
          <w:marLeft w:val="0"/>
          <w:marRight w:val="0"/>
          <w:marTop w:val="0"/>
          <w:marBottom w:val="0"/>
          <w:divBdr>
            <w:top w:val="none" w:sz="0" w:space="0" w:color="auto"/>
            <w:left w:val="none" w:sz="0" w:space="0" w:color="auto"/>
            <w:bottom w:val="none" w:sz="0" w:space="0" w:color="auto"/>
            <w:right w:val="none" w:sz="0" w:space="0" w:color="auto"/>
          </w:divBdr>
        </w:div>
        <w:div w:id="2046640441">
          <w:marLeft w:val="0"/>
          <w:marRight w:val="0"/>
          <w:marTop w:val="0"/>
          <w:marBottom w:val="0"/>
          <w:divBdr>
            <w:top w:val="none" w:sz="0" w:space="0" w:color="auto"/>
            <w:left w:val="none" w:sz="0" w:space="0" w:color="auto"/>
            <w:bottom w:val="none" w:sz="0" w:space="0" w:color="auto"/>
            <w:right w:val="none" w:sz="0" w:space="0" w:color="auto"/>
          </w:divBdr>
        </w:div>
        <w:div w:id="2057191813">
          <w:marLeft w:val="0"/>
          <w:marRight w:val="0"/>
          <w:marTop w:val="0"/>
          <w:marBottom w:val="0"/>
          <w:divBdr>
            <w:top w:val="none" w:sz="0" w:space="0" w:color="auto"/>
            <w:left w:val="none" w:sz="0" w:space="0" w:color="auto"/>
            <w:bottom w:val="none" w:sz="0" w:space="0" w:color="auto"/>
            <w:right w:val="none" w:sz="0" w:space="0" w:color="auto"/>
          </w:divBdr>
        </w:div>
      </w:divsChild>
    </w:div>
    <w:div w:id="1761827561">
      <w:bodyDiv w:val="1"/>
      <w:marLeft w:val="0"/>
      <w:marRight w:val="0"/>
      <w:marTop w:val="0"/>
      <w:marBottom w:val="0"/>
      <w:divBdr>
        <w:top w:val="none" w:sz="0" w:space="0" w:color="auto"/>
        <w:left w:val="none" w:sz="0" w:space="0" w:color="auto"/>
        <w:bottom w:val="none" w:sz="0" w:space="0" w:color="auto"/>
        <w:right w:val="none" w:sz="0" w:space="0" w:color="auto"/>
      </w:divBdr>
    </w:div>
    <w:div w:id="1808936077">
      <w:bodyDiv w:val="1"/>
      <w:marLeft w:val="0"/>
      <w:marRight w:val="0"/>
      <w:marTop w:val="0"/>
      <w:marBottom w:val="0"/>
      <w:divBdr>
        <w:top w:val="none" w:sz="0" w:space="0" w:color="auto"/>
        <w:left w:val="none" w:sz="0" w:space="0" w:color="auto"/>
        <w:bottom w:val="none" w:sz="0" w:space="0" w:color="auto"/>
        <w:right w:val="none" w:sz="0" w:space="0" w:color="auto"/>
      </w:divBdr>
      <w:divsChild>
        <w:div w:id="23407720">
          <w:marLeft w:val="0"/>
          <w:marRight w:val="0"/>
          <w:marTop w:val="0"/>
          <w:marBottom w:val="0"/>
          <w:divBdr>
            <w:top w:val="none" w:sz="0" w:space="0" w:color="auto"/>
            <w:left w:val="none" w:sz="0" w:space="0" w:color="auto"/>
            <w:bottom w:val="none" w:sz="0" w:space="0" w:color="auto"/>
            <w:right w:val="none" w:sz="0" w:space="0" w:color="auto"/>
          </w:divBdr>
          <w:divsChild>
            <w:div w:id="956524689">
              <w:marLeft w:val="0"/>
              <w:marRight w:val="0"/>
              <w:marTop w:val="0"/>
              <w:marBottom w:val="0"/>
              <w:divBdr>
                <w:top w:val="none" w:sz="0" w:space="0" w:color="auto"/>
                <w:left w:val="none" w:sz="0" w:space="0" w:color="auto"/>
                <w:bottom w:val="none" w:sz="0" w:space="0" w:color="auto"/>
                <w:right w:val="none" w:sz="0" w:space="0" w:color="auto"/>
              </w:divBdr>
            </w:div>
            <w:div w:id="1021779913">
              <w:marLeft w:val="0"/>
              <w:marRight w:val="0"/>
              <w:marTop w:val="0"/>
              <w:marBottom w:val="0"/>
              <w:divBdr>
                <w:top w:val="none" w:sz="0" w:space="0" w:color="auto"/>
                <w:left w:val="none" w:sz="0" w:space="0" w:color="auto"/>
                <w:bottom w:val="none" w:sz="0" w:space="0" w:color="auto"/>
                <w:right w:val="none" w:sz="0" w:space="0" w:color="auto"/>
              </w:divBdr>
            </w:div>
          </w:divsChild>
        </w:div>
        <w:div w:id="73204606">
          <w:marLeft w:val="0"/>
          <w:marRight w:val="0"/>
          <w:marTop w:val="0"/>
          <w:marBottom w:val="0"/>
          <w:divBdr>
            <w:top w:val="none" w:sz="0" w:space="0" w:color="auto"/>
            <w:left w:val="none" w:sz="0" w:space="0" w:color="auto"/>
            <w:bottom w:val="none" w:sz="0" w:space="0" w:color="auto"/>
            <w:right w:val="none" w:sz="0" w:space="0" w:color="auto"/>
          </w:divBdr>
        </w:div>
        <w:div w:id="129373196">
          <w:marLeft w:val="0"/>
          <w:marRight w:val="0"/>
          <w:marTop w:val="0"/>
          <w:marBottom w:val="0"/>
          <w:divBdr>
            <w:top w:val="none" w:sz="0" w:space="0" w:color="auto"/>
            <w:left w:val="none" w:sz="0" w:space="0" w:color="auto"/>
            <w:bottom w:val="none" w:sz="0" w:space="0" w:color="auto"/>
            <w:right w:val="none" w:sz="0" w:space="0" w:color="auto"/>
          </w:divBdr>
        </w:div>
        <w:div w:id="226496377">
          <w:marLeft w:val="0"/>
          <w:marRight w:val="0"/>
          <w:marTop w:val="0"/>
          <w:marBottom w:val="0"/>
          <w:divBdr>
            <w:top w:val="none" w:sz="0" w:space="0" w:color="auto"/>
            <w:left w:val="none" w:sz="0" w:space="0" w:color="auto"/>
            <w:bottom w:val="none" w:sz="0" w:space="0" w:color="auto"/>
            <w:right w:val="none" w:sz="0" w:space="0" w:color="auto"/>
          </w:divBdr>
        </w:div>
        <w:div w:id="239021124">
          <w:marLeft w:val="0"/>
          <w:marRight w:val="0"/>
          <w:marTop w:val="0"/>
          <w:marBottom w:val="0"/>
          <w:divBdr>
            <w:top w:val="none" w:sz="0" w:space="0" w:color="auto"/>
            <w:left w:val="none" w:sz="0" w:space="0" w:color="auto"/>
            <w:bottom w:val="none" w:sz="0" w:space="0" w:color="auto"/>
            <w:right w:val="none" w:sz="0" w:space="0" w:color="auto"/>
          </w:divBdr>
        </w:div>
        <w:div w:id="265505453">
          <w:marLeft w:val="0"/>
          <w:marRight w:val="0"/>
          <w:marTop w:val="0"/>
          <w:marBottom w:val="0"/>
          <w:divBdr>
            <w:top w:val="none" w:sz="0" w:space="0" w:color="auto"/>
            <w:left w:val="none" w:sz="0" w:space="0" w:color="auto"/>
            <w:bottom w:val="none" w:sz="0" w:space="0" w:color="auto"/>
            <w:right w:val="none" w:sz="0" w:space="0" w:color="auto"/>
          </w:divBdr>
        </w:div>
        <w:div w:id="414253366">
          <w:marLeft w:val="0"/>
          <w:marRight w:val="0"/>
          <w:marTop w:val="0"/>
          <w:marBottom w:val="0"/>
          <w:divBdr>
            <w:top w:val="none" w:sz="0" w:space="0" w:color="auto"/>
            <w:left w:val="none" w:sz="0" w:space="0" w:color="auto"/>
            <w:bottom w:val="none" w:sz="0" w:space="0" w:color="auto"/>
            <w:right w:val="none" w:sz="0" w:space="0" w:color="auto"/>
          </w:divBdr>
        </w:div>
        <w:div w:id="601765370">
          <w:marLeft w:val="0"/>
          <w:marRight w:val="0"/>
          <w:marTop w:val="0"/>
          <w:marBottom w:val="0"/>
          <w:divBdr>
            <w:top w:val="none" w:sz="0" w:space="0" w:color="auto"/>
            <w:left w:val="none" w:sz="0" w:space="0" w:color="auto"/>
            <w:bottom w:val="none" w:sz="0" w:space="0" w:color="auto"/>
            <w:right w:val="none" w:sz="0" w:space="0" w:color="auto"/>
          </w:divBdr>
        </w:div>
        <w:div w:id="640118726">
          <w:marLeft w:val="0"/>
          <w:marRight w:val="0"/>
          <w:marTop w:val="0"/>
          <w:marBottom w:val="0"/>
          <w:divBdr>
            <w:top w:val="none" w:sz="0" w:space="0" w:color="auto"/>
            <w:left w:val="none" w:sz="0" w:space="0" w:color="auto"/>
            <w:bottom w:val="none" w:sz="0" w:space="0" w:color="auto"/>
            <w:right w:val="none" w:sz="0" w:space="0" w:color="auto"/>
          </w:divBdr>
        </w:div>
        <w:div w:id="677541977">
          <w:marLeft w:val="0"/>
          <w:marRight w:val="0"/>
          <w:marTop w:val="0"/>
          <w:marBottom w:val="0"/>
          <w:divBdr>
            <w:top w:val="none" w:sz="0" w:space="0" w:color="auto"/>
            <w:left w:val="none" w:sz="0" w:space="0" w:color="auto"/>
            <w:bottom w:val="none" w:sz="0" w:space="0" w:color="auto"/>
            <w:right w:val="none" w:sz="0" w:space="0" w:color="auto"/>
          </w:divBdr>
        </w:div>
        <w:div w:id="720982361">
          <w:marLeft w:val="0"/>
          <w:marRight w:val="0"/>
          <w:marTop w:val="0"/>
          <w:marBottom w:val="0"/>
          <w:divBdr>
            <w:top w:val="none" w:sz="0" w:space="0" w:color="auto"/>
            <w:left w:val="none" w:sz="0" w:space="0" w:color="auto"/>
            <w:bottom w:val="none" w:sz="0" w:space="0" w:color="auto"/>
            <w:right w:val="none" w:sz="0" w:space="0" w:color="auto"/>
          </w:divBdr>
        </w:div>
        <w:div w:id="807472688">
          <w:marLeft w:val="0"/>
          <w:marRight w:val="0"/>
          <w:marTop w:val="0"/>
          <w:marBottom w:val="0"/>
          <w:divBdr>
            <w:top w:val="none" w:sz="0" w:space="0" w:color="auto"/>
            <w:left w:val="none" w:sz="0" w:space="0" w:color="auto"/>
            <w:bottom w:val="none" w:sz="0" w:space="0" w:color="auto"/>
            <w:right w:val="none" w:sz="0" w:space="0" w:color="auto"/>
          </w:divBdr>
        </w:div>
        <w:div w:id="808785711">
          <w:marLeft w:val="0"/>
          <w:marRight w:val="0"/>
          <w:marTop w:val="0"/>
          <w:marBottom w:val="0"/>
          <w:divBdr>
            <w:top w:val="none" w:sz="0" w:space="0" w:color="auto"/>
            <w:left w:val="none" w:sz="0" w:space="0" w:color="auto"/>
            <w:bottom w:val="none" w:sz="0" w:space="0" w:color="auto"/>
            <w:right w:val="none" w:sz="0" w:space="0" w:color="auto"/>
          </w:divBdr>
        </w:div>
        <w:div w:id="1078943355">
          <w:marLeft w:val="0"/>
          <w:marRight w:val="0"/>
          <w:marTop w:val="0"/>
          <w:marBottom w:val="0"/>
          <w:divBdr>
            <w:top w:val="none" w:sz="0" w:space="0" w:color="auto"/>
            <w:left w:val="none" w:sz="0" w:space="0" w:color="auto"/>
            <w:bottom w:val="none" w:sz="0" w:space="0" w:color="auto"/>
            <w:right w:val="none" w:sz="0" w:space="0" w:color="auto"/>
          </w:divBdr>
        </w:div>
        <w:div w:id="1161889548">
          <w:marLeft w:val="0"/>
          <w:marRight w:val="0"/>
          <w:marTop w:val="0"/>
          <w:marBottom w:val="0"/>
          <w:divBdr>
            <w:top w:val="none" w:sz="0" w:space="0" w:color="auto"/>
            <w:left w:val="none" w:sz="0" w:space="0" w:color="auto"/>
            <w:bottom w:val="none" w:sz="0" w:space="0" w:color="auto"/>
            <w:right w:val="none" w:sz="0" w:space="0" w:color="auto"/>
          </w:divBdr>
        </w:div>
        <w:div w:id="1251886925">
          <w:marLeft w:val="0"/>
          <w:marRight w:val="0"/>
          <w:marTop w:val="0"/>
          <w:marBottom w:val="0"/>
          <w:divBdr>
            <w:top w:val="none" w:sz="0" w:space="0" w:color="auto"/>
            <w:left w:val="none" w:sz="0" w:space="0" w:color="auto"/>
            <w:bottom w:val="none" w:sz="0" w:space="0" w:color="auto"/>
            <w:right w:val="none" w:sz="0" w:space="0" w:color="auto"/>
          </w:divBdr>
        </w:div>
        <w:div w:id="1265697384">
          <w:marLeft w:val="0"/>
          <w:marRight w:val="0"/>
          <w:marTop w:val="0"/>
          <w:marBottom w:val="0"/>
          <w:divBdr>
            <w:top w:val="none" w:sz="0" w:space="0" w:color="auto"/>
            <w:left w:val="none" w:sz="0" w:space="0" w:color="auto"/>
            <w:bottom w:val="none" w:sz="0" w:space="0" w:color="auto"/>
            <w:right w:val="none" w:sz="0" w:space="0" w:color="auto"/>
          </w:divBdr>
        </w:div>
        <w:div w:id="1409425027">
          <w:marLeft w:val="0"/>
          <w:marRight w:val="0"/>
          <w:marTop w:val="0"/>
          <w:marBottom w:val="0"/>
          <w:divBdr>
            <w:top w:val="none" w:sz="0" w:space="0" w:color="auto"/>
            <w:left w:val="none" w:sz="0" w:space="0" w:color="auto"/>
            <w:bottom w:val="none" w:sz="0" w:space="0" w:color="auto"/>
            <w:right w:val="none" w:sz="0" w:space="0" w:color="auto"/>
          </w:divBdr>
        </w:div>
        <w:div w:id="1414737180">
          <w:marLeft w:val="0"/>
          <w:marRight w:val="0"/>
          <w:marTop w:val="0"/>
          <w:marBottom w:val="0"/>
          <w:divBdr>
            <w:top w:val="none" w:sz="0" w:space="0" w:color="auto"/>
            <w:left w:val="none" w:sz="0" w:space="0" w:color="auto"/>
            <w:bottom w:val="none" w:sz="0" w:space="0" w:color="auto"/>
            <w:right w:val="none" w:sz="0" w:space="0" w:color="auto"/>
          </w:divBdr>
        </w:div>
        <w:div w:id="1583100831">
          <w:marLeft w:val="0"/>
          <w:marRight w:val="0"/>
          <w:marTop w:val="0"/>
          <w:marBottom w:val="0"/>
          <w:divBdr>
            <w:top w:val="none" w:sz="0" w:space="0" w:color="auto"/>
            <w:left w:val="none" w:sz="0" w:space="0" w:color="auto"/>
            <w:bottom w:val="none" w:sz="0" w:space="0" w:color="auto"/>
            <w:right w:val="none" w:sz="0" w:space="0" w:color="auto"/>
          </w:divBdr>
        </w:div>
        <w:div w:id="1863787456">
          <w:marLeft w:val="0"/>
          <w:marRight w:val="0"/>
          <w:marTop w:val="0"/>
          <w:marBottom w:val="0"/>
          <w:divBdr>
            <w:top w:val="none" w:sz="0" w:space="0" w:color="auto"/>
            <w:left w:val="none" w:sz="0" w:space="0" w:color="auto"/>
            <w:bottom w:val="none" w:sz="0" w:space="0" w:color="auto"/>
            <w:right w:val="none" w:sz="0" w:space="0" w:color="auto"/>
          </w:divBdr>
        </w:div>
        <w:div w:id="1894736689">
          <w:marLeft w:val="0"/>
          <w:marRight w:val="0"/>
          <w:marTop w:val="0"/>
          <w:marBottom w:val="0"/>
          <w:divBdr>
            <w:top w:val="none" w:sz="0" w:space="0" w:color="auto"/>
            <w:left w:val="none" w:sz="0" w:space="0" w:color="auto"/>
            <w:bottom w:val="none" w:sz="0" w:space="0" w:color="auto"/>
            <w:right w:val="none" w:sz="0" w:space="0" w:color="auto"/>
          </w:divBdr>
        </w:div>
        <w:div w:id="1919055347">
          <w:marLeft w:val="0"/>
          <w:marRight w:val="0"/>
          <w:marTop w:val="0"/>
          <w:marBottom w:val="0"/>
          <w:divBdr>
            <w:top w:val="none" w:sz="0" w:space="0" w:color="auto"/>
            <w:left w:val="none" w:sz="0" w:space="0" w:color="auto"/>
            <w:bottom w:val="none" w:sz="0" w:space="0" w:color="auto"/>
            <w:right w:val="none" w:sz="0" w:space="0" w:color="auto"/>
          </w:divBdr>
        </w:div>
      </w:divsChild>
    </w:div>
    <w:div w:id="1881043392">
      <w:bodyDiv w:val="1"/>
      <w:marLeft w:val="0"/>
      <w:marRight w:val="0"/>
      <w:marTop w:val="0"/>
      <w:marBottom w:val="0"/>
      <w:divBdr>
        <w:top w:val="none" w:sz="0" w:space="0" w:color="auto"/>
        <w:left w:val="none" w:sz="0" w:space="0" w:color="auto"/>
        <w:bottom w:val="none" w:sz="0" w:space="0" w:color="auto"/>
        <w:right w:val="none" w:sz="0" w:space="0" w:color="auto"/>
      </w:divBdr>
    </w:div>
    <w:div w:id="1929189586">
      <w:bodyDiv w:val="1"/>
      <w:marLeft w:val="0"/>
      <w:marRight w:val="0"/>
      <w:marTop w:val="0"/>
      <w:marBottom w:val="0"/>
      <w:divBdr>
        <w:top w:val="none" w:sz="0" w:space="0" w:color="auto"/>
        <w:left w:val="none" w:sz="0" w:space="0" w:color="auto"/>
        <w:bottom w:val="none" w:sz="0" w:space="0" w:color="auto"/>
        <w:right w:val="none" w:sz="0" w:space="0" w:color="auto"/>
      </w:divBdr>
    </w:div>
    <w:div w:id="1934049294">
      <w:bodyDiv w:val="1"/>
      <w:marLeft w:val="0"/>
      <w:marRight w:val="0"/>
      <w:marTop w:val="0"/>
      <w:marBottom w:val="0"/>
      <w:divBdr>
        <w:top w:val="none" w:sz="0" w:space="0" w:color="auto"/>
        <w:left w:val="none" w:sz="0" w:space="0" w:color="auto"/>
        <w:bottom w:val="none" w:sz="0" w:space="0" w:color="auto"/>
        <w:right w:val="none" w:sz="0" w:space="0" w:color="auto"/>
      </w:divBdr>
    </w:div>
    <w:div w:id="2023781916">
      <w:bodyDiv w:val="1"/>
      <w:marLeft w:val="0"/>
      <w:marRight w:val="0"/>
      <w:marTop w:val="0"/>
      <w:marBottom w:val="0"/>
      <w:divBdr>
        <w:top w:val="none" w:sz="0" w:space="0" w:color="auto"/>
        <w:left w:val="none" w:sz="0" w:space="0" w:color="auto"/>
        <w:bottom w:val="none" w:sz="0" w:space="0" w:color="auto"/>
        <w:right w:val="none" w:sz="0" w:space="0" w:color="auto"/>
      </w:divBdr>
      <w:divsChild>
        <w:div w:id="122502104">
          <w:marLeft w:val="0"/>
          <w:marRight w:val="0"/>
          <w:marTop w:val="0"/>
          <w:marBottom w:val="0"/>
          <w:divBdr>
            <w:top w:val="none" w:sz="0" w:space="0" w:color="auto"/>
            <w:left w:val="none" w:sz="0" w:space="0" w:color="auto"/>
            <w:bottom w:val="none" w:sz="0" w:space="0" w:color="auto"/>
            <w:right w:val="none" w:sz="0" w:space="0" w:color="auto"/>
          </w:divBdr>
        </w:div>
        <w:div w:id="563494917">
          <w:marLeft w:val="0"/>
          <w:marRight w:val="0"/>
          <w:marTop w:val="0"/>
          <w:marBottom w:val="0"/>
          <w:divBdr>
            <w:top w:val="none" w:sz="0" w:space="0" w:color="auto"/>
            <w:left w:val="none" w:sz="0" w:space="0" w:color="auto"/>
            <w:bottom w:val="none" w:sz="0" w:space="0" w:color="auto"/>
            <w:right w:val="none" w:sz="0" w:space="0" w:color="auto"/>
          </w:divBdr>
        </w:div>
      </w:divsChild>
    </w:div>
    <w:div w:id="2044135827">
      <w:bodyDiv w:val="1"/>
      <w:marLeft w:val="0"/>
      <w:marRight w:val="0"/>
      <w:marTop w:val="0"/>
      <w:marBottom w:val="0"/>
      <w:divBdr>
        <w:top w:val="none" w:sz="0" w:space="0" w:color="auto"/>
        <w:left w:val="none" w:sz="0" w:space="0" w:color="auto"/>
        <w:bottom w:val="none" w:sz="0" w:space="0" w:color="auto"/>
        <w:right w:val="none" w:sz="0" w:space="0" w:color="auto"/>
      </w:divBdr>
    </w:div>
    <w:div w:id="2063627323">
      <w:bodyDiv w:val="1"/>
      <w:marLeft w:val="0"/>
      <w:marRight w:val="0"/>
      <w:marTop w:val="0"/>
      <w:marBottom w:val="0"/>
      <w:divBdr>
        <w:top w:val="none" w:sz="0" w:space="0" w:color="auto"/>
        <w:left w:val="none" w:sz="0" w:space="0" w:color="auto"/>
        <w:bottom w:val="none" w:sz="0" w:space="0" w:color="auto"/>
        <w:right w:val="none" w:sz="0" w:space="0" w:color="auto"/>
      </w:divBdr>
    </w:div>
    <w:div w:id="2118988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hyperlink" Target="mailto:fabienne.dobbels@kuleuven.be" TargetMode="External" Id="rId8" /><Relationship Type="http://schemas.openxmlformats.org/officeDocument/2006/relationships/hyperlink" Target="mailto:Eveline.dirinck@uza.be" TargetMode="External" Id="rId13" /><Relationship Type="http://schemas.openxmlformats.org/officeDocument/2006/relationships/header" Target="header1.xml" Id="rId18" /><Relationship Type="http://schemas.openxmlformats.org/officeDocument/2006/relationships/settings" Target="settings.xml" Id="rId3" /><Relationship Type="http://schemas.openxmlformats.org/officeDocument/2006/relationships/fontTable" Target="fontTable.xml" Id="rId21" /><Relationship Type="http://schemas.openxmlformats.org/officeDocument/2006/relationships/hyperlink" Target="mailto:kevin.deschamps@kuleuven.be" TargetMode="External" Id="rId7" /><Relationship Type="http://schemas.openxmlformats.org/officeDocument/2006/relationships/hyperlink" Target="mailto:caren.randon@uzgent.be" TargetMode="External" Id="rId12" /><Relationship Type="http://schemas.openxmlformats.org/officeDocument/2006/relationships/hyperlink" Target="http://www.gegevensbeschermingsautoriteit.be" TargetMode="External" Id="rId17" /><Relationship Type="http://schemas.openxmlformats.org/officeDocument/2006/relationships/customXml" Target="../customXml/item3.xml" Id="rId25" /><Relationship Type="http://schemas.openxmlformats.org/officeDocument/2006/relationships/styles" Target="styles.xml" Id="rId2" /><Relationship Type="http://schemas.openxmlformats.org/officeDocument/2006/relationships/hyperlink" Target="mailto:gertjan.vereecke@azgroeninge.be" TargetMode="External" Id="rId16" /><Relationship Type="http://schemas.openxmlformats.org/officeDocument/2006/relationships/header" Target="header2.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mailto:giovanni.matricali@uzleuven.be" TargetMode="External" Id="rId11" /><Relationship Type="http://schemas.openxmlformats.org/officeDocument/2006/relationships/customXml" Target="../customXml/item2.xml" Id="rId24" /><Relationship Type="http://schemas.openxmlformats.org/officeDocument/2006/relationships/footnotes" Target="footnotes.xml" Id="rId5" /><Relationship Type="http://schemas.openxmlformats.org/officeDocument/2006/relationships/hyperlink" Target="mailto:youri.taes@azsintjan.be" TargetMode="External" Id="rId15" /><Relationship Type="http://schemas.openxmlformats.org/officeDocument/2006/relationships/customXml" Target="../customXml/item1.xml" Id="rId23" /><Relationship Type="http://schemas.openxmlformats.org/officeDocument/2006/relationships/hyperlink" Target="mailto:koen.putman@vub.be" TargetMode="External" Id="rId10" /><Relationship Type="http://schemas.openxmlformats.org/officeDocument/2006/relationships/footer" Target="footer1.xml" Id="rId19" /><Relationship Type="http://schemas.openxmlformats.org/officeDocument/2006/relationships/webSettings" Target="webSettings.xml" Id="rId4" /><Relationship Type="http://schemas.openxmlformats.org/officeDocument/2006/relationships/hyperlink" Target="mailto:maaike.fobelets@vub.be" TargetMode="External" Id="rId9" /><Relationship Type="http://schemas.openxmlformats.org/officeDocument/2006/relationships/hyperlink" Target="mailto:frank.nobels@azorg.be" TargetMode="External" Id="rId14" /><Relationship Type="http://schemas.openxmlformats.org/officeDocument/2006/relationships/theme" Target="theme/theme1.xml" Id="rId22" /><Relationship Type="http://schemas.openxmlformats.org/officeDocument/2006/relationships/comments" Target="comments.xml" Id="R02aa224d075b42d9" /><Relationship Type="http://schemas.microsoft.com/office/2016/09/relationships/commentsIds" Target="commentsIds.xml" Id="Rfa3d89482d4a42e3" /><Relationship Type="http://schemas.microsoft.com/office/2011/relationships/commentsExtended" Target="commentsExtended.xml" Id="R4ecb551db36c4222" /><Relationship Type="http://schemas.microsoft.com/office/2018/08/relationships/commentsExtensible" Target="commentsExtensible.xml" Id="R5c1f47e7874f4bb2" /><Relationship Type="http://schemas.microsoft.com/office/2011/relationships/people" Target="people.xml" Id="R604317bc37164267"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1B33D7B57FFEC4BB77B5001C5B93838" ma:contentTypeVersion="6" ma:contentTypeDescription="Create a new document." ma:contentTypeScope="" ma:versionID="11489564a2e1eebedb75a596dc219880">
  <xsd:schema xmlns:xsd="http://www.w3.org/2001/XMLSchema" xmlns:xs="http://www.w3.org/2001/XMLSchema" xmlns:p="http://schemas.microsoft.com/office/2006/metadata/properties" xmlns:ns2="f44e6bd5-09db-4117-8b15-adf399208dc6" targetNamespace="http://schemas.microsoft.com/office/2006/metadata/properties" ma:root="true" ma:fieldsID="e3b726a9000fc3f395844b5888e6be4a" ns2:_="">
    <xsd:import namespace="f44e6bd5-09db-4117-8b15-adf399208d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4e6bd5-09db-4117-8b15-adf399208d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7128A8E-0414-44D8-A5C5-DDA9C25C0D4D}"/>
</file>

<file path=customXml/itemProps2.xml><?xml version="1.0" encoding="utf-8"?>
<ds:datastoreItem xmlns:ds="http://schemas.openxmlformats.org/officeDocument/2006/customXml" ds:itemID="{8083BF4F-34E4-4008-942F-25CA823EFD30}"/>
</file>

<file path=customXml/itemProps3.xml><?xml version="1.0" encoding="utf-8"?>
<ds:datastoreItem xmlns:ds="http://schemas.openxmlformats.org/officeDocument/2006/customXml" ds:itemID="{1A0A4548-3DCA-41A8-8BA6-39473718481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ULB - Hopital Erasme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Instructies voor een juist gebruik van het voorbeeld van informatie- en toestemmingsdocument (ICD)</dc:title>
  <dc:subject/>
  <dc:creator>Georges_Niset</dc:creator>
  <cp:keywords/>
  <cp:lastModifiedBy>Fabienne Dobbels</cp:lastModifiedBy>
  <cp:revision>6</cp:revision>
  <cp:lastPrinted>2013-06-14T13:58:00Z</cp:lastPrinted>
  <dcterms:created xsi:type="dcterms:W3CDTF">2026-03-31T14:58:00Z</dcterms:created>
  <dcterms:modified xsi:type="dcterms:W3CDTF">2026-06-03T09:18:02Z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0x010100F1B33D7B57FFEC4BB77B5001C5B93838</vt:lpwstr>
  </property>
</Properties>
</file>