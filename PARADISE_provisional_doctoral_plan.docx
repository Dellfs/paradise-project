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95C80" w14:textId="3905C0FA" w:rsidR="007D5D60" w:rsidRPr="00F06815" w:rsidRDefault="00DE65E1" w:rsidP="004E57D3">
      <w:pPr>
        <w:pBdr>
          <w:bottom w:val="single" w:sz="10" w:space="6" w:color="2A7F8E"/>
        </w:pBdr>
        <w:spacing w:after="60"/>
        <w:rPr>
          <w:rFonts w:ascii="Garamond" w:hAnsi="Garamond"/>
          <w:sz w:val="32"/>
          <w:szCs w:val="32"/>
          <w:lang w:val="en-US"/>
        </w:rPr>
      </w:pPr>
      <w:r w:rsidRPr="00F06815">
        <w:rPr>
          <w:rFonts w:ascii="Garamond" w:eastAsia="Calibri" w:hAnsi="Garamond"/>
          <w:b/>
          <w:bCs/>
          <w:color w:val="20415A"/>
          <w:sz w:val="32"/>
          <w:szCs w:val="32"/>
          <w:lang w:val="en-US"/>
        </w:rPr>
        <w:t>Towards Pressure-Adherence &amp; Education Driven Service in Diabetic Foot Disease (PARADISE trial)</w:t>
      </w:r>
    </w:p>
    <w:tbl>
      <w:tblPr>
        <w:tblpPr w:leftFromText="141" w:rightFromText="141" w:vertAnchor="text" w:tblpY="1"/>
        <w:tblOverlap w:val="neve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1"/>
        <w:gridCol w:w="7229"/>
      </w:tblGrid>
      <w:tr w:rsidR="007D5D60" w:rsidRPr="00F06815" w14:paraId="00F95C83"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EAF1F3"/>
            <w:tcMar>
              <w:top w:w="60" w:type="dxa"/>
              <w:left w:w="120" w:type="dxa"/>
              <w:bottom w:w="60" w:type="dxa"/>
              <w:right w:w="120" w:type="dxa"/>
            </w:tcMar>
            <w:vAlign w:val="center"/>
          </w:tcPr>
          <w:p w14:paraId="00F95C81" w14:textId="77777777" w:rsidR="007D5D60" w:rsidRPr="00F06815" w:rsidRDefault="005309EE" w:rsidP="004E57D3">
            <w:pPr>
              <w:spacing w:after="60"/>
              <w:rPr>
                <w:rFonts w:ascii="Garamond" w:hAnsi="Garamond"/>
              </w:rPr>
            </w:pPr>
            <w:proofErr w:type="spellStart"/>
            <w:r w:rsidRPr="00F06815">
              <w:rPr>
                <w:rFonts w:ascii="Garamond" w:eastAsia="Calibri" w:hAnsi="Garamond"/>
                <w:b/>
                <w:bCs/>
                <w:color w:val="20415A"/>
              </w:rPr>
              <w:t>Applicant</w:t>
            </w:r>
            <w:proofErr w:type="spellEnd"/>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82" w14:textId="4FAE293A" w:rsidR="007D5D60" w:rsidRPr="00F06815" w:rsidRDefault="003344D9" w:rsidP="004E57D3">
            <w:pPr>
              <w:spacing w:after="60"/>
              <w:rPr>
                <w:rFonts w:ascii="Garamond" w:hAnsi="Garamond"/>
              </w:rPr>
            </w:pPr>
            <w:r w:rsidRPr="00F06815">
              <w:rPr>
                <w:rFonts w:ascii="Garamond" w:hAnsi="Garamond"/>
                <w:b/>
                <w:bCs/>
                <w:color w:val="262626" w:themeColor="text1" w:themeTint="D9"/>
              </w:rPr>
              <w:t xml:space="preserve">De Buyser Janou </w:t>
            </w:r>
            <w:hyperlink r:id="rId7" w:history="1">
              <w:r w:rsidR="00734D8C" w:rsidRPr="00F06815">
                <w:rPr>
                  <w:rStyle w:val="Hyperlink"/>
                  <w:rFonts w:ascii="Garamond" w:hAnsi="Garamond"/>
                  <w14:textFill>
                    <w14:solidFill>
                      <w14:srgbClr w14:val="0563C1">
                        <w14:lumMod w14:val="85000"/>
                        <w14:lumOff w14:val="15000"/>
                      </w14:srgbClr>
                    </w14:solidFill>
                  </w14:textFill>
                </w:rPr>
                <w:t>janou.debuyser@kuleuven.be</w:t>
              </w:r>
            </w:hyperlink>
          </w:p>
        </w:tc>
      </w:tr>
      <w:tr w:rsidR="007D5D60" w:rsidRPr="00F06815" w14:paraId="00F95C86"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DCE7EB"/>
            <w:tcMar>
              <w:top w:w="60" w:type="dxa"/>
              <w:left w:w="120" w:type="dxa"/>
              <w:bottom w:w="60" w:type="dxa"/>
              <w:right w:w="120" w:type="dxa"/>
            </w:tcMar>
            <w:vAlign w:val="center"/>
          </w:tcPr>
          <w:p w14:paraId="00F95C84" w14:textId="77777777" w:rsidR="007D5D60" w:rsidRPr="00F06815" w:rsidRDefault="005309EE" w:rsidP="004E57D3">
            <w:pPr>
              <w:spacing w:after="60"/>
              <w:rPr>
                <w:rFonts w:ascii="Garamond" w:hAnsi="Garamond"/>
              </w:rPr>
            </w:pPr>
            <w:r w:rsidRPr="00F06815">
              <w:rPr>
                <w:rFonts w:ascii="Garamond" w:eastAsia="Calibri" w:hAnsi="Garamond"/>
                <w:b/>
                <w:bCs/>
                <w:color w:val="20415A"/>
              </w:rPr>
              <w:t>Supervisor (promotor)</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85" w14:textId="58A1CBEA" w:rsidR="007D5D60" w:rsidRPr="00F06815" w:rsidRDefault="00D86181" w:rsidP="004E57D3">
            <w:pPr>
              <w:spacing w:after="60"/>
              <w:rPr>
                <w:rFonts w:ascii="Garamond" w:hAnsi="Garamond"/>
                <w:lang w:val="en-US"/>
              </w:rPr>
            </w:pPr>
            <w:r w:rsidRPr="00F06815">
              <w:rPr>
                <w:rFonts w:ascii="Garamond" w:hAnsi="Garamond"/>
                <w:b/>
                <w:bCs/>
                <w:color w:val="1B2A33"/>
                <w:lang w:val="en-US"/>
              </w:rPr>
              <w:t>Prof. Kevin Deschamps</w:t>
            </w:r>
            <w:r w:rsidRPr="00F06815">
              <w:rPr>
                <w:rFonts w:ascii="Garamond" w:hAnsi="Garamond"/>
                <w:color w:val="1B2A33"/>
                <w:lang w:val="en-US"/>
              </w:rPr>
              <w:t xml:space="preserve">, Department of Rehabilitation Sciences, KU </w:t>
            </w:r>
            <w:r w:rsidR="00866286" w:rsidRPr="00F06815">
              <w:rPr>
                <w:rFonts w:ascii="Garamond" w:hAnsi="Garamond"/>
                <w:color w:val="1B2A33"/>
                <w:lang w:val="en-US"/>
              </w:rPr>
              <w:t>Leuven (</w:t>
            </w:r>
            <w:hyperlink r:id="rId8" w:history="1">
              <w:r w:rsidRPr="00F06815">
                <w:rPr>
                  <w:rStyle w:val="Hyperlink"/>
                  <w:rFonts w:ascii="Garamond" w:hAnsi="Garamond"/>
                  <w:lang w:val="en-US"/>
                </w:rPr>
                <w:t>kevin.deschamps@kuleuven.be</w:t>
              </w:r>
            </w:hyperlink>
            <w:r w:rsidRPr="00F06815">
              <w:rPr>
                <w:rFonts w:ascii="Garamond" w:hAnsi="Garamond"/>
              </w:rPr>
              <w:t>)</w:t>
            </w:r>
          </w:p>
        </w:tc>
      </w:tr>
      <w:tr w:rsidR="00D86181" w:rsidRPr="00F06815" w14:paraId="00F95C89"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EAF1F3"/>
            <w:tcMar>
              <w:top w:w="60" w:type="dxa"/>
              <w:left w:w="120" w:type="dxa"/>
              <w:bottom w:w="60" w:type="dxa"/>
              <w:right w:w="120" w:type="dxa"/>
            </w:tcMar>
            <w:vAlign w:val="center"/>
          </w:tcPr>
          <w:p w14:paraId="00F95C87" w14:textId="77777777" w:rsidR="00D86181" w:rsidRPr="00F06815" w:rsidRDefault="00D86181" w:rsidP="004E57D3">
            <w:pPr>
              <w:spacing w:after="60"/>
              <w:rPr>
                <w:rFonts w:ascii="Garamond" w:hAnsi="Garamond"/>
              </w:rPr>
            </w:pPr>
            <w:r w:rsidRPr="00F06815">
              <w:rPr>
                <w:rFonts w:ascii="Garamond" w:eastAsia="Calibri" w:hAnsi="Garamond"/>
                <w:b/>
                <w:bCs/>
                <w:color w:val="20415A"/>
              </w:rPr>
              <w:t>Co-supervisor(s)</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361248B9" w14:textId="3645CBCA" w:rsidR="00D86181" w:rsidRPr="00F06815" w:rsidRDefault="00D86181" w:rsidP="004E57D3">
            <w:pPr>
              <w:spacing w:after="60"/>
              <w:rPr>
                <w:rFonts w:ascii="Garamond" w:hAnsi="Garamond"/>
                <w:color w:val="1B2A33"/>
                <w:lang w:val="en-US"/>
              </w:rPr>
            </w:pPr>
            <w:r w:rsidRPr="00F06815">
              <w:rPr>
                <w:rFonts w:ascii="Garamond" w:hAnsi="Garamond"/>
                <w:b/>
                <w:bCs/>
                <w:color w:val="1B2A33"/>
                <w:lang w:val="en-US"/>
              </w:rPr>
              <w:t>Prof. Fabienne Dobbels</w:t>
            </w:r>
            <w:r w:rsidRPr="00F06815">
              <w:rPr>
                <w:rFonts w:ascii="Garamond" w:hAnsi="Garamond"/>
                <w:color w:val="1B2A33"/>
                <w:lang w:val="en-US"/>
              </w:rPr>
              <w:t xml:space="preserve">, Academic Centre for Nursing and Midwifery, </w:t>
            </w:r>
            <w:r w:rsidR="00E13BFC" w:rsidRPr="00F06815">
              <w:rPr>
                <w:rFonts w:ascii="Garamond" w:hAnsi="Garamond"/>
                <w:color w:val="1B2A33"/>
                <w:lang w:val="en-US"/>
              </w:rPr>
              <w:br/>
            </w:r>
            <w:r w:rsidRPr="00F06815">
              <w:rPr>
                <w:rFonts w:ascii="Garamond" w:hAnsi="Garamond"/>
                <w:color w:val="1B2A33"/>
                <w:lang w:val="en-US"/>
              </w:rPr>
              <w:t>KU Leuven (</w:t>
            </w:r>
            <w:hyperlink r:id="rId9" w:history="1">
              <w:r w:rsidRPr="00F06815">
                <w:rPr>
                  <w:rStyle w:val="Hyperlink"/>
                  <w:rFonts w:ascii="Garamond" w:hAnsi="Garamond"/>
                  <w:lang w:val="en-US"/>
                </w:rPr>
                <w:t>fabienne.dobbels@kuleuven.be</w:t>
              </w:r>
            </w:hyperlink>
            <w:r w:rsidRPr="00F06815">
              <w:rPr>
                <w:rFonts w:ascii="Garamond" w:hAnsi="Garamond"/>
                <w:color w:val="1B2A33"/>
                <w:lang w:val="en-US"/>
              </w:rPr>
              <w:t>)</w:t>
            </w:r>
          </w:p>
          <w:p w14:paraId="25EA9D88" w14:textId="3F7E68E9" w:rsidR="00D86181" w:rsidRPr="00F06815" w:rsidRDefault="00D86181" w:rsidP="004E57D3">
            <w:pPr>
              <w:spacing w:after="60"/>
              <w:rPr>
                <w:rFonts w:ascii="Garamond" w:hAnsi="Garamond"/>
                <w:color w:val="1B2A33"/>
                <w:lang w:val="en-US"/>
              </w:rPr>
            </w:pPr>
            <w:r w:rsidRPr="00F06815">
              <w:rPr>
                <w:rFonts w:ascii="Garamond" w:hAnsi="Garamond"/>
                <w:b/>
                <w:bCs/>
                <w:color w:val="1B2A33"/>
                <w:lang w:val="en-US"/>
              </w:rPr>
              <w:t xml:space="preserve">Prof. Maaike </w:t>
            </w:r>
            <w:proofErr w:type="spellStart"/>
            <w:r w:rsidRPr="00F06815">
              <w:rPr>
                <w:rFonts w:ascii="Garamond" w:hAnsi="Garamond"/>
                <w:b/>
                <w:bCs/>
                <w:color w:val="1B2A33"/>
                <w:lang w:val="en-US"/>
              </w:rPr>
              <w:t>Fobelets</w:t>
            </w:r>
            <w:proofErr w:type="spellEnd"/>
            <w:r w:rsidRPr="00F06815">
              <w:rPr>
                <w:rFonts w:ascii="Garamond" w:hAnsi="Garamond"/>
                <w:color w:val="1B2A33"/>
                <w:lang w:val="en-US"/>
              </w:rPr>
              <w:t xml:space="preserve">, Faculty of Medicine and Pharmacy, </w:t>
            </w:r>
            <w:r w:rsidR="00E13BFC" w:rsidRPr="00F06815">
              <w:rPr>
                <w:rFonts w:ascii="Garamond" w:hAnsi="Garamond"/>
                <w:color w:val="1B2A33"/>
                <w:lang w:val="en-US"/>
              </w:rPr>
              <w:t>VUB</w:t>
            </w:r>
          </w:p>
          <w:p w14:paraId="7EDBA6AA" w14:textId="780FB92A" w:rsidR="00D86181" w:rsidRPr="00F06815" w:rsidRDefault="00D86181" w:rsidP="004E57D3">
            <w:pPr>
              <w:spacing w:after="60"/>
              <w:rPr>
                <w:rFonts w:ascii="Garamond" w:hAnsi="Garamond"/>
                <w:lang w:val="en-US"/>
              </w:rPr>
            </w:pPr>
            <w:r w:rsidRPr="00F06815">
              <w:rPr>
                <w:rFonts w:ascii="Garamond" w:hAnsi="Garamond"/>
                <w:lang w:val="en-US"/>
              </w:rPr>
              <w:t>(</w:t>
            </w:r>
            <w:hyperlink r:id="rId10" w:history="1">
              <w:r w:rsidRPr="00F06815">
                <w:rPr>
                  <w:rStyle w:val="Hyperlink"/>
                  <w:rFonts w:ascii="Garamond" w:hAnsi="Garamond"/>
                  <w:lang w:val="en-US"/>
                </w:rPr>
                <w:t>Maaike.Fobelets@vub.be</w:t>
              </w:r>
            </w:hyperlink>
            <w:r w:rsidRPr="00F06815">
              <w:rPr>
                <w:rFonts w:ascii="Garamond" w:hAnsi="Garamond"/>
                <w:lang w:val="en-US"/>
              </w:rPr>
              <w:t>)</w:t>
            </w:r>
            <w:r w:rsidRPr="00F06815">
              <w:rPr>
                <w:rFonts w:ascii="Garamond" w:hAnsi="Garamond"/>
                <w:color w:val="1B2A33"/>
                <w:lang w:val="en-US"/>
              </w:rPr>
              <w:br/>
            </w:r>
            <w:r w:rsidRPr="00F06815">
              <w:rPr>
                <w:rFonts w:ascii="Garamond" w:hAnsi="Garamond"/>
                <w:b/>
                <w:bCs/>
                <w:color w:val="1B2A33"/>
                <w:lang w:val="en-US"/>
              </w:rPr>
              <w:t>Prof. Koen Putman</w:t>
            </w:r>
            <w:r w:rsidRPr="00F06815">
              <w:rPr>
                <w:rFonts w:ascii="Garamond" w:hAnsi="Garamond"/>
                <w:color w:val="1B2A33"/>
                <w:lang w:val="en-US"/>
              </w:rPr>
              <w:t xml:space="preserve">, Faculty of Medicine and Pharmacy, </w:t>
            </w:r>
            <w:r w:rsidR="00E13BFC" w:rsidRPr="00F06815">
              <w:rPr>
                <w:rFonts w:ascii="Garamond" w:hAnsi="Garamond"/>
                <w:color w:val="1B2A33"/>
                <w:lang w:val="en-US"/>
              </w:rPr>
              <w:t>VUB</w:t>
            </w:r>
            <w:r w:rsidRPr="00F06815">
              <w:rPr>
                <w:rFonts w:ascii="Garamond" w:hAnsi="Garamond"/>
                <w:color w:val="1B2A33"/>
                <w:lang w:val="en-US"/>
              </w:rPr>
              <w:t xml:space="preserve"> </w:t>
            </w:r>
          </w:p>
          <w:p w14:paraId="00F95C88" w14:textId="4B95C603" w:rsidR="00D86181" w:rsidRPr="00F06815" w:rsidRDefault="00D86181" w:rsidP="004E57D3">
            <w:pPr>
              <w:spacing w:after="60"/>
              <w:rPr>
                <w:rFonts w:ascii="Garamond" w:hAnsi="Garamond"/>
                <w:color w:val="1B2A33"/>
                <w:lang w:val="en-US"/>
              </w:rPr>
            </w:pPr>
            <w:r w:rsidRPr="00F06815">
              <w:rPr>
                <w:rFonts w:ascii="Garamond" w:hAnsi="Garamond"/>
                <w:lang w:val="en-GB"/>
              </w:rPr>
              <w:t>(</w:t>
            </w:r>
            <w:hyperlink r:id="rId11" w:history="1">
              <w:r w:rsidRPr="00F06815">
                <w:rPr>
                  <w:rStyle w:val="Hyperlink"/>
                  <w:rFonts w:ascii="Garamond" w:hAnsi="Garamond"/>
                  <w:lang w:val="en-US"/>
                </w:rPr>
                <w:t>koen.putman@vub.be</w:t>
              </w:r>
            </w:hyperlink>
            <w:r w:rsidRPr="00F06815">
              <w:rPr>
                <w:rFonts w:ascii="Garamond" w:hAnsi="Garamond"/>
                <w:lang w:val="en-US"/>
              </w:rPr>
              <w:t>)</w:t>
            </w:r>
          </w:p>
        </w:tc>
      </w:tr>
      <w:tr w:rsidR="00D86181" w:rsidRPr="00F06815" w14:paraId="00F95C8C"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DCE7EB"/>
            <w:tcMar>
              <w:top w:w="60" w:type="dxa"/>
              <w:left w:w="120" w:type="dxa"/>
              <w:bottom w:w="60" w:type="dxa"/>
              <w:right w:w="120" w:type="dxa"/>
            </w:tcMar>
            <w:vAlign w:val="center"/>
          </w:tcPr>
          <w:p w14:paraId="2E363454" w14:textId="77777777" w:rsidR="00990238" w:rsidRPr="00F06815" w:rsidRDefault="00D86181" w:rsidP="004E57D3">
            <w:pPr>
              <w:spacing w:after="60"/>
              <w:rPr>
                <w:rFonts w:ascii="Garamond" w:eastAsia="Calibri" w:hAnsi="Garamond"/>
                <w:b/>
                <w:bCs/>
                <w:color w:val="20415A"/>
              </w:rPr>
            </w:pPr>
            <w:r w:rsidRPr="00F06815">
              <w:rPr>
                <w:rFonts w:ascii="Garamond" w:eastAsia="Calibri" w:hAnsi="Garamond"/>
                <w:b/>
                <w:bCs/>
                <w:color w:val="20415A"/>
              </w:rPr>
              <w:t xml:space="preserve">Research </w:t>
            </w:r>
            <w:proofErr w:type="spellStart"/>
            <w:r w:rsidRPr="00F06815">
              <w:rPr>
                <w:rFonts w:ascii="Garamond" w:eastAsia="Calibri" w:hAnsi="Garamond"/>
                <w:b/>
                <w:bCs/>
                <w:color w:val="20415A"/>
              </w:rPr>
              <w:t>location</w:t>
            </w:r>
            <w:proofErr w:type="spellEnd"/>
            <w:r w:rsidRPr="00F06815">
              <w:rPr>
                <w:rFonts w:ascii="Garamond" w:eastAsia="Calibri" w:hAnsi="Garamond"/>
                <w:b/>
                <w:bCs/>
                <w:color w:val="20415A"/>
              </w:rPr>
              <w:t xml:space="preserve"> </w:t>
            </w:r>
          </w:p>
          <w:p w14:paraId="00F95C8A" w14:textId="44092751" w:rsidR="00D86181" w:rsidRPr="00F06815" w:rsidRDefault="00D86181" w:rsidP="004E57D3">
            <w:pPr>
              <w:spacing w:after="60"/>
              <w:rPr>
                <w:rFonts w:ascii="Garamond" w:hAnsi="Garamond"/>
              </w:rPr>
            </w:pPr>
            <w:r w:rsidRPr="00F06815">
              <w:rPr>
                <w:rFonts w:ascii="Garamond" w:eastAsia="Calibri" w:hAnsi="Garamond"/>
                <w:b/>
                <w:bCs/>
                <w:color w:val="20415A"/>
              </w:rPr>
              <w:t xml:space="preserve">(for </w:t>
            </w:r>
            <w:proofErr w:type="spellStart"/>
            <w:r w:rsidRPr="00F06815">
              <w:rPr>
                <w:rFonts w:ascii="Garamond" w:eastAsia="Calibri" w:hAnsi="Garamond"/>
                <w:b/>
                <w:bCs/>
                <w:color w:val="20415A"/>
              </w:rPr>
              <w:t>correspondence</w:t>
            </w:r>
            <w:proofErr w:type="spellEnd"/>
            <w:r w:rsidRPr="00F06815">
              <w:rPr>
                <w:rFonts w:ascii="Garamond" w:eastAsia="Calibri" w:hAnsi="Garamond"/>
                <w:b/>
                <w:bCs/>
                <w:color w:val="20415A"/>
              </w:rPr>
              <w:t>)</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79C6F924" w14:textId="77777777" w:rsidR="00D86181" w:rsidRPr="00F06815" w:rsidRDefault="00D86181" w:rsidP="004E57D3">
            <w:pPr>
              <w:spacing w:after="60"/>
              <w:rPr>
                <w:rFonts w:ascii="Garamond" w:hAnsi="Garamond"/>
                <w:color w:val="1B2A33"/>
                <w:lang w:val="en-US"/>
              </w:rPr>
            </w:pPr>
            <w:r w:rsidRPr="00F06815">
              <w:rPr>
                <w:rFonts w:ascii="Garamond" w:hAnsi="Garamond"/>
                <w:color w:val="1B2A33"/>
                <w:lang w:val="en-US"/>
              </w:rPr>
              <w:t xml:space="preserve">KU Leuven Campus Bruges, Department of Rehabilitation Sciences, Musculoskeletal Research Group. </w:t>
            </w:r>
          </w:p>
          <w:p w14:paraId="00F95C8B" w14:textId="6150C78C" w:rsidR="00D86181" w:rsidRPr="00F06815" w:rsidRDefault="00D86181" w:rsidP="004E57D3">
            <w:pPr>
              <w:spacing w:after="60"/>
              <w:rPr>
                <w:rFonts w:ascii="Garamond" w:hAnsi="Garamond"/>
                <w:lang w:val="en-US"/>
              </w:rPr>
            </w:pPr>
            <w:proofErr w:type="spellStart"/>
            <w:r w:rsidRPr="00F06815">
              <w:rPr>
                <w:rFonts w:ascii="Garamond" w:hAnsi="Garamond"/>
                <w:color w:val="1B2A33"/>
                <w:lang w:val="en-US"/>
              </w:rPr>
              <w:t>Spoorwegstraat</w:t>
            </w:r>
            <w:proofErr w:type="spellEnd"/>
            <w:r w:rsidRPr="00F06815">
              <w:rPr>
                <w:rFonts w:ascii="Garamond" w:hAnsi="Garamond"/>
                <w:color w:val="1B2A33"/>
                <w:lang w:val="en-US"/>
              </w:rPr>
              <w:t xml:space="preserve"> 12, 8200 Brugge (Belgium)</w:t>
            </w:r>
          </w:p>
        </w:tc>
      </w:tr>
      <w:tr w:rsidR="00D86181" w:rsidRPr="00F06815" w14:paraId="00F95C8F"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EAF1F3"/>
            <w:tcMar>
              <w:top w:w="60" w:type="dxa"/>
              <w:left w:w="120" w:type="dxa"/>
              <w:bottom w:w="60" w:type="dxa"/>
              <w:right w:w="120" w:type="dxa"/>
            </w:tcMar>
            <w:vAlign w:val="center"/>
          </w:tcPr>
          <w:p w14:paraId="00F95C8D" w14:textId="77777777" w:rsidR="00D86181" w:rsidRPr="00F06815" w:rsidRDefault="00D86181" w:rsidP="004E57D3">
            <w:pPr>
              <w:spacing w:after="60"/>
              <w:rPr>
                <w:rFonts w:ascii="Garamond" w:hAnsi="Garamond"/>
              </w:rPr>
            </w:pPr>
            <w:r w:rsidRPr="00F06815">
              <w:rPr>
                <w:rFonts w:ascii="Garamond" w:eastAsia="Calibri" w:hAnsi="Garamond"/>
                <w:b/>
                <w:bCs/>
                <w:color w:val="20415A"/>
              </w:rPr>
              <w:t xml:space="preserve">Available </w:t>
            </w:r>
            <w:proofErr w:type="spellStart"/>
            <w:r w:rsidRPr="00F06815">
              <w:rPr>
                <w:rFonts w:ascii="Garamond" w:eastAsia="Calibri" w:hAnsi="Garamond"/>
                <w:b/>
                <w:bCs/>
                <w:color w:val="20415A"/>
              </w:rPr>
              <w:t>grant</w:t>
            </w:r>
            <w:proofErr w:type="spellEnd"/>
            <w:r w:rsidRPr="00F06815">
              <w:rPr>
                <w:rFonts w:ascii="Garamond" w:eastAsia="Calibri" w:hAnsi="Garamond"/>
                <w:b/>
                <w:bCs/>
                <w:color w:val="20415A"/>
              </w:rPr>
              <w:t xml:space="preserve"> support</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8E" w14:textId="0224EB22" w:rsidR="00D86181" w:rsidRPr="00F06815" w:rsidRDefault="00D86181" w:rsidP="004E57D3">
            <w:pPr>
              <w:spacing w:after="60"/>
              <w:rPr>
                <w:rFonts w:ascii="Garamond" w:hAnsi="Garamond"/>
                <w:lang w:val="en-US"/>
              </w:rPr>
            </w:pPr>
            <w:r w:rsidRPr="00F06815">
              <w:rPr>
                <w:rFonts w:ascii="Garamond" w:hAnsi="Garamond"/>
                <w:color w:val="1B2A33"/>
                <w:lang w:val="en-US"/>
              </w:rPr>
              <w:t xml:space="preserve">FWO-TBM project </w:t>
            </w:r>
            <w:r w:rsidRPr="00F06815">
              <w:rPr>
                <w:rFonts w:ascii="Garamond" w:hAnsi="Garamond"/>
                <w:b/>
                <w:bCs/>
                <w:color w:val="1B2A33"/>
                <w:lang w:val="en-US"/>
              </w:rPr>
              <w:t>“PARADISE”</w:t>
            </w:r>
            <w:r w:rsidRPr="00F06815">
              <w:rPr>
                <w:rFonts w:ascii="Garamond" w:hAnsi="Garamond"/>
                <w:color w:val="1B2A33"/>
                <w:lang w:val="en-US"/>
              </w:rPr>
              <w:t xml:space="preserve"> (application no. T000226N; KU Leuven host budget €847,774.00 over 48 months).</w:t>
            </w:r>
          </w:p>
        </w:tc>
      </w:tr>
      <w:tr w:rsidR="00D86181" w:rsidRPr="00F06815" w14:paraId="00F95C92"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DCE7EB"/>
            <w:tcMar>
              <w:top w:w="60" w:type="dxa"/>
              <w:left w:w="120" w:type="dxa"/>
              <w:bottom w:w="60" w:type="dxa"/>
              <w:right w:w="120" w:type="dxa"/>
            </w:tcMar>
            <w:vAlign w:val="center"/>
          </w:tcPr>
          <w:p w14:paraId="00F95C90" w14:textId="77777777" w:rsidR="00D86181" w:rsidRPr="00F06815" w:rsidRDefault="00D86181" w:rsidP="004E57D3">
            <w:pPr>
              <w:spacing w:after="60"/>
              <w:rPr>
                <w:rFonts w:ascii="Garamond" w:hAnsi="Garamond"/>
              </w:rPr>
            </w:pPr>
            <w:proofErr w:type="spellStart"/>
            <w:r w:rsidRPr="00F06815">
              <w:rPr>
                <w:rFonts w:ascii="Garamond" w:eastAsia="Calibri" w:hAnsi="Garamond"/>
                <w:b/>
                <w:bCs/>
                <w:color w:val="20415A"/>
              </w:rPr>
              <w:t>Ethical</w:t>
            </w:r>
            <w:proofErr w:type="spellEnd"/>
            <w:r w:rsidRPr="00F06815">
              <w:rPr>
                <w:rFonts w:ascii="Garamond" w:eastAsia="Calibri" w:hAnsi="Garamond"/>
                <w:b/>
                <w:bCs/>
                <w:color w:val="20415A"/>
              </w:rPr>
              <w:t xml:space="preserve"> </w:t>
            </w:r>
            <w:proofErr w:type="spellStart"/>
            <w:r w:rsidRPr="00F06815">
              <w:rPr>
                <w:rFonts w:ascii="Garamond" w:eastAsia="Calibri" w:hAnsi="Garamond"/>
                <w:b/>
                <w:bCs/>
                <w:color w:val="20415A"/>
              </w:rPr>
              <w:t>Committee</w:t>
            </w:r>
            <w:proofErr w:type="spellEnd"/>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91" w14:textId="31DBB43D" w:rsidR="00D86181" w:rsidRPr="00F06815" w:rsidRDefault="00AE3143" w:rsidP="004E57D3">
            <w:pPr>
              <w:spacing w:after="60"/>
              <w:rPr>
                <w:rFonts w:ascii="Garamond" w:hAnsi="Garamond"/>
                <w:color w:val="1B2A33"/>
                <w:lang w:val="en-GB"/>
              </w:rPr>
            </w:pPr>
            <w:r w:rsidRPr="00F06815">
              <w:rPr>
                <w:rFonts w:ascii="Garamond" w:hAnsi="Garamond"/>
                <w:color w:val="1B2A33"/>
                <w:lang w:val="en-GB"/>
              </w:rPr>
              <w:t>EC Research UZ/KU Leuven (S71769); FAMHP multicentre trial registration (class 1 custom-made foot orthoses)</w:t>
            </w:r>
          </w:p>
        </w:tc>
      </w:tr>
      <w:tr w:rsidR="00D86181" w:rsidRPr="00F06815" w14:paraId="00F95C95"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EAF1F3"/>
            <w:tcMar>
              <w:top w:w="60" w:type="dxa"/>
              <w:left w:w="120" w:type="dxa"/>
              <w:bottom w:w="60" w:type="dxa"/>
              <w:right w:w="120" w:type="dxa"/>
            </w:tcMar>
            <w:vAlign w:val="center"/>
          </w:tcPr>
          <w:p w14:paraId="00F95C93" w14:textId="77777777" w:rsidR="00D86181" w:rsidRPr="00F06815" w:rsidRDefault="00D86181" w:rsidP="004E57D3">
            <w:pPr>
              <w:spacing w:after="60"/>
              <w:rPr>
                <w:rFonts w:ascii="Garamond" w:hAnsi="Garamond"/>
              </w:rPr>
            </w:pPr>
            <w:proofErr w:type="spellStart"/>
            <w:r w:rsidRPr="00F06815">
              <w:rPr>
                <w:rFonts w:ascii="Garamond" w:eastAsia="Calibri" w:hAnsi="Garamond"/>
                <w:b/>
                <w:bCs/>
                <w:color w:val="20415A"/>
              </w:rPr>
              <w:t>Animal</w:t>
            </w:r>
            <w:proofErr w:type="spellEnd"/>
            <w:r w:rsidRPr="00F06815">
              <w:rPr>
                <w:rFonts w:ascii="Garamond" w:eastAsia="Calibri" w:hAnsi="Garamond"/>
                <w:b/>
                <w:bCs/>
                <w:color w:val="20415A"/>
              </w:rPr>
              <w:t xml:space="preserve"> </w:t>
            </w:r>
            <w:proofErr w:type="spellStart"/>
            <w:r w:rsidRPr="00F06815">
              <w:rPr>
                <w:rFonts w:ascii="Garamond" w:eastAsia="Calibri" w:hAnsi="Garamond"/>
                <w:b/>
                <w:bCs/>
                <w:color w:val="20415A"/>
              </w:rPr>
              <w:t>experiments</w:t>
            </w:r>
            <w:proofErr w:type="spellEnd"/>
            <w:r w:rsidRPr="00F06815">
              <w:rPr>
                <w:rFonts w:ascii="Garamond" w:eastAsia="Calibri" w:hAnsi="Garamond"/>
                <w:b/>
                <w:bCs/>
                <w:color w:val="20415A"/>
              </w:rPr>
              <w:t>?</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94" w14:textId="77777777" w:rsidR="00D86181" w:rsidRPr="00F06815" w:rsidRDefault="00D86181" w:rsidP="004E57D3">
            <w:pPr>
              <w:spacing w:after="60"/>
              <w:rPr>
                <w:rFonts w:ascii="Garamond" w:hAnsi="Garamond"/>
              </w:rPr>
            </w:pPr>
            <w:r w:rsidRPr="00F06815">
              <w:rPr>
                <w:rFonts w:ascii="Garamond" w:hAnsi="Garamond"/>
                <w:color w:val="1B2A33"/>
              </w:rPr>
              <w:t>No</w:t>
            </w:r>
          </w:p>
        </w:tc>
      </w:tr>
      <w:tr w:rsidR="00D86181" w:rsidRPr="00F06815" w14:paraId="00F95C98"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DCE7EB"/>
            <w:tcMar>
              <w:top w:w="60" w:type="dxa"/>
              <w:left w:w="120" w:type="dxa"/>
              <w:bottom w:w="60" w:type="dxa"/>
              <w:right w:w="120" w:type="dxa"/>
            </w:tcMar>
            <w:vAlign w:val="center"/>
          </w:tcPr>
          <w:p w14:paraId="00F95C96" w14:textId="77777777" w:rsidR="00D86181" w:rsidRPr="00F06815" w:rsidRDefault="00D86181" w:rsidP="004E57D3">
            <w:pPr>
              <w:spacing w:after="60"/>
              <w:rPr>
                <w:rFonts w:ascii="Garamond" w:hAnsi="Garamond"/>
              </w:rPr>
            </w:pPr>
            <w:proofErr w:type="spellStart"/>
            <w:r w:rsidRPr="00F06815">
              <w:rPr>
                <w:rFonts w:ascii="Garamond" w:eastAsia="Calibri" w:hAnsi="Garamond"/>
                <w:b/>
                <w:bCs/>
                <w:color w:val="20415A"/>
              </w:rPr>
              <w:t>Thematic</w:t>
            </w:r>
            <w:proofErr w:type="spellEnd"/>
            <w:r w:rsidRPr="00F06815">
              <w:rPr>
                <w:rFonts w:ascii="Garamond" w:eastAsia="Calibri" w:hAnsi="Garamond"/>
                <w:b/>
                <w:bCs/>
                <w:color w:val="20415A"/>
              </w:rPr>
              <w:t xml:space="preserve"> </w:t>
            </w:r>
            <w:proofErr w:type="spellStart"/>
            <w:r w:rsidRPr="00F06815">
              <w:rPr>
                <w:rFonts w:ascii="Garamond" w:eastAsia="Calibri" w:hAnsi="Garamond"/>
                <w:b/>
                <w:bCs/>
                <w:color w:val="20415A"/>
              </w:rPr>
              <w:t>programme</w:t>
            </w:r>
            <w:proofErr w:type="spellEnd"/>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686F8D6E" w14:textId="77777777" w:rsidR="00E13BFC" w:rsidRPr="00F06815" w:rsidRDefault="00D86181" w:rsidP="004E57D3">
            <w:pPr>
              <w:spacing w:after="60"/>
              <w:rPr>
                <w:rFonts w:ascii="Garamond" w:hAnsi="Garamond"/>
                <w:color w:val="1B2A33"/>
                <w:lang w:val="en-US"/>
              </w:rPr>
            </w:pPr>
            <w:r w:rsidRPr="00F06815">
              <w:rPr>
                <w:rFonts w:ascii="Garamond" w:hAnsi="Garamond"/>
                <w:color w:val="1B2A33"/>
                <w:lang w:val="en-US"/>
              </w:rPr>
              <w:t xml:space="preserve">Doctoral </w:t>
            </w:r>
            <w:proofErr w:type="spellStart"/>
            <w:r w:rsidRPr="00F06815">
              <w:rPr>
                <w:rFonts w:ascii="Garamond" w:hAnsi="Garamond"/>
                <w:color w:val="1B2A33"/>
                <w:lang w:val="en-US"/>
              </w:rPr>
              <w:t>Programme</w:t>
            </w:r>
            <w:proofErr w:type="spellEnd"/>
            <w:r w:rsidRPr="00F06815">
              <w:rPr>
                <w:rFonts w:ascii="Garamond" w:hAnsi="Garamond"/>
                <w:color w:val="1B2A33"/>
                <w:lang w:val="en-US"/>
              </w:rPr>
              <w:t xml:space="preserve"> in Biomedical Sciences</w:t>
            </w:r>
            <w:r w:rsidR="00E13BFC" w:rsidRPr="00F06815">
              <w:rPr>
                <w:rFonts w:ascii="Garamond" w:hAnsi="Garamond"/>
                <w:color w:val="1B2A33"/>
                <w:lang w:val="en-US"/>
              </w:rPr>
              <w:t xml:space="preserve">, </w:t>
            </w:r>
          </w:p>
          <w:p w14:paraId="00F95C97" w14:textId="699DDE8C" w:rsidR="00D86181" w:rsidRPr="00F06815" w:rsidRDefault="00D86181" w:rsidP="004E57D3">
            <w:pPr>
              <w:spacing w:after="60"/>
              <w:rPr>
                <w:rFonts w:ascii="Garamond" w:hAnsi="Garamond"/>
                <w:lang w:val="en-US"/>
              </w:rPr>
            </w:pPr>
            <w:r w:rsidRPr="00F06815">
              <w:rPr>
                <w:rFonts w:ascii="Garamond" w:hAnsi="Garamond"/>
                <w:color w:val="1B2A33"/>
                <w:lang w:val="en-US"/>
              </w:rPr>
              <w:t>Movement and Rehabilitation Sciences</w:t>
            </w:r>
          </w:p>
        </w:tc>
      </w:tr>
      <w:tr w:rsidR="00D86181" w:rsidRPr="00F06815" w14:paraId="00F95C9B"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EAF1F3"/>
            <w:tcMar>
              <w:top w:w="60" w:type="dxa"/>
              <w:left w:w="120" w:type="dxa"/>
              <w:bottom w:w="60" w:type="dxa"/>
              <w:right w:w="120" w:type="dxa"/>
            </w:tcMar>
            <w:vAlign w:val="center"/>
          </w:tcPr>
          <w:p w14:paraId="00F95C99" w14:textId="7082558D" w:rsidR="00D86181" w:rsidRPr="00F06815" w:rsidRDefault="00D86181" w:rsidP="004E57D3">
            <w:pPr>
              <w:spacing w:after="60"/>
              <w:rPr>
                <w:rFonts w:ascii="Garamond" w:hAnsi="Garamond"/>
                <w:lang w:val="en-US"/>
              </w:rPr>
            </w:pPr>
            <w:r w:rsidRPr="00F06815">
              <w:rPr>
                <w:rFonts w:ascii="Garamond" w:eastAsia="Calibri" w:hAnsi="Garamond"/>
                <w:b/>
                <w:bCs/>
                <w:color w:val="20415A"/>
                <w:lang w:val="en-US"/>
              </w:rPr>
              <w:t xml:space="preserve">Starting date </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9A" w14:textId="480D45EA" w:rsidR="00D86181" w:rsidRPr="00F06815" w:rsidRDefault="00D86181" w:rsidP="004E57D3">
            <w:pPr>
              <w:spacing w:after="60"/>
              <w:rPr>
                <w:rFonts w:ascii="Garamond" w:hAnsi="Garamond"/>
              </w:rPr>
            </w:pPr>
            <w:r w:rsidRPr="00F06815">
              <w:rPr>
                <w:rFonts w:ascii="Garamond" w:hAnsi="Garamond"/>
              </w:rPr>
              <w:t>03-07-2026</w:t>
            </w:r>
            <w:r w:rsidR="00D67E59" w:rsidRPr="00F06815">
              <w:rPr>
                <w:rFonts w:ascii="Garamond" w:hAnsi="Garamond"/>
              </w:rPr>
              <w:t xml:space="preserve"> (</w:t>
            </w:r>
            <w:proofErr w:type="spellStart"/>
            <w:r w:rsidR="00D67E59" w:rsidRPr="00F06815">
              <w:rPr>
                <w:rFonts w:ascii="Garamond" w:hAnsi="Garamond"/>
              </w:rPr>
              <w:t>expected</w:t>
            </w:r>
            <w:proofErr w:type="spellEnd"/>
            <w:r w:rsidR="00D67E59" w:rsidRPr="00F06815">
              <w:rPr>
                <w:rFonts w:ascii="Garamond" w:hAnsi="Garamond"/>
              </w:rPr>
              <w:t xml:space="preserve"> end date: 03-07-2030)</w:t>
            </w:r>
          </w:p>
        </w:tc>
      </w:tr>
      <w:tr w:rsidR="00D86181" w:rsidRPr="00F06815" w14:paraId="00F95C9E" w14:textId="77777777" w:rsidTr="00820787">
        <w:tc>
          <w:tcPr>
            <w:tcW w:w="2691" w:type="dxa"/>
            <w:tcBorders>
              <w:top w:val="single" w:sz="2" w:space="0" w:color="C8D2D8"/>
              <w:left w:val="single" w:sz="2" w:space="0" w:color="C8D2D8"/>
              <w:bottom w:val="single" w:sz="2" w:space="0" w:color="C8D2D8"/>
              <w:right w:val="single" w:sz="2" w:space="0" w:color="C8D2D8"/>
            </w:tcBorders>
            <w:shd w:val="clear" w:color="auto" w:fill="DCE7EB"/>
            <w:tcMar>
              <w:top w:w="60" w:type="dxa"/>
              <w:left w:w="120" w:type="dxa"/>
              <w:bottom w:w="60" w:type="dxa"/>
              <w:right w:w="120" w:type="dxa"/>
            </w:tcMar>
            <w:vAlign w:val="center"/>
          </w:tcPr>
          <w:p w14:paraId="00F95C9C" w14:textId="14C47C11" w:rsidR="00D86181" w:rsidRPr="00F06815" w:rsidRDefault="00350471" w:rsidP="004E57D3">
            <w:pPr>
              <w:spacing w:after="60"/>
              <w:rPr>
                <w:rFonts w:ascii="Garamond" w:hAnsi="Garamond"/>
              </w:rPr>
            </w:pPr>
            <w:r w:rsidRPr="00F06815">
              <w:rPr>
                <w:rFonts w:ascii="Garamond" w:eastAsia="Calibri" w:hAnsi="Garamond"/>
                <w:b/>
                <w:bCs/>
                <w:color w:val="20415A"/>
              </w:rPr>
              <w:t xml:space="preserve">PhD </w:t>
            </w:r>
            <w:r w:rsidR="00820787" w:rsidRPr="00F06815">
              <w:rPr>
                <w:rFonts w:ascii="Garamond" w:eastAsia="Calibri" w:hAnsi="Garamond"/>
                <w:b/>
                <w:bCs/>
                <w:color w:val="20415A"/>
              </w:rPr>
              <w:t>f</w:t>
            </w:r>
            <w:r w:rsidRPr="00F06815">
              <w:rPr>
                <w:rFonts w:ascii="Garamond" w:eastAsia="Calibri" w:hAnsi="Garamond"/>
                <w:b/>
                <w:bCs/>
                <w:color w:val="20415A"/>
              </w:rPr>
              <w:t>ormat</w:t>
            </w:r>
          </w:p>
        </w:tc>
        <w:tc>
          <w:tcPr>
            <w:tcW w:w="7229" w:type="dxa"/>
            <w:tcBorders>
              <w:top w:val="single" w:sz="2" w:space="0" w:color="C8D2D8"/>
              <w:left w:val="single" w:sz="2" w:space="0" w:color="C8D2D8"/>
              <w:bottom w:val="single" w:sz="2" w:space="0" w:color="C8D2D8"/>
              <w:right w:val="single" w:sz="2" w:space="0" w:color="C8D2D8"/>
            </w:tcBorders>
            <w:tcMar>
              <w:top w:w="60" w:type="dxa"/>
              <w:left w:w="120" w:type="dxa"/>
              <w:bottom w:w="60" w:type="dxa"/>
              <w:right w:w="120" w:type="dxa"/>
            </w:tcMar>
            <w:vAlign w:val="center"/>
          </w:tcPr>
          <w:p w14:paraId="00F95C9D" w14:textId="170D817F" w:rsidR="00D86181" w:rsidRPr="00F06815" w:rsidRDefault="00D67E59" w:rsidP="004E57D3">
            <w:pPr>
              <w:spacing w:after="60"/>
              <w:rPr>
                <w:rFonts w:ascii="Garamond" w:hAnsi="Garamond"/>
                <w:lang w:val="en-GB"/>
              </w:rPr>
            </w:pPr>
            <w:r w:rsidRPr="00F06815">
              <w:rPr>
                <w:rFonts w:ascii="Garamond" w:hAnsi="Garamond"/>
                <w:color w:val="1B2A33"/>
                <w:lang w:val="en-GB"/>
              </w:rPr>
              <w:t>Full-time; Joint PhD (KU Leuven home institution, VUB host institution)</w:t>
            </w:r>
          </w:p>
        </w:tc>
      </w:tr>
    </w:tbl>
    <w:p w14:paraId="7822B5EE" w14:textId="2D627D96" w:rsidR="002F6DDF" w:rsidRPr="00F06815" w:rsidRDefault="005309EE" w:rsidP="004E57D3">
      <w:pPr>
        <w:pBdr>
          <w:bottom w:val="single" w:sz="6" w:space="2" w:color="2A7F8E"/>
        </w:pBdr>
        <w:spacing w:before="110" w:after="60"/>
        <w:rPr>
          <w:rFonts w:ascii="Garamond" w:hAnsi="Garamond"/>
          <w:sz w:val="28"/>
          <w:szCs w:val="28"/>
          <w:lang w:val="en-US"/>
        </w:rPr>
      </w:pPr>
      <w:r w:rsidRPr="00F06815">
        <w:rPr>
          <w:rFonts w:ascii="Garamond" w:eastAsia="Calibri" w:hAnsi="Garamond"/>
          <w:b/>
          <w:bCs/>
          <w:color w:val="20415A"/>
          <w:sz w:val="28"/>
          <w:szCs w:val="28"/>
          <w:lang w:val="en-US"/>
        </w:rPr>
        <w:t>1.  Introduction and background</w:t>
      </w:r>
    </w:p>
    <w:p w14:paraId="41B018CD" w14:textId="77777777" w:rsidR="004E57D3" w:rsidRPr="00F06815" w:rsidRDefault="00643AC6" w:rsidP="004E57D3">
      <w:pPr>
        <w:spacing w:after="60"/>
        <w:jc w:val="both"/>
        <w:rPr>
          <w:rFonts w:ascii="Garamond" w:hAnsi="Garamond"/>
          <w:lang w:val="en-US"/>
        </w:rPr>
      </w:pPr>
      <w:r w:rsidRPr="00F06815">
        <w:rPr>
          <w:rFonts w:ascii="Garamond" w:hAnsi="Garamond"/>
          <w:lang w:val="en-US"/>
        </w:rPr>
        <w:t>Diabetes is a growing global health burden; in Belgium, diagnosed prevalence reached 7.6% in 2023 and continues to rise with an ageing population.</w:t>
      </w:r>
      <w:r w:rsidR="00A275AD" w:rsidRPr="00F06815">
        <w:rPr>
          <w:rFonts w:ascii="Garamond" w:hAnsi="Garamond"/>
          <w:vertAlign w:val="superscript"/>
          <w:lang w:val="en-GB"/>
        </w:rPr>
        <w:t>1</w:t>
      </w:r>
      <w:r w:rsidRPr="00F06815">
        <w:rPr>
          <w:rFonts w:ascii="Garamond" w:hAnsi="Garamond"/>
          <w:lang w:val="en-US"/>
        </w:rPr>
        <w:t xml:space="preserve"> Recurrent diabetic foot ulcers (DFUs) remain a leading cause of morbidity, reduced quality of life and healthcare expenditure: about 40% of healed ulcers recur within one year, </w:t>
      </w:r>
      <w:r w:rsidR="00132872" w:rsidRPr="00F06815">
        <w:rPr>
          <w:rFonts w:ascii="Garamond" w:hAnsi="Garamond"/>
          <w:lang w:val="en-US"/>
        </w:rPr>
        <w:t>making recurrence prevention a central priority</w:t>
      </w:r>
      <w:r w:rsidRPr="00F06815">
        <w:rPr>
          <w:rFonts w:ascii="Garamond" w:hAnsi="Garamond"/>
          <w:lang w:val="en-US"/>
        </w:rPr>
        <w:t>.</w:t>
      </w:r>
      <w:r w:rsidR="00A275AD" w:rsidRPr="00F06815">
        <w:rPr>
          <w:rFonts w:ascii="Garamond" w:hAnsi="Garamond"/>
          <w:vertAlign w:val="superscript"/>
          <w:lang w:val="en-GB"/>
        </w:rPr>
        <w:t>2,3,4</w:t>
      </w:r>
    </w:p>
    <w:p w14:paraId="504041CC" w14:textId="2F85F90C" w:rsidR="004E57D3" w:rsidRPr="00F06815" w:rsidRDefault="00F0277A" w:rsidP="004E57D3">
      <w:pPr>
        <w:spacing w:after="60"/>
        <w:jc w:val="both"/>
        <w:rPr>
          <w:rFonts w:ascii="Garamond" w:hAnsi="Garamond"/>
          <w:lang w:val="en-US"/>
        </w:rPr>
      </w:pPr>
      <w:r w:rsidRPr="00F06815">
        <w:rPr>
          <w:rFonts w:ascii="Garamond" w:hAnsi="Garamond"/>
          <w:lang w:val="en-US"/>
        </w:rPr>
        <w:t xml:space="preserve">In Belgium, high-risk patients are managed within multidisciplinary Diabetic Foot Clinics (DFCs) </w:t>
      </w:r>
      <w:proofErr w:type="spellStart"/>
      <w:r w:rsidRPr="00F06815">
        <w:rPr>
          <w:rFonts w:ascii="Garamond" w:hAnsi="Garamond"/>
          <w:lang w:val="en-US"/>
        </w:rPr>
        <w:t>recognised</w:t>
      </w:r>
      <w:proofErr w:type="spellEnd"/>
      <w:r w:rsidRPr="00F06815">
        <w:rPr>
          <w:rFonts w:ascii="Garamond" w:hAnsi="Garamond"/>
          <w:lang w:val="en-US"/>
        </w:rPr>
        <w:t xml:space="preserve"> by the national health insurer (RIZIV–INAMI). This model provides </w:t>
      </w:r>
      <w:proofErr w:type="spellStart"/>
      <w:r w:rsidRPr="00F06815">
        <w:rPr>
          <w:rFonts w:ascii="Garamond" w:hAnsi="Garamond"/>
          <w:lang w:val="en-US"/>
        </w:rPr>
        <w:t>specialised</w:t>
      </w:r>
      <w:proofErr w:type="spellEnd"/>
      <w:r w:rsidRPr="00F06815">
        <w:rPr>
          <w:rFonts w:ascii="Garamond" w:hAnsi="Garamond"/>
          <w:lang w:val="en-US"/>
        </w:rPr>
        <w:t xml:space="preserve"> care, yet a gap remains between evidence-based prevention and routine practice: pressure-</w:t>
      </w:r>
      <w:proofErr w:type="spellStart"/>
      <w:r w:rsidRPr="00F06815">
        <w:rPr>
          <w:rFonts w:ascii="Garamond" w:hAnsi="Garamond"/>
          <w:lang w:val="en-US"/>
        </w:rPr>
        <w:t>optimised</w:t>
      </w:r>
      <w:proofErr w:type="spellEnd"/>
      <w:r w:rsidRPr="00F06815">
        <w:rPr>
          <w:rFonts w:ascii="Garamond" w:hAnsi="Garamond"/>
          <w:lang w:val="en-US"/>
        </w:rPr>
        <w:t xml:space="preserve"> therapeutic footwear and objective adherence monitoring have each demonstrated value,</w:t>
      </w:r>
      <w:r w:rsidR="00A275AD" w:rsidRPr="00F06815">
        <w:rPr>
          <w:rFonts w:ascii="Garamond" w:hAnsi="Garamond"/>
          <w:vertAlign w:val="superscript"/>
          <w:lang w:val="en-GB"/>
        </w:rPr>
        <w:t>5,6,7</w:t>
      </w:r>
      <w:r w:rsidRPr="00F06815">
        <w:rPr>
          <w:rFonts w:ascii="Garamond" w:hAnsi="Garamond"/>
          <w:lang w:val="en-GB"/>
        </w:rPr>
        <w:t xml:space="preserve"> but they are not yet systematically combined in Belgian diabetic-foot pathways.</w:t>
      </w:r>
    </w:p>
    <w:p w14:paraId="2649D751" w14:textId="77777777" w:rsidR="0046322F" w:rsidRPr="00F06815" w:rsidRDefault="00BC530B" w:rsidP="004E57D3">
      <w:pPr>
        <w:spacing w:after="60"/>
        <w:jc w:val="both"/>
        <w:rPr>
          <w:rFonts w:ascii="Garamond" w:hAnsi="Garamond"/>
          <w:lang w:val="en-US"/>
        </w:rPr>
      </w:pPr>
      <w:r w:rsidRPr="00F06815">
        <w:rPr>
          <w:rFonts w:ascii="Garamond" w:hAnsi="Garamond"/>
          <w:lang w:val="en-GB"/>
        </w:rPr>
        <w:t>Adherence remains a major barrier: objective monitoring shows that patients spend approximately 29% of their steps outside prescribed footwear, and only a minority reach the ≥80% threshold associated with improved outcomes</w:t>
      </w:r>
      <w:r w:rsidR="008B340F" w:rsidRPr="00F06815">
        <w:rPr>
          <w:rFonts w:ascii="Garamond" w:hAnsi="Garamond"/>
          <w:lang w:val="en-US"/>
        </w:rPr>
        <w:t>.</w:t>
      </w:r>
      <w:r w:rsidR="00A275AD" w:rsidRPr="00F06815">
        <w:rPr>
          <w:rFonts w:ascii="Garamond" w:hAnsi="Garamond"/>
          <w:vertAlign w:val="superscript"/>
          <w:lang w:val="en-GB"/>
        </w:rPr>
        <w:t>5,6</w:t>
      </w:r>
      <w:r w:rsidR="008B340F" w:rsidRPr="00F06815">
        <w:rPr>
          <w:rFonts w:ascii="Garamond" w:hAnsi="Garamond"/>
          <w:lang w:val="en-US"/>
        </w:rPr>
        <w:t xml:space="preserve"> Existing education strategies</w:t>
      </w:r>
      <w:r w:rsidR="00734D8C" w:rsidRPr="00F06815">
        <w:rPr>
          <w:rFonts w:ascii="Garamond" w:hAnsi="Garamond"/>
          <w:lang w:val="en-US"/>
        </w:rPr>
        <w:t xml:space="preserve"> </w:t>
      </w:r>
      <w:proofErr w:type="spellStart"/>
      <w:r w:rsidR="008B340F" w:rsidRPr="00F06815">
        <w:rPr>
          <w:rFonts w:ascii="Garamond" w:hAnsi="Garamond"/>
          <w:lang w:val="en-US"/>
        </w:rPr>
        <w:t>prioritise</w:t>
      </w:r>
      <w:proofErr w:type="spellEnd"/>
      <w:r w:rsidR="008B340F" w:rsidRPr="00F06815">
        <w:rPr>
          <w:rFonts w:ascii="Garamond" w:hAnsi="Garamond"/>
          <w:lang w:val="en-US"/>
        </w:rPr>
        <w:t xml:space="preserve"> knowledge transfer over sustained </w:t>
      </w:r>
      <w:proofErr w:type="spellStart"/>
      <w:r w:rsidR="008B340F" w:rsidRPr="00F06815">
        <w:rPr>
          <w:rFonts w:ascii="Garamond" w:hAnsi="Garamond"/>
          <w:lang w:val="en-US"/>
        </w:rPr>
        <w:t>behavioural</w:t>
      </w:r>
      <w:proofErr w:type="spellEnd"/>
      <w:r w:rsidR="008B340F" w:rsidRPr="00F06815">
        <w:rPr>
          <w:rFonts w:ascii="Garamond" w:hAnsi="Garamond"/>
          <w:lang w:val="en-US"/>
        </w:rPr>
        <w:t xml:space="preserve"> change, and objective adherence data are seldom fed back into </w:t>
      </w:r>
      <w:proofErr w:type="spellStart"/>
      <w:r w:rsidR="008B340F" w:rsidRPr="00F06815">
        <w:rPr>
          <w:rFonts w:ascii="Garamond" w:hAnsi="Garamond"/>
          <w:lang w:val="en-US"/>
        </w:rPr>
        <w:t>personalised</w:t>
      </w:r>
      <w:proofErr w:type="spellEnd"/>
      <w:r w:rsidR="008B340F" w:rsidRPr="00F06815">
        <w:rPr>
          <w:rFonts w:ascii="Garamond" w:hAnsi="Garamond"/>
          <w:lang w:val="en-US"/>
        </w:rPr>
        <w:t xml:space="preserve"> or clinical decision-making.</w:t>
      </w:r>
      <w:r w:rsidR="00A275AD" w:rsidRPr="00F06815">
        <w:rPr>
          <w:rFonts w:ascii="Garamond" w:hAnsi="Garamond"/>
          <w:vertAlign w:val="superscript"/>
          <w:lang w:val="en-GB"/>
        </w:rPr>
        <w:t>8,9</w:t>
      </w:r>
    </w:p>
    <w:p w14:paraId="7851880C" w14:textId="3D68FDC4" w:rsidR="004E57D3" w:rsidRPr="00F06815" w:rsidRDefault="001724A5" w:rsidP="004E57D3">
      <w:pPr>
        <w:spacing w:after="60"/>
        <w:jc w:val="both"/>
        <w:rPr>
          <w:rFonts w:ascii="Garamond" w:hAnsi="Garamond"/>
          <w:lang w:val="en-US"/>
        </w:rPr>
      </w:pPr>
      <w:r w:rsidRPr="00F06815">
        <w:rPr>
          <w:rFonts w:ascii="Garamond" w:hAnsi="Garamond"/>
          <w:lang w:val="en-GB"/>
        </w:rPr>
        <w:lastRenderedPageBreak/>
        <w:t>PARADISE (Pressure-, Adherence-, and Education-Driven Service) addresses this translational gap through an integrated intervention combining pressure-guided optimisation of therapeutic footwear and foot orthoses, structured education on adequate foot care and footwear use, and sensor-based adherence monitoring.</w:t>
      </w:r>
      <w:r w:rsidR="008712DA" w:rsidRPr="00F06815">
        <w:rPr>
          <w:rFonts w:ascii="Garamond" w:hAnsi="Garamond"/>
          <w:lang w:val="en-GB"/>
        </w:rPr>
        <w:t xml:space="preserve"> </w:t>
      </w:r>
      <w:r w:rsidRPr="00F06815">
        <w:rPr>
          <w:rFonts w:ascii="Garamond" w:hAnsi="Garamond"/>
          <w:lang w:val="en-GB"/>
        </w:rPr>
        <w:t>Education and behavioural support are delivered as two distinct components within the Structured Education and Behavioural Intervention Approach (SEBIA): education addresses knowledge and skills for adequate foot care and for the prescribed orthoses, while behavioural support draws on motivational interviewing, solution-focused brief therapy and behaviour change wheel principles, among other evidence-based behavioural change methods, to identify and address individual barriers</w:t>
      </w:r>
      <w:r w:rsidR="005E4930" w:rsidRPr="00F06815">
        <w:rPr>
          <w:rFonts w:ascii="Garamond" w:hAnsi="Garamond"/>
          <w:lang w:val="en-US"/>
        </w:rPr>
        <w:t>.</w:t>
      </w:r>
      <w:r w:rsidR="00A275AD" w:rsidRPr="00F06815">
        <w:rPr>
          <w:rFonts w:ascii="Garamond" w:hAnsi="Garamond"/>
          <w:vertAlign w:val="superscript"/>
          <w:lang w:val="en-GB"/>
        </w:rPr>
        <w:t>8,10,11</w:t>
      </w:r>
    </w:p>
    <w:p w14:paraId="0880B552" w14:textId="20A890B6" w:rsidR="009453BA" w:rsidRPr="00F06815" w:rsidRDefault="00D001DA" w:rsidP="004E57D3">
      <w:pPr>
        <w:spacing w:after="60"/>
        <w:jc w:val="both"/>
        <w:rPr>
          <w:rFonts w:ascii="Garamond" w:hAnsi="Garamond"/>
          <w:lang w:val="en-US"/>
        </w:rPr>
      </w:pPr>
      <w:r w:rsidRPr="00F06815">
        <w:rPr>
          <w:rFonts w:ascii="Garamond" w:hAnsi="Garamond"/>
          <w:lang w:val="en-GB"/>
        </w:rPr>
        <w:t>PARADISE has been piloted in one Belgian DFC but has not yet undergone large-scale clinical validation. A Dutch precursor combining structured education, motivational interviewing and custom-made indoor footwear did not significantly increase overall wear time after three months; wear time rose mainly after the indoor footwear was provided.</w:t>
      </w:r>
      <w:r w:rsidR="001F30D9" w:rsidRPr="00F06815">
        <w:rPr>
          <w:rFonts w:ascii="Garamond" w:hAnsi="Garamond"/>
          <w:lang w:val="en-GB"/>
        </w:rPr>
      </w:r>
      <w:r w:rsidRPr="00F06815">
        <w:rPr>
          <w:rFonts w:ascii="Garamond" w:hAnsi="Garamond"/>
          <w:lang w:val="en-GB"/>
        </w:rPr>
      </w:r>
      <w:r w:rsidR="00A275AD" w:rsidRPr="00F06815">
        <w:rPr>
          <w:rFonts w:ascii="Garamond" w:hAnsi="Garamond"/>
          <w:vertAlign w:val="superscript"/>
          <w:lang w:val="en-GB"/>
        </w:rPr>
        <w:t>12</w:t>
      </w:r>
      <w:r w:rsidR="009D6D30" w:rsidRPr="00F06815">
        <w:rPr>
          <w:rFonts w:ascii="Garamond" w:hAnsi="Garamond"/>
          <w:lang w:val="en-US"/>
        </w:rPr>
        <w:t xml:space="preserve"> </w:t>
      </w:r>
      <w:r w:rsidR="00271357" w:rsidRPr="00F06815">
        <w:rPr>
          <w:rFonts w:ascii="Garamond" w:hAnsi="Garamond"/>
          <w:lang w:val="en-GB"/>
        </w:rPr>
        <w:t>PARADISE extends this approach through personalised behavioural feedback, prolonged follow-up, and integration into routine Belgian multidisciplinary care.</w:t>
      </w:r>
    </w:p>
    <w:p w14:paraId="6964A5F9" w14:textId="24AF9212" w:rsidR="009453BA" w:rsidRPr="00F06815" w:rsidRDefault="00D22EB2" w:rsidP="004E57D3">
      <w:pPr>
        <w:pBdr>
          <w:bottom w:val="single" w:sz="6" w:space="2" w:color="2A7F8E"/>
        </w:pBdr>
        <w:spacing w:after="60"/>
        <w:rPr>
          <w:rFonts w:ascii="Garamond" w:hAnsi="Garamond"/>
          <w:sz w:val="28"/>
          <w:szCs w:val="28"/>
          <w:lang w:val="en-US"/>
        </w:rPr>
      </w:pPr>
      <w:r w:rsidRPr="00F06815">
        <w:rPr>
          <w:rFonts w:ascii="Garamond" w:eastAsia="Calibri" w:hAnsi="Garamond"/>
          <w:b/>
          <w:bCs/>
          <w:color w:val="20415A"/>
          <w:sz w:val="28"/>
          <w:szCs w:val="28"/>
          <w:lang w:val="en-US"/>
        </w:rPr>
        <w:t>2.  General hypothesis and specific aims</w:t>
      </w:r>
    </w:p>
    <w:p w14:paraId="635AD9E1" w14:textId="77777777" w:rsidR="004E57D3" w:rsidRPr="00F06815" w:rsidRDefault="005309EE" w:rsidP="004E57D3">
      <w:pPr>
        <w:spacing w:after="60"/>
        <w:jc w:val="both"/>
        <w:rPr>
          <w:rFonts w:ascii="Garamond" w:hAnsi="Garamond"/>
          <w:lang w:val="en-GB"/>
        </w:rPr>
      </w:pPr>
      <w:r w:rsidRPr="00F06815">
        <w:rPr>
          <w:rFonts w:ascii="Garamond" w:hAnsi="Garamond"/>
          <w:b/>
          <w:lang w:val="en-US"/>
        </w:rPr>
        <w:t xml:space="preserve">General hypothesis. </w:t>
      </w:r>
      <w:r w:rsidR="009048E5" w:rsidRPr="00F06815">
        <w:rPr>
          <w:rFonts w:ascii="Garamond" w:hAnsi="Garamond"/>
          <w:lang w:val="en-GB"/>
        </w:rPr>
        <w:t>In adults with diabetes and a high-risk foot, adding PARADISE to standard care (Optimal Care) will reduce biomechanical risk factors, improve objectively measured footwear adherence, and decrease 18-month plantar foot-ulcer recurrence compared with standard care alone (Usual Care).</w:t>
      </w:r>
    </w:p>
    <w:p w14:paraId="00F95CAF" w14:textId="1C4D7A55" w:rsidR="007D5D60" w:rsidRPr="00F06815" w:rsidRDefault="005309EE" w:rsidP="004E57D3">
      <w:pPr>
        <w:spacing w:after="60"/>
        <w:jc w:val="both"/>
        <w:rPr>
          <w:rFonts w:ascii="Garamond" w:hAnsi="Garamond"/>
          <w:lang w:val="en-GB"/>
        </w:rPr>
      </w:pPr>
      <w:r w:rsidRPr="00F06815">
        <w:rPr>
          <w:rFonts w:ascii="Garamond" w:hAnsi="Garamond"/>
          <w:b/>
          <w:bCs/>
          <w:color w:val="1B2A33"/>
          <w:lang w:val="en-US"/>
        </w:rPr>
        <w:t>Specific aims</w:t>
      </w:r>
    </w:p>
    <w:p w14:paraId="3E23A297" w14:textId="14AD18B5" w:rsidR="002F56D7" w:rsidRPr="00F06815" w:rsidRDefault="002F56D7" w:rsidP="004E57D3">
      <w:pPr>
        <w:numPr>
          <w:ilvl w:val="0"/>
          <w:numId w:val="9"/>
        </w:numPr>
        <w:spacing w:after="60"/>
        <w:jc w:val="both"/>
        <w:rPr>
          <w:rFonts w:ascii="Garamond" w:eastAsia="Arial" w:hAnsi="Garamond"/>
          <w:lang w:val="en-US"/>
        </w:rPr>
      </w:pPr>
      <w:r w:rsidRPr="00F06815">
        <w:rPr>
          <w:rFonts w:ascii="Garamond" w:hAnsi="Garamond"/>
          <w:b/>
          <w:lang w:val="en-US"/>
        </w:rPr>
        <w:t xml:space="preserve">A1 — Trial </w:t>
      </w:r>
      <w:proofErr w:type="spellStart"/>
      <w:r w:rsidRPr="00F06815">
        <w:rPr>
          <w:rFonts w:ascii="Garamond" w:hAnsi="Garamond"/>
          <w:b/>
          <w:lang w:val="en-US"/>
        </w:rPr>
        <w:t>operationalisation</w:t>
      </w:r>
      <w:proofErr w:type="spellEnd"/>
      <w:r w:rsidRPr="00F06815">
        <w:rPr>
          <w:rFonts w:ascii="Garamond" w:hAnsi="Garamond"/>
          <w:b/>
          <w:lang w:val="en-US"/>
        </w:rPr>
        <w:t xml:space="preserve">, site </w:t>
      </w:r>
      <w:r w:rsidR="00244C5C" w:rsidRPr="00F06815">
        <w:rPr>
          <w:rFonts w:ascii="Garamond" w:hAnsi="Garamond"/>
          <w:b/>
          <w:lang w:val="en-US"/>
        </w:rPr>
        <w:t>readiness and protocol development.</w:t>
      </w:r>
      <w:r w:rsidR="00244C5C" w:rsidRPr="00F06815">
        <w:rPr>
          <w:rFonts w:ascii="Garamond" w:hAnsi="Garamond"/>
          <w:lang w:val="en-GB"/>
        </w:rPr>
        <w:t xml:space="preserve"> </w:t>
      </w:r>
      <w:r w:rsidR="00510604" w:rsidRPr="00F06815">
        <w:rPr>
          <w:rFonts w:ascii="Garamond" w:hAnsi="Garamond"/>
          <w:lang w:val="en-GB"/>
        </w:rPr>
        <w:t>Standardise and pilot the PARADISE trial across six DFCs by finalising protocols, assessment procedures, workflows and documentation pathways, and prepare the trial protocol for publication.</w:t>
      </w:r>
    </w:p>
    <w:p w14:paraId="73DDDCC7" w14:textId="5690F051" w:rsidR="00F82FCD" w:rsidRPr="00F06815" w:rsidRDefault="002F56D7" w:rsidP="004E57D3">
      <w:pPr>
        <w:numPr>
          <w:ilvl w:val="0"/>
          <w:numId w:val="9"/>
        </w:numPr>
        <w:spacing w:after="60"/>
        <w:jc w:val="both"/>
        <w:rPr>
          <w:rFonts w:ascii="Garamond" w:eastAsia="Arial" w:hAnsi="Garamond"/>
          <w:lang w:val="en-US"/>
        </w:rPr>
      </w:pPr>
      <w:r w:rsidRPr="00F06815">
        <w:rPr>
          <w:rFonts w:ascii="Garamond" w:hAnsi="Garamond"/>
          <w:b/>
          <w:lang w:val="en-US"/>
        </w:rPr>
        <w:t xml:space="preserve">A2 — Ulcer recurrence (primary endpoint). </w:t>
      </w:r>
      <w:r w:rsidR="00BC567F" w:rsidRPr="00F06815">
        <w:rPr>
          <w:rFonts w:ascii="Garamond" w:hAnsi="Garamond"/>
          <w:lang w:val="en-GB"/>
        </w:rPr>
        <w:t>Determine whether adding PARADISE to usual care reduces 18-month plantar foot-ulcer recurrence compared with usual care alone.</w:t>
      </w:r>
    </w:p>
    <w:p w14:paraId="6E7F69B1" w14:textId="5FEF5E39" w:rsidR="00F82FCD" w:rsidRPr="00F06815" w:rsidRDefault="002F56D7" w:rsidP="004E57D3">
      <w:pPr>
        <w:numPr>
          <w:ilvl w:val="0"/>
          <w:numId w:val="9"/>
        </w:numPr>
        <w:spacing w:after="60"/>
        <w:jc w:val="both"/>
        <w:rPr>
          <w:rFonts w:ascii="Garamond" w:eastAsia="Arial" w:hAnsi="Garamond"/>
          <w:lang w:val="en-US"/>
        </w:rPr>
      </w:pPr>
      <w:r w:rsidRPr="00F06815">
        <w:rPr>
          <w:rFonts w:ascii="Garamond" w:hAnsi="Garamond"/>
          <w:b/>
          <w:lang w:val="en-US"/>
        </w:rPr>
        <w:t xml:space="preserve">A3 — Mechanistic pathway (pre-specified mediation). </w:t>
      </w:r>
      <w:r w:rsidR="00554604" w:rsidRPr="00F06815">
        <w:rPr>
          <w:rFonts w:ascii="Garamond" w:hAnsi="Garamond"/>
          <w:lang w:val="en-GB"/>
        </w:rPr>
        <w:t>Determine whether PARADISE reduces in-shoe peak plantar pressure and raises objectively measured footwear adherence beyond the clinically relevant ≥80% threshold, and whether adherence mediates the effect of PARADISE on ulcer recurrence</w:t>
      </w:r>
      <w:r w:rsidR="00554604" w:rsidRPr="00F06815">
        <w:rPr>
          <w:rFonts w:ascii="Garamond" w:hAnsi="Garamond"/>
          <w:lang w:val="en-US"/>
        </w:rPr>
        <w:t>.</w:t>
      </w:r>
      <w:r w:rsidR="00A275AD" w:rsidRPr="00F06815">
        <w:rPr>
          <w:rFonts w:ascii="Garamond" w:hAnsi="Garamond"/>
          <w:vertAlign w:val="superscript"/>
          <w:lang w:val="en-GB"/>
        </w:rPr>
        <w:t>5</w:t>
      </w:r>
    </w:p>
    <w:p w14:paraId="1819A71E" w14:textId="6ACFA9E7" w:rsidR="0067052F" w:rsidRPr="00F06815" w:rsidRDefault="002F56D7" w:rsidP="004E57D3">
      <w:pPr>
        <w:numPr>
          <w:ilvl w:val="0"/>
          <w:numId w:val="9"/>
        </w:numPr>
        <w:spacing w:after="60"/>
        <w:jc w:val="both"/>
        <w:rPr>
          <w:rFonts w:ascii="Garamond" w:eastAsia="Arial" w:hAnsi="Garamond"/>
          <w:lang w:val="en-US"/>
        </w:rPr>
      </w:pPr>
      <w:r w:rsidRPr="00F06815">
        <w:rPr>
          <w:rFonts w:ascii="Garamond" w:hAnsi="Garamond"/>
          <w:b/>
          <w:lang w:val="en-US"/>
        </w:rPr>
        <w:t xml:space="preserve">A4 — Secondary outcomes and health impact. </w:t>
      </w:r>
      <w:r w:rsidR="00510604" w:rsidRPr="00F06815">
        <w:rPr>
          <w:rFonts w:ascii="Garamond" w:hAnsi="Garamond"/>
          <w:lang w:val="en-GB"/>
        </w:rPr>
        <w:t>Evaluate recurrence characteristics, ulcer-free survival, foot-care behaviour (Nottingham Assessment of Functional Footcare, NAFF), health-related quality of life (EQ-5D-5L), and, jointly with the parallel doctorate, health-economic outcomes.</w:t>
      </w:r>
    </w:p>
    <w:p w14:paraId="2DE4BC95" w14:textId="7F82F04A" w:rsidR="009F3263" w:rsidRPr="00F06815" w:rsidRDefault="000C4AA7">
      <w:pPr>
        <w:spacing w:after="60"/>
        <w:rPr>
          <w:rFonts w:ascii="Garamond" w:hAnsi="Garamond"/>
          <w:lang w:val="en-GB"/>
        </w:rPr>
      </w:pPr>
      <w:r w:rsidRPr="00F06815">
        <w:rPr>
          <w:rFonts w:ascii="Garamond" w:hAnsi="Garamond"/>
          <w:b/>
          <w:lang w:val="en-GB"/>
        </w:rPr>
        <w:t xml:space="preserve">Candidate’s contribution and joint PhD. </w:t>
      </w:r>
      <w:r w:rsidRPr="00F06815">
        <w:rPr>
          <w:rFonts w:ascii="Garamond" w:hAnsi="Garamond"/>
          <w:lang w:val="en-GB"/>
        </w:rPr>
        <w:t xml:space="preserve">This is a joint KU Leuven–VUB doctorate in which two complementary doctoral projects run on the same trial. The present candidate leads the clinical trial: protocol development, ethics and regulatory submission, multicentre coordination, recruitment oversight, quality and fidelity monitoring, data management, and the analyses of ulcer recurrence, plantar pressure and footwear adherence. The parallel doctorate leads the process evaluation and the health-economic evaluation. Both researchers contribute to study conduct and outputs, with authorship aligned to responsibilities. Alongside the trial, </w:t>
      </w:r>
      <w:r w:rsidR="00F774DB" w:rsidRPr="00F06815">
        <w:rPr>
          <w:rFonts w:ascii="Garamond" w:hAnsi="Garamond"/>
          <w:lang w:val="en-GB"/>
        </w:rPr>
        <w:t>the PhD candidate</w:t>
      </w:r>
      <w:r w:rsidR="00E55EF8" w:rsidRPr="00F06815">
        <w:rPr>
          <w:rFonts w:ascii="Garamond" w:hAnsi="Garamond"/>
          <w:lang w:val="en-GB"/>
        </w:rPr>
        <w:t xml:space="preserve"> will conduct</w:t>
      </w:r>
      <w:r w:rsidRPr="00F06815">
        <w:rPr>
          <w:rFonts w:ascii="Garamond" w:hAnsi="Garamond"/>
          <w:lang w:val="en-GB"/>
        </w:rPr>
        <w:t xml:space="preserve"> a registered scoping review on patient-specific offloading insole design, and a comparison of 3D-printed custom-made foot orthoses</w:t>
      </w:r>
      <w:r w:rsidR="00F774DB" w:rsidRPr="00F06815">
        <w:rPr>
          <w:rFonts w:ascii="Garamond" w:hAnsi="Garamond"/>
          <w:lang w:val="en-GB"/>
        </w:rPr>
        <w:t xml:space="preserve"> in a healthy and diabetic population,</w:t>
      </w:r>
      <w:r w:rsidRPr="00F06815">
        <w:rPr>
          <w:rFonts w:ascii="Garamond" w:hAnsi="Garamond"/>
          <w:lang w:val="en-GB"/>
        </w:rPr>
        <w:t xml:space="preserve"> carried out independently of the trial.</w:t>
      </w:r>
    </w:p>
    <w:p w14:paraId="00F95CB4" w14:textId="77777777" w:rsidR="007D5D60" w:rsidRPr="00F06815" w:rsidRDefault="005309EE" w:rsidP="004E57D3">
      <w:pPr>
        <w:pBdr>
          <w:bottom w:val="single" w:sz="6" w:space="2" w:color="2A7F8E"/>
        </w:pBdr>
        <w:spacing w:after="60"/>
        <w:rPr>
          <w:rFonts w:ascii="Garamond" w:hAnsi="Garamond"/>
          <w:sz w:val="28"/>
          <w:szCs w:val="28"/>
          <w:lang w:val="en-US"/>
        </w:rPr>
      </w:pPr>
      <w:r w:rsidRPr="00F06815">
        <w:rPr>
          <w:rFonts w:ascii="Garamond" w:eastAsia="Calibri" w:hAnsi="Garamond"/>
          <w:b/>
          <w:bCs/>
          <w:color w:val="20415A"/>
          <w:sz w:val="28"/>
          <w:szCs w:val="28"/>
          <w:lang w:val="en-US"/>
        </w:rPr>
        <w:t>3.  Methodology</w:t>
      </w:r>
    </w:p>
    <w:p w14:paraId="7D9AFE53" w14:textId="77777777" w:rsidR="00E96CD8" w:rsidRDefault="00667F35" w:rsidP="004E57D3">
      <w:pPr>
        <w:spacing w:after="60"/>
        <w:jc w:val="both"/>
        <w:rPr>
          <w:rFonts w:ascii="Garamond" w:hAnsi="Garamond"/>
          <w:lang w:val="en-GB"/>
        </w:rPr>
      </w:pPr>
      <w:r w:rsidRPr="00F06815">
        <w:rPr>
          <w:rFonts w:ascii="Garamond" w:hAnsi="Garamond"/>
          <w:b/>
          <w:lang w:val="en-US"/>
        </w:rPr>
        <w:t xml:space="preserve">Design and participants. </w:t>
      </w:r>
      <w:r w:rsidR="00D75C6C" w:rsidRPr="00F06815">
        <w:rPr>
          <w:rFonts w:ascii="Garamond" w:hAnsi="Garamond"/>
          <w:lang w:val="en-GB"/>
        </w:rPr>
        <w:t>A prospective, multicentre, parallel-group randomised controlled trial (RCT) will randomise 144 adults with diabetes and an IWGDF category 3 high-risk foot in a 1:1 ratio, stratified by centre, across six Belgian RIZIV–INAMI-recognised DFCs. Participants will be followed for 18 months. Eligible participants have type 1 or type 2 diabetes with a plantar ulcer healed within the preceding 18 months or a partial foot amputation, and use, or are willing to use, prescribed therapeutic footwear.</w:t>
      </w:r>
    </w:p>
    <w:p w14:paraId="53726FA7" w14:textId="765D8A99" w:rsidR="0056207F" w:rsidRPr="00F06815" w:rsidRDefault="007E779C" w:rsidP="004E57D3">
      <w:pPr>
        <w:spacing w:after="60"/>
        <w:jc w:val="both"/>
        <w:rPr>
          <w:rFonts w:ascii="Garamond" w:hAnsi="Garamond"/>
          <w:lang w:val="en-GB"/>
        </w:rPr>
      </w:pPr>
      <w:r w:rsidRPr="00F06815">
        <w:rPr>
          <w:rFonts w:ascii="Garamond" w:hAnsi="Garamond"/>
          <w:b/>
          <w:lang w:val="en-US"/>
        </w:rPr>
        <w:lastRenderedPageBreak/>
        <w:t xml:space="preserve">Interventions. </w:t>
      </w:r>
      <w:r w:rsidR="000856AE" w:rsidRPr="00F06815">
        <w:rPr>
          <w:rFonts w:ascii="Garamond" w:hAnsi="Garamond"/>
          <w:lang w:val="en-GB"/>
        </w:rPr>
        <w:t>PARADISE integrates three evidence-based components addressing the main determinants of diabetic foot-ulcer recurrence: biomechanical risk, footwear adherence, and adequate foot care.</w:t>
      </w:r>
    </w:p>
    <w:p w14:paraId="413B0E8A" w14:textId="4E08564C" w:rsidR="00734D8C" w:rsidRPr="00F06815" w:rsidRDefault="00734D8C" w:rsidP="004E57D3">
      <w:pPr>
        <w:spacing w:after="60"/>
        <w:jc w:val="both"/>
        <w:rPr>
          <w:rFonts w:ascii="Garamond" w:hAnsi="Garamond"/>
          <w:vertAlign w:val="superscript"/>
          <w:lang w:val="en-US"/>
        </w:rPr>
      </w:pPr>
      <w:r w:rsidRPr="00F06815">
        <w:rPr>
          <w:rFonts w:ascii="Garamond" w:hAnsi="Garamond"/>
          <w:b/>
          <w:lang w:val="en-US"/>
        </w:rPr>
        <w:t xml:space="preserve">(1) </w:t>
      </w:r>
      <w:r w:rsidR="009D64AC" w:rsidRPr="00F06815">
        <w:rPr>
          <w:rFonts w:ascii="Garamond" w:hAnsi="Garamond"/>
          <w:b/>
          <w:lang w:val="en-US"/>
        </w:rPr>
        <w:t xml:space="preserve">Pressure-driven orthosis </w:t>
      </w:r>
      <w:proofErr w:type="spellStart"/>
      <w:r w:rsidR="009D64AC" w:rsidRPr="00F06815">
        <w:rPr>
          <w:rFonts w:ascii="Garamond" w:hAnsi="Garamond"/>
          <w:b/>
          <w:lang w:val="en-US"/>
        </w:rPr>
        <w:t>optimisation</w:t>
      </w:r>
      <w:proofErr w:type="spellEnd"/>
      <w:r w:rsidR="009D64AC" w:rsidRPr="00F06815">
        <w:rPr>
          <w:rFonts w:ascii="Garamond" w:hAnsi="Garamond"/>
          <w:b/>
          <w:lang w:val="en-US"/>
        </w:rPr>
        <w:t xml:space="preserve">. </w:t>
      </w:r>
      <w:r w:rsidR="000856AE" w:rsidRPr="00F06815">
        <w:rPr>
          <w:rFonts w:ascii="Garamond" w:hAnsi="Garamond"/>
          <w:lang w:val="en-GB"/>
        </w:rPr>
        <w:t xml:space="preserve">Existing in-shoe plantar-pressure systems (Novel </w:t>
      </w:r>
      <w:proofErr w:type="spellStart"/>
      <w:r w:rsidR="00D27DC8" w:rsidRPr="00F06815">
        <w:rPr>
          <w:rFonts w:ascii="Garamond" w:hAnsi="Garamond"/>
          <w:lang w:val="en-GB"/>
        </w:rPr>
        <w:t>pedar</w:t>
      </w:r>
      <w:proofErr w:type="spellEnd"/>
      <w:r w:rsidR="000856AE" w:rsidRPr="00F06815">
        <w:rPr>
          <w:rFonts w:ascii="Garamond" w:hAnsi="Garamond"/>
          <w:lang w:val="en-GB"/>
        </w:rPr>
        <w:t xml:space="preserve">) identify peak plantar pressure and guide iterative orthosis optimisation towards a target peak pressure below 200 kPa or a reduction of at least 25% </w:t>
      </w:r>
      <w:del w:id="90000" w:author="Claude" w:date="2026-10-08T17:41:41Z">
        <w:r w:rsidR="000856AE" w:rsidRPr="00F06815">
          <w:rPr>
            <w:rFonts w:ascii="Garamond" w:hAnsi="Garamond"/>
            <w:lang w:val="en-GB"/>
          </w:rPr>
          <w:delText xml:space="preserve">relative to the measurement without the orthosis at delivery, which remains the reference at 6, 12 and 18 months.</w:delText>
        </w:r>
      </w:del>
      <w:ins w:id="90001" w:author="Claude" w:date="2026-10-08T17:41:41Z">
        <w:r>
          <w:rPr>
            <w:rFonts w:ascii="Garamond" w:hAnsi="Garamond"/>
            <w:lang w:val="en-GB"/>
          </w:rPr>
          <w:t xml:space="preserve">relative to the measurement without the orthosis in the same session, with up to three modification rounds per session.</w:t>
        </w:r>
      </w:ins>
      <w:r w:rsidR="00A275AD" w:rsidRPr="00F06815">
        <w:rPr>
          <w:rFonts w:ascii="Garamond" w:hAnsi="Garamond"/>
          <w:vertAlign w:val="superscript"/>
          <w:lang w:val="en-GB"/>
        </w:rPr>
        <w:t>5</w:t>
      </w:r>
    </w:p>
    <w:p w14:paraId="676914C6" w14:textId="2572418E" w:rsidR="00734D8C" w:rsidRPr="00F06815" w:rsidRDefault="009D64AC" w:rsidP="004E57D3">
      <w:pPr>
        <w:spacing w:after="60"/>
        <w:jc w:val="both"/>
        <w:rPr>
          <w:rFonts w:ascii="Garamond" w:hAnsi="Garamond"/>
          <w:vertAlign w:val="superscript"/>
          <w:lang w:val="en-US"/>
        </w:rPr>
      </w:pPr>
      <w:r w:rsidRPr="00F06815">
        <w:rPr>
          <w:rFonts w:ascii="Garamond" w:hAnsi="Garamond"/>
          <w:b/>
          <w:lang w:val="en-US"/>
        </w:rPr>
        <w:t xml:space="preserve">(2) Objective footwear-adherence monitoring. </w:t>
      </w:r>
      <w:r w:rsidR="0035003B" w:rsidRPr="00F06815">
        <w:rPr>
          <w:rFonts w:ascii="Garamond" w:hAnsi="Garamond"/>
          <w:lang w:val="en-GB"/>
        </w:rPr>
        <w:t xml:space="preserve">Sensor-based technologies (Orthotimer and </w:t>
      </w:r>
      <w:proofErr w:type="spellStart"/>
      <w:r w:rsidR="0035003B" w:rsidRPr="00F06815">
        <w:rPr>
          <w:rFonts w:ascii="Garamond" w:hAnsi="Garamond"/>
          <w:lang w:val="en-GB"/>
        </w:rPr>
        <w:t>MoveMonitor</w:t>
      </w:r>
      <w:proofErr w:type="spellEnd"/>
      <w:r w:rsidR="0035003B" w:rsidRPr="00F06815">
        <w:rPr>
          <w:rFonts w:ascii="Garamond" w:hAnsi="Garamond"/>
          <w:lang w:val="en-GB"/>
        </w:rPr>
        <w:t>) quantify footwear wearing time and contextualise adherence against daily activity exposure, addressing the limitations of self-reported footwear use; because awareness of being monitored can itself affect wearing behaviour, sensors are worn in both arms</w:t>
      </w:r>
      <w:r w:rsidRPr="00F06815">
        <w:rPr>
          <w:rFonts w:ascii="Garamond" w:hAnsi="Garamond"/>
          <w:lang w:val="en-US"/>
        </w:rPr>
        <w:t>.</w:t>
      </w:r>
      <w:r w:rsidR="00A275AD" w:rsidRPr="00F06815">
        <w:rPr>
          <w:rFonts w:ascii="Garamond" w:hAnsi="Garamond"/>
          <w:vertAlign w:val="superscript"/>
          <w:lang w:val="en-GB"/>
        </w:rPr>
        <w:t>6,13,14</w:t>
      </w:r>
    </w:p>
    <w:p w14:paraId="47B8886D" w14:textId="77777777" w:rsidR="004E57D3" w:rsidRPr="00F06815" w:rsidRDefault="009D64AC" w:rsidP="004E57D3">
      <w:pPr>
        <w:spacing w:after="60"/>
        <w:jc w:val="both"/>
        <w:rPr>
          <w:rFonts w:ascii="Garamond" w:hAnsi="Garamond"/>
          <w:vertAlign w:val="superscript"/>
          <w:lang w:val="en-US"/>
        </w:rPr>
      </w:pPr>
      <w:r w:rsidRPr="00F06815">
        <w:rPr>
          <w:rFonts w:ascii="Garamond" w:hAnsi="Garamond"/>
          <w:b/>
          <w:lang w:val="en-US"/>
        </w:rPr>
        <w:t xml:space="preserve">(3) Structured education and behavioural support. </w:t>
      </w:r>
      <w:r w:rsidR="0059462D" w:rsidRPr="00F06815">
        <w:rPr>
          <w:rFonts w:ascii="Garamond" w:hAnsi="Garamond"/>
          <w:lang w:val="en-GB"/>
        </w:rPr>
        <w:t>Education covers adequate daily foot care and the rationale for wearing the prescribed orthoses and footwear. Behavioural support, delivered through SEBIA, draws on motivational interviewing, solution-focused brief therapy and behaviour change wheel principles, among other evidence-based behavioural change methods, to identify and address individual barriers to adherence</w:t>
      </w:r>
      <w:r w:rsidRPr="00F06815">
        <w:rPr>
          <w:rFonts w:ascii="Garamond" w:hAnsi="Garamond"/>
          <w:lang w:val="en-US"/>
        </w:rPr>
        <w:t>.</w:t>
      </w:r>
      <w:r w:rsidR="00A275AD" w:rsidRPr="00F06815">
        <w:rPr>
          <w:rFonts w:ascii="Garamond" w:hAnsi="Garamond"/>
          <w:vertAlign w:val="superscript"/>
          <w:lang w:val="en-GB"/>
        </w:rPr>
        <w:t>10,15</w:t>
      </w:r>
    </w:p>
    <w:p w14:paraId="392179EA" w14:textId="6C34AECA" w:rsidR="006C1A1E" w:rsidRPr="00F06815" w:rsidRDefault="0059462D" w:rsidP="004E57D3">
      <w:pPr>
        <w:spacing w:after="60"/>
        <w:jc w:val="both"/>
        <w:rPr>
          <w:rFonts w:ascii="Garamond" w:hAnsi="Garamond"/>
          <w:lang w:val="en-GB"/>
        </w:rPr>
      </w:pPr>
      <w:r w:rsidRPr="00F06815">
        <w:rPr>
          <w:rFonts w:ascii="Garamond" w:hAnsi="Garamond"/>
          <w:lang w:val="en-GB"/>
        </w:rPr>
        <w:t xml:space="preserve">Plantar-pressure and adherence-monitoring technologies are validated techniques already used within participating centres; no new measurement technology will be developed. A methodological </w:t>
      </w:r>
      <w:proofErr w:type="spellStart"/>
      <w:r w:rsidRPr="00F06815">
        <w:rPr>
          <w:rFonts w:ascii="Garamond" w:hAnsi="Garamond"/>
          <w:lang w:val="en-GB"/>
        </w:rPr>
        <w:t>substudy</w:t>
      </w:r>
      <w:proofErr w:type="spellEnd"/>
      <w:r w:rsidRPr="00F06815">
        <w:rPr>
          <w:rFonts w:ascii="Garamond" w:hAnsi="Garamond"/>
          <w:lang w:val="en-GB"/>
        </w:rPr>
        <w:t xml:space="preserve"> will assess concordance between the Novel </w:t>
      </w:r>
      <w:proofErr w:type="spellStart"/>
      <w:r w:rsidR="00D27DC8" w:rsidRPr="00F06815">
        <w:rPr>
          <w:rFonts w:ascii="Garamond" w:hAnsi="Garamond"/>
          <w:lang w:val="en-GB"/>
        </w:rPr>
        <w:t>pedar</w:t>
      </w:r>
      <w:proofErr w:type="spellEnd"/>
      <w:r w:rsidRPr="00F06815">
        <w:rPr>
          <w:rFonts w:ascii="Garamond" w:hAnsi="Garamond"/>
          <w:lang w:val="en-GB"/>
        </w:rPr>
        <w:t xml:space="preserve"> and F-Scan GO systems.</w:t>
      </w:r>
    </w:p>
    <w:p w14:paraId="59200568" w14:textId="585111B7" w:rsidR="00F273F2" w:rsidRPr="00F06815" w:rsidRDefault="00B377A1" w:rsidP="004E57D3">
      <w:pPr>
        <w:spacing w:after="60"/>
        <w:jc w:val="both"/>
        <w:rPr>
          <w:rFonts w:ascii="Garamond" w:hAnsi="Garamond"/>
          <w:lang w:val="en-GB"/>
        </w:rPr>
      </w:pPr>
      <w:r w:rsidRPr="00F06815">
        <w:rPr>
          <w:rFonts w:ascii="Garamond" w:hAnsi="Garamond"/>
          <w:noProof/>
        </w:rPr>
        <w:drawing>
          <wp:inline distT="0" distB="0" distL="0" distR="0" wp14:anchorId="2CC07533" wp14:editId="2315D365">
            <wp:extent cx="5057323" cy="2832100"/>
            <wp:effectExtent l="0" t="0" r="0" b="6350"/>
            <wp:docPr id="1709217646" name="Picture 1709217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nieuw.png"/>
                    <pic:cNvPicPr/>
                  </pic:nvPicPr>
                  <pic:blipFill>
                    <a:blip r:embed="rId12"/>
                    <a:stretch>
                      <a:fillRect/>
                    </a:stretch>
                  </pic:blipFill>
                  <pic:spPr>
                    <a:xfrm>
                      <a:off x="0" y="0"/>
                      <a:ext cx="5067169" cy="2837614"/>
                    </a:xfrm>
                    <a:prstGeom prst="rect">
                      <a:avLst/>
                    </a:prstGeom>
                  </pic:spPr>
                </pic:pic>
              </a:graphicData>
            </a:graphic>
          </wp:inline>
        </w:drawing>
      </w:r>
    </w:p>
    <w:p w14:paraId="74A683EC" w14:textId="77777777" w:rsidR="003316A9" w:rsidRPr="00F06815" w:rsidRDefault="00A90C38" w:rsidP="003316A9">
      <w:pPr>
        <w:spacing w:after="60"/>
        <w:rPr>
          <w:rFonts w:ascii="Garamond" w:hAnsi="Garamond"/>
          <w:lang w:val="en-US"/>
        </w:rPr>
      </w:pPr>
      <w:r w:rsidRPr="00F06815">
        <w:rPr>
          <w:rFonts w:ascii="Garamond" w:hAnsi="Garamond"/>
          <w:b/>
          <w:i/>
          <w:lang w:val="en-US"/>
        </w:rPr>
        <w:t xml:space="preserve">Figure 1. </w:t>
      </w:r>
      <w:r w:rsidRPr="00F06815">
        <w:rPr>
          <w:rFonts w:ascii="Garamond" w:hAnsi="Garamond"/>
          <w:i/>
          <w:lang w:val="en-US"/>
        </w:rPr>
        <w:t xml:space="preserve">Design and outcome structure of the PARADISE </w:t>
      </w:r>
      <w:proofErr w:type="spellStart"/>
      <w:r w:rsidRPr="00F06815">
        <w:rPr>
          <w:rFonts w:ascii="Garamond" w:hAnsi="Garamond"/>
          <w:i/>
          <w:lang w:val="en-US"/>
        </w:rPr>
        <w:t>multicentre</w:t>
      </w:r>
      <w:proofErr w:type="spellEnd"/>
      <w:r w:rsidRPr="00F06815">
        <w:rPr>
          <w:rFonts w:ascii="Garamond" w:hAnsi="Garamond"/>
          <w:i/>
          <w:lang w:val="en-US"/>
        </w:rPr>
        <w:t xml:space="preserve"> </w:t>
      </w:r>
      <w:r w:rsidR="007C60C8" w:rsidRPr="00F06815">
        <w:rPr>
          <w:rFonts w:ascii="Garamond" w:hAnsi="Garamond"/>
          <w:i/>
          <w:lang w:val="en-US"/>
        </w:rPr>
        <w:t>RCT</w:t>
      </w:r>
      <w:r w:rsidRPr="00F06815">
        <w:rPr>
          <w:rFonts w:ascii="Garamond" w:hAnsi="Garamond"/>
          <w:i/>
          <w:lang w:val="en-US"/>
        </w:rPr>
        <w:t>.</w:t>
      </w:r>
    </w:p>
    <w:p w14:paraId="446576DD" w14:textId="1AC0E1E3" w:rsidR="000A586A" w:rsidRPr="00F06815" w:rsidRDefault="00B45FE1" w:rsidP="003316A9">
      <w:pPr>
        <w:spacing w:after="60"/>
        <w:rPr>
          <w:rFonts w:ascii="Garamond" w:hAnsi="Garamond"/>
          <w:lang w:val="en-US"/>
        </w:rPr>
      </w:pPr>
      <w:r w:rsidRPr="00F06815">
        <w:rPr>
          <w:rFonts w:ascii="Garamond" w:hAnsi="Garamond"/>
          <w:b/>
          <w:lang w:val="en-US"/>
        </w:rPr>
        <w:t xml:space="preserve">Outcomes. </w:t>
      </w:r>
      <w:r w:rsidRPr="00F06815">
        <w:rPr>
          <w:rFonts w:ascii="Garamond" w:hAnsi="Garamond"/>
          <w:lang w:val="en-US"/>
        </w:rPr>
        <w:t>PARADISE has a single primary outcome; the proposed mechanistic pathway is analysed as a pre-specified mediator rather than as a second endpoint.</w:t>
      </w:r>
    </w:p>
    <w:p w14:paraId="110355CD" w14:textId="77777777" w:rsidR="004E57D3" w:rsidRPr="00F06815" w:rsidRDefault="00EA2F33" w:rsidP="004E57D3">
      <w:pPr>
        <w:spacing w:after="60"/>
        <w:jc w:val="both"/>
        <w:rPr>
          <w:rFonts w:ascii="Garamond" w:hAnsi="Garamond"/>
          <w:lang w:val="en-US"/>
        </w:rPr>
      </w:pPr>
      <w:r w:rsidRPr="00F06815">
        <w:rPr>
          <w:rFonts w:ascii="Garamond" w:hAnsi="Garamond"/>
          <w:lang w:val="en-GB"/>
        </w:rPr>
        <w:t>The primary outcome is plantar foot-ulcer recurrence at 18 months, defined as a new plantar ulcer occurring after enrolment and reflecting the combined impact of pressure management, prevention strategies, and footwear adherence.</w:t>
      </w:r>
      <w:r w:rsidR="00A275AD" w:rsidRPr="00F06815">
        <w:rPr>
          <w:rFonts w:ascii="Garamond" w:hAnsi="Garamond"/>
          <w:vertAlign w:val="superscript"/>
          <w:lang w:val="en-GB"/>
        </w:rPr>
        <w:t>5,16</w:t>
      </w:r>
      <w:r w:rsidR="00A9620E" w:rsidRPr="00F06815">
        <w:rPr>
          <w:rFonts w:ascii="Garamond" w:hAnsi="Garamond"/>
          <w:lang w:val="en-US"/>
        </w:rPr>
        <w:t xml:space="preserve"> </w:t>
      </w:r>
      <w:r w:rsidR="00A25970" w:rsidRPr="00F06815">
        <w:rPr>
          <w:rFonts w:ascii="Garamond" w:hAnsi="Garamond"/>
          <w:lang w:val="en-GB"/>
        </w:rPr>
        <w:t>Objectively measured footwear adherence is the pre-specified mediator, quantified as the proportion of ambulatory activity performed while wearing the prescribed footwear, with ≥80% as the clinically relevant threshold, and analysed at 12 months with the full 18-month profile reported as a secondary summary.</w:t>
      </w:r>
      <w:r w:rsidR="00A275AD" w:rsidRPr="00F06815">
        <w:rPr>
          <w:rFonts w:ascii="Garamond" w:hAnsi="Garamond"/>
          <w:vertAlign w:val="superscript"/>
          <w:lang w:val="en-GB"/>
        </w:rPr>
        <w:t>5,6,9</w:t>
      </w:r>
      <w:r w:rsidR="006913A7" w:rsidRPr="00F06815">
        <w:rPr>
          <w:rFonts w:ascii="Garamond" w:hAnsi="Garamond"/>
          <w:lang w:val="en-US"/>
        </w:rPr>
        <w:t xml:space="preserve"> </w:t>
      </w:r>
      <w:r w:rsidR="00A25970" w:rsidRPr="00F06815">
        <w:rPr>
          <w:rFonts w:ascii="Garamond" w:hAnsi="Garamond"/>
          <w:lang w:val="en-GB"/>
        </w:rPr>
        <w:t>Exploratory analyses will compare indoor and outdoor footwear use,</w:t>
      </w:r>
      <w:r w:rsidR="00462EA7" w:rsidRPr="00F06815">
        <w:rPr>
          <w:rFonts w:ascii="Garamond" w:hAnsi="Garamond"/>
          <w:lang w:val="en-GB"/>
        </w:rPr>
        <w:t xml:space="preserve"> </w:t>
      </w:r>
      <w:r w:rsidR="00A25970" w:rsidRPr="00F06815">
        <w:rPr>
          <w:rFonts w:ascii="Garamond" w:hAnsi="Garamond"/>
          <w:lang w:val="en-GB"/>
        </w:rPr>
        <w:t>as indoor behaviour influences overall adherence.</w:t>
      </w:r>
      <w:r w:rsidR="00A275AD" w:rsidRPr="00F06815">
        <w:rPr>
          <w:rFonts w:ascii="Garamond" w:hAnsi="Garamond"/>
          <w:vertAlign w:val="superscript"/>
          <w:lang w:val="en-GB"/>
        </w:rPr>
        <w:t>12</w:t>
      </w:r>
    </w:p>
    <w:p w14:paraId="479F9057" w14:textId="31D74123" w:rsidR="004E57D3" w:rsidRPr="00F06815" w:rsidRDefault="007760C2" w:rsidP="004E57D3">
      <w:pPr>
        <w:spacing w:after="60"/>
        <w:jc w:val="both"/>
        <w:rPr>
          <w:rFonts w:ascii="Garamond" w:hAnsi="Garamond"/>
          <w:lang w:val="en-US"/>
        </w:rPr>
      </w:pPr>
      <w:r w:rsidRPr="00F06815">
        <w:rPr>
          <w:rFonts w:ascii="Garamond" w:hAnsi="Garamond"/>
          <w:lang w:val="en-GB"/>
        </w:rPr>
        <w:t>Secondary outcomes comprise ulcer-free survival, recurrence characteristics, plantar-pressure change at 6, 12, and 18 months, foot-care behaviour (NAFF), objectively measured adherence over the full 18 months, self-reported adherence (7-day recall), health-related quality of life (EQ-5D-5L), and healthcare resource utilisation.</w:t>
      </w:r>
    </w:p>
    <w:p w14:paraId="32DC7A74" w14:textId="2843AF0F" w:rsidR="001675B0" w:rsidRPr="00F06815" w:rsidRDefault="00B45FE1" w:rsidP="004E57D3">
      <w:pPr>
        <w:spacing w:after="60"/>
        <w:jc w:val="both"/>
        <w:rPr>
          <w:rFonts w:ascii="Garamond" w:hAnsi="Garamond"/>
          <w:lang w:val="en-US"/>
        </w:rPr>
      </w:pPr>
      <w:r w:rsidRPr="00F06815">
        <w:rPr>
          <w:rFonts w:ascii="Garamond" w:hAnsi="Garamond"/>
          <w:b/>
          <w:lang w:val="en-US"/>
        </w:rPr>
        <w:lastRenderedPageBreak/>
        <w:t xml:space="preserve">Sample size and statistics. </w:t>
      </w:r>
      <w:r w:rsidR="00882E24" w:rsidRPr="00F06815">
        <w:rPr>
          <w:rFonts w:ascii="Garamond" w:hAnsi="Garamond"/>
          <w:lang w:val="en-GB"/>
        </w:rPr>
        <w:t xml:space="preserve">The trial is powered at 80% with a two-sided </w:t>
      </w:r>
      <w:r w:rsidR="00882E24" w:rsidRPr="00F06815">
        <w:rPr>
          <w:rFonts w:ascii="Garamond" w:hAnsi="Garamond"/>
        </w:rPr>
        <w:t>α</w:t>
      </w:r>
      <w:r w:rsidR="00882E24" w:rsidRPr="00F06815">
        <w:rPr>
          <w:rFonts w:ascii="Garamond" w:hAnsi="Garamond"/>
          <w:lang w:val="en-GB"/>
        </w:rPr>
        <w:t xml:space="preserve"> of 0.05 for the single primary outcome, so no multiplicity correction is required. Assuming a reduction in 18-month ulcer recurrence from 50% to 25%, informed by prior footwear and offloading studies</w:t>
      </w:r>
      <w:r w:rsidR="001675B0" w:rsidRPr="00F06815">
        <w:rPr>
          <w:rFonts w:ascii="Garamond" w:hAnsi="Garamond"/>
          <w:lang w:val="en-US"/>
        </w:rPr>
        <w:t>,</w:t>
      </w:r>
      <w:r w:rsidR="00A275AD" w:rsidRPr="00F06815">
        <w:rPr>
          <w:rFonts w:ascii="Garamond" w:hAnsi="Garamond"/>
          <w:vertAlign w:val="superscript"/>
          <w:lang w:val="en-GB"/>
        </w:rPr>
        <w:t>5</w:t>
      </w:r>
      <w:r w:rsidR="001675B0" w:rsidRPr="00F06815">
        <w:rPr>
          <w:rFonts w:ascii="Garamond" w:hAnsi="Garamond"/>
          <w:lang w:val="en-US"/>
        </w:rPr>
        <w:t xml:space="preserve"> </w:t>
      </w:r>
      <w:r w:rsidR="00882E24" w:rsidRPr="00F06815">
        <w:rPr>
          <w:rFonts w:ascii="Garamond" w:hAnsi="Garamond"/>
          <w:lang w:val="en-GB"/>
        </w:rPr>
        <w:t xml:space="preserve">62 evaluable participants per arm are required; accounting for 15% loss to follow-up, the target sample size is 144 participants (~24 per centre). </w:t>
      </w:r>
    </w:p>
    <w:p w14:paraId="56015169" w14:textId="77777777" w:rsidR="004E57D3" w:rsidRPr="00F06815" w:rsidRDefault="008B13B4" w:rsidP="004E57D3">
      <w:pPr>
        <w:spacing w:after="60"/>
        <w:jc w:val="both"/>
        <w:rPr>
          <w:rFonts w:ascii="Garamond" w:hAnsi="Garamond"/>
          <w:lang w:val="en-US"/>
        </w:rPr>
      </w:pPr>
      <w:r w:rsidRPr="00F06815">
        <w:rPr>
          <w:rFonts w:ascii="Garamond" w:hAnsi="Garamond"/>
          <w:lang w:val="en-GB"/>
        </w:rPr>
        <w:t>All analyses follow the intention-to-treat principle. Recurrence outcomes will account for competing mortality risk using appropriate competing-risk methods; longitudinal biomechanical and adherence outcomes will be analysed using mixed-effects models accounting for centre- and participant-level variability. The mediating role of footwear adherence will be examined in a pre-specified causal mediation analysis. Missing data will be addressed using multiple imputation by chained equations.</w:t>
      </w:r>
      <w:r w:rsidR="00A275AD" w:rsidRPr="00F06815">
        <w:rPr>
          <w:rFonts w:ascii="Garamond" w:hAnsi="Garamond"/>
          <w:vertAlign w:val="superscript"/>
          <w:lang w:val="en-GB"/>
        </w:rPr>
        <w:t>17,18</w:t>
      </w:r>
    </w:p>
    <w:p w14:paraId="3440D3F8" w14:textId="0F409961" w:rsidR="00E4342F" w:rsidRPr="00F06815" w:rsidRDefault="0060331E" w:rsidP="004E57D3">
      <w:pPr>
        <w:spacing w:after="60"/>
        <w:jc w:val="both"/>
        <w:rPr>
          <w:rFonts w:ascii="Garamond" w:hAnsi="Garamond"/>
          <w:lang w:val="en-US"/>
        </w:rPr>
      </w:pPr>
      <w:r w:rsidRPr="00F06815">
        <w:rPr>
          <w:rFonts w:ascii="Garamond" w:hAnsi="Garamond"/>
          <w:b/>
          <w:lang w:val="en-US"/>
        </w:rPr>
        <w:t xml:space="preserve">Assessments and collaborations. </w:t>
      </w:r>
      <w:r w:rsidRPr="00F06815">
        <w:rPr>
          <w:rFonts w:ascii="Garamond" w:hAnsi="Garamond"/>
          <w:lang w:val="en-US"/>
        </w:rPr>
        <w:t>Patient-centred outcomes are captured with validated instruments</w:t>
      </w:r>
      <w:r w:rsidR="00EE1630" w:rsidRPr="00F06815">
        <w:rPr>
          <w:rFonts w:ascii="Garamond" w:hAnsi="Garamond"/>
          <w:lang w:val="en-US"/>
        </w:rPr>
        <w:t>,</w:t>
      </w:r>
      <w:r w:rsidRPr="00F06815">
        <w:rPr>
          <w:rFonts w:ascii="Garamond" w:hAnsi="Garamond"/>
          <w:lang w:val="en-US"/>
        </w:rPr>
        <w:t xml:space="preserve"> the NAFF for foot-care behaviour and the EQ-5D-5L for health-related quality of life</w:t>
      </w:r>
      <w:r w:rsidR="00A275AD" w:rsidRPr="00F06815">
        <w:rPr>
          <w:rFonts w:ascii="Garamond" w:hAnsi="Garamond"/>
          <w:vertAlign w:val="superscript"/>
          <w:lang w:val="en-GB"/>
        </w:rPr>
        <w:t>19,20</w:t>
      </w:r>
      <w:r w:rsidR="00EE1630" w:rsidRPr="00F06815">
        <w:rPr>
          <w:rFonts w:ascii="Garamond" w:hAnsi="Garamond"/>
          <w:lang w:val="en-US"/>
        </w:rPr>
        <w:t>,</w:t>
      </w:r>
      <w:r w:rsidRPr="00F06815">
        <w:rPr>
          <w:rFonts w:ascii="Garamond" w:hAnsi="Garamond"/>
          <w:lang w:val="en-US"/>
        </w:rPr>
        <w:t xml:space="preserve"> alongside device-derived measures of plantar pressure, footwear wearing time and daily activity. The trial is conducted with the six participating DFCs and with the technical partners supporting the pressure-measurement systems.</w:t>
      </w:r>
    </w:p>
    <w:p w14:paraId="61CA83E5" w14:textId="77777777" w:rsidR="004E57D3" w:rsidRPr="00F06815" w:rsidRDefault="00296877" w:rsidP="004E57D3">
      <w:pPr>
        <w:spacing w:after="60"/>
        <w:jc w:val="both"/>
        <w:rPr>
          <w:rFonts w:ascii="Garamond" w:hAnsi="Garamond"/>
          <w:lang w:val="en-GB"/>
        </w:rPr>
      </w:pPr>
      <w:r w:rsidRPr="00F06815">
        <w:rPr>
          <w:rFonts w:ascii="Garamond" w:hAnsi="Garamond"/>
          <w:b/>
          <w:lang w:val="en-GB"/>
        </w:rPr>
        <w:t xml:space="preserve">Ethics and regulatory submission. </w:t>
      </w:r>
      <w:r w:rsidRPr="00F06815">
        <w:rPr>
          <w:rFonts w:ascii="Garamond" w:hAnsi="Garamond"/>
          <w:lang w:val="en-GB"/>
        </w:rPr>
        <w:t>Central submission to the EC Research UZ/KU Leuven and the FAMHP is scheduled for October 2026, with the six local approvals expected between November 2026 and January 2027. The trial will be prospectively registered and conducted under a GDPR-compliant data-management framework. Ulcer recurrence is ascertained by the multidisciplinary clinical team; the absence of an independent blinded adjudication committee is acknowledged as a limitation.</w:t>
      </w:r>
    </w:p>
    <w:p w14:paraId="00F95CBD" w14:textId="0730826F" w:rsidR="007D5D60" w:rsidRPr="00F06815" w:rsidRDefault="0022270C" w:rsidP="004E57D3">
      <w:pPr>
        <w:pBdr>
          <w:bottom w:val="single" w:sz="6" w:space="2" w:color="2A7F8E"/>
        </w:pBdr>
        <w:spacing w:after="60"/>
        <w:rPr>
          <w:rFonts w:ascii="Garamond" w:hAnsi="Garamond"/>
          <w:sz w:val="28"/>
          <w:szCs w:val="28"/>
          <w:lang w:val="en-US"/>
        </w:rPr>
      </w:pPr>
      <w:r w:rsidRPr="00F06815">
        <w:rPr>
          <w:rFonts w:ascii="Garamond" w:eastAsia="Calibri" w:hAnsi="Garamond"/>
          <w:b/>
          <w:bCs/>
          <w:color w:val="20415A"/>
          <w:sz w:val="28"/>
          <w:szCs w:val="28"/>
          <w:lang w:val="en-US"/>
        </w:rPr>
        <w:t xml:space="preserve">4. Milestones, timing and feasibility </w:t>
      </w:r>
    </w:p>
    <w:p w14:paraId="73816E97" w14:textId="77777777" w:rsidR="004E57D3" w:rsidRPr="00F06815" w:rsidRDefault="00EB51B7" w:rsidP="004E57D3">
      <w:pPr>
        <w:spacing w:after="60"/>
        <w:jc w:val="both"/>
        <w:rPr>
          <w:rFonts w:ascii="Garamond" w:hAnsi="Garamond"/>
          <w:lang w:val="en-US"/>
        </w:rPr>
      </w:pPr>
      <w:r w:rsidRPr="00F06815">
        <w:rPr>
          <w:rFonts w:ascii="Garamond" w:hAnsi="Garamond"/>
          <w:b/>
          <w:lang w:val="en-US"/>
        </w:rPr>
        <w:t xml:space="preserve">Timeline (Figure 2). </w:t>
      </w:r>
      <w:r w:rsidR="00BC49CB" w:rsidRPr="00F06815">
        <w:rPr>
          <w:rFonts w:ascii="Garamond" w:hAnsi="Garamond"/>
          <w:lang w:val="en-GB"/>
        </w:rPr>
        <w:t>Months 1–8 cover the protocol, clinical assessment booklet, case-report forms and the ethics and regulatory submissions, following SPIRIT,</w:t>
      </w:r>
      <w:r w:rsidR="00A275AD" w:rsidRPr="00F06815">
        <w:rPr>
          <w:rFonts w:ascii="Garamond" w:hAnsi="Garamond"/>
          <w:vertAlign w:val="superscript"/>
          <w:lang w:val="en-GB"/>
        </w:rPr>
        <w:t>21</w:t>
      </w:r>
      <w:r w:rsidRPr="00F06815">
        <w:rPr>
          <w:rFonts w:ascii="Garamond" w:hAnsi="Garamond"/>
          <w:lang w:val="en-US"/>
        </w:rPr>
        <w:t xml:space="preserve"> and close with an operational pilot that verifies workflow feasibility and data capture. Recruitment and randomisation of 144 participants run from month 8 to month 24; intervention delivery, follow-up and fidelity monitoring continue to month 42. Months 43–48 cover database closure, analyses and the thesis, while manuscript development runs throughout.</w:t>
      </w:r>
    </w:p>
    <w:p w14:paraId="28DEA708" w14:textId="3BA1AF87" w:rsidR="006C2B33" w:rsidRPr="00F06815" w:rsidRDefault="00453A31" w:rsidP="004E57D3">
      <w:pPr>
        <w:spacing w:after="60"/>
        <w:jc w:val="both"/>
        <w:rPr>
          <w:rFonts w:ascii="Garamond" w:hAnsi="Garamond"/>
          <w:lang w:val="en-GB"/>
        </w:rPr>
      </w:pPr>
      <w:r w:rsidRPr="00F06815">
        <w:rPr>
          <w:rFonts w:ascii="Garamond" w:hAnsi="Garamond"/>
          <w:noProof/>
        </w:rPr>
        <w:drawing>
          <wp:inline distT="0" distB="0" distL="0" distR="0" wp14:anchorId="6E5CFF10" wp14:editId="726827EB">
            <wp:extent cx="6347244" cy="2654300"/>
            <wp:effectExtent l="0" t="0" r="0" b="0"/>
            <wp:docPr id="1709217647" name="Picture 1709217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nieuw.png"/>
                    <pic:cNvPicPr/>
                  </pic:nvPicPr>
                  <pic:blipFill>
                    <a:blip r:embed="rId13"/>
                    <a:stretch>
                      <a:fillRect/>
                    </a:stretch>
                  </pic:blipFill>
                  <pic:spPr>
                    <a:xfrm>
                      <a:off x="0" y="0"/>
                      <a:ext cx="6363552" cy="2661120"/>
                    </a:xfrm>
                    <a:prstGeom prst="rect">
                      <a:avLst/>
                    </a:prstGeom>
                  </pic:spPr>
                </pic:pic>
              </a:graphicData>
            </a:graphic>
          </wp:inline>
        </w:drawing>
      </w:r>
    </w:p>
    <w:p w14:paraId="0923BBB5" w14:textId="43599A60" w:rsidR="00453A31" w:rsidRPr="00F06815" w:rsidRDefault="00453A31" w:rsidP="004E57D3">
      <w:pPr>
        <w:spacing w:after="60"/>
        <w:jc w:val="both"/>
        <w:rPr>
          <w:rFonts w:ascii="Garamond" w:hAnsi="Garamond"/>
          <w:lang w:val="en-US"/>
        </w:rPr>
      </w:pPr>
      <w:r w:rsidRPr="00F06815">
        <w:rPr>
          <w:rFonts w:ascii="Garamond" w:hAnsi="Garamond"/>
          <w:b/>
          <w:i/>
          <w:lang w:val="en-US"/>
        </w:rPr>
        <w:t xml:space="preserve">Figure 2. </w:t>
      </w:r>
      <w:r w:rsidRPr="00F06815">
        <w:rPr>
          <w:rFonts w:ascii="Garamond" w:hAnsi="Garamond"/>
          <w:i/>
          <w:lang w:val="en-US"/>
        </w:rPr>
        <w:t>Indicative 48-month PhD timeline, with the manuscripts led by the candidate and the key milestones.</w:t>
      </w:r>
    </w:p>
    <w:p w14:paraId="55B2DA4D" w14:textId="77777777" w:rsidR="004E57D3" w:rsidRPr="00F06815" w:rsidRDefault="00EB51B7" w:rsidP="004E57D3">
      <w:pPr>
        <w:spacing w:after="60"/>
        <w:jc w:val="both"/>
        <w:rPr>
          <w:rFonts w:ascii="Garamond" w:hAnsi="Garamond"/>
          <w:lang w:val="en-US"/>
        </w:rPr>
      </w:pPr>
      <w:r w:rsidRPr="00F06815">
        <w:rPr>
          <w:rFonts w:ascii="Garamond" w:hAnsi="Garamond"/>
          <w:b/>
          <w:lang w:val="en-US"/>
        </w:rPr>
        <w:t xml:space="preserve">Feasibility. </w:t>
      </w:r>
      <w:r w:rsidR="0005227F" w:rsidRPr="00F06815">
        <w:rPr>
          <w:rFonts w:ascii="Garamond" w:hAnsi="Garamond"/>
          <w:lang w:val="en-GB"/>
        </w:rPr>
        <w:t>Recruitment is feasible: each participating DFC treats at least 52 eligible high-risk patients annually, supporting a recruitment rate of 1–2 participants per centre per month. This is consistent with recruitment rates reported across randomised trials more broadly.</w:t>
      </w:r>
      <w:r w:rsidR="00A275AD" w:rsidRPr="00F06815">
        <w:rPr>
          <w:rFonts w:ascii="Garamond" w:hAnsi="Garamond"/>
          <w:vertAlign w:val="superscript"/>
          <w:lang w:val="en-GB"/>
        </w:rPr>
        <w:t>22</w:t>
      </w:r>
    </w:p>
    <w:p w14:paraId="01081CBC" w14:textId="77777777" w:rsidR="00F06815" w:rsidRDefault="00EB51B7" w:rsidP="00F06815">
      <w:pPr>
        <w:spacing w:after="60"/>
        <w:jc w:val="both"/>
        <w:rPr>
          <w:rFonts w:ascii="Garamond" w:hAnsi="Garamond"/>
          <w:vertAlign w:val="superscript"/>
          <w:lang w:val="en-GB"/>
        </w:rPr>
      </w:pPr>
      <w:r w:rsidRPr="00F06815">
        <w:rPr>
          <w:rFonts w:ascii="Garamond" w:hAnsi="Garamond"/>
          <w:b/>
          <w:lang w:val="en-US"/>
        </w:rPr>
        <w:t xml:space="preserve">Risks and mitigations. </w:t>
      </w:r>
      <w:r w:rsidR="00184532" w:rsidRPr="00F06815">
        <w:rPr>
          <w:rFonts w:ascii="Garamond" w:hAnsi="Garamond"/>
          <w:bCs/>
          <w:lang w:val="en-US"/>
        </w:rPr>
        <w:t>R</w:t>
      </w:r>
      <w:proofErr w:type="spellStart"/>
      <w:r w:rsidR="00184532" w:rsidRPr="00F06815">
        <w:rPr>
          <w:rFonts w:ascii="Garamond" w:hAnsi="Garamond"/>
          <w:bCs/>
          <w:lang w:val="en-GB"/>
        </w:rPr>
        <w:t>ecr</w:t>
      </w:r>
      <w:r w:rsidR="00184532" w:rsidRPr="00F06815">
        <w:rPr>
          <w:rFonts w:ascii="Garamond" w:hAnsi="Garamond"/>
          <w:lang w:val="en-GB"/>
        </w:rPr>
        <w:t>uitment</w:t>
      </w:r>
      <w:proofErr w:type="spellEnd"/>
      <w:r w:rsidR="00184532" w:rsidRPr="00F06815">
        <w:rPr>
          <w:rFonts w:ascii="Garamond" w:hAnsi="Garamond"/>
          <w:lang w:val="en-GB"/>
        </w:rPr>
        <w:t xml:space="preserve"> delays and variability in intervention delivery are the principal risks. These will be mitigated through recruitment monitoring, </w:t>
      </w:r>
      <w:proofErr w:type="spellStart"/>
      <w:r w:rsidR="00184532" w:rsidRPr="00F06815">
        <w:rPr>
          <w:rFonts w:ascii="Garamond" w:hAnsi="Garamond"/>
          <w:lang w:val="en-GB"/>
        </w:rPr>
        <w:t>QuinteT</w:t>
      </w:r>
      <w:proofErr w:type="spellEnd"/>
      <w:r w:rsidR="00184532" w:rsidRPr="00F06815">
        <w:rPr>
          <w:rFonts w:ascii="Garamond" w:hAnsi="Garamond"/>
          <w:lang w:val="en-GB"/>
        </w:rPr>
        <w:t>-based barrier identification</w:t>
      </w:r>
      <w:r w:rsidRPr="00F06815">
        <w:rPr>
          <w:rFonts w:ascii="Garamond" w:hAnsi="Garamond"/>
          <w:lang w:val="en-US"/>
        </w:rPr>
        <w:t>,</w:t>
      </w:r>
      <w:r w:rsidR="00A275AD" w:rsidRPr="00F06815">
        <w:rPr>
          <w:rFonts w:ascii="Garamond" w:hAnsi="Garamond"/>
          <w:vertAlign w:val="superscript"/>
          <w:lang w:val="en-GB"/>
        </w:rPr>
        <w:t>23</w:t>
      </w:r>
      <w:r w:rsidRPr="00F06815">
        <w:rPr>
          <w:rFonts w:ascii="Garamond" w:hAnsi="Garamond"/>
          <w:lang w:val="en-US"/>
        </w:rPr>
        <w:t xml:space="preserve"> </w:t>
      </w:r>
      <w:r w:rsidR="00A2143A" w:rsidRPr="00F06815">
        <w:rPr>
          <w:rFonts w:ascii="Garamond" w:hAnsi="Garamond"/>
          <w:lang w:val="en-GB"/>
        </w:rPr>
        <w:t xml:space="preserve">standardised operating procedures, investigator training, and intervention-fidelity assessments following NIH </w:t>
      </w:r>
      <w:proofErr w:type="spellStart"/>
      <w:r w:rsidR="00A2143A" w:rsidRPr="00F06815">
        <w:rPr>
          <w:rFonts w:ascii="Garamond" w:hAnsi="Garamond"/>
          <w:lang w:val="en-GB"/>
        </w:rPr>
        <w:t>Behavior</w:t>
      </w:r>
      <w:proofErr w:type="spellEnd"/>
      <w:r w:rsidR="00A2143A" w:rsidRPr="00F06815">
        <w:rPr>
          <w:rFonts w:ascii="Garamond" w:hAnsi="Garamond"/>
          <w:lang w:val="en-GB"/>
        </w:rPr>
        <w:t xml:space="preserve"> Change Consortium recommendations</w:t>
      </w:r>
      <w:r w:rsidRPr="00F06815">
        <w:rPr>
          <w:rFonts w:ascii="Garamond" w:hAnsi="Garamond"/>
          <w:lang w:val="en-US"/>
        </w:rPr>
        <w:t>.</w:t>
      </w:r>
      <w:r w:rsidR="00A275AD" w:rsidRPr="00F06815">
        <w:rPr>
          <w:rFonts w:ascii="Garamond" w:hAnsi="Garamond"/>
          <w:vertAlign w:val="superscript"/>
          <w:lang w:val="en-GB"/>
        </w:rPr>
        <w:t>2</w:t>
      </w:r>
    </w:p>
    <w:p w14:paraId="00F95CC1" w14:textId="780F60F9" w:rsidR="007D5D60" w:rsidRPr="00F06815" w:rsidRDefault="005309EE" w:rsidP="00F06815">
      <w:pPr>
        <w:spacing w:after="60"/>
        <w:jc w:val="both"/>
        <w:rPr>
          <w:rFonts w:ascii="Garamond" w:hAnsi="Garamond"/>
          <w:vertAlign w:val="superscript"/>
          <w:lang w:val="en-GB"/>
        </w:rPr>
      </w:pPr>
      <w:r w:rsidRPr="00F06815">
        <w:rPr>
          <w:rFonts w:ascii="Garamond" w:eastAsia="Calibri" w:hAnsi="Garamond"/>
          <w:b/>
          <w:bCs/>
          <w:color w:val="20415A"/>
          <w:sz w:val="28"/>
          <w:szCs w:val="28"/>
          <w:lang w:val="en-US"/>
        </w:rPr>
        <w:lastRenderedPageBreak/>
        <w:t>5.  Conclusion: planned outputs and pre-existing data</w:t>
      </w:r>
    </w:p>
    <w:p w14:paraId="1D2725D5" w14:textId="3C48C786" w:rsidR="004E57D3" w:rsidRPr="00F06815" w:rsidRDefault="00CE1C93" w:rsidP="004E57D3">
      <w:pPr>
        <w:spacing w:after="60"/>
        <w:jc w:val="both"/>
        <w:rPr>
          <w:rFonts w:ascii="Garamond" w:hAnsi="Garamond"/>
          <w:lang w:val="en-US"/>
        </w:rPr>
      </w:pPr>
      <w:r w:rsidRPr="00F06815">
        <w:rPr>
          <w:rFonts w:ascii="Garamond" w:hAnsi="Garamond"/>
          <w:b/>
          <w:lang w:val="en-GB"/>
        </w:rPr>
        <w:t xml:space="preserve">Planned outputs. </w:t>
      </w:r>
      <w:r w:rsidRPr="00F06815">
        <w:rPr>
          <w:rFonts w:ascii="Garamond" w:hAnsi="Garamond"/>
          <w:lang w:val="en-GB"/>
        </w:rPr>
        <w:t>The project delivers the first multicentre RCT of PARADISE within Belgian multidisciplinary DFCs. Six manuscripts are planned: (1) the scoping review on patient-specific offloading insole design; (2) the trial protocol paper, following SPIRIT 2025 and TIDieR; (3) regional peak plantar-pressure reference values in people with diabetes, from low- and high-resolution in-shoe measurements; (4) a comparison of plantar-pressure redistribution with 3D-printed custom-made foot orthoses, conducted outside the trial; (5) the primary effectiveness analysis of ulcer recurrence at 18 months; and (6) the pre-specified mediation analysis of footwear adherence. Timing is shown in Figure 2, and trial publications follow CONSORT.</w:t>
      </w:r>
      <w:r w:rsidR="00A275AD" w:rsidRPr="00F06815">
        <w:rPr>
          <w:rFonts w:ascii="Garamond" w:hAnsi="Garamond"/>
          <w:vertAlign w:val="superscript"/>
          <w:lang w:val="en-GB"/>
        </w:rPr>
        <w:t>25</w:t>
      </w:r>
    </w:p>
    <w:p w14:paraId="240418CB" w14:textId="5A571793" w:rsidR="0029137C" w:rsidRPr="00F06815" w:rsidRDefault="00D43FC7" w:rsidP="004E57D3">
      <w:pPr>
        <w:spacing w:after="60"/>
        <w:jc w:val="both"/>
        <w:rPr>
          <w:rFonts w:ascii="Garamond" w:hAnsi="Garamond"/>
          <w:lang w:val="en-GB"/>
        </w:rPr>
      </w:pPr>
      <w:r w:rsidRPr="00F06815">
        <w:rPr>
          <w:rFonts w:ascii="Garamond" w:hAnsi="Garamond"/>
          <w:b/>
          <w:lang w:val="en-US"/>
        </w:rPr>
        <w:t xml:space="preserve">Pre-existing data. </w:t>
      </w:r>
      <w:r w:rsidR="00EE1630" w:rsidRPr="00F06815">
        <w:rPr>
          <w:rFonts w:ascii="Garamond" w:hAnsi="Garamond"/>
          <w:lang w:val="en-GB"/>
        </w:rPr>
        <w:t>Pilot observations from a 2023–2024 pressure-guided footwear pathway may inform trial preparation; their use will be assessed and, where appropriate, approved by the doctoral committee. The comparison study of 3D-printed CMFOs is based on data collected during a previous doctoral project; these data have not yet been analysed or published.</w:t>
      </w:r>
    </w:p>
    <w:p w14:paraId="00F95CC5" w14:textId="77777777" w:rsidR="007D5D60" w:rsidRPr="00F06815" w:rsidRDefault="005309EE" w:rsidP="004E57D3">
      <w:pPr>
        <w:pBdr>
          <w:bottom w:val="single" w:sz="6" w:space="2" w:color="2A7F8E"/>
        </w:pBdr>
        <w:spacing w:before="140" w:after="60"/>
        <w:rPr>
          <w:rFonts w:ascii="Garamond" w:hAnsi="Garamond"/>
          <w:sz w:val="28"/>
          <w:szCs w:val="28"/>
          <w:lang w:val="en-US"/>
        </w:rPr>
      </w:pPr>
      <w:r w:rsidRPr="00F06815">
        <w:rPr>
          <w:rFonts w:ascii="Garamond" w:eastAsia="Calibri" w:hAnsi="Garamond"/>
          <w:b/>
          <w:bCs/>
          <w:color w:val="20415A"/>
          <w:sz w:val="28"/>
          <w:szCs w:val="28"/>
          <w:lang w:val="en-US"/>
        </w:rPr>
        <w:t>References</w:t>
      </w:r>
    </w:p>
    <w:p w14:paraId="62AF1F6E" w14:textId="77777777" w:rsidR="008D5F36" w:rsidRPr="00F06815" w:rsidRDefault="008D5F36" w:rsidP="003316A9">
      <w:pPr>
        <w:pStyle w:val="Bibliografie"/>
        <w:spacing w:after="0"/>
        <w:ind w:left="0" w:firstLine="0"/>
        <w:rPr>
          <w:rFonts w:ascii="Garamond" w:hAnsi="Garamond"/>
          <w:lang w:val="en-US"/>
        </w:rPr>
        <w:sectPr w:rsidR="008D5F36" w:rsidRPr="00F06815" w:rsidSect="00045568">
          <w:headerReference w:type="default" r:id="rId14"/>
          <w:footerReference w:type="default" r:id="rId15"/>
          <w:headerReference w:type="first" r:id="rId16"/>
          <w:footerReference w:type="first" r:id="rId17"/>
          <w:pgSz w:w="11906" w:h="16838"/>
          <w:pgMar w:top="1440" w:right="1080" w:bottom="1440" w:left="1080" w:header="708" w:footer="708" w:gutter="0"/>
          <w:cols w:space="708"/>
          <w:titlePg/>
          <w:docGrid w:linePitch="360"/>
        </w:sectPr>
      </w:pPr>
    </w:p>
    <w:p w14:paraId="7355BD10" w14:textId="40D43C83" w:rsidR="008D5F36" w:rsidRPr="00F06815" w:rsidRDefault="008D5F36" w:rsidP="004E57D3">
      <w:pPr>
        <w:spacing w:after="60"/>
        <w:rPr>
          <w:rFonts w:ascii="Garamond" w:hAnsi="Garamond"/>
          <w:sz w:val="16"/>
          <w:szCs w:val="16"/>
          <w:lang w:val="en-US"/>
        </w:rPr>
        <w:sectPr w:rsidR="008D5F36" w:rsidRPr="00F06815" w:rsidSect="003316A9">
          <w:type w:val="continuous"/>
          <w:pgSz w:w="11906" w:h="16838"/>
          <w:pgMar w:top="567" w:right="1077" w:bottom="964" w:left="1077" w:header="709" w:footer="709" w:gutter="0"/>
          <w:cols w:num="2" w:space="708"/>
          <w:titlePg/>
          <w:docGrid w:linePitch="360"/>
        </w:sectPr>
      </w:pPr>
    </w:p>
    <w:p w14:paraId="1B44C821"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1.</w:t>
      </w:r>
      <w:r w:rsidRPr="00F06815">
        <w:rPr>
          <w:rFonts w:ascii="Garamond" w:hAnsi="Garamond"/>
          <w:sz w:val="16"/>
          <w:szCs w:val="16"/>
          <w:lang w:val="en-GB"/>
        </w:rPr>
        <w:tab/>
        <w:t>Sciensano. Diabetes. In: For a Healthy Belgium [Internet]. Brussels: Sciensano; 2025 [cited 2026 Jun 4]. Available from: https://www.healthybelgium.be/en/health-status/non-communicable-diseases/diabetes</w:t>
      </w:r>
    </w:p>
    <w:p w14:paraId="38BE5B1A"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lang w:val="en-GB"/>
        </w:rPr>
        <w:t>2.</w:t>
      </w:r>
      <w:r w:rsidRPr="00F06815">
        <w:rPr>
          <w:rFonts w:ascii="Garamond" w:hAnsi="Garamond"/>
          <w:sz w:val="16"/>
          <w:szCs w:val="16"/>
          <w:lang w:val="en-GB"/>
        </w:rPr>
        <w:tab/>
        <w:t xml:space="preserve">Armstrong DG, Boulton AJM, Bus SA. Diabetic Foot Ulcers and Their Recurrence. </w:t>
      </w:r>
      <w:r w:rsidRPr="00F06815">
        <w:rPr>
          <w:rFonts w:ascii="Garamond" w:hAnsi="Garamond"/>
          <w:sz w:val="16"/>
          <w:szCs w:val="16"/>
        </w:rPr>
        <w:t xml:space="preserve">N </w:t>
      </w:r>
      <w:proofErr w:type="spellStart"/>
      <w:r w:rsidRPr="00F06815">
        <w:rPr>
          <w:rFonts w:ascii="Garamond" w:hAnsi="Garamond"/>
          <w:sz w:val="16"/>
          <w:szCs w:val="16"/>
        </w:rPr>
        <w:t>Engl</w:t>
      </w:r>
      <w:proofErr w:type="spellEnd"/>
      <w:r w:rsidRPr="00F06815">
        <w:rPr>
          <w:rFonts w:ascii="Garamond" w:hAnsi="Garamond"/>
          <w:sz w:val="16"/>
          <w:szCs w:val="16"/>
        </w:rPr>
        <w:t xml:space="preserve"> J </w:t>
      </w:r>
      <w:proofErr w:type="spellStart"/>
      <w:r w:rsidRPr="00F06815">
        <w:rPr>
          <w:rFonts w:ascii="Garamond" w:hAnsi="Garamond"/>
          <w:sz w:val="16"/>
          <w:szCs w:val="16"/>
        </w:rPr>
        <w:t>Med</w:t>
      </w:r>
      <w:proofErr w:type="spellEnd"/>
      <w:r w:rsidRPr="00F06815">
        <w:rPr>
          <w:rFonts w:ascii="Garamond" w:hAnsi="Garamond"/>
          <w:sz w:val="16"/>
          <w:szCs w:val="16"/>
        </w:rPr>
        <w:t>. 2017;376:2367-75.</w:t>
      </w:r>
    </w:p>
    <w:p w14:paraId="79B9C85D"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rPr>
        <w:t>3.</w:t>
      </w:r>
      <w:r w:rsidRPr="00F06815">
        <w:rPr>
          <w:rFonts w:ascii="Garamond" w:hAnsi="Garamond"/>
          <w:sz w:val="16"/>
          <w:szCs w:val="16"/>
        </w:rPr>
        <w:tab/>
      </w:r>
      <w:proofErr w:type="spellStart"/>
      <w:r w:rsidRPr="00F06815">
        <w:rPr>
          <w:rFonts w:ascii="Garamond" w:hAnsi="Garamond"/>
          <w:sz w:val="16"/>
          <w:szCs w:val="16"/>
        </w:rPr>
        <w:t>Waaijman</w:t>
      </w:r>
      <w:proofErr w:type="spellEnd"/>
      <w:r w:rsidRPr="00F06815">
        <w:rPr>
          <w:rFonts w:ascii="Garamond" w:hAnsi="Garamond"/>
          <w:sz w:val="16"/>
          <w:szCs w:val="16"/>
        </w:rPr>
        <w:t xml:space="preserve"> R, de Haart M, Arts MLJ, Wever D, </w:t>
      </w:r>
      <w:proofErr w:type="spellStart"/>
      <w:r w:rsidRPr="00F06815">
        <w:rPr>
          <w:rFonts w:ascii="Garamond" w:hAnsi="Garamond"/>
          <w:sz w:val="16"/>
          <w:szCs w:val="16"/>
        </w:rPr>
        <w:t>Verlouw</w:t>
      </w:r>
      <w:proofErr w:type="spellEnd"/>
      <w:r w:rsidRPr="00F06815">
        <w:rPr>
          <w:rFonts w:ascii="Garamond" w:hAnsi="Garamond"/>
          <w:sz w:val="16"/>
          <w:szCs w:val="16"/>
        </w:rPr>
        <w:t xml:space="preserve"> AJWE, </w:t>
      </w:r>
      <w:proofErr w:type="spellStart"/>
      <w:r w:rsidRPr="00F06815">
        <w:rPr>
          <w:rFonts w:ascii="Garamond" w:hAnsi="Garamond"/>
          <w:sz w:val="16"/>
          <w:szCs w:val="16"/>
        </w:rPr>
        <w:t>Nollet</w:t>
      </w:r>
      <w:proofErr w:type="spellEnd"/>
      <w:r w:rsidRPr="00F06815">
        <w:rPr>
          <w:rFonts w:ascii="Garamond" w:hAnsi="Garamond"/>
          <w:sz w:val="16"/>
          <w:szCs w:val="16"/>
        </w:rPr>
        <w:t xml:space="preserve"> F, et al. </w:t>
      </w:r>
      <w:r w:rsidRPr="00F06815">
        <w:rPr>
          <w:rFonts w:ascii="Garamond" w:hAnsi="Garamond"/>
          <w:sz w:val="16"/>
          <w:szCs w:val="16"/>
          <w:lang w:val="en-GB"/>
        </w:rPr>
        <w:t>Risk Factors for Plantar Foot Ulcer Recurrence in Neuropathic Diabetic Patients. Diabetes Care. 2014;37:1697-705.</w:t>
      </w:r>
    </w:p>
    <w:p w14:paraId="67488268"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lang w:val="en-GB"/>
        </w:rPr>
        <w:t>4.</w:t>
      </w:r>
      <w:r w:rsidRPr="00F06815">
        <w:rPr>
          <w:rFonts w:ascii="Garamond" w:hAnsi="Garamond"/>
          <w:sz w:val="16"/>
          <w:szCs w:val="16"/>
          <w:lang w:val="en-GB"/>
        </w:rPr>
        <w:tab/>
        <w:t xml:space="preserve">Bouly M, Laborne FX, Tourte C, Henry E, Penfornis A, Dardari D. The Post-Healing Follow-Up of Diabetic Foot Ulcers by a Multidisciplinary Team to Reduce Their Recurrence: An Observational Retrospective Study. </w:t>
      </w:r>
      <w:r w:rsidRPr="00F06815">
        <w:rPr>
          <w:rFonts w:ascii="Garamond" w:hAnsi="Garamond"/>
          <w:sz w:val="16"/>
          <w:szCs w:val="16"/>
        </w:rPr>
        <w:t xml:space="preserve">J </w:t>
      </w:r>
      <w:proofErr w:type="spellStart"/>
      <w:r w:rsidRPr="00F06815">
        <w:rPr>
          <w:rFonts w:ascii="Garamond" w:hAnsi="Garamond"/>
          <w:sz w:val="16"/>
          <w:szCs w:val="16"/>
        </w:rPr>
        <w:t>Clin</w:t>
      </w:r>
      <w:proofErr w:type="spellEnd"/>
      <w:r w:rsidRPr="00F06815">
        <w:rPr>
          <w:rFonts w:ascii="Garamond" w:hAnsi="Garamond"/>
          <w:sz w:val="16"/>
          <w:szCs w:val="16"/>
        </w:rPr>
        <w:t xml:space="preserve"> </w:t>
      </w:r>
      <w:proofErr w:type="spellStart"/>
      <w:r w:rsidRPr="00F06815">
        <w:rPr>
          <w:rFonts w:ascii="Garamond" w:hAnsi="Garamond"/>
          <w:sz w:val="16"/>
          <w:szCs w:val="16"/>
        </w:rPr>
        <w:t>Med</w:t>
      </w:r>
      <w:proofErr w:type="spellEnd"/>
      <w:r w:rsidRPr="00F06815">
        <w:rPr>
          <w:rFonts w:ascii="Garamond" w:hAnsi="Garamond"/>
          <w:sz w:val="16"/>
          <w:szCs w:val="16"/>
        </w:rPr>
        <w:t>. 2025;14:4975.</w:t>
      </w:r>
    </w:p>
    <w:p w14:paraId="63BFBBE7"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rPr>
        <w:t>5.</w:t>
      </w:r>
      <w:r w:rsidRPr="00F06815">
        <w:rPr>
          <w:rFonts w:ascii="Garamond" w:hAnsi="Garamond"/>
          <w:sz w:val="16"/>
          <w:szCs w:val="16"/>
        </w:rPr>
        <w:tab/>
        <w:t xml:space="preserve">Bus SA, </w:t>
      </w:r>
      <w:proofErr w:type="spellStart"/>
      <w:r w:rsidRPr="00F06815">
        <w:rPr>
          <w:rFonts w:ascii="Garamond" w:hAnsi="Garamond"/>
          <w:sz w:val="16"/>
          <w:szCs w:val="16"/>
        </w:rPr>
        <w:t>Waaijman</w:t>
      </w:r>
      <w:proofErr w:type="spellEnd"/>
      <w:r w:rsidRPr="00F06815">
        <w:rPr>
          <w:rFonts w:ascii="Garamond" w:hAnsi="Garamond"/>
          <w:sz w:val="16"/>
          <w:szCs w:val="16"/>
        </w:rPr>
        <w:t xml:space="preserve"> R, Arts M, de Haart M, Busch-Westbroek T, van Baal J, et al. </w:t>
      </w:r>
      <w:r w:rsidRPr="00F06815">
        <w:rPr>
          <w:rFonts w:ascii="Garamond" w:hAnsi="Garamond"/>
          <w:sz w:val="16"/>
          <w:szCs w:val="16"/>
          <w:lang w:val="en-GB"/>
        </w:rPr>
        <w:t xml:space="preserve">Effect of Custom-Made Footwear on Foot Ulcer Recurrence in Diabetes. </w:t>
      </w:r>
      <w:r w:rsidRPr="00F06815">
        <w:rPr>
          <w:rFonts w:ascii="Garamond" w:hAnsi="Garamond"/>
          <w:sz w:val="16"/>
          <w:szCs w:val="16"/>
        </w:rPr>
        <w:t>Diabetes Care. 2013;36:4109-16.</w:t>
      </w:r>
    </w:p>
    <w:p w14:paraId="4D986AE1"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rPr>
        <w:t>6.</w:t>
      </w:r>
      <w:r w:rsidRPr="00F06815">
        <w:rPr>
          <w:rFonts w:ascii="Garamond" w:hAnsi="Garamond"/>
          <w:sz w:val="16"/>
          <w:szCs w:val="16"/>
        </w:rPr>
        <w:tab/>
      </w:r>
      <w:proofErr w:type="spellStart"/>
      <w:r w:rsidRPr="00F06815">
        <w:rPr>
          <w:rFonts w:ascii="Garamond" w:hAnsi="Garamond"/>
          <w:sz w:val="16"/>
          <w:szCs w:val="16"/>
        </w:rPr>
        <w:t>Waaijman</w:t>
      </w:r>
      <w:proofErr w:type="spellEnd"/>
      <w:r w:rsidRPr="00F06815">
        <w:rPr>
          <w:rFonts w:ascii="Garamond" w:hAnsi="Garamond"/>
          <w:sz w:val="16"/>
          <w:szCs w:val="16"/>
        </w:rPr>
        <w:t xml:space="preserve"> R, Keukenkamp R, de Haart M, </w:t>
      </w:r>
      <w:proofErr w:type="spellStart"/>
      <w:r w:rsidRPr="00F06815">
        <w:rPr>
          <w:rFonts w:ascii="Garamond" w:hAnsi="Garamond"/>
          <w:sz w:val="16"/>
          <w:szCs w:val="16"/>
        </w:rPr>
        <w:t>Polomski</w:t>
      </w:r>
      <w:proofErr w:type="spellEnd"/>
      <w:r w:rsidRPr="00F06815">
        <w:rPr>
          <w:rFonts w:ascii="Garamond" w:hAnsi="Garamond"/>
          <w:sz w:val="16"/>
          <w:szCs w:val="16"/>
        </w:rPr>
        <w:t xml:space="preserve"> WP, </w:t>
      </w:r>
      <w:proofErr w:type="spellStart"/>
      <w:r w:rsidRPr="00F06815">
        <w:rPr>
          <w:rFonts w:ascii="Garamond" w:hAnsi="Garamond"/>
          <w:sz w:val="16"/>
          <w:szCs w:val="16"/>
        </w:rPr>
        <w:t>Nollet</w:t>
      </w:r>
      <w:proofErr w:type="spellEnd"/>
      <w:r w:rsidRPr="00F06815">
        <w:rPr>
          <w:rFonts w:ascii="Garamond" w:hAnsi="Garamond"/>
          <w:sz w:val="16"/>
          <w:szCs w:val="16"/>
        </w:rPr>
        <w:t xml:space="preserve"> F, Bus SA. </w:t>
      </w:r>
      <w:r w:rsidRPr="00F06815">
        <w:rPr>
          <w:rFonts w:ascii="Garamond" w:hAnsi="Garamond"/>
          <w:sz w:val="16"/>
          <w:szCs w:val="16"/>
          <w:lang w:val="en-GB"/>
        </w:rPr>
        <w:t>Adherence to Wearing Prescription Custom-Made Footwear in Patients With Diabetes at High Risk for Plantar Foot Ulceration. Diabetes Care. 2013;36:1613-8.</w:t>
      </w:r>
    </w:p>
    <w:p w14:paraId="6B490B08"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7.</w:t>
      </w:r>
      <w:r w:rsidRPr="00F06815">
        <w:rPr>
          <w:rFonts w:ascii="Garamond" w:hAnsi="Garamond"/>
          <w:sz w:val="16"/>
          <w:szCs w:val="16"/>
          <w:lang w:val="en-GB"/>
        </w:rPr>
        <w:tab/>
        <w:t>Kamogawa M, Kajiwara K, Sakuramoto H, Yamamoto K. Non-pharmacological Interventions for the Prevention and Progression of Diabetic Foot Ulcers in Individuals With Type 2 Diabetes Mellitus: A Scoping Review. Cureus. 2026;18:e100710.</w:t>
      </w:r>
    </w:p>
    <w:p w14:paraId="6C39352E"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lang w:val="en-GB"/>
        </w:rPr>
        <w:t>8.</w:t>
      </w:r>
      <w:r w:rsidRPr="00F06815">
        <w:rPr>
          <w:rFonts w:ascii="Garamond" w:hAnsi="Garamond"/>
          <w:sz w:val="16"/>
          <w:szCs w:val="16"/>
          <w:lang w:val="en-GB"/>
        </w:rPr>
        <w:tab/>
        <w:t xml:space="preserve">Goodall RJ, Ellauzi J, Tan MKH, Onida S, Davies AH, Shalhoub J. A Systematic Review of the Impact of Foot Care Education on Self Efficacy and Self Care in Patients With Diabetes. </w:t>
      </w:r>
      <w:proofErr w:type="spellStart"/>
      <w:r w:rsidRPr="00F06815">
        <w:rPr>
          <w:rFonts w:ascii="Garamond" w:hAnsi="Garamond"/>
          <w:sz w:val="16"/>
          <w:szCs w:val="16"/>
        </w:rPr>
        <w:t>Eur</w:t>
      </w:r>
      <w:proofErr w:type="spellEnd"/>
      <w:r w:rsidRPr="00F06815">
        <w:rPr>
          <w:rFonts w:ascii="Garamond" w:hAnsi="Garamond"/>
          <w:sz w:val="16"/>
          <w:szCs w:val="16"/>
        </w:rPr>
        <w:t xml:space="preserve"> J </w:t>
      </w:r>
      <w:proofErr w:type="spellStart"/>
      <w:r w:rsidRPr="00F06815">
        <w:rPr>
          <w:rFonts w:ascii="Garamond" w:hAnsi="Garamond"/>
          <w:sz w:val="16"/>
          <w:szCs w:val="16"/>
        </w:rPr>
        <w:t>Vasc</w:t>
      </w:r>
      <w:proofErr w:type="spellEnd"/>
      <w:r w:rsidRPr="00F06815">
        <w:rPr>
          <w:rFonts w:ascii="Garamond" w:hAnsi="Garamond"/>
          <w:sz w:val="16"/>
          <w:szCs w:val="16"/>
        </w:rPr>
        <w:t xml:space="preserve"> </w:t>
      </w:r>
      <w:proofErr w:type="spellStart"/>
      <w:r w:rsidRPr="00F06815">
        <w:rPr>
          <w:rFonts w:ascii="Garamond" w:hAnsi="Garamond"/>
          <w:sz w:val="16"/>
          <w:szCs w:val="16"/>
        </w:rPr>
        <w:t>Endovasc</w:t>
      </w:r>
      <w:proofErr w:type="spellEnd"/>
      <w:r w:rsidRPr="00F06815">
        <w:rPr>
          <w:rFonts w:ascii="Garamond" w:hAnsi="Garamond"/>
          <w:sz w:val="16"/>
          <w:szCs w:val="16"/>
        </w:rPr>
        <w:t xml:space="preserve"> </w:t>
      </w:r>
      <w:proofErr w:type="spellStart"/>
      <w:r w:rsidRPr="00F06815">
        <w:rPr>
          <w:rFonts w:ascii="Garamond" w:hAnsi="Garamond"/>
          <w:sz w:val="16"/>
          <w:szCs w:val="16"/>
        </w:rPr>
        <w:t>Surg</w:t>
      </w:r>
      <w:proofErr w:type="spellEnd"/>
      <w:r w:rsidRPr="00F06815">
        <w:rPr>
          <w:rFonts w:ascii="Garamond" w:hAnsi="Garamond"/>
          <w:sz w:val="16"/>
          <w:szCs w:val="16"/>
        </w:rPr>
        <w:t>. 2020;60:282-92.</w:t>
      </w:r>
    </w:p>
    <w:p w14:paraId="69BA088A"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rPr>
        <w:t>9.</w:t>
      </w:r>
      <w:r w:rsidRPr="00F06815">
        <w:rPr>
          <w:rFonts w:ascii="Garamond" w:hAnsi="Garamond"/>
          <w:sz w:val="16"/>
          <w:szCs w:val="16"/>
        </w:rPr>
        <w:tab/>
      </w:r>
      <w:proofErr w:type="spellStart"/>
      <w:r w:rsidRPr="00F06815">
        <w:rPr>
          <w:rFonts w:ascii="Garamond" w:hAnsi="Garamond"/>
          <w:sz w:val="16"/>
          <w:szCs w:val="16"/>
        </w:rPr>
        <w:t>Exterkate</w:t>
      </w:r>
      <w:proofErr w:type="spellEnd"/>
      <w:r w:rsidRPr="00F06815">
        <w:rPr>
          <w:rFonts w:ascii="Garamond" w:hAnsi="Garamond"/>
          <w:sz w:val="16"/>
          <w:szCs w:val="16"/>
        </w:rPr>
        <w:t xml:space="preserve"> SH, Jongebloed</w:t>
      </w:r>
      <w:r w:rsidRPr="00F06815">
        <w:rPr>
          <w:rFonts w:ascii="Cambria Math" w:hAnsi="Cambria Math" w:cs="Cambria Math"/>
          <w:sz w:val="16"/>
          <w:szCs w:val="16"/>
        </w:rPr>
        <w:t>‐</w:t>
      </w:r>
      <w:r w:rsidRPr="00F06815">
        <w:rPr>
          <w:rFonts w:ascii="Garamond" w:hAnsi="Garamond"/>
          <w:sz w:val="16"/>
          <w:szCs w:val="16"/>
        </w:rPr>
        <w:t xml:space="preserve">Westra M, ten Klooster PM, </w:t>
      </w:r>
      <w:proofErr w:type="spellStart"/>
      <w:r w:rsidRPr="00F06815">
        <w:rPr>
          <w:rFonts w:ascii="Garamond" w:hAnsi="Garamond"/>
          <w:sz w:val="16"/>
          <w:szCs w:val="16"/>
        </w:rPr>
        <w:t>Koffijberg</w:t>
      </w:r>
      <w:proofErr w:type="spellEnd"/>
      <w:r w:rsidRPr="00F06815">
        <w:rPr>
          <w:rFonts w:ascii="Garamond" w:hAnsi="Garamond"/>
          <w:sz w:val="16"/>
          <w:szCs w:val="16"/>
        </w:rPr>
        <w:t xml:space="preserve"> H, Bode C, van Gemert-Pijnen JEWC, et al. </w:t>
      </w:r>
      <w:r w:rsidRPr="00F06815">
        <w:rPr>
          <w:rFonts w:ascii="Garamond" w:hAnsi="Garamond"/>
          <w:sz w:val="16"/>
          <w:szCs w:val="16"/>
          <w:lang w:val="en-GB"/>
        </w:rPr>
        <w:t>Objectively assessed long</w:t>
      </w:r>
      <w:r w:rsidRPr="00F06815">
        <w:rPr>
          <w:rFonts w:ascii="Cambria Math" w:hAnsi="Cambria Math" w:cs="Cambria Math"/>
          <w:sz w:val="16"/>
          <w:szCs w:val="16"/>
          <w:lang w:val="en-GB"/>
        </w:rPr>
        <w:t>‐</w:t>
      </w:r>
      <w:r w:rsidRPr="00F06815">
        <w:rPr>
          <w:rFonts w:ascii="Garamond" w:hAnsi="Garamond"/>
          <w:sz w:val="16"/>
          <w:szCs w:val="16"/>
          <w:lang w:val="en-GB"/>
        </w:rPr>
        <w:t>term wearing patterns and predictors of wearing orthopaedic footwear in people with diabetes at moderate</w:t>
      </w:r>
      <w:r w:rsidRPr="00F06815">
        <w:rPr>
          <w:rFonts w:ascii="Cambria Math" w:hAnsi="Cambria Math" w:cs="Cambria Math"/>
          <w:sz w:val="16"/>
          <w:szCs w:val="16"/>
          <w:lang w:val="en-GB"/>
        </w:rPr>
        <w:t>‐</w:t>
      </w:r>
      <w:r w:rsidRPr="00F06815">
        <w:rPr>
          <w:rFonts w:ascii="Garamond" w:hAnsi="Garamond"/>
          <w:sz w:val="16"/>
          <w:szCs w:val="16"/>
          <w:lang w:val="en-GB"/>
        </w:rPr>
        <w:t>to</w:t>
      </w:r>
      <w:r w:rsidRPr="00F06815">
        <w:rPr>
          <w:rFonts w:ascii="Cambria Math" w:hAnsi="Cambria Math" w:cs="Cambria Math"/>
          <w:sz w:val="16"/>
          <w:szCs w:val="16"/>
          <w:lang w:val="en-GB"/>
        </w:rPr>
        <w:t>‐</w:t>
      </w:r>
      <w:r w:rsidRPr="00F06815">
        <w:rPr>
          <w:rFonts w:ascii="Garamond" w:hAnsi="Garamond"/>
          <w:sz w:val="16"/>
          <w:szCs w:val="16"/>
          <w:lang w:val="en-GB"/>
        </w:rPr>
        <w:t>high risk of foot ulceration: a 12 months observational study. J Foot Ankle Res. 2023;16:60.</w:t>
      </w:r>
    </w:p>
    <w:p w14:paraId="20E68674"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10.</w:t>
      </w:r>
      <w:r w:rsidRPr="00F06815">
        <w:rPr>
          <w:rFonts w:ascii="Garamond" w:hAnsi="Garamond"/>
          <w:sz w:val="16"/>
          <w:szCs w:val="16"/>
          <w:lang w:val="en-GB"/>
        </w:rPr>
        <w:tab/>
        <w:t>Michie S, van Stralen MM, West R. The behaviour change wheel: A new method for characterising and designing behaviour change interventions. Implement Sci. 2011;6:42.</w:t>
      </w:r>
    </w:p>
    <w:p w14:paraId="46C0CE55"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lang w:val="en-GB"/>
        </w:rPr>
        <w:t>11.</w:t>
      </w:r>
      <w:r w:rsidRPr="00F06815">
        <w:rPr>
          <w:rFonts w:ascii="Garamond" w:hAnsi="Garamond"/>
          <w:sz w:val="16"/>
          <w:szCs w:val="16"/>
          <w:lang w:val="en-GB"/>
        </w:rPr>
        <w:tab/>
        <w:t xml:space="preserve">Gingerich WJ, Peterson LT. Effectiveness of Solution-Focused Brief Therapy: A Systematic Qualitative Review of Controlled Outcome Studies. </w:t>
      </w:r>
      <w:proofErr w:type="spellStart"/>
      <w:r w:rsidRPr="00F06815">
        <w:rPr>
          <w:rFonts w:ascii="Garamond" w:hAnsi="Garamond"/>
          <w:sz w:val="16"/>
          <w:szCs w:val="16"/>
        </w:rPr>
        <w:t>Res</w:t>
      </w:r>
      <w:proofErr w:type="spellEnd"/>
      <w:r w:rsidRPr="00F06815">
        <w:rPr>
          <w:rFonts w:ascii="Garamond" w:hAnsi="Garamond"/>
          <w:sz w:val="16"/>
          <w:szCs w:val="16"/>
        </w:rPr>
        <w:t xml:space="preserve"> </w:t>
      </w:r>
      <w:proofErr w:type="spellStart"/>
      <w:r w:rsidRPr="00F06815">
        <w:rPr>
          <w:rFonts w:ascii="Garamond" w:hAnsi="Garamond"/>
          <w:sz w:val="16"/>
          <w:szCs w:val="16"/>
        </w:rPr>
        <w:t>Soc</w:t>
      </w:r>
      <w:proofErr w:type="spellEnd"/>
      <w:r w:rsidRPr="00F06815">
        <w:rPr>
          <w:rFonts w:ascii="Garamond" w:hAnsi="Garamond"/>
          <w:sz w:val="16"/>
          <w:szCs w:val="16"/>
        </w:rPr>
        <w:t xml:space="preserve"> Work </w:t>
      </w:r>
      <w:proofErr w:type="spellStart"/>
      <w:r w:rsidRPr="00F06815">
        <w:rPr>
          <w:rFonts w:ascii="Garamond" w:hAnsi="Garamond"/>
          <w:sz w:val="16"/>
          <w:szCs w:val="16"/>
        </w:rPr>
        <w:t>Pract</w:t>
      </w:r>
      <w:proofErr w:type="spellEnd"/>
      <w:r w:rsidRPr="00F06815">
        <w:rPr>
          <w:rFonts w:ascii="Garamond" w:hAnsi="Garamond"/>
          <w:sz w:val="16"/>
          <w:szCs w:val="16"/>
        </w:rPr>
        <w:t>. 2013;23:266-83.</w:t>
      </w:r>
    </w:p>
    <w:p w14:paraId="6DB86393"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rPr>
        <w:t>12.</w:t>
      </w:r>
      <w:r w:rsidRPr="00F06815">
        <w:rPr>
          <w:rFonts w:ascii="Garamond" w:hAnsi="Garamond"/>
          <w:sz w:val="16"/>
          <w:szCs w:val="16"/>
        </w:rPr>
        <w:tab/>
        <w:t xml:space="preserve">van Netten JJ, Vossen LE, Driebergen FM, Wolthuis D, Merkx MJM, Bus SA. </w:t>
      </w:r>
      <w:r w:rsidRPr="00F06815">
        <w:rPr>
          <w:rFonts w:ascii="Garamond" w:hAnsi="Garamond"/>
          <w:sz w:val="16"/>
          <w:szCs w:val="16"/>
          <w:lang w:val="en-GB"/>
        </w:rPr>
        <w:t>Short-Term Efficacy of a Multi-Modal Intervention Program to Improve Custom-Made Footwear Use in People at High Risk of Diabetes-Related Foot Ulceration. J Clin Med. 2025;14:3635.</w:t>
      </w:r>
    </w:p>
    <w:p w14:paraId="55D0F04B"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13.</w:t>
      </w:r>
      <w:r w:rsidRPr="00F06815">
        <w:rPr>
          <w:rFonts w:ascii="Garamond" w:hAnsi="Garamond"/>
          <w:sz w:val="16"/>
          <w:szCs w:val="16"/>
          <w:lang w:val="en-GB"/>
        </w:rPr>
        <w:tab/>
        <w:t>López-Moral M, Molines-Barroso RJ, Herrera-Casamayor M, García-Madrid M, García-Morales E, Lázaro-Martínez JL. Usability of Different Methods to Assess and Improve Adherence to Therapeutic Footwear in Persons with the Diabetic Foot in Remission. A Systematic Review. Int J Low Extrem Wounds. 2026;25:55-64.</w:t>
      </w:r>
    </w:p>
    <w:p w14:paraId="4B9F4AAE"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lang w:val="en-GB"/>
        </w:rPr>
        <w:t>14.</w:t>
      </w:r>
      <w:r w:rsidRPr="00F06815">
        <w:rPr>
          <w:rFonts w:ascii="Garamond" w:hAnsi="Garamond"/>
          <w:sz w:val="16"/>
          <w:szCs w:val="16"/>
          <w:lang w:val="en-GB"/>
        </w:rPr>
        <w:tab/>
        <w:t xml:space="preserve">Lutjeboer T, van Netten JJ, Postema K, Hijmans J. Effect of awareness of being monitored on wearing of orthopaedic footwear. </w:t>
      </w:r>
      <w:r w:rsidRPr="00F06815">
        <w:rPr>
          <w:rFonts w:ascii="Garamond" w:hAnsi="Garamond"/>
          <w:sz w:val="16"/>
          <w:szCs w:val="16"/>
        </w:rPr>
        <w:t xml:space="preserve">J </w:t>
      </w:r>
      <w:proofErr w:type="spellStart"/>
      <w:r w:rsidRPr="00F06815">
        <w:rPr>
          <w:rFonts w:ascii="Garamond" w:hAnsi="Garamond"/>
          <w:sz w:val="16"/>
          <w:szCs w:val="16"/>
        </w:rPr>
        <w:t>Rehabil</w:t>
      </w:r>
      <w:proofErr w:type="spellEnd"/>
      <w:r w:rsidRPr="00F06815">
        <w:rPr>
          <w:rFonts w:ascii="Garamond" w:hAnsi="Garamond"/>
          <w:sz w:val="16"/>
          <w:szCs w:val="16"/>
        </w:rPr>
        <w:t xml:space="preserve"> </w:t>
      </w:r>
      <w:proofErr w:type="spellStart"/>
      <w:r w:rsidRPr="00F06815">
        <w:rPr>
          <w:rFonts w:ascii="Garamond" w:hAnsi="Garamond"/>
          <w:sz w:val="16"/>
          <w:szCs w:val="16"/>
        </w:rPr>
        <w:t>Med</w:t>
      </w:r>
      <w:proofErr w:type="spellEnd"/>
      <w:r w:rsidRPr="00F06815">
        <w:rPr>
          <w:rFonts w:ascii="Garamond" w:hAnsi="Garamond"/>
          <w:sz w:val="16"/>
          <w:szCs w:val="16"/>
        </w:rPr>
        <w:t>. 2020;52:jrm00127.</w:t>
      </w:r>
    </w:p>
    <w:p w14:paraId="3900E275" w14:textId="77777777" w:rsidR="00A275AD" w:rsidRPr="00F06815" w:rsidRDefault="00A275AD" w:rsidP="004E57D3">
      <w:pPr>
        <w:pStyle w:val="Bibliografie"/>
        <w:spacing w:after="0"/>
        <w:rPr>
          <w:rFonts w:ascii="Garamond" w:hAnsi="Garamond"/>
          <w:sz w:val="16"/>
          <w:szCs w:val="16"/>
        </w:rPr>
      </w:pPr>
      <w:r w:rsidRPr="00F06815">
        <w:rPr>
          <w:rFonts w:ascii="Garamond" w:hAnsi="Garamond"/>
          <w:sz w:val="16"/>
          <w:szCs w:val="16"/>
        </w:rPr>
        <w:t>15.</w:t>
      </w:r>
      <w:r w:rsidRPr="00F06815">
        <w:rPr>
          <w:rFonts w:ascii="Garamond" w:hAnsi="Garamond"/>
          <w:sz w:val="16"/>
          <w:szCs w:val="16"/>
        </w:rPr>
        <w:tab/>
        <w:t xml:space="preserve">Jongebloed-Westra M, Bode C, van Netten JJ, ten Klooster PM, </w:t>
      </w:r>
      <w:proofErr w:type="spellStart"/>
      <w:r w:rsidRPr="00F06815">
        <w:rPr>
          <w:rFonts w:ascii="Garamond" w:hAnsi="Garamond"/>
          <w:sz w:val="16"/>
          <w:szCs w:val="16"/>
        </w:rPr>
        <w:t>Exterkate</w:t>
      </w:r>
      <w:proofErr w:type="spellEnd"/>
      <w:r w:rsidRPr="00F06815">
        <w:rPr>
          <w:rFonts w:ascii="Garamond" w:hAnsi="Garamond"/>
          <w:sz w:val="16"/>
          <w:szCs w:val="16"/>
        </w:rPr>
        <w:t xml:space="preserve"> SH, </w:t>
      </w:r>
      <w:proofErr w:type="spellStart"/>
      <w:r w:rsidRPr="00F06815">
        <w:rPr>
          <w:rFonts w:ascii="Garamond" w:hAnsi="Garamond"/>
          <w:sz w:val="16"/>
          <w:szCs w:val="16"/>
        </w:rPr>
        <w:t>Koffijberg</w:t>
      </w:r>
      <w:proofErr w:type="spellEnd"/>
      <w:r w:rsidRPr="00F06815">
        <w:rPr>
          <w:rFonts w:ascii="Garamond" w:hAnsi="Garamond"/>
          <w:sz w:val="16"/>
          <w:szCs w:val="16"/>
        </w:rPr>
        <w:t xml:space="preserve"> H, et al. </w:t>
      </w:r>
      <w:r w:rsidRPr="00F06815">
        <w:rPr>
          <w:rFonts w:ascii="Garamond" w:hAnsi="Garamond"/>
          <w:sz w:val="16"/>
          <w:szCs w:val="16"/>
          <w:lang w:val="en-GB"/>
        </w:rPr>
        <w:t xml:space="preserve">Using motivational interviewing combined with digital shoe-fitting to improve adherence to wearing orthopedic shoes in people with diabetes at risk of foot ulceration: study protocol for a cluster-randomized controlled trial. </w:t>
      </w:r>
      <w:r w:rsidRPr="00F06815">
        <w:rPr>
          <w:rFonts w:ascii="Garamond" w:hAnsi="Garamond"/>
          <w:sz w:val="16"/>
          <w:szCs w:val="16"/>
        </w:rPr>
        <w:t>Trials. 2021;22:750.</w:t>
      </w:r>
    </w:p>
    <w:p w14:paraId="71FC75E5"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rPr>
        <w:t>16.</w:t>
      </w:r>
      <w:r w:rsidRPr="00F06815">
        <w:rPr>
          <w:rFonts w:ascii="Garamond" w:hAnsi="Garamond"/>
          <w:sz w:val="16"/>
          <w:szCs w:val="16"/>
        </w:rPr>
        <w:tab/>
        <w:t xml:space="preserve">Vossen LE, van Netten JJ, Bakker CD, Berendsen HA, Busch-Westbroek TE, Peters EJG, et al. </w:t>
      </w:r>
      <w:r w:rsidRPr="00F06815">
        <w:rPr>
          <w:rFonts w:ascii="Garamond" w:hAnsi="Garamond"/>
          <w:sz w:val="16"/>
          <w:szCs w:val="16"/>
          <w:lang w:val="en-GB"/>
        </w:rPr>
        <w:t>An integrated personalized assistive devices approach to reduce the risk of foot ulcer recurrence in diabetes (DIASSIST): study protocol for a multicenter randomized controlled trial. Trials. 2023;24:663.</w:t>
      </w:r>
    </w:p>
    <w:p w14:paraId="7D43D8C2"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17.</w:t>
      </w:r>
      <w:r w:rsidRPr="00F06815">
        <w:rPr>
          <w:rFonts w:ascii="Garamond" w:hAnsi="Garamond"/>
          <w:sz w:val="16"/>
          <w:szCs w:val="16"/>
          <w:lang w:val="en-GB"/>
        </w:rPr>
        <w:tab/>
        <w:t>White IR, Royston P, Wood AM. Multiple imputation using chained equations: Issues and guidance for practice. Stat Med. 2011;30:377-99.</w:t>
      </w:r>
    </w:p>
    <w:p w14:paraId="2EDF935F"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18.</w:t>
      </w:r>
      <w:r w:rsidRPr="00F06815">
        <w:rPr>
          <w:rFonts w:ascii="Garamond" w:hAnsi="Garamond"/>
          <w:sz w:val="16"/>
          <w:szCs w:val="16"/>
          <w:lang w:val="en-GB"/>
        </w:rPr>
        <w:tab/>
        <w:t>Mallinckrodt C, Lipkovich I, Dickson S, Hendrix S, Molenberghs G. Handling Missing Data in Participants with Baseline but No Post</w:t>
      </w:r>
      <w:r w:rsidRPr="00F06815">
        <w:rPr>
          <w:rFonts w:ascii="Cambria Math" w:hAnsi="Cambria Math" w:cs="Cambria Math"/>
          <w:sz w:val="16"/>
          <w:szCs w:val="16"/>
          <w:lang w:val="en-GB"/>
        </w:rPr>
        <w:t>‐</w:t>
      </w:r>
      <w:r w:rsidRPr="00F06815">
        <w:rPr>
          <w:rFonts w:ascii="Garamond" w:hAnsi="Garamond"/>
          <w:sz w:val="16"/>
          <w:szCs w:val="16"/>
          <w:lang w:val="en-GB"/>
        </w:rPr>
        <w:t>Baseline Data. Pharm Stat. 2026;25:e70076.</w:t>
      </w:r>
    </w:p>
    <w:p w14:paraId="522577F5"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19.</w:t>
      </w:r>
      <w:r w:rsidRPr="00F06815">
        <w:rPr>
          <w:rFonts w:ascii="Garamond" w:hAnsi="Garamond"/>
          <w:sz w:val="16"/>
          <w:szCs w:val="16"/>
          <w:lang w:val="en-GB"/>
        </w:rPr>
        <w:tab/>
        <w:t>Lincoln N, Jeffcoate W, Ince P, Smith M, Radford K. Validation of a new measure of protective footcare behaviour: the Nottingham Assessment of Functional Footcare (NAFF). Pract Diab Int. 2007;24:207-11.</w:t>
      </w:r>
    </w:p>
    <w:p w14:paraId="0277C0AF"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20.</w:t>
      </w:r>
      <w:r w:rsidRPr="00F06815">
        <w:rPr>
          <w:rFonts w:ascii="Garamond" w:hAnsi="Garamond"/>
          <w:sz w:val="16"/>
          <w:szCs w:val="16"/>
          <w:lang w:val="en-GB"/>
        </w:rPr>
        <w:tab/>
        <w:t>Herdman M, Gudex C, Lloyd A, Janssen MF, Kind P, Parkin D, et al. Development and preliminary testing of the new five-level version of EQ-5D (EQ-5D-5L). Qual Life Res. 2011;20:1727-36.</w:t>
      </w:r>
    </w:p>
    <w:p w14:paraId="4727A269"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21.</w:t>
      </w:r>
      <w:r w:rsidRPr="00F06815">
        <w:rPr>
          <w:rFonts w:ascii="Garamond" w:hAnsi="Garamond"/>
          <w:sz w:val="16"/>
          <w:szCs w:val="16"/>
          <w:lang w:val="en-GB"/>
        </w:rPr>
        <w:tab/>
        <w:t>Chan AW, Boutron I, Hopewell S, Moher D, Schulz KF, Collins GS, et al. SPIRIT 2025 statement: updated guideline for protocols of randomised trials. BMJ. 2025;389:e081477.</w:t>
      </w:r>
    </w:p>
    <w:p w14:paraId="568E6FC3"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22.</w:t>
      </w:r>
      <w:r w:rsidRPr="00F06815">
        <w:rPr>
          <w:rFonts w:ascii="Garamond" w:hAnsi="Garamond"/>
          <w:sz w:val="16"/>
          <w:szCs w:val="16"/>
          <w:lang w:val="en-GB"/>
        </w:rPr>
        <w:tab/>
        <w:t>Jacques RM, Ahmed R, Harper J, Ranjan A, Saeed I, Simpson RM, et al. Recruitment, consent and retention of participants in randomised controlled trials: a review of trials published in the National Institute for Health Research (NIHR) Journals Library (1997–2020). BMJ Open. 2022;12:e059230.</w:t>
      </w:r>
    </w:p>
    <w:p w14:paraId="6DB377DB"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23.</w:t>
      </w:r>
      <w:r w:rsidRPr="00F06815">
        <w:rPr>
          <w:rFonts w:ascii="Garamond" w:hAnsi="Garamond"/>
          <w:sz w:val="16"/>
          <w:szCs w:val="16"/>
          <w:lang w:val="en-GB"/>
        </w:rPr>
        <w:tab/>
        <w:t>Donovan JL, Rooshenas L, Jepson M, Elliott D, Wade J, Avery K, et al. Optimising recruitment and informed consent in randomised controlled trials: the development and implementation of the Quintet Recruitment Intervention (QRI). Trials. 2016;17:283.</w:t>
      </w:r>
    </w:p>
    <w:p w14:paraId="190A0AAA"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24.</w:t>
      </w:r>
      <w:r w:rsidRPr="00F06815">
        <w:rPr>
          <w:rFonts w:ascii="Garamond" w:hAnsi="Garamond"/>
          <w:sz w:val="16"/>
          <w:szCs w:val="16"/>
          <w:lang w:val="en-GB"/>
        </w:rPr>
        <w:tab/>
        <w:t>Bellg AJ, Borrelli B, Resnick B, Hecht J, Minicucci DS, Ory M, et al. Enhancing Treatment Fidelity in Health Behavior Change Studies: Best Practices and Recommendations From the NIH Behavior Change Consortium. Health Psychol. 2004;23:443-51.</w:t>
      </w:r>
    </w:p>
    <w:p w14:paraId="3147EA35" w14:textId="77777777" w:rsidR="00A275AD" w:rsidRPr="00F06815" w:rsidRDefault="00A275AD" w:rsidP="004E57D3">
      <w:pPr>
        <w:pStyle w:val="Bibliografie"/>
        <w:spacing w:after="0"/>
        <w:rPr>
          <w:rFonts w:ascii="Garamond" w:hAnsi="Garamond"/>
          <w:sz w:val="16"/>
          <w:szCs w:val="16"/>
          <w:lang w:val="en-GB"/>
        </w:rPr>
      </w:pPr>
      <w:r w:rsidRPr="00F06815">
        <w:rPr>
          <w:rFonts w:ascii="Garamond" w:hAnsi="Garamond"/>
          <w:sz w:val="16"/>
          <w:szCs w:val="16"/>
          <w:lang w:val="en-GB"/>
        </w:rPr>
        <w:t>25.</w:t>
      </w:r>
      <w:r w:rsidRPr="00F06815">
        <w:rPr>
          <w:rFonts w:ascii="Garamond" w:hAnsi="Garamond"/>
          <w:sz w:val="16"/>
          <w:szCs w:val="16"/>
          <w:lang w:val="en-GB"/>
        </w:rPr>
        <w:tab/>
        <w:t>Hopewell S, Chan AW, Collins GS, Hróbjartsson A, Moher D, Schulz KF, et al. CONSORT 2025 statement: updated guideline for reporting randomised trials. BMJ. 2025;389:e081123.</w:t>
      </w:r>
    </w:p>
    <w:p w14:paraId="00F95CD6" w14:textId="1FB25759" w:rsidR="007D5D60" w:rsidRPr="00F06815" w:rsidRDefault="007D5D60" w:rsidP="004E57D3">
      <w:pPr>
        <w:spacing w:after="60"/>
        <w:rPr>
          <w:rFonts w:ascii="Garamond" w:hAnsi="Garamond"/>
          <w:lang w:val="en-US"/>
        </w:rPr>
      </w:pPr>
    </w:p>
    <w:sectPr w:rsidR="007D5D60" w:rsidRPr="00F06815" w:rsidSect="0046322F">
      <w:type w:val="continuous"/>
      <w:pgSz w:w="11906" w:h="16838"/>
      <w:pgMar w:top="964" w:right="1077" w:bottom="964" w:left="1077" w:header="708" w:footer="708" w:gutter="0"/>
      <w:cols w:num="2" w:space="39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549DA" w14:textId="77777777" w:rsidR="0008145A" w:rsidRDefault="0008145A">
      <w:r>
        <w:separator/>
      </w:r>
    </w:p>
  </w:endnote>
  <w:endnote w:type="continuationSeparator" w:id="0">
    <w:p w14:paraId="11E4D73C" w14:textId="77777777" w:rsidR="0008145A" w:rsidRDefault="00081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5CDC" w14:textId="3F0E3AAA" w:rsidR="007D5D60" w:rsidRDefault="005309EE">
    <w:pPr>
      <w:jc w:val="center"/>
    </w:pPr>
    <w:r>
      <w:rPr>
        <w:color w:val="5A6B75"/>
        <w:sz w:val="16"/>
        <w:szCs w:val="16"/>
      </w:rPr>
      <w:t xml:space="preserve">Provisional Doctoral Plan — PARADISE trial   ·   Page </w:t>
    </w:r>
    <w:r>
      <w:rPr>
        <w:color w:val="5A6B75"/>
        <w:sz w:val="16"/>
        <w:szCs w:val="16"/>
      </w:rPr>
      <w:fldChar w:fldCharType="begin"/>
    </w:r>
    <w:r>
      <w:rPr>
        <w:color w:val="5A6B75"/>
        <w:sz w:val="16"/>
        <w:szCs w:val="16"/>
      </w:rPr>
      <w:instrText>PAGE</w:instrText>
    </w:r>
    <w:r>
      <w:rPr>
        <w:color w:val="5A6B75"/>
        <w:sz w:val="16"/>
        <w:szCs w:val="16"/>
      </w:rPr>
      <w:fldChar w:fldCharType="separate"/>
    </w:r>
    <w:r w:rsidR="003344D9">
      <w:rPr>
        <w:noProof/>
        <w:color w:val="5A6B75"/>
        <w:sz w:val="16"/>
        <w:szCs w:val="16"/>
      </w:rPr>
      <w:t>2</w:t>
    </w:r>
    <w:r>
      <w:rPr>
        <w:color w:val="5A6B75"/>
        <w:sz w:val="16"/>
        <w:szCs w:val="16"/>
      </w:rPr>
      <w:fldChar w:fldCharType="end"/>
    </w:r>
    <w:r>
      <w:rPr>
        <w:color w:val="5A6B75"/>
        <w:sz w:val="16"/>
        <w:szCs w:val="16"/>
      </w:rPr>
      <w:t xml:space="preserve"> of </w:t>
    </w:r>
    <w:r>
      <w:rPr>
        <w:color w:val="5A6B75"/>
        <w:sz w:val="16"/>
        <w:szCs w:val="16"/>
      </w:rPr>
      <w:fldChar w:fldCharType="begin"/>
    </w:r>
    <w:r>
      <w:rPr>
        <w:color w:val="5A6B75"/>
        <w:sz w:val="16"/>
        <w:szCs w:val="16"/>
      </w:rPr>
      <w:instrText>NUMPAGES</w:instrText>
    </w:r>
    <w:r>
      <w:rPr>
        <w:color w:val="5A6B75"/>
        <w:sz w:val="16"/>
        <w:szCs w:val="16"/>
      </w:rPr>
      <w:fldChar w:fldCharType="separate"/>
    </w:r>
    <w:r w:rsidR="003344D9">
      <w:rPr>
        <w:noProof/>
        <w:color w:val="5A6B75"/>
        <w:sz w:val="16"/>
        <w:szCs w:val="16"/>
      </w:rPr>
      <w:t>3</w:t>
    </w:r>
    <w:r>
      <w:rPr>
        <w:color w:val="5A6B7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5CDE" w14:textId="7427E154" w:rsidR="007D5D60" w:rsidRDefault="005309EE">
    <w:pPr>
      <w:jc w:val="center"/>
    </w:pPr>
    <w:r>
      <w:rPr>
        <w:color w:val="5A6B75"/>
        <w:sz w:val="16"/>
        <w:szCs w:val="16"/>
      </w:rPr>
      <w:t xml:space="preserve">Provisional Doctoral Plan — PARADISE trial   ·   Page </w:t>
    </w:r>
    <w:r>
      <w:rPr>
        <w:color w:val="5A6B75"/>
        <w:sz w:val="16"/>
        <w:szCs w:val="16"/>
      </w:rPr>
      <w:fldChar w:fldCharType="begin"/>
    </w:r>
    <w:r>
      <w:rPr>
        <w:color w:val="5A6B75"/>
        <w:sz w:val="16"/>
        <w:szCs w:val="16"/>
      </w:rPr>
      <w:instrText>PAGE</w:instrText>
    </w:r>
    <w:r>
      <w:rPr>
        <w:color w:val="5A6B75"/>
        <w:sz w:val="16"/>
        <w:szCs w:val="16"/>
      </w:rPr>
      <w:fldChar w:fldCharType="separate"/>
    </w:r>
    <w:r w:rsidR="003344D9">
      <w:rPr>
        <w:noProof/>
        <w:color w:val="5A6B75"/>
        <w:sz w:val="16"/>
        <w:szCs w:val="16"/>
      </w:rPr>
      <w:t>1</w:t>
    </w:r>
    <w:r>
      <w:rPr>
        <w:color w:val="5A6B75"/>
        <w:sz w:val="16"/>
        <w:szCs w:val="16"/>
      </w:rPr>
      <w:fldChar w:fldCharType="end"/>
    </w:r>
    <w:r>
      <w:rPr>
        <w:color w:val="5A6B75"/>
        <w:sz w:val="16"/>
        <w:szCs w:val="16"/>
      </w:rPr>
      <w:t xml:space="preserve"> of </w:t>
    </w:r>
    <w:r>
      <w:rPr>
        <w:color w:val="5A6B75"/>
        <w:sz w:val="16"/>
        <w:szCs w:val="16"/>
      </w:rPr>
      <w:fldChar w:fldCharType="begin"/>
    </w:r>
    <w:r>
      <w:rPr>
        <w:color w:val="5A6B75"/>
        <w:sz w:val="16"/>
        <w:szCs w:val="16"/>
      </w:rPr>
      <w:instrText>NUMPAGES</w:instrText>
    </w:r>
    <w:r>
      <w:rPr>
        <w:color w:val="5A6B75"/>
        <w:sz w:val="16"/>
        <w:szCs w:val="16"/>
      </w:rPr>
      <w:fldChar w:fldCharType="separate"/>
    </w:r>
    <w:r w:rsidR="003344D9">
      <w:rPr>
        <w:noProof/>
        <w:color w:val="5A6B75"/>
        <w:sz w:val="16"/>
        <w:szCs w:val="16"/>
      </w:rPr>
      <w:t>2</w:t>
    </w:r>
    <w:r>
      <w:rPr>
        <w:color w:val="5A6B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A8D03" w14:textId="77777777" w:rsidR="0008145A" w:rsidRDefault="0008145A">
      <w:r>
        <w:separator/>
      </w:r>
    </w:p>
  </w:footnote>
  <w:footnote w:type="continuationSeparator" w:id="0">
    <w:p w14:paraId="03F0BEBA" w14:textId="77777777" w:rsidR="0008145A" w:rsidRDefault="00081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5CDB" w14:textId="77777777" w:rsidR="007D5D60" w:rsidRPr="003344D9" w:rsidRDefault="005309EE">
    <w:pPr>
      <w:pBdr>
        <w:bottom w:val="single" w:sz="4" w:space="4" w:color="C8D2D8"/>
      </w:pBdr>
      <w:tabs>
        <w:tab w:val="right" w:pos="9266"/>
      </w:tabs>
      <w:rPr>
        <w:lang w:val="en-US"/>
      </w:rPr>
    </w:pPr>
    <w:r w:rsidRPr="003344D9">
      <w:rPr>
        <w:rFonts w:ascii="Calibri" w:eastAsia="Calibri" w:hAnsi="Calibri" w:cs="Calibri"/>
        <w:b/>
        <w:bCs/>
        <w:color w:val="20415A"/>
        <w:sz w:val="16"/>
        <w:szCs w:val="16"/>
        <w:lang w:val="en-US"/>
      </w:rPr>
      <w:t>PARADISE — Provisional Doctoral Plan</w:t>
    </w:r>
    <w:r w:rsidRPr="003344D9">
      <w:rPr>
        <w:rFonts w:ascii="Calibri" w:eastAsia="Calibri" w:hAnsi="Calibri" w:cs="Calibri"/>
        <w:color w:val="5A6B75"/>
        <w:sz w:val="16"/>
        <w:szCs w:val="16"/>
        <w:lang w:val="en-US"/>
      </w:rPr>
      <w:tab/>
      <w:t>Doctoral School of Biomedical Sciences, KU Leuven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DF33" w14:textId="7CB9E7B9" w:rsidR="006111D6" w:rsidRPr="00734D8C" w:rsidRDefault="00B00C22" w:rsidP="00B00C22">
    <w:pPr>
      <w:tabs>
        <w:tab w:val="right" w:pos="9266"/>
      </w:tabs>
      <w:spacing w:after="60"/>
      <w:rPr>
        <w:rFonts w:eastAsia="Calibri"/>
        <w:b/>
        <w:bCs/>
        <w:caps/>
        <w:color w:val="2A7F8E"/>
        <w:sz w:val="22"/>
        <w:szCs w:val="22"/>
        <w:lang w:val="en-US"/>
      </w:rPr>
    </w:pPr>
    <w:r w:rsidRPr="00B00C22">
      <w:rPr>
        <w:rFonts w:eastAsia="Calibri"/>
        <w:b/>
        <w:bCs/>
        <w:caps/>
        <w:noProof/>
        <w:color w:val="2A7F8E"/>
        <w:sz w:val="22"/>
        <w:szCs w:val="22"/>
      </w:rPr>
      <w:drawing>
        <wp:anchor distT="0" distB="0" distL="114300" distR="114300" simplePos="0" relativeHeight="251658240" behindDoc="0" locked="0" layoutInCell="1" allowOverlap="1" wp14:anchorId="016CACC0" wp14:editId="2791318C">
          <wp:simplePos x="0" y="0"/>
          <wp:positionH relativeFrom="column">
            <wp:posOffset>3800671</wp:posOffset>
          </wp:positionH>
          <wp:positionV relativeFrom="paragraph">
            <wp:posOffset>-379535</wp:posOffset>
          </wp:positionV>
          <wp:extent cx="2843530" cy="808990"/>
          <wp:effectExtent l="0" t="0" r="0" b="0"/>
          <wp:wrapThrough wrapText="bothSides">
            <wp:wrapPolygon edited="0">
              <wp:start x="0" y="0"/>
              <wp:lineTo x="0" y="16785"/>
              <wp:lineTo x="11866" y="20854"/>
              <wp:lineTo x="20693" y="20854"/>
              <wp:lineTo x="21417" y="19837"/>
              <wp:lineTo x="21417" y="5595"/>
              <wp:lineTo x="13458" y="0"/>
              <wp:lineTo x="0" y="0"/>
            </wp:wrapPolygon>
          </wp:wrapThrough>
          <wp:docPr id="44647372" name="Afbeelding 15" descr="Afbeelding met tekst, schermopname, Lettertyp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2454" name="Afbeelding 15" descr="Afbeelding met tekst, schermopname, Lettertype, Graphics&#10;&#10;Door AI gegenereerde inhoud is mogelijk onjuis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43530" cy="808990"/>
                  </a:xfrm>
                  <a:prstGeom prst="rect">
                    <a:avLst/>
                  </a:prstGeom>
                  <a:noFill/>
                  <a:ln>
                    <a:noFill/>
                  </a:ln>
                </pic:spPr>
              </pic:pic>
            </a:graphicData>
          </a:graphic>
          <wp14:sizeRelH relativeFrom="page">
            <wp14:pctWidth>0</wp14:pctWidth>
          </wp14:sizeRelH>
          <wp14:sizeRelV relativeFrom="page">
            <wp14:pctHeight>0</wp14:pctHeight>
          </wp14:sizeRelV>
        </wp:anchor>
      </w:drawing>
    </w:r>
    <w:r w:rsidR="006111D6">
      <w:rPr>
        <w:rFonts w:eastAsia="Calibri"/>
        <w:b/>
        <w:bCs/>
        <w:caps/>
        <w:color w:val="2A7F8E"/>
        <w:sz w:val="22"/>
        <w:szCs w:val="22"/>
        <w:lang w:val="en-US"/>
      </w:rPr>
      <w:t>Provisional Doctoral Plan</w:t>
    </w:r>
    <w:r w:rsidR="003E7C28">
      <w:rPr>
        <w:rFonts w:eastAsia="Calibri"/>
        <w:b/>
        <w:bCs/>
        <w:caps/>
        <w:color w:val="2A7F8E"/>
        <w:sz w:val="22"/>
        <w:szCs w:val="22"/>
        <w:lang w:val="en-US"/>
      </w:rPr>
      <w:br/>
    </w:r>
    <w:r w:rsidR="003E7C28" w:rsidRPr="003E7C28">
      <w:rPr>
        <w:rFonts w:eastAsia="Calibri"/>
        <w:b/>
        <w:bCs/>
        <w:caps/>
        <w:color w:val="0F2E33"/>
        <w:sz w:val="22"/>
        <w:szCs w:val="22"/>
        <w:lang w:val="en-US"/>
      </w:rPr>
      <w:t>JAnou de buyser</w:t>
    </w:r>
    <w:r>
      <w:rPr>
        <w:rFonts w:eastAsia="Calibri"/>
        <w:b/>
        <w:bCs/>
        <w:caps/>
        <w:color w:val="2A7F8E"/>
        <w:sz w:val="22"/>
        <w:szCs w:val="22"/>
        <w:lang w:val="en-US"/>
      </w:rPr>
      <w:tab/>
    </w:r>
  </w:p>
  <w:p w14:paraId="7F4922AA" w14:textId="3B3A60FD" w:rsidR="006111D6" w:rsidRPr="006111D6" w:rsidRDefault="006111D6" w:rsidP="006111D6">
    <w:pPr>
      <w:spacing w:after="240"/>
      <w:rPr>
        <w:lang w:val="en-US"/>
      </w:rPr>
    </w:pPr>
    <w:r>
      <w:rPr>
        <w:color w:val="5A6B75"/>
        <w:sz w:val="20"/>
        <w:szCs w:val="20"/>
        <w:lang w:val="en-US"/>
      </w:rPr>
      <w:t>Doctoral School of Biomedical Sciences — KU Leuven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578"/>
    <w:multiLevelType w:val="multilevel"/>
    <w:tmpl w:val="A706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A70AB"/>
    <w:multiLevelType w:val="multilevel"/>
    <w:tmpl w:val="5254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76439"/>
    <w:multiLevelType w:val="hybridMultilevel"/>
    <w:tmpl w:val="B8DA174E"/>
    <w:lvl w:ilvl="0" w:tplc="C478C16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249E0A54"/>
    <w:multiLevelType w:val="hybridMultilevel"/>
    <w:tmpl w:val="367A3E6E"/>
    <w:lvl w:ilvl="0" w:tplc="31E6C662">
      <w:start w:val="1"/>
      <w:numFmt w:val="decimal"/>
      <w:lvlText w:val="(%1)"/>
      <w:lvlJc w:val="left"/>
      <w:pPr>
        <w:ind w:left="720" w:hanging="360"/>
      </w:pPr>
      <w:rPr>
        <w:rFonts w:hint="default"/>
        <w:b/>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3C1D60F6"/>
    <w:multiLevelType w:val="multilevel"/>
    <w:tmpl w:val="1DA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6C5202"/>
    <w:multiLevelType w:val="hybridMultilevel"/>
    <w:tmpl w:val="AC98DB28"/>
    <w:lvl w:ilvl="0" w:tplc="2036F886">
      <w:start w:val="1"/>
      <w:numFmt w:val="bullet"/>
      <w:lvlText w:val="•"/>
      <w:lvlJc w:val="left"/>
      <w:pPr>
        <w:ind w:left="504" w:hanging="288"/>
      </w:pPr>
    </w:lvl>
    <w:lvl w:ilvl="1" w:tplc="BEDA599C">
      <w:numFmt w:val="decimal"/>
      <w:lvlText w:val=""/>
      <w:lvlJc w:val="left"/>
    </w:lvl>
    <w:lvl w:ilvl="2" w:tplc="2A12735C">
      <w:numFmt w:val="decimal"/>
      <w:lvlText w:val=""/>
      <w:lvlJc w:val="left"/>
    </w:lvl>
    <w:lvl w:ilvl="3" w:tplc="146A8682">
      <w:numFmt w:val="decimal"/>
      <w:lvlText w:val=""/>
      <w:lvlJc w:val="left"/>
    </w:lvl>
    <w:lvl w:ilvl="4" w:tplc="C892440C">
      <w:numFmt w:val="decimal"/>
      <w:lvlText w:val=""/>
      <w:lvlJc w:val="left"/>
    </w:lvl>
    <w:lvl w:ilvl="5" w:tplc="D278D01C">
      <w:numFmt w:val="decimal"/>
      <w:lvlText w:val=""/>
      <w:lvlJc w:val="left"/>
    </w:lvl>
    <w:lvl w:ilvl="6" w:tplc="635675FC">
      <w:numFmt w:val="decimal"/>
      <w:lvlText w:val=""/>
      <w:lvlJc w:val="left"/>
    </w:lvl>
    <w:lvl w:ilvl="7" w:tplc="E6EECCC2">
      <w:numFmt w:val="decimal"/>
      <w:lvlText w:val=""/>
      <w:lvlJc w:val="left"/>
    </w:lvl>
    <w:lvl w:ilvl="8" w:tplc="B6F20614">
      <w:numFmt w:val="decimal"/>
      <w:lvlText w:val=""/>
      <w:lvlJc w:val="left"/>
    </w:lvl>
  </w:abstractNum>
  <w:abstractNum w:abstractNumId="6" w15:restartNumberingAfterBreak="0">
    <w:nsid w:val="4F6F130C"/>
    <w:multiLevelType w:val="multilevel"/>
    <w:tmpl w:val="EC42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82D90"/>
    <w:multiLevelType w:val="multilevel"/>
    <w:tmpl w:val="31DC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A37EDE"/>
    <w:multiLevelType w:val="multilevel"/>
    <w:tmpl w:val="C67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62B2F"/>
    <w:multiLevelType w:val="hybridMultilevel"/>
    <w:tmpl w:val="138C2132"/>
    <w:lvl w:ilvl="0" w:tplc="08130001">
      <w:start w:val="3"/>
      <w:numFmt w:val="bullet"/>
      <w:lvlText w:val=""/>
      <w:lvlJc w:val="left"/>
      <w:pPr>
        <w:ind w:left="720" w:hanging="360"/>
      </w:pPr>
      <w:rPr>
        <w:rFonts w:ascii="Symbol" w:eastAsia="Times New Roman" w:hAnsi="Symbol"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795C21FB"/>
    <w:multiLevelType w:val="hybridMultilevel"/>
    <w:tmpl w:val="014AF63C"/>
    <w:lvl w:ilvl="0" w:tplc="24809D16">
      <w:start w:val="1"/>
      <w:numFmt w:val="bullet"/>
      <w:lvlText w:val="●"/>
      <w:lvlJc w:val="left"/>
      <w:pPr>
        <w:ind w:left="720" w:hanging="360"/>
      </w:pPr>
    </w:lvl>
    <w:lvl w:ilvl="1" w:tplc="00E00602">
      <w:start w:val="1"/>
      <w:numFmt w:val="bullet"/>
      <w:lvlText w:val="○"/>
      <w:lvlJc w:val="left"/>
      <w:pPr>
        <w:ind w:left="1440" w:hanging="360"/>
      </w:pPr>
    </w:lvl>
    <w:lvl w:ilvl="2" w:tplc="FBAEC9D0">
      <w:start w:val="1"/>
      <w:numFmt w:val="bullet"/>
      <w:lvlText w:val="■"/>
      <w:lvlJc w:val="left"/>
      <w:pPr>
        <w:ind w:left="2160" w:hanging="360"/>
      </w:pPr>
    </w:lvl>
    <w:lvl w:ilvl="3" w:tplc="E82C69A2">
      <w:start w:val="1"/>
      <w:numFmt w:val="bullet"/>
      <w:lvlText w:val="●"/>
      <w:lvlJc w:val="left"/>
      <w:pPr>
        <w:ind w:left="2880" w:hanging="360"/>
      </w:pPr>
    </w:lvl>
    <w:lvl w:ilvl="4" w:tplc="FADC81F8">
      <w:start w:val="1"/>
      <w:numFmt w:val="bullet"/>
      <w:lvlText w:val="○"/>
      <w:lvlJc w:val="left"/>
      <w:pPr>
        <w:ind w:left="3600" w:hanging="360"/>
      </w:pPr>
    </w:lvl>
    <w:lvl w:ilvl="5" w:tplc="7F64B6CA">
      <w:start w:val="1"/>
      <w:numFmt w:val="bullet"/>
      <w:lvlText w:val="■"/>
      <w:lvlJc w:val="left"/>
      <w:pPr>
        <w:ind w:left="4320" w:hanging="360"/>
      </w:pPr>
    </w:lvl>
    <w:lvl w:ilvl="6" w:tplc="117E7964">
      <w:start w:val="1"/>
      <w:numFmt w:val="bullet"/>
      <w:lvlText w:val="●"/>
      <w:lvlJc w:val="left"/>
      <w:pPr>
        <w:ind w:left="5040" w:hanging="360"/>
      </w:pPr>
    </w:lvl>
    <w:lvl w:ilvl="7" w:tplc="5AA03DF2">
      <w:start w:val="1"/>
      <w:numFmt w:val="bullet"/>
      <w:lvlText w:val="●"/>
      <w:lvlJc w:val="left"/>
      <w:pPr>
        <w:ind w:left="5760" w:hanging="360"/>
      </w:pPr>
    </w:lvl>
    <w:lvl w:ilvl="8" w:tplc="F7922A6A">
      <w:start w:val="1"/>
      <w:numFmt w:val="bullet"/>
      <w:lvlText w:val="●"/>
      <w:lvlJc w:val="left"/>
      <w:pPr>
        <w:ind w:left="6480" w:hanging="360"/>
      </w:pPr>
    </w:lvl>
  </w:abstractNum>
  <w:num w:numId="1" w16cid:durableId="393478881">
    <w:abstractNumId w:val="10"/>
    <w:lvlOverride w:ilvl="0">
      <w:startOverride w:val="1"/>
    </w:lvlOverride>
  </w:num>
  <w:num w:numId="2" w16cid:durableId="2010675918">
    <w:abstractNumId w:val="9"/>
  </w:num>
  <w:num w:numId="3" w16cid:durableId="545028195">
    <w:abstractNumId w:val="7"/>
  </w:num>
  <w:num w:numId="4" w16cid:durableId="1156803967">
    <w:abstractNumId w:val="6"/>
  </w:num>
  <w:num w:numId="5" w16cid:durableId="1211385713">
    <w:abstractNumId w:val="0"/>
  </w:num>
  <w:num w:numId="6" w16cid:durableId="511115868">
    <w:abstractNumId w:val="8"/>
  </w:num>
  <w:num w:numId="7" w16cid:durableId="1201166613">
    <w:abstractNumId w:val="1"/>
  </w:num>
  <w:num w:numId="8" w16cid:durableId="1239441335">
    <w:abstractNumId w:val="4"/>
  </w:num>
  <w:num w:numId="9" w16cid:durableId="1752198102">
    <w:abstractNumId w:val="5"/>
    <w:lvlOverride w:ilvl="0">
      <w:startOverride w:val="1"/>
    </w:lvlOverride>
  </w:num>
  <w:num w:numId="10" w16cid:durableId="751120425">
    <w:abstractNumId w:val="2"/>
  </w:num>
  <w:num w:numId="11" w16cid:durableId="408885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D60"/>
    <w:rsid w:val="000110AC"/>
    <w:rsid w:val="00032423"/>
    <w:rsid w:val="00041901"/>
    <w:rsid w:val="00045568"/>
    <w:rsid w:val="00050841"/>
    <w:rsid w:val="000511A2"/>
    <w:rsid w:val="0005227F"/>
    <w:rsid w:val="00056E75"/>
    <w:rsid w:val="00064406"/>
    <w:rsid w:val="00073C37"/>
    <w:rsid w:val="00080B9A"/>
    <w:rsid w:val="0008145A"/>
    <w:rsid w:val="00084443"/>
    <w:rsid w:val="000856AE"/>
    <w:rsid w:val="000A1CE5"/>
    <w:rsid w:val="000A586A"/>
    <w:rsid w:val="000B4F0D"/>
    <w:rsid w:val="000C07B0"/>
    <w:rsid w:val="000C4AA7"/>
    <w:rsid w:val="000C6E1C"/>
    <w:rsid w:val="000D3F8E"/>
    <w:rsid w:val="000D6074"/>
    <w:rsid w:val="000E486E"/>
    <w:rsid w:val="000F115F"/>
    <w:rsid w:val="000F260F"/>
    <w:rsid w:val="001004AC"/>
    <w:rsid w:val="001144B1"/>
    <w:rsid w:val="00115B8F"/>
    <w:rsid w:val="00121B58"/>
    <w:rsid w:val="001234F4"/>
    <w:rsid w:val="001239BB"/>
    <w:rsid w:val="00132872"/>
    <w:rsid w:val="001351B7"/>
    <w:rsid w:val="0013606D"/>
    <w:rsid w:val="00147928"/>
    <w:rsid w:val="00147C9E"/>
    <w:rsid w:val="0015357D"/>
    <w:rsid w:val="00154A69"/>
    <w:rsid w:val="00162295"/>
    <w:rsid w:val="001639B4"/>
    <w:rsid w:val="001675B0"/>
    <w:rsid w:val="001724A5"/>
    <w:rsid w:val="001820DD"/>
    <w:rsid w:val="00184532"/>
    <w:rsid w:val="00186997"/>
    <w:rsid w:val="00191111"/>
    <w:rsid w:val="00191C55"/>
    <w:rsid w:val="001A19D6"/>
    <w:rsid w:val="001A2427"/>
    <w:rsid w:val="001B4CCE"/>
    <w:rsid w:val="001B67D2"/>
    <w:rsid w:val="001C3AFD"/>
    <w:rsid w:val="001D390D"/>
    <w:rsid w:val="001D4F62"/>
    <w:rsid w:val="001D5147"/>
    <w:rsid w:val="001E5BF6"/>
    <w:rsid w:val="001F1839"/>
    <w:rsid w:val="001F30D9"/>
    <w:rsid w:val="001F5DB8"/>
    <w:rsid w:val="00210747"/>
    <w:rsid w:val="00211ABD"/>
    <w:rsid w:val="0022270C"/>
    <w:rsid w:val="00234F97"/>
    <w:rsid w:val="00244C5C"/>
    <w:rsid w:val="0024684E"/>
    <w:rsid w:val="00247CF0"/>
    <w:rsid w:val="0026326C"/>
    <w:rsid w:val="00271357"/>
    <w:rsid w:val="00274383"/>
    <w:rsid w:val="00277001"/>
    <w:rsid w:val="002774F4"/>
    <w:rsid w:val="002812C6"/>
    <w:rsid w:val="00282630"/>
    <w:rsid w:val="002829D2"/>
    <w:rsid w:val="00283364"/>
    <w:rsid w:val="0029137C"/>
    <w:rsid w:val="002917CF"/>
    <w:rsid w:val="00292EA5"/>
    <w:rsid w:val="002933CC"/>
    <w:rsid w:val="002946FB"/>
    <w:rsid w:val="00296877"/>
    <w:rsid w:val="002B0107"/>
    <w:rsid w:val="002B2BF5"/>
    <w:rsid w:val="002B5BCE"/>
    <w:rsid w:val="002E5812"/>
    <w:rsid w:val="002E67F5"/>
    <w:rsid w:val="002F56D7"/>
    <w:rsid w:val="002F57D3"/>
    <w:rsid w:val="002F6DDF"/>
    <w:rsid w:val="00303C57"/>
    <w:rsid w:val="0031099C"/>
    <w:rsid w:val="00316286"/>
    <w:rsid w:val="003242E0"/>
    <w:rsid w:val="003316A9"/>
    <w:rsid w:val="003344D9"/>
    <w:rsid w:val="00335DA6"/>
    <w:rsid w:val="0034537E"/>
    <w:rsid w:val="003458B4"/>
    <w:rsid w:val="0035003B"/>
    <w:rsid w:val="00350471"/>
    <w:rsid w:val="0036557A"/>
    <w:rsid w:val="00366F37"/>
    <w:rsid w:val="0037128A"/>
    <w:rsid w:val="00392468"/>
    <w:rsid w:val="0039441C"/>
    <w:rsid w:val="003A36B5"/>
    <w:rsid w:val="003B3B8B"/>
    <w:rsid w:val="003C262C"/>
    <w:rsid w:val="003C7421"/>
    <w:rsid w:val="003D4BC0"/>
    <w:rsid w:val="003E36C5"/>
    <w:rsid w:val="003E3DAC"/>
    <w:rsid w:val="003E7C28"/>
    <w:rsid w:val="003F3E6D"/>
    <w:rsid w:val="00415751"/>
    <w:rsid w:val="0042311E"/>
    <w:rsid w:val="0042421C"/>
    <w:rsid w:val="0042532F"/>
    <w:rsid w:val="00425877"/>
    <w:rsid w:val="00433982"/>
    <w:rsid w:val="00435584"/>
    <w:rsid w:val="00440964"/>
    <w:rsid w:val="004507B7"/>
    <w:rsid w:val="00451C37"/>
    <w:rsid w:val="00453A31"/>
    <w:rsid w:val="00457B64"/>
    <w:rsid w:val="00462EA7"/>
    <w:rsid w:val="0046322F"/>
    <w:rsid w:val="00467853"/>
    <w:rsid w:val="004712C7"/>
    <w:rsid w:val="00474470"/>
    <w:rsid w:val="00484C0B"/>
    <w:rsid w:val="004A0054"/>
    <w:rsid w:val="004A17D7"/>
    <w:rsid w:val="004C093B"/>
    <w:rsid w:val="004C155F"/>
    <w:rsid w:val="004C30F6"/>
    <w:rsid w:val="004C6133"/>
    <w:rsid w:val="004D5861"/>
    <w:rsid w:val="004E43BB"/>
    <w:rsid w:val="004E57D3"/>
    <w:rsid w:val="004E606A"/>
    <w:rsid w:val="004E6F43"/>
    <w:rsid w:val="004F2A9B"/>
    <w:rsid w:val="00500763"/>
    <w:rsid w:val="00510604"/>
    <w:rsid w:val="00530930"/>
    <w:rsid w:val="005309EE"/>
    <w:rsid w:val="005314FF"/>
    <w:rsid w:val="005319F1"/>
    <w:rsid w:val="00536E1D"/>
    <w:rsid w:val="00544C2D"/>
    <w:rsid w:val="00550D8D"/>
    <w:rsid w:val="00552BA4"/>
    <w:rsid w:val="00554604"/>
    <w:rsid w:val="0056207F"/>
    <w:rsid w:val="00584CBF"/>
    <w:rsid w:val="0059462D"/>
    <w:rsid w:val="005A3A29"/>
    <w:rsid w:val="005B2014"/>
    <w:rsid w:val="005C5C17"/>
    <w:rsid w:val="005D6F5C"/>
    <w:rsid w:val="005E4930"/>
    <w:rsid w:val="005E6B91"/>
    <w:rsid w:val="005F5A72"/>
    <w:rsid w:val="0060331E"/>
    <w:rsid w:val="006043F1"/>
    <w:rsid w:val="00606F26"/>
    <w:rsid w:val="006111D6"/>
    <w:rsid w:val="00614557"/>
    <w:rsid w:val="00615E12"/>
    <w:rsid w:val="00615F1C"/>
    <w:rsid w:val="00621B10"/>
    <w:rsid w:val="00622176"/>
    <w:rsid w:val="00623A1F"/>
    <w:rsid w:val="00627824"/>
    <w:rsid w:val="00637B7A"/>
    <w:rsid w:val="006431C1"/>
    <w:rsid w:val="00643ABE"/>
    <w:rsid w:val="00643AC6"/>
    <w:rsid w:val="00657CEC"/>
    <w:rsid w:val="00664FF6"/>
    <w:rsid w:val="00667F35"/>
    <w:rsid w:val="0067052F"/>
    <w:rsid w:val="0067304E"/>
    <w:rsid w:val="00674EEA"/>
    <w:rsid w:val="0068197E"/>
    <w:rsid w:val="0068750C"/>
    <w:rsid w:val="006913A7"/>
    <w:rsid w:val="006A61A2"/>
    <w:rsid w:val="006B1BE6"/>
    <w:rsid w:val="006B28B2"/>
    <w:rsid w:val="006B52AA"/>
    <w:rsid w:val="006C1A1E"/>
    <w:rsid w:val="006C2B33"/>
    <w:rsid w:val="006E5CEF"/>
    <w:rsid w:val="006F48E3"/>
    <w:rsid w:val="00704BBD"/>
    <w:rsid w:val="0071149F"/>
    <w:rsid w:val="00711F10"/>
    <w:rsid w:val="00713165"/>
    <w:rsid w:val="007258BE"/>
    <w:rsid w:val="00734D8C"/>
    <w:rsid w:val="0073676E"/>
    <w:rsid w:val="00743956"/>
    <w:rsid w:val="00746B1D"/>
    <w:rsid w:val="00754794"/>
    <w:rsid w:val="007760C2"/>
    <w:rsid w:val="00777A81"/>
    <w:rsid w:val="0079192F"/>
    <w:rsid w:val="007A183F"/>
    <w:rsid w:val="007A37E0"/>
    <w:rsid w:val="007C1F45"/>
    <w:rsid w:val="007C396D"/>
    <w:rsid w:val="007C5B77"/>
    <w:rsid w:val="007C60C8"/>
    <w:rsid w:val="007C746F"/>
    <w:rsid w:val="007D3571"/>
    <w:rsid w:val="007D393D"/>
    <w:rsid w:val="007D5D60"/>
    <w:rsid w:val="007E20BE"/>
    <w:rsid w:val="007E59A9"/>
    <w:rsid w:val="007E5F71"/>
    <w:rsid w:val="007E779C"/>
    <w:rsid w:val="007F31E3"/>
    <w:rsid w:val="008013EF"/>
    <w:rsid w:val="00804C4A"/>
    <w:rsid w:val="00815A84"/>
    <w:rsid w:val="00817C32"/>
    <w:rsid w:val="00820787"/>
    <w:rsid w:val="008334F2"/>
    <w:rsid w:val="00841CFC"/>
    <w:rsid w:val="00842FC2"/>
    <w:rsid w:val="008547A7"/>
    <w:rsid w:val="0085599B"/>
    <w:rsid w:val="00866286"/>
    <w:rsid w:val="008712DA"/>
    <w:rsid w:val="00882E24"/>
    <w:rsid w:val="008836CA"/>
    <w:rsid w:val="00884A84"/>
    <w:rsid w:val="008907AF"/>
    <w:rsid w:val="008908E3"/>
    <w:rsid w:val="008922D5"/>
    <w:rsid w:val="008961B6"/>
    <w:rsid w:val="00897EFD"/>
    <w:rsid w:val="008A7FA4"/>
    <w:rsid w:val="008B13B4"/>
    <w:rsid w:val="008B340F"/>
    <w:rsid w:val="008C2CB7"/>
    <w:rsid w:val="008D0289"/>
    <w:rsid w:val="008D2DBA"/>
    <w:rsid w:val="008D5F36"/>
    <w:rsid w:val="008E142D"/>
    <w:rsid w:val="008E150F"/>
    <w:rsid w:val="008E16B3"/>
    <w:rsid w:val="008E7820"/>
    <w:rsid w:val="008F67E3"/>
    <w:rsid w:val="00904718"/>
    <w:rsid w:val="009048E5"/>
    <w:rsid w:val="009262B0"/>
    <w:rsid w:val="009320D2"/>
    <w:rsid w:val="00935014"/>
    <w:rsid w:val="009453BA"/>
    <w:rsid w:val="00951F63"/>
    <w:rsid w:val="00971E54"/>
    <w:rsid w:val="00990238"/>
    <w:rsid w:val="0099474D"/>
    <w:rsid w:val="009B02D9"/>
    <w:rsid w:val="009C54EB"/>
    <w:rsid w:val="009D5AF6"/>
    <w:rsid w:val="009D64AC"/>
    <w:rsid w:val="009D6D30"/>
    <w:rsid w:val="009D72A8"/>
    <w:rsid w:val="009F059E"/>
    <w:rsid w:val="009F279C"/>
    <w:rsid w:val="009F3263"/>
    <w:rsid w:val="009F5D14"/>
    <w:rsid w:val="00A01073"/>
    <w:rsid w:val="00A02295"/>
    <w:rsid w:val="00A06D38"/>
    <w:rsid w:val="00A110A3"/>
    <w:rsid w:val="00A125CA"/>
    <w:rsid w:val="00A1345A"/>
    <w:rsid w:val="00A15E2D"/>
    <w:rsid w:val="00A2143A"/>
    <w:rsid w:val="00A25970"/>
    <w:rsid w:val="00A275AD"/>
    <w:rsid w:val="00A27AD5"/>
    <w:rsid w:val="00A31AE7"/>
    <w:rsid w:val="00A37728"/>
    <w:rsid w:val="00A37F1B"/>
    <w:rsid w:val="00A416A4"/>
    <w:rsid w:val="00A5242A"/>
    <w:rsid w:val="00A54936"/>
    <w:rsid w:val="00A61455"/>
    <w:rsid w:val="00A629D4"/>
    <w:rsid w:val="00A80140"/>
    <w:rsid w:val="00A85562"/>
    <w:rsid w:val="00A90C38"/>
    <w:rsid w:val="00A9620E"/>
    <w:rsid w:val="00AA1C2B"/>
    <w:rsid w:val="00AB331B"/>
    <w:rsid w:val="00AC16D5"/>
    <w:rsid w:val="00AC2906"/>
    <w:rsid w:val="00AD7C9F"/>
    <w:rsid w:val="00AE25DE"/>
    <w:rsid w:val="00AE3143"/>
    <w:rsid w:val="00AE379F"/>
    <w:rsid w:val="00AF1FC4"/>
    <w:rsid w:val="00AF7B24"/>
    <w:rsid w:val="00B00C22"/>
    <w:rsid w:val="00B17EAA"/>
    <w:rsid w:val="00B36FF9"/>
    <w:rsid w:val="00B377A1"/>
    <w:rsid w:val="00B45FE1"/>
    <w:rsid w:val="00B4740A"/>
    <w:rsid w:val="00B51CFC"/>
    <w:rsid w:val="00B546D0"/>
    <w:rsid w:val="00B91E0C"/>
    <w:rsid w:val="00B927D4"/>
    <w:rsid w:val="00B93FD8"/>
    <w:rsid w:val="00BA1BB3"/>
    <w:rsid w:val="00BA5611"/>
    <w:rsid w:val="00BA7F21"/>
    <w:rsid w:val="00BB5C12"/>
    <w:rsid w:val="00BB7647"/>
    <w:rsid w:val="00BC49CB"/>
    <w:rsid w:val="00BC530B"/>
    <w:rsid w:val="00BC567F"/>
    <w:rsid w:val="00BD1466"/>
    <w:rsid w:val="00BD3FE7"/>
    <w:rsid w:val="00BD6D67"/>
    <w:rsid w:val="00BE278D"/>
    <w:rsid w:val="00BE578B"/>
    <w:rsid w:val="00BE606D"/>
    <w:rsid w:val="00BF346F"/>
    <w:rsid w:val="00C00B6A"/>
    <w:rsid w:val="00C02AE5"/>
    <w:rsid w:val="00C109E9"/>
    <w:rsid w:val="00C22DC1"/>
    <w:rsid w:val="00C24965"/>
    <w:rsid w:val="00C32BE9"/>
    <w:rsid w:val="00C4370F"/>
    <w:rsid w:val="00C565A7"/>
    <w:rsid w:val="00C617C8"/>
    <w:rsid w:val="00C61CE3"/>
    <w:rsid w:val="00C63BA4"/>
    <w:rsid w:val="00C65B2F"/>
    <w:rsid w:val="00C71105"/>
    <w:rsid w:val="00C75FA6"/>
    <w:rsid w:val="00C8246B"/>
    <w:rsid w:val="00C87E71"/>
    <w:rsid w:val="00C91589"/>
    <w:rsid w:val="00CB4947"/>
    <w:rsid w:val="00CB6773"/>
    <w:rsid w:val="00CC0EE4"/>
    <w:rsid w:val="00CC30D2"/>
    <w:rsid w:val="00CC7B2E"/>
    <w:rsid w:val="00CD216F"/>
    <w:rsid w:val="00CD6133"/>
    <w:rsid w:val="00CE1A7F"/>
    <w:rsid w:val="00CE1C93"/>
    <w:rsid w:val="00CE36FE"/>
    <w:rsid w:val="00CE4D5F"/>
    <w:rsid w:val="00CE5F5B"/>
    <w:rsid w:val="00CE75DF"/>
    <w:rsid w:val="00CF3245"/>
    <w:rsid w:val="00CF6AFB"/>
    <w:rsid w:val="00D001DA"/>
    <w:rsid w:val="00D04DE7"/>
    <w:rsid w:val="00D22EB2"/>
    <w:rsid w:val="00D25481"/>
    <w:rsid w:val="00D27DC8"/>
    <w:rsid w:val="00D305E5"/>
    <w:rsid w:val="00D43BA4"/>
    <w:rsid w:val="00D43FC7"/>
    <w:rsid w:val="00D57A9E"/>
    <w:rsid w:val="00D60099"/>
    <w:rsid w:val="00D615D6"/>
    <w:rsid w:val="00D67E59"/>
    <w:rsid w:val="00D73087"/>
    <w:rsid w:val="00D75C6C"/>
    <w:rsid w:val="00D86181"/>
    <w:rsid w:val="00D93EBD"/>
    <w:rsid w:val="00D9631F"/>
    <w:rsid w:val="00DA22D1"/>
    <w:rsid w:val="00DA6600"/>
    <w:rsid w:val="00DB4523"/>
    <w:rsid w:val="00DC22BC"/>
    <w:rsid w:val="00DC3FCC"/>
    <w:rsid w:val="00DC75A2"/>
    <w:rsid w:val="00DD242C"/>
    <w:rsid w:val="00DE0CDD"/>
    <w:rsid w:val="00DE2817"/>
    <w:rsid w:val="00DE65E1"/>
    <w:rsid w:val="00E06934"/>
    <w:rsid w:val="00E13BFC"/>
    <w:rsid w:val="00E17969"/>
    <w:rsid w:val="00E27D79"/>
    <w:rsid w:val="00E31400"/>
    <w:rsid w:val="00E4342F"/>
    <w:rsid w:val="00E55EF8"/>
    <w:rsid w:val="00E565BF"/>
    <w:rsid w:val="00E67550"/>
    <w:rsid w:val="00E67762"/>
    <w:rsid w:val="00E77A70"/>
    <w:rsid w:val="00E92DE3"/>
    <w:rsid w:val="00E93FB6"/>
    <w:rsid w:val="00E96CD8"/>
    <w:rsid w:val="00E973C5"/>
    <w:rsid w:val="00E97507"/>
    <w:rsid w:val="00EA2F33"/>
    <w:rsid w:val="00EA78E1"/>
    <w:rsid w:val="00EB0CA7"/>
    <w:rsid w:val="00EB51B7"/>
    <w:rsid w:val="00EC146B"/>
    <w:rsid w:val="00EC7622"/>
    <w:rsid w:val="00ED306B"/>
    <w:rsid w:val="00EE1630"/>
    <w:rsid w:val="00EF4CBC"/>
    <w:rsid w:val="00F00191"/>
    <w:rsid w:val="00F0277A"/>
    <w:rsid w:val="00F0585B"/>
    <w:rsid w:val="00F066A2"/>
    <w:rsid w:val="00F067FD"/>
    <w:rsid w:val="00F06815"/>
    <w:rsid w:val="00F068BC"/>
    <w:rsid w:val="00F213CE"/>
    <w:rsid w:val="00F2303F"/>
    <w:rsid w:val="00F273F2"/>
    <w:rsid w:val="00F40D82"/>
    <w:rsid w:val="00F42DAD"/>
    <w:rsid w:val="00F4691D"/>
    <w:rsid w:val="00F54192"/>
    <w:rsid w:val="00F57B5F"/>
    <w:rsid w:val="00F63923"/>
    <w:rsid w:val="00F664E2"/>
    <w:rsid w:val="00F774DB"/>
    <w:rsid w:val="00F812D1"/>
    <w:rsid w:val="00F82FCD"/>
    <w:rsid w:val="00F9680D"/>
    <w:rsid w:val="00FA03DF"/>
    <w:rsid w:val="00FA6003"/>
    <w:rsid w:val="00FA67A0"/>
    <w:rsid w:val="00FB2DB5"/>
    <w:rsid w:val="00FB59C9"/>
    <w:rsid w:val="00FC380C"/>
    <w:rsid w:val="00FC6738"/>
    <w:rsid w:val="00FD6157"/>
    <w:rsid w:val="00FE2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95C7D"/>
  <w15:docId w15:val="{20A2DB22-58DF-4DA2-ABB5-1A380652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character" w:styleId="Onopgelostemelding">
    <w:name w:val="Unresolved Mention"/>
    <w:basedOn w:val="Standaardalinea-lettertype"/>
    <w:uiPriority w:val="99"/>
    <w:semiHidden/>
    <w:unhideWhenUsed/>
    <w:rsid w:val="0024684E"/>
    <w:rPr>
      <w:color w:val="605E5C"/>
      <w:shd w:val="clear" w:color="auto" w:fill="E1DFDD"/>
    </w:rPr>
  </w:style>
  <w:style w:type="paragraph" w:customStyle="1" w:styleId="my-paragraph">
    <w:name w:val="my-paragraph"/>
    <w:basedOn w:val="Standaard"/>
    <w:rsid w:val="008A7FA4"/>
    <w:pPr>
      <w:spacing w:before="100" w:beforeAutospacing="1" w:after="100" w:afterAutospacing="1"/>
    </w:pPr>
  </w:style>
  <w:style w:type="character" w:styleId="Zwaar">
    <w:name w:val="Strong"/>
    <w:basedOn w:val="Standaardalinea-lettertype"/>
    <w:uiPriority w:val="22"/>
    <w:qFormat/>
    <w:rsid w:val="008A7FA4"/>
    <w:rPr>
      <w:b/>
      <w:bCs/>
    </w:rPr>
  </w:style>
  <w:style w:type="character" w:customStyle="1" w:styleId="citation">
    <w:name w:val="citation"/>
    <w:basedOn w:val="Standaardalinea-lettertype"/>
    <w:rsid w:val="008A7FA4"/>
  </w:style>
  <w:style w:type="character" w:styleId="Nadruk">
    <w:name w:val="Emphasis"/>
    <w:basedOn w:val="Standaardalinea-lettertype"/>
    <w:uiPriority w:val="20"/>
    <w:qFormat/>
    <w:rsid w:val="009F059E"/>
    <w:rPr>
      <w:i/>
      <w:iCs/>
    </w:rPr>
  </w:style>
  <w:style w:type="character" w:styleId="Tekstvantijdelijkeaanduiding">
    <w:name w:val="Placeholder Text"/>
    <w:basedOn w:val="Standaardalinea-lettertype"/>
    <w:uiPriority w:val="99"/>
    <w:semiHidden/>
    <w:rsid w:val="004C6133"/>
    <w:rPr>
      <w:color w:val="666666"/>
    </w:rPr>
  </w:style>
  <w:style w:type="paragraph" w:styleId="Bibliografie">
    <w:name w:val="Bibliography"/>
    <w:basedOn w:val="Standaard"/>
    <w:next w:val="Standaard"/>
    <w:uiPriority w:val="37"/>
    <w:unhideWhenUsed/>
    <w:rsid w:val="008D0289"/>
    <w:pPr>
      <w:tabs>
        <w:tab w:val="left" w:pos="384"/>
      </w:tabs>
      <w:spacing w:after="240"/>
      <w:ind w:left="384" w:hanging="384"/>
    </w:pPr>
  </w:style>
  <w:style w:type="paragraph" w:styleId="Tekstopmerking">
    <w:name w:val="annotation text"/>
    <w:basedOn w:val="Standaard"/>
    <w:link w:val="TekstopmerkingChar"/>
    <w:uiPriority w:val="99"/>
    <w:semiHidden/>
    <w:unhideWhenUsed/>
    <w:rPr>
      <w:sz w:val="20"/>
      <w:szCs w:val="20"/>
    </w:rPr>
  </w:style>
  <w:style w:type="character" w:customStyle="1" w:styleId="TekstopmerkingChar">
    <w:name w:val="Tekst opmerking Char"/>
    <w:basedOn w:val="Standaardalinea-lettertype"/>
    <w:link w:val="Tekstopmerking"/>
    <w:uiPriority w:val="99"/>
    <w:semiHidden/>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Koptekst">
    <w:name w:val="header"/>
    <w:basedOn w:val="Standaard"/>
    <w:link w:val="KoptekstChar"/>
    <w:uiPriority w:val="99"/>
    <w:unhideWhenUsed/>
    <w:rsid w:val="00746B1D"/>
    <w:pPr>
      <w:tabs>
        <w:tab w:val="center" w:pos="4536"/>
        <w:tab w:val="right" w:pos="9072"/>
      </w:tabs>
    </w:pPr>
  </w:style>
  <w:style w:type="character" w:customStyle="1" w:styleId="KoptekstChar">
    <w:name w:val="Koptekst Char"/>
    <w:basedOn w:val="Standaardalinea-lettertype"/>
    <w:link w:val="Koptekst"/>
    <w:uiPriority w:val="99"/>
    <w:rsid w:val="00746B1D"/>
  </w:style>
  <w:style w:type="paragraph" w:styleId="Voettekst">
    <w:name w:val="footer"/>
    <w:basedOn w:val="Standaard"/>
    <w:link w:val="VoettekstChar"/>
    <w:uiPriority w:val="99"/>
    <w:unhideWhenUsed/>
    <w:rsid w:val="00746B1D"/>
    <w:pPr>
      <w:tabs>
        <w:tab w:val="center" w:pos="4536"/>
        <w:tab w:val="right" w:pos="9072"/>
      </w:tabs>
    </w:pPr>
  </w:style>
  <w:style w:type="character" w:customStyle="1" w:styleId="VoettekstChar">
    <w:name w:val="Voettekst Char"/>
    <w:basedOn w:val="Standaardalinea-lettertype"/>
    <w:link w:val="Voettekst"/>
    <w:uiPriority w:val="99"/>
    <w:rsid w:val="00746B1D"/>
  </w:style>
  <w:style w:type="paragraph" w:styleId="Normaalweb">
    <w:name w:val="Normal (Web)"/>
    <w:basedOn w:val="Standaard"/>
    <w:uiPriority w:val="99"/>
    <w:semiHidden/>
    <w:unhideWhenUsed/>
    <w:rsid w:val="00B00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evin.deschamps@kuleuven.be"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nou.debuyser@kuleuven.be" TargetMode="Externa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oen.putman@vub.b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Maaike.Fobelets@vub.b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fabienne.dobbels@kuleuven.be"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21"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515FC3-8413-4149-ADF2-08DA2F2A6566}">
  <we:reference id="WA200001361" version="2.129.3.0" store="Omex" storeType="OMEX"/>
  <we:alternateReferences>
    <we:reference id="WA200001361" version="2.129.3.0" store="WA200001361" storeType="OMEX"/>
  </we:alternateReferences>
  <we:properties>
    <we:property name="paperpal-document-id" value="&quot;4c7cdfe3-c561-4c69-ae2b-57a9ecb8781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5</Pages>
  <Words>2559</Words>
  <Characters>16973</Characters>
  <Application>Microsoft Office Word</Application>
  <DocSecurity>0</DocSecurity>
  <Lines>282</Lines>
  <Paragraphs>107</Paragraphs>
  <ScaleCrop>false</ScaleCrop>
  <HeadingPairs>
    <vt:vector size="2" baseType="variant">
      <vt:variant>
        <vt:lpstr>Titel</vt:lpstr>
      </vt:variant>
      <vt:variant>
        <vt:i4>1</vt:i4>
      </vt:variant>
    </vt:vector>
  </HeadingPairs>
  <TitlesOfParts>
    <vt:vector size="1" baseType="lpstr">
      <vt:lpstr>Provisional Doctoral Plan — PARADISE</vt:lpstr>
    </vt:vector>
  </TitlesOfParts>
  <Company>KU Leuven</Company>
  <LinksUpToDate>false</LinksUpToDate>
  <CharactersWithSpaces>19425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Doctoral Plan — PARADISE</dc:title>
  <dc:subject/>
  <dc:creator>PARADISE PhD</dc:creator>
  <cp:keywords/>
  <dc:description/>
  <cp:lastModifiedBy>Janou De Buyser</cp:lastModifiedBy>
  <cp:revision>114</cp:revision>
  <dcterms:created xsi:type="dcterms:W3CDTF">2026-07-17T12:03:00Z</dcterms:created>
  <dcterms:modified xsi:type="dcterms:W3CDTF">2026-09-21T10:03:00Z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id="tqCw7mVE"/&gt;&lt;style id="http://www.zotero.org/styles/nlm-citation-sequence-superscript-year-only-no-issue" locale="nl-NL" hasBibliography="1" bibliographyStyleHasBeenSet="1"/&gt;&lt;prefs&gt;&lt;pref name="fiel</vt:lpwstr>
  </property>
  <property fmtid="{D5CDD505-2E9C-101B-9397-08002B2CF9AE}" pid="3" name="ZOTERO_PREF_2">
    <vt:lpwstr>dType" value="Field"/&gt;&lt;pref name="automaticJournalAbbreviations" value="true"/&gt;&lt;/prefs&gt;&lt;/data&gt;</vt:lpwstr>
  </property>
</Properties>
</file>