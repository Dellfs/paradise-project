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01BB" w14:textId="0FAE3558" w:rsidR="009F39D4" w:rsidRPr="006801E0" w:rsidRDefault="009F39D4" w:rsidP="009F39D4">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r w:rsidRPr="006801E0">
        <w:rPr>
          <w:rFonts w:ascii="Arial" w:hAnsi="Arial" w:cs="Arial"/>
          <w:b/>
          <w:color w:val="123A5F"/>
          <w:sz w:val="28"/>
          <w:szCs w:val="28"/>
          <w:lang w:val="nl-BE"/>
        </w:rPr>
        <w:t xml:space="preserve">Appendix 42 Interview Guide </w:t>
      </w:r>
      <w:r>
        <w:rPr>
          <w:rFonts w:ascii="Arial" w:hAnsi="Arial" w:cs="Arial"/>
          <w:b/>
          <w:color w:val="123A5F"/>
          <w:sz w:val="28"/>
          <w:szCs w:val="28"/>
          <w:lang w:val="nl-BE"/>
        </w:rPr>
        <w:t>Therapist</w:t>
      </w:r>
    </w:p>
    <w:p w14:paraId="5C5C6AA1" w14:textId="77777777" w:rsidR="009F39D4" w:rsidRDefault="009F39D4" w:rsidP="009F39D4">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60737A87" w14:textId="77777777" w:rsidR="009F39D4" w:rsidRDefault="009F39D4" w:rsidP="009F39D4">
      <w:pPr>
        <w:numPr>
          <w:ilvl w:val="0"/>
          <w:numId w:val="57"/>
        </w:numPr>
        <w:tabs>
          <w:tab w:val="left" w:leader="underscore" w:pos="8505"/>
        </w:tabs>
        <w:spacing w:line="360" w:lineRule="auto"/>
        <w:rPr>
          <w:rFonts w:ascii="Calibri" w:hAnsi="Calibri" w:cs="Calibri"/>
          <w:lang w:val="en-GB"/>
        </w:rPr>
      </w:pPr>
      <w:r>
        <w:rPr>
          <w:color w:val="24303B"/>
        </w:rPr>
        <w:t>Studietitel: Towards Pressure-Adherence &amp; Education Driven Service in Diabetic Foot Disease (PARADISE trial)</w:t>
      </w:r>
    </w:p>
    <w:p w14:paraId="4930774B" w14:textId="77777777" w:rsidR="009F39D4" w:rsidRDefault="009F39D4" w:rsidP="009F39D4">
      <w:pPr>
        <w:numPr>
          <w:ilvl w:val="0"/>
          <w:numId w:val="57"/>
        </w:numPr>
        <w:tabs>
          <w:tab w:val="left" w:leader="underscore" w:pos="8505"/>
        </w:tabs>
        <w:spacing w:line="360" w:lineRule="auto"/>
        <w:rPr>
          <w:rFonts w:ascii="Calibri" w:hAnsi="Calibri" w:cs="Calibri"/>
          <w:lang w:val="nl-BE"/>
        </w:rPr>
      </w:pPr>
      <w:r>
        <w:rPr>
          <w:color w:val="24303B"/>
        </w:rPr>
        <w:t>Protocolnummer: S71769</w:t>
      </w:r>
    </w:p>
    <w:p w14:paraId="635D4173" w14:textId="77777777" w:rsidR="009F39D4" w:rsidRDefault="009F39D4" w:rsidP="009F39D4">
      <w:pPr>
        <w:numPr>
          <w:ilvl w:val="0"/>
          <w:numId w:val="57"/>
        </w:numPr>
        <w:tabs>
          <w:tab w:val="left" w:leader="underscore" w:pos="8505"/>
        </w:tabs>
        <w:spacing w:line="360" w:lineRule="auto"/>
        <w:rPr>
          <w:rFonts w:ascii="Calibri" w:hAnsi="Calibri" w:cs="Calibri"/>
          <w:lang w:val="en-GB"/>
        </w:rPr>
      </w:pPr>
      <w:r>
        <w:rPr>
          <w:color w:val="24303B"/>
        </w:rPr>
        <w:t xml:space="preserve">Studielocatie: </w:t>
      </w:r>
      <w:r>
        <w:rPr>
          <w:color w:val="24303B"/>
        </w:rPr>
        <w:tab/>
      </w:r>
    </w:p>
    <w:p w14:paraId="0BA4C461" w14:textId="77777777" w:rsidR="009F39D4"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4B0E6A6B" w14:textId="77777777" w:rsidR="009F39D4" w:rsidRPr="00ED6BE0"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03157905" w14:textId="77777777" w:rsidR="009F39D4" w:rsidRDefault="009F39D4" w:rsidP="009F39D4">
      <w:pPr>
        <w:numPr>
          <w:ilvl w:val="0"/>
          <w:numId w:val="57"/>
        </w:numPr>
        <w:tabs>
          <w:tab w:val="left" w:leader="underscore" w:pos="8505"/>
        </w:tabs>
        <w:spacing w:line="360" w:lineRule="auto"/>
        <w:rPr>
          <w:rFonts w:ascii="Calibri" w:hAnsi="Calibri" w:cs="Calibri"/>
        </w:rPr>
      </w:pPr>
      <w:r>
        <w:rPr>
          <w:color w:val="24303B"/>
        </w:rPr>
        <w:t>Interviewer___</w:t>
      </w:r>
      <w:r>
        <w:rPr>
          <w:rFonts w:ascii="Calibri" w:hAnsi="Calibri" w:cs="Calibri"/>
        </w:rPr>
        <w:t>_________________________________________________________</w:t>
      </w:r>
    </w:p>
    <w:p w14:paraId="69D068BD" w14:textId="77777777" w:rsidR="009F39D4" w:rsidRPr="00EA13F0"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7B4F1624" w14:textId="77777777" w:rsidR="009F39D4" w:rsidRPr="00EA13F0" w:rsidRDefault="009F39D4" w:rsidP="009F39D4">
      <w:pPr>
        <w:numPr>
          <w:ilvl w:val="0"/>
          <w:numId w:val="57"/>
        </w:numPr>
        <w:tabs>
          <w:tab w:val="left" w:leader="underscore" w:pos="8505"/>
        </w:tabs>
        <w:spacing w:line="360" w:lineRule="auto"/>
        <w:rPr>
          <w:rFonts w:ascii="Calibri" w:hAnsi="Calibri" w:cs="Calibri"/>
        </w:rPr>
      </w:pPr>
      <w:r>
        <w:rPr>
          <w:color w:val="24303B"/>
        </w:rPr>
        <w:t>Start interview: ___</w:t>
      </w:r>
      <w:r>
        <w:rPr>
          <w:rFonts w:ascii="Calibri" w:hAnsi="Calibri" w:cs="Calibri"/>
        </w:rPr>
        <w:t>_____________________________________________________</w:t>
      </w:r>
    </w:p>
    <w:p w14:paraId="18237490" w14:textId="265F7B55" w:rsidR="00127A21" w:rsidRDefault="00EE0370" w:rsidP="00A909EF">
      <w:pPr>
        <w:spacing w:before="160"/>
        <w:jc w:val="both"/>
        <w:rPr>
          <w:rFonts w:cstheme="minorHAnsi"/>
          <w:sz w:val="24"/>
          <w:szCs w:val="24"/>
          <w:lang w:val="nl-BE"/>
        </w:rPr>
      </w:pPr>
      <w:r w:rsidRPr="00127A21">
        <w:rPr>
          <w:rFonts w:cstheme="minorHAnsi"/>
          <w:b/>
          <w:color w:val="24303B"/>
          <w:sz w:val="24"/>
          <w:szCs w:val="24"/>
          <w:lang w:val="nl-BE"/>
        </w:rPr>
        <w:t>Interview procedure:</w:t>
      </w:r>
      <w:r w:rsidRPr="00127A21">
        <w:rPr>
          <w:rFonts w:cstheme="minorHAnsi"/>
          <w:color w:val="24303B"/>
          <w:sz w:val="24"/>
          <w:szCs w:val="24"/>
          <w:lang w:val="nl-BE"/>
        </w:rPr>
        <w:t xml:space="preserve"> Uit naam van de onderzoeksgroep</w:t>
      </w:r>
      <w:r w:rsidR="004443B2" w:rsidRPr="00127A21">
        <w:rPr>
          <w:rFonts w:cstheme="minorHAnsi"/>
          <w:color w:val="24303B"/>
          <w:sz w:val="24"/>
          <w:szCs w:val="24"/>
          <w:lang w:val="nl-BE"/>
        </w:rPr>
        <w:t xml:space="preserve"> en mezelf</w:t>
      </w:r>
      <w:r w:rsidRPr="00127A21">
        <w:rPr>
          <w:rFonts w:cstheme="minorHAnsi"/>
          <w:color w:val="24303B"/>
          <w:sz w:val="24"/>
          <w:szCs w:val="24"/>
          <w:lang w:val="nl-BE"/>
        </w:rPr>
        <w:t xml:space="preserve"> wil ik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alvast bedanken voor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deelname aan dit interview. Het doel van dit interview is om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ervaring te delen </w:t>
      </w:r>
      <w:r w:rsidR="00A6079F" w:rsidRPr="00127A21">
        <w:rPr>
          <w:rFonts w:cstheme="minorHAnsi"/>
          <w:color w:val="24303B"/>
          <w:sz w:val="24"/>
          <w:szCs w:val="24"/>
          <w:lang w:val="nl-BE"/>
        </w:rPr>
        <w:t>omtrent</w:t>
      </w:r>
      <w:r w:rsidRPr="00127A21">
        <w:rPr>
          <w:rFonts w:cstheme="minorHAnsi"/>
          <w:color w:val="24303B"/>
          <w:sz w:val="24"/>
          <w:szCs w:val="24"/>
          <w:lang w:val="nl-BE"/>
        </w:rPr>
        <w:t xml:space="preserve"> de </w:t>
      </w:r>
      <w:r w:rsidR="00127A21">
        <w:rPr>
          <w:rFonts w:cstheme="minorHAnsi"/>
          <w:color w:val="24303B"/>
          <w:sz w:val="24"/>
          <w:szCs w:val="24"/>
          <w:lang w:val="nl-BE"/>
        </w:rPr>
        <w:t>PARADISE interventie</w:t>
      </w:r>
      <w:r w:rsidRPr="00127A21">
        <w:rPr>
          <w:rFonts w:cstheme="minorHAnsi"/>
          <w:color w:val="24303B"/>
          <w:sz w:val="24"/>
          <w:szCs w:val="24"/>
          <w:lang w:val="nl-BE"/>
        </w:rPr>
        <w:t xml:space="preserve"> die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hebt </w:t>
      </w:r>
      <w:r w:rsidR="00127A21">
        <w:rPr>
          <w:rFonts w:cstheme="minorHAnsi"/>
          <w:color w:val="24303B"/>
          <w:sz w:val="24"/>
          <w:szCs w:val="24"/>
          <w:lang w:val="nl-BE"/>
        </w:rPr>
        <w:t xml:space="preserve">toegepast </w:t>
      </w:r>
      <w:r w:rsidRPr="00127A21">
        <w:rPr>
          <w:rFonts w:cstheme="minorHAnsi"/>
          <w:color w:val="24303B"/>
          <w:sz w:val="24"/>
          <w:szCs w:val="24"/>
          <w:lang w:val="nl-BE"/>
        </w:rPr>
        <w:t xml:space="preserve">in </w:t>
      </w:r>
      <w:r w:rsidR="00127A21">
        <w:rPr>
          <w:rFonts w:cstheme="minorHAnsi"/>
          <w:color w:val="24303B"/>
          <w:sz w:val="24"/>
          <w:szCs w:val="24"/>
          <w:lang w:val="nl-BE"/>
        </w:rPr>
        <w:t>de diabetesvoetkliniek</w:t>
      </w:r>
      <w:r w:rsidRPr="00127A21">
        <w:rPr>
          <w:rFonts w:cstheme="minorHAnsi"/>
          <w:color w:val="24303B"/>
          <w:sz w:val="24"/>
          <w:szCs w:val="24"/>
          <w:lang w:val="nl-BE"/>
        </w:rPr>
        <w:t xml:space="preserve"> </w:t>
      </w:r>
      <w:r w:rsidR="005E0D52" w:rsidRPr="00127A21">
        <w:rPr>
          <w:rFonts w:cstheme="minorHAnsi"/>
          <w:color w:val="24303B"/>
          <w:sz w:val="24"/>
          <w:szCs w:val="24"/>
          <w:lang w:val="nl-BE"/>
        </w:rPr>
        <w:t>van het</w:t>
      </w:r>
      <w:r w:rsidR="00127A21">
        <w:rPr>
          <w:rFonts w:cstheme="minorHAnsi"/>
          <w:color w:val="24303B"/>
          <w:sz w:val="24"/>
          <w:szCs w:val="24"/>
          <w:lang w:val="nl-BE"/>
        </w:rPr>
        <w:t>:</w:t>
      </w:r>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UZGent</w:t>
      </w:r>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Azorg</w:t>
      </w:r>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commentRangeStart w:id="0"/>
      <w:r w:rsidRPr="00B14B7D">
        <w:rPr>
          <w:rFonts w:cstheme="minorHAnsi"/>
          <w:color w:val="24303B"/>
          <w:sz w:val="24"/>
          <w:szCs w:val="24"/>
          <w:lang w:val="nl-BE"/>
        </w:rPr>
        <w:t xml:space="preserve">Dit interview zal </w:t>
      </w:r>
      <w:del w:id="1000" w:author="Janou De Buyser" w:date="2026-10-25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01" w:author="Janou De Buyser" w:date="2026-10-25T10:00:00Z">
        <w:r>
          <w:rPr>
            <w:rFonts w:cstheme="minorHAnsi"/>
            <w:color w:val="24303B"/>
            <w:sz w:val="24"/>
            <w:szCs w:val="24"/>
            <w:lang w:val="nl-BE"/>
          </w:rPr>
          <w:t xml:space="preserve">ongeveer 60 tot 90 minuten duren. Indien nodig lassen we een korte pauze in.</w:t>
        </w:r>
      </w:ins>
      <w:r w:rsidRPr="00B14B7D">
        <w:rPr>
          <w:rFonts w:cstheme="minorHAnsi"/>
          <w:color w:val="24303B"/>
          <w:sz w:val="24"/>
          <w:szCs w:val="24"/>
          <w:lang w:val="nl-BE"/>
        </w:rPr>
        <w:t xml:space="preserve">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gepseudonimiseerd verwerkt en vertrouwelijk behandeld.</w:t>
      </w:r>
      <w:commentRangeEnd w:id="0"/>
      <w:r>
        <w:rPr>
          <w:rStyle w:val="CommentReference"/>
        </w:rPr>
        <w:commentReference w:id="0"/>
      </w:r>
    </w:p>
    <w:p w14:paraId="7DF533C2" w14:textId="77777777" w:rsidR="00127A21" w:rsidRDefault="00127A21" w:rsidP="00EE0370">
      <w:pPr>
        <w:spacing w:before="160"/>
        <w:rPr>
          <w:rFonts w:cstheme="minorHAnsi"/>
          <w:b/>
          <w:sz w:val="24"/>
          <w:szCs w:val="24"/>
          <w:lang w:val="nl-BE"/>
        </w:rPr>
      </w:pPr>
    </w:p>
    <w:p w14:paraId="3B5A33D3" w14:textId="77777777" w:rsidR="006A419F" w:rsidRDefault="00EE0370" w:rsidP="009F39D4">
      <w:pPr>
        <w:spacing w:before="160"/>
        <w:rPr>
          <w:rFonts w:cstheme="minorHAnsi"/>
          <w:b/>
          <w:color w:val="123A5F"/>
          <w:sz w:val="28"/>
          <w:szCs w:val="28"/>
          <w:lang w:val="nl-BE"/>
        </w:rPr>
      </w:pPr>
      <w:r w:rsidRPr="00127A21">
        <w:rPr>
          <w:rFonts w:cstheme="minorHAnsi"/>
          <w:b/>
          <w:color w:val="123A5F"/>
          <w:sz w:val="28"/>
          <w:szCs w:val="28"/>
          <w:lang w:val="nl-BE"/>
        </w:rPr>
        <w:t>Informed consent</w:t>
      </w:r>
      <w:r w:rsidR="00127A21" w:rsidRPr="00127A21">
        <w:rPr>
          <w:rFonts w:cstheme="minorHAnsi"/>
          <w:b/>
          <w:color w:val="123A5F"/>
          <w:sz w:val="28"/>
          <w:szCs w:val="28"/>
          <w:lang w:val="nl-BE"/>
        </w:rPr>
        <w:t>:   ja / nee</w:t>
      </w:r>
    </w:p>
    <w:p w14:paraId="0E82ECD6" w14:textId="77777777" w:rsidR="006A419F" w:rsidRPr="009133B0" w:rsidRDefault="006A419F" w:rsidP="006A419F">
      <w:pPr>
        <w:spacing w:line="259" w:lineRule="auto"/>
        <w:rPr>
          <w:rFonts w:cstheme="minorHAnsi"/>
          <w:b/>
          <w:color w:val="24303B"/>
          <w:sz w:val="24"/>
          <w:szCs w:val="24"/>
          <w:lang w:val="nl-BE"/>
        </w:rPr>
      </w:pPr>
      <w:r w:rsidRPr="009133B0">
        <w:rPr>
          <w:rFonts w:cstheme="minorHAnsi"/>
          <w:b/>
          <w:color w:val="24303B"/>
          <w:sz w:val="24"/>
          <w:szCs w:val="24"/>
          <w:lang w:val="nl-BE"/>
        </w:rPr>
        <w:t>Naam, datum en Handtekening</w:t>
      </w:r>
    </w:p>
    <w:p w14:paraId="2EFA348C" w14:textId="4041E77B" w:rsidR="00127A21" w:rsidRPr="009F39D4" w:rsidRDefault="00127A21" w:rsidP="009F39D4">
      <w:pPr>
        <w:spacing w:before="160"/>
        <w:rPr>
          <w:rFonts w:cstheme="minorHAnsi"/>
          <w:sz w:val="28"/>
          <w:szCs w:val="28"/>
          <w:lang w:val="nl-BE"/>
        </w:rPr>
      </w:pPr>
      <w:r>
        <w:rPr>
          <w:rFonts w:cstheme="minorHAnsi"/>
          <w:b/>
          <w:color w:val="24303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color w:val="123A5F"/>
          <w:sz w:val="36"/>
          <w:szCs w:val="36"/>
          <w:lang w:val="nl-BE"/>
        </w:rPr>
        <w:lastRenderedPageBreak/>
        <w:t>I</w:t>
      </w:r>
      <w:r w:rsidR="00CA555A">
        <w:rPr>
          <w:rFonts w:cstheme="minorHAnsi"/>
          <w:b/>
          <w:color w:val="123A5F"/>
          <w:sz w:val="36"/>
          <w:szCs w:val="36"/>
          <w:lang w:val="nl-BE"/>
        </w:rPr>
        <w:t>NTRODUCTION</w:t>
      </w:r>
    </w:p>
    <w:p w14:paraId="6D4306D8" w14:textId="3880196E" w:rsidR="0097261D" w:rsidRPr="00127A21" w:rsidRDefault="000176CE"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Wat zijn </w:t>
      </w:r>
      <w:r w:rsidR="0089286C" w:rsidRPr="00127A21">
        <w:rPr>
          <w:rFonts w:cstheme="minorHAnsi"/>
          <w:color w:val="24303B"/>
          <w:sz w:val="24"/>
          <w:szCs w:val="24"/>
          <w:lang w:val="nl-BE"/>
        </w:rPr>
        <w:t>jouw</w:t>
      </w:r>
      <w:r w:rsidRPr="00127A21">
        <w:rPr>
          <w:rFonts w:cstheme="minorHAnsi"/>
          <w:color w:val="24303B"/>
          <w:sz w:val="24"/>
          <w:szCs w:val="24"/>
          <w:lang w:val="nl-BE"/>
        </w:rPr>
        <w:t xml:space="preserve"> ervaringen </w:t>
      </w:r>
      <w:r w:rsidR="00127A21">
        <w:rPr>
          <w:rFonts w:cstheme="minorHAnsi"/>
          <w:color w:val="24303B"/>
          <w:sz w:val="24"/>
          <w:szCs w:val="24"/>
          <w:lang w:val="nl-BE"/>
        </w:rPr>
        <w:t>in de behandeling van patiënten met diabetesvoet problematiek</w:t>
      </w:r>
      <w:r w:rsidRPr="00127A21">
        <w:rPr>
          <w:rFonts w:cstheme="minorHAnsi"/>
          <w:color w:val="24303B"/>
          <w:sz w:val="24"/>
          <w:szCs w:val="24"/>
          <w:lang w:val="nl-BE"/>
        </w:rPr>
        <w:t>?</w:t>
      </w:r>
    </w:p>
    <w:p w14:paraId="641D621D" w14:textId="77777777" w:rsidR="0089286C" w:rsidRPr="00127A21" w:rsidRDefault="0089286C" w:rsidP="0089286C">
      <w:pPr>
        <w:pStyle w:val="Lijstalinea"/>
        <w:rPr>
          <w:rFonts w:cstheme="minorHAnsi"/>
          <w:sz w:val="24"/>
          <w:szCs w:val="24"/>
          <w:lang w:val="nl-BE"/>
        </w:rPr>
      </w:pPr>
    </w:p>
    <w:p w14:paraId="1FBA504C" w14:textId="47673386" w:rsidR="00F14AF8" w:rsidRPr="00127A21" w:rsidRDefault="006741F4"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Wat is </w:t>
      </w:r>
      <w:r w:rsidR="00F27E0E" w:rsidRPr="00127A21">
        <w:rPr>
          <w:rFonts w:cstheme="minorHAnsi"/>
          <w:color w:val="24303B"/>
          <w:sz w:val="24"/>
          <w:szCs w:val="24"/>
          <w:lang w:val="nl-BE"/>
        </w:rPr>
        <w:t>jouw</w:t>
      </w:r>
      <w:r w:rsidRPr="00127A21">
        <w:rPr>
          <w:rFonts w:cstheme="minorHAnsi"/>
          <w:color w:val="24303B"/>
          <w:sz w:val="24"/>
          <w:szCs w:val="24"/>
          <w:lang w:val="nl-BE"/>
        </w:rPr>
        <w:t xml:space="preserve"> ervaring met het </w:t>
      </w:r>
      <w:r w:rsidR="00C6186E" w:rsidRPr="00127A21">
        <w:rPr>
          <w:rFonts w:cstheme="minorHAnsi"/>
          <w:color w:val="24303B"/>
          <w:sz w:val="24"/>
          <w:szCs w:val="24"/>
          <w:lang w:val="nl-BE"/>
        </w:rPr>
        <w:t>uitvoeren</w:t>
      </w:r>
      <w:r w:rsidRPr="00127A21">
        <w:rPr>
          <w:rFonts w:cstheme="minorHAnsi"/>
          <w:color w:val="24303B"/>
          <w:sz w:val="24"/>
          <w:szCs w:val="24"/>
          <w:lang w:val="nl-BE"/>
        </w:rPr>
        <w:t xml:space="preserve"> van nieuwe </w:t>
      </w:r>
      <w:r w:rsidR="00127A21">
        <w:rPr>
          <w:rFonts w:cstheme="minorHAnsi"/>
          <w:color w:val="24303B"/>
          <w:sz w:val="24"/>
          <w:szCs w:val="24"/>
          <w:lang w:val="nl-BE"/>
        </w:rPr>
        <w:t>behandel</w:t>
      </w:r>
      <w:r w:rsidR="00DF25C9" w:rsidRPr="00127A21">
        <w:rPr>
          <w:rFonts w:cstheme="minorHAnsi"/>
          <w:color w:val="24303B"/>
          <w:sz w:val="24"/>
          <w:szCs w:val="24"/>
          <w:lang w:val="nl-BE"/>
        </w:rPr>
        <w:t>programma’s</w:t>
      </w:r>
      <w:r w:rsidRPr="00127A21">
        <w:rPr>
          <w:rFonts w:cstheme="minorHAnsi"/>
          <w:color w:val="24303B"/>
          <w:sz w:val="24"/>
          <w:szCs w:val="24"/>
          <w:lang w:val="nl-BE"/>
        </w:rPr>
        <w:t xml:space="preserve">? </w:t>
      </w:r>
    </w:p>
    <w:p w14:paraId="567679CB" w14:textId="35D40905" w:rsidR="00F27E0E" w:rsidRPr="00127A21" w:rsidRDefault="006741F4" w:rsidP="00D06264">
      <w:pPr>
        <w:pStyle w:val="Lijstalinea"/>
        <w:numPr>
          <w:ilvl w:val="0"/>
          <w:numId w:val="4"/>
        </w:numPr>
        <w:rPr>
          <w:rFonts w:cstheme="minorHAnsi"/>
          <w:sz w:val="24"/>
          <w:szCs w:val="24"/>
          <w:lang w:val="nl-BE"/>
        </w:rPr>
      </w:pPr>
      <w:r w:rsidRPr="00127A21">
        <w:rPr>
          <w:rFonts w:cstheme="minorHAnsi"/>
          <w:color w:val="24303B"/>
          <w:sz w:val="24"/>
          <w:szCs w:val="24"/>
          <w:lang w:val="nl-BE"/>
        </w:rPr>
        <w:t xml:space="preserve">Hoe voel </w:t>
      </w:r>
      <w:r w:rsidR="00F27E0E" w:rsidRPr="00127A21">
        <w:rPr>
          <w:rFonts w:cstheme="minorHAnsi"/>
          <w:color w:val="24303B"/>
          <w:sz w:val="24"/>
          <w:szCs w:val="24"/>
          <w:lang w:val="nl-BE"/>
        </w:rPr>
        <w:t>je je</w:t>
      </w:r>
      <w:r w:rsidRPr="00127A21">
        <w:rPr>
          <w:rFonts w:cstheme="minorHAnsi"/>
          <w:color w:val="24303B"/>
          <w:sz w:val="24"/>
          <w:szCs w:val="24"/>
          <w:lang w:val="nl-BE"/>
        </w:rPr>
        <w:t xml:space="preserve"> bij het uitvoeren van nieuwe </w:t>
      </w:r>
      <w:r w:rsidR="00127A21">
        <w:rPr>
          <w:rFonts w:cstheme="minorHAnsi"/>
          <w:color w:val="24303B"/>
          <w:sz w:val="24"/>
          <w:szCs w:val="24"/>
          <w:lang w:val="nl-BE"/>
        </w:rPr>
        <w:t>behandel</w:t>
      </w:r>
      <w:r w:rsidR="00DF25C9" w:rsidRPr="00127A21">
        <w:rPr>
          <w:rFonts w:cstheme="minorHAnsi"/>
          <w:color w:val="24303B"/>
          <w:sz w:val="24"/>
          <w:szCs w:val="24"/>
          <w:lang w:val="nl-BE"/>
        </w:rPr>
        <w:t xml:space="preserve">programma’s? </w:t>
      </w:r>
    </w:p>
    <w:p w14:paraId="241C1A9E" w14:textId="7B266672" w:rsidR="006741F4" w:rsidRPr="00127A21" w:rsidRDefault="00DF25C9" w:rsidP="00D06264">
      <w:pPr>
        <w:pStyle w:val="Lijstalinea"/>
        <w:numPr>
          <w:ilvl w:val="0"/>
          <w:numId w:val="4"/>
        </w:numPr>
        <w:rPr>
          <w:rFonts w:cstheme="minorHAnsi"/>
          <w:sz w:val="24"/>
          <w:szCs w:val="24"/>
          <w:lang w:val="nl-BE"/>
        </w:rPr>
      </w:pPr>
      <w:r w:rsidRPr="00127A21">
        <w:rPr>
          <w:rFonts w:cstheme="minorHAnsi"/>
          <w:color w:val="24303B"/>
          <w:sz w:val="24"/>
          <w:szCs w:val="24"/>
          <w:lang w:val="nl-BE"/>
        </w:rPr>
        <w:t>Wie ondersteunt</w:t>
      </w:r>
      <w:r w:rsidR="006741F4" w:rsidRPr="00127A21">
        <w:rPr>
          <w:rFonts w:cstheme="minorHAnsi"/>
          <w:color w:val="24303B"/>
          <w:sz w:val="24"/>
          <w:szCs w:val="24"/>
          <w:lang w:val="nl-BE"/>
        </w:rPr>
        <w:t xml:space="preserve"> </w:t>
      </w:r>
      <w:r w:rsidR="00F27E0E" w:rsidRPr="00127A21">
        <w:rPr>
          <w:rFonts w:cstheme="minorHAnsi"/>
          <w:color w:val="24303B"/>
          <w:sz w:val="24"/>
          <w:szCs w:val="24"/>
          <w:lang w:val="nl-BE"/>
        </w:rPr>
        <w:t>je</w:t>
      </w:r>
      <w:r w:rsidR="006741F4" w:rsidRPr="00127A21">
        <w:rPr>
          <w:rFonts w:cstheme="minorHAnsi"/>
          <w:color w:val="24303B"/>
          <w:sz w:val="24"/>
          <w:szCs w:val="24"/>
          <w:lang w:val="nl-BE"/>
        </w:rPr>
        <w:t xml:space="preserve"> bij het </w:t>
      </w:r>
      <w:r w:rsidR="00C6186E" w:rsidRPr="00127A21">
        <w:rPr>
          <w:rFonts w:cstheme="minorHAnsi"/>
          <w:color w:val="24303B"/>
          <w:sz w:val="24"/>
          <w:szCs w:val="24"/>
          <w:lang w:val="nl-BE"/>
        </w:rPr>
        <w:t>uitvoeren</w:t>
      </w:r>
      <w:r w:rsidR="006741F4" w:rsidRPr="00127A21">
        <w:rPr>
          <w:rFonts w:cstheme="minorHAnsi"/>
          <w:color w:val="24303B"/>
          <w:sz w:val="24"/>
          <w:szCs w:val="24"/>
          <w:lang w:val="nl-BE"/>
        </w:rPr>
        <w:t xml:space="preserve"> van nieuwe </w:t>
      </w:r>
      <w:r w:rsidR="00127A21">
        <w:rPr>
          <w:rFonts w:cstheme="minorHAnsi"/>
          <w:color w:val="24303B"/>
          <w:sz w:val="24"/>
          <w:szCs w:val="24"/>
          <w:lang w:val="nl-BE"/>
        </w:rPr>
        <w:t>behandel</w:t>
      </w:r>
      <w:r w:rsidR="006E2115" w:rsidRPr="00127A21">
        <w:rPr>
          <w:rFonts w:cstheme="minorHAnsi"/>
          <w:color w:val="24303B"/>
          <w:sz w:val="24"/>
          <w:szCs w:val="24"/>
          <w:lang w:val="nl-BE"/>
        </w:rPr>
        <w:t>programma’s</w:t>
      </w:r>
      <w:r w:rsidR="006741F4" w:rsidRPr="00127A21">
        <w:rPr>
          <w:rFonts w:cstheme="minorHAnsi"/>
          <w:color w:val="24303B"/>
          <w:sz w:val="24"/>
          <w:szCs w:val="24"/>
          <w:lang w:val="nl-BE"/>
        </w:rPr>
        <w:t>?</w:t>
      </w:r>
    </w:p>
    <w:p w14:paraId="1824D299" w14:textId="77777777" w:rsidR="00B63DA9" w:rsidRPr="00127A21" w:rsidRDefault="00B63DA9" w:rsidP="00B63DA9">
      <w:pPr>
        <w:pStyle w:val="Lijstalinea"/>
        <w:ind w:left="1080"/>
        <w:rPr>
          <w:rFonts w:cstheme="minorHAnsi"/>
          <w:sz w:val="24"/>
          <w:szCs w:val="24"/>
          <w:lang w:val="nl-BE"/>
        </w:rPr>
      </w:pPr>
    </w:p>
    <w:p w14:paraId="3E5C9B1F" w14:textId="60A41E99" w:rsidR="00B63DA9" w:rsidRDefault="00B63DA9"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Kan je even in je eigen woorden omschrijven wat de </w:t>
      </w:r>
      <w:r w:rsidR="001702F0" w:rsidRPr="00127A21">
        <w:rPr>
          <w:rFonts w:cstheme="minorHAnsi"/>
          <w:color w:val="24303B"/>
          <w:sz w:val="24"/>
          <w:szCs w:val="24"/>
          <w:lang w:val="nl-BE"/>
        </w:rPr>
        <w:t xml:space="preserve">inhoud van </w:t>
      </w:r>
      <w:r w:rsidR="00700DD1" w:rsidRPr="00127A21">
        <w:rPr>
          <w:rFonts w:cstheme="minorHAnsi"/>
          <w:color w:val="24303B"/>
          <w:sz w:val="24"/>
          <w:szCs w:val="24"/>
          <w:lang w:val="nl-BE"/>
        </w:rPr>
        <w:t xml:space="preserve">de </w:t>
      </w:r>
      <w:r w:rsidR="00127A21">
        <w:rPr>
          <w:rFonts w:cstheme="minorHAnsi"/>
          <w:color w:val="24303B"/>
          <w:sz w:val="24"/>
          <w:szCs w:val="24"/>
          <w:lang w:val="nl-BE"/>
        </w:rPr>
        <w:t>PARADISE interventie</w:t>
      </w:r>
      <w:r w:rsidR="0006726E" w:rsidRPr="00127A21">
        <w:rPr>
          <w:rFonts w:cstheme="minorHAnsi"/>
          <w:color w:val="24303B"/>
          <w:sz w:val="24"/>
          <w:szCs w:val="24"/>
          <w:lang w:val="nl-BE"/>
        </w:rPr>
        <w:t xml:space="preserve"> is</w:t>
      </w:r>
      <w:r w:rsidRPr="00127A21">
        <w:rPr>
          <w:rFonts w:cstheme="minorHAnsi"/>
          <w:color w:val="24303B"/>
          <w:sz w:val="24"/>
          <w:szCs w:val="24"/>
          <w:lang w:val="nl-BE"/>
        </w:rPr>
        <w:t>?</w:t>
      </w:r>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123A5F"/>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123A5F"/>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123A5F"/>
          <w:sz w:val="26"/>
          <w:szCs w:val="26"/>
        </w:rPr>
        <w:t>1.A. Structures</w:t>
      </w:r>
    </w:p>
    <w:p w14:paraId="22510E74" w14:textId="5C397A7A" w:rsidR="00D87868" w:rsidRPr="00CA555A" w:rsidRDefault="00D87868" w:rsidP="00D87868">
      <w:pPr>
        <w:rPr>
          <w:rFonts w:cstheme="minorHAnsi"/>
          <w:b/>
          <w:bCs/>
          <w:color w:val="EE0000"/>
          <w:sz w:val="24"/>
          <w:szCs w:val="24"/>
        </w:rPr>
      </w:pPr>
      <w:r w:rsidRPr="00CA555A">
        <w:rPr>
          <w:rFonts w:cstheme="minorHAnsi"/>
          <w:b/>
          <w:bCs/>
          <w:color w:val="123A5F"/>
          <w:sz w:val="24"/>
          <w:szCs w:val="24"/>
          <w:highlight w:val="lightGray"/>
          <w:lang w:val="en-GB"/>
        </w:rPr>
        <w:t xml:space="preserve">(a) description of how the </w:t>
      </w:r>
      <w:r w:rsidR="006344BB" w:rsidRPr="00CA555A">
        <w:rPr>
          <w:rFonts w:cstheme="minorHAnsi"/>
          <w:b/>
          <w:bCs/>
          <w:color w:val="123A5F"/>
          <w:sz w:val="24"/>
          <w:szCs w:val="24"/>
          <w:highlight w:val="lightGray"/>
          <w:lang w:val="en-GB"/>
        </w:rPr>
        <w:t xml:space="preserve">new </w:t>
      </w:r>
      <w:r w:rsidRPr="00CA555A">
        <w:rPr>
          <w:rFonts w:cstheme="minorHAnsi"/>
          <w:b/>
          <w:bCs/>
          <w:color w:val="123A5F"/>
          <w:sz w:val="24"/>
          <w:szCs w:val="24"/>
          <w:highlight w:val="lightGray"/>
          <w:lang w:val="en-GB"/>
        </w:rPr>
        <w:t xml:space="preserve">intervention </w:t>
      </w:r>
      <w:r w:rsidR="002E73D9" w:rsidRPr="00CA555A">
        <w:rPr>
          <w:rFonts w:cstheme="minorHAnsi"/>
          <w:b/>
          <w:bCs/>
          <w:color w:val="123A5F"/>
          <w:sz w:val="24"/>
          <w:szCs w:val="24"/>
          <w:highlight w:val="lightGray"/>
          <w:lang w:val="en-GB"/>
        </w:rPr>
        <w:t>was</w:t>
      </w:r>
      <w:r w:rsidRPr="00CA555A">
        <w:rPr>
          <w:rFonts w:cstheme="minorHAnsi"/>
          <w:b/>
          <w:bCs/>
          <w:color w:val="123A5F"/>
          <w:sz w:val="24"/>
          <w:szCs w:val="24"/>
          <w:highlight w:val="lightGray"/>
          <w:lang w:val="en-GB"/>
        </w:rPr>
        <w:t xml:space="preserve"> implemented </w:t>
      </w:r>
      <w:r w:rsidRPr="00CA555A">
        <w:rPr>
          <w:rFonts w:cstheme="minorHAnsi"/>
          <w:b/>
          <w:bCs/>
          <w:color w:val="123A5F"/>
          <w:sz w:val="24"/>
          <w:szCs w:val="24"/>
          <w:highlight w:val="lightGray"/>
          <w:u w:val="single"/>
          <w:lang w:val="en-GB"/>
        </w:rPr>
        <w:t xml:space="preserve">per </w:t>
      </w:r>
      <w:r w:rsidR="002E73D9" w:rsidRPr="00CA555A">
        <w:rPr>
          <w:rFonts w:cstheme="minorHAnsi"/>
          <w:b/>
          <w:bCs/>
          <w:color w:val="123A5F"/>
          <w:sz w:val="24"/>
          <w:szCs w:val="24"/>
          <w:highlight w:val="lightGray"/>
          <w:u w:val="single"/>
          <w:lang w:val="en-GB"/>
        </w:rPr>
        <w:t>foot clinic</w:t>
      </w:r>
    </w:p>
    <w:p w14:paraId="3C6D1BCE" w14:textId="488755BE" w:rsidR="00B13B71" w:rsidRPr="00CA555A" w:rsidRDefault="00B13B71" w:rsidP="00B13B71">
      <w:pPr>
        <w:rPr>
          <w:rFonts w:cstheme="minorHAnsi"/>
          <w:b/>
          <w:sz w:val="24"/>
          <w:szCs w:val="24"/>
          <w:u w:val="single"/>
        </w:rPr>
      </w:pPr>
      <w:r w:rsidRPr="00CA555A">
        <w:rPr>
          <w:rFonts w:cstheme="minorHAnsi"/>
          <w:b/>
          <w:color w:val="123A5F"/>
          <w:sz w:val="24"/>
          <w:szCs w:val="24"/>
          <w:u w:val="single"/>
        </w:rPr>
        <w:t>Training</w:t>
      </w:r>
    </w:p>
    <w:p w14:paraId="40D090D1"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Als je even terugdenkt aan de training die je kreeg, wat verwachtte je te leren?</w:t>
      </w:r>
    </w:p>
    <w:p w14:paraId="565B435E"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verwachtingen zijn ingelost? </w:t>
      </w:r>
    </w:p>
    <w:p w14:paraId="063442B8"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verwachtingen zijn niet voldaan? </w:t>
      </w:r>
    </w:p>
    <w:p w14:paraId="1DF050F5"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Hoe zouden we, volgens jou, deze verwachtingen in de toekomst kunnen inlossen?</w:t>
      </w:r>
    </w:p>
    <w:p w14:paraId="275E7EC1" w14:textId="77777777" w:rsidR="00B13B71" w:rsidRPr="00CA555A" w:rsidRDefault="00B13B71" w:rsidP="00B13B71">
      <w:pPr>
        <w:pStyle w:val="Lijstalinea"/>
        <w:ind w:left="1080"/>
        <w:rPr>
          <w:rFonts w:cstheme="minorHAnsi"/>
          <w:lang w:val="nl-BE"/>
        </w:rPr>
      </w:pPr>
    </w:p>
    <w:p w14:paraId="6F316AFB" w14:textId="47A0FB82"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 xml:space="preserve">Welke zaken, neem je ongeacht de studie, mee in de dagelijkse praktijk van de voetkliniek? </w:t>
      </w:r>
    </w:p>
    <w:p w14:paraId="55E21A37" w14:textId="77777777" w:rsidR="00B13B71" w:rsidRPr="00CA555A" w:rsidRDefault="00B13B71" w:rsidP="00B13B71">
      <w:pPr>
        <w:pStyle w:val="Lijstalinea"/>
        <w:rPr>
          <w:rFonts w:cstheme="minorHAnsi"/>
          <w:lang w:val="nl-BE"/>
        </w:rPr>
      </w:pPr>
    </w:p>
    <w:p w14:paraId="5E1493B5"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Welke zaken van de training zijn er volgens jou voor verbetering vatbaar?</w:t>
      </w:r>
    </w:p>
    <w:p w14:paraId="27B16653"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Wat zou je ons adviseren om deze verbeterpunten aan te pakken?</w:t>
      </w:r>
    </w:p>
    <w:p w14:paraId="5BAF5777"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zaken, uit </w:t>
      </w:r>
      <w:del w:id="1008" w:author="Janou De Buyser" w:date="2026-10-25T10:00:00Z">
        <w:r w:rsidRPr="00CA555A">
          <w:rPr>
            <w:rFonts w:cstheme="minorHAnsi"/>
            <w:color w:val="24303B"/>
            <w:lang w:val="nl-BE"/>
          </w:rPr>
          <w:delText xml:space="preserve">de inhoud van de therapie</w:delText>
        </w:r>
      </w:del>
      <w:ins w:id="1009" w:author="Janou De Buyser" w:date="2026-10-25T10:00:00Z">
        <w:r>
          <w:rPr>
            <w:rFonts w:cstheme="minorHAnsi"/>
            <w:color w:val="24303B"/>
            <w:lang w:val="nl-BE"/>
          </w:rPr>
          <w:t xml:space="preserve">de inhoud van de PARADISE-interventie</w:t>
        </w:r>
      </w:ins>
      <w:r w:rsidRPr="00CA555A">
        <w:rPr>
          <w:rFonts w:cstheme="minorHAnsi"/>
          <w:color w:val="24303B"/>
          <w:lang w:val="nl-BE"/>
        </w:rPr>
        <w:t xml:space="preserve">, leken voor jou moeilijk haalbaar om uit te voeren in de praktijk?</w:t>
      </w:r>
    </w:p>
    <w:p w14:paraId="70BB5DD9" w14:textId="77777777" w:rsidR="00B13B71" w:rsidRPr="00CA555A" w:rsidRDefault="00B13B71" w:rsidP="00B13B71">
      <w:pPr>
        <w:pStyle w:val="Lijstalinea"/>
        <w:ind w:left="1080"/>
        <w:rPr>
          <w:rFonts w:cstheme="minorHAnsi"/>
          <w:lang w:val="nl-BE"/>
        </w:rPr>
      </w:pPr>
    </w:p>
    <w:p w14:paraId="5F0C4411"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 xml:space="preserve">Na de training, hoe voelde je je bij het idee dat je de PARADISE interventie binnenkort zelf ging geven aan jouw patiënten? </w:t>
      </w:r>
    </w:p>
    <w:p w14:paraId="2742333A"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Wie zou je eventueel verder kunnen ondersteunen? </w:t>
      </w:r>
    </w:p>
    <w:p w14:paraId="31B3F2BE" w14:textId="77777777" w:rsidR="00B13B71" w:rsidRPr="00CA555A" w:rsidRDefault="00B13B71" w:rsidP="00B13B71">
      <w:pPr>
        <w:pStyle w:val="Lijstalinea"/>
        <w:ind w:left="1080"/>
        <w:rPr>
          <w:rFonts w:cstheme="minorHAnsi"/>
          <w:lang w:val="nl-BE"/>
        </w:rPr>
      </w:pPr>
    </w:p>
    <w:p w14:paraId="5F741F1D" w14:textId="0118BD4D" w:rsidR="00CA555A" w:rsidRPr="00CA555A" w:rsidRDefault="00B13B71" w:rsidP="00D06264">
      <w:pPr>
        <w:pStyle w:val="Lijstalinea"/>
        <w:numPr>
          <w:ilvl w:val="0"/>
          <w:numId w:val="3"/>
        </w:numPr>
        <w:rPr>
          <w:rFonts w:cstheme="minorHAnsi"/>
          <w:lang w:val="nl-BE"/>
        </w:rPr>
      </w:pPr>
      <w:r w:rsidRPr="00CA555A">
        <w:rPr>
          <w:rFonts w:cstheme="minorHAnsi"/>
          <w:color w:val="24303B"/>
          <w:lang w:val="nl-BE"/>
        </w:rPr>
        <w:t>Indien je de PARADISE interventie zou moeten aanleren aan jouw collega’s, hoe zou je de training vormgeven?</w:t>
      </w:r>
    </w:p>
    <w:p w14:paraId="51DB5770" w14:textId="77777777" w:rsidR="00CA555A" w:rsidRPr="00CA555A" w:rsidRDefault="00CA555A" w:rsidP="00CA555A">
      <w:pPr>
        <w:pStyle w:val="Lijstalinea"/>
        <w:rPr>
          <w:rFonts w:cstheme="minorHAnsi"/>
          <w:lang w:val="nl-BE"/>
        </w:rPr>
      </w:pPr>
    </w:p>
    <w:p w14:paraId="32A132F5" w14:textId="256783A1" w:rsidR="00D87868" w:rsidRPr="00CA555A" w:rsidRDefault="00D87868" w:rsidP="00D87868">
      <w:pPr>
        <w:pStyle w:val="Lijstalinea"/>
        <w:ind w:hanging="436"/>
        <w:rPr>
          <w:rFonts w:cstheme="minorHAnsi"/>
          <w:lang w:val="nl-BE"/>
        </w:rPr>
      </w:pPr>
      <w:del w:id="1002" w:author="Janou De Buyser" w:date="2026-10-25T10:00:00Z">
        <w:r w:rsidRPr="00CA555A">
          <w:rPr>
            <w:rFonts w:cstheme="minorHAnsi"/>
            <w:color w:val="24303B"/>
            <w:lang w:val="nl-BE"/>
          </w:rPr>
          <w:delText>6.</w:delText>
        </w:r>
      </w:del>
      <w:del w:id="1003" w:author="Janou De Buyser" w:date="2026-10-25T10:00:00Z">
        <w:r w:rsidRPr="00CA555A">
          <w:rPr>
            <w:rFonts w:cstheme="minorHAnsi"/>
            <w:b/>
            <w:bCs/>
            <w:color w:val="24303B"/>
            <w:lang w:val="nl-BE"/>
          </w:rPr>
          <w:delText xml:space="preserve">    </w:delText>
        </w:r>
      </w:del>
      <w:r w:rsidRPr="00CA555A">
        <w:rPr>
          <w:rFonts w:cstheme="minorHAnsi"/>
          <w:color w:val="24303B"/>
          <w:lang w:val="nl-BE"/>
        </w:rPr>
        <w:t xml:space="preserve">Wat was jouw beeld van de </w:t>
      </w:r>
      <w:r w:rsidR="00CA555A" w:rsidRPr="00CA555A">
        <w:rPr>
          <w:rFonts w:cstheme="minorHAnsi"/>
          <w:color w:val="24303B"/>
          <w:lang w:val="nl-BE"/>
        </w:rPr>
        <w:t>interventie</w:t>
      </w:r>
      <w:r w:rsidRPr="00CA555A">
        <w:rPr>
          <w:rFonts w:cstheme="minorHAnsi"/>
          <w:color w:val="24303B"/>
          <w:lang w:val="nl-BE"/>
        </w:rPr>
        <w:t>, voordat je de training kreeg?</w:t>
      </w:r>
    </w:p>
    <w:p w14:paraId="653FE236" w14:textId="77777777" w:rsidR="00D87868" w:rsidRPr="00CA555A" w:rsidRDefault="00D87868" w:rsidP="00D06264">
      <w:pPr>
        <w:pStyle w:val="Lijstalinea"/>
        <w:numPr>
          <w:ilvl w:val="0"/>
          <w:numId w:val="1"/>
        </w:numPr>
        <w:rPr>
          <w:rFonts w:cstheme="minorHAnsi"/>
          <w:lang w:val="nl-BE"/>
        </w:rPr>
      </w:pPr>
      <w:r w:rsidRPr="00CA555A">
        <w:rPr>
          <w:rFonts w:cstheme="minorHAnsi"/>
          <w:color w:val="24303B"/>
          <w:lang w:val="nl-BE"/>
        </w:rPr>
        <w:t>Op welke manier heeft de training dit beeld aangepast?</w:t>
      </w:r>
    </w:p>
    <w:p w14:paraId="5ED623BB" w14:textId="77777777" w:rsidR="00D87868" w:rsidRPr="00CA555A" w:rsidRDefault="00D87868" w:rsidP="00D06264">
      <w:pPr>
        <w:pStyle w:val="Lijstalinea"/>
        <w:numPr>
          <w:ilvl w:val="0"/>
          <w:numId w:val="1"/>
        </w:numPr>
        <w:rPr>
          <w:rFonts w:cstheme="minorHAnsi"/>
          <w:lang w:val="nl-BE"/>
        </w:rPr>
      </w:pPr>
      <w:r w:rsidRPr="00CA555A">
        <w:rPr>
          <w:rFonts w:cstheme="minorHAnsi"/>
          <w:color w:val="24303B"/>
          <w:lang w:val="nl-BE"/>
        </w:rPr>
        <w:t xml:space="preserve">Welke zaken hebben doorheen het geven van </w:t>
      </w:r>
      <w:del w:id="1010" w:author="Janou De Buyser" w:date="2026-10-25T10:00:00Z">
        <w:r w:rsidRPr="00CA555A">
          <w:rPr>
            <w:rFonts w:cstheme="minorHAnsi"/>
            <w:color w:val="24303B"/>
            <w:lang w:val="nl-BE"/>
          </w:rPr>
          <w:delText xml:space="preserve">de studietherapie</w:delText>
        </w:r>
      </w:del>
      <w:ins w:id="1011" w:author="Janou De Buyser" w:date="2026-10-25T10:00:00Z">
        <w:r>
          <w:rPr>
            <w:rFonts w:cstheme="minorHAnsi"/>
            <w:color w:val="24303B"/>
            <w:lang w:val="nl-BE"/>
          </w:rPr>
          <w:t xml:space="preserve">de PARADISE-interventie</w:t>
        </w:r>
      </w:ins>
      <w:r w:rsidRPr="00CA555A">
        <w:rPr>
          <w:rFonts w:cstheme="minorHAnsi"/>
          <w:color w:val="24303B"/>
          <w:lang w:val="nl-BE"/>
        </w:rPr>
        <w:t xml:space="preserve"> ervoor gezorgd dat dit beeld verder is bijgesteld?</w:t>
      </w:r>
    </w:p>
    <w:p w14:paraId="5256A844" w14:textId="77777777" w:rsidR="00CA555A" w:rsidRPr="00CA555A" w:rsidRDefault="006344BB" w:rsidP="00D87868">
      <w:pPr>
        <w:rPr>
          <w:rFonts w:cstheme="minorHAnsi"/>
          <w:b/>
          <w:bCs/>
          <w:sz w:val="24"/>
          <w:szCs w:val="24"/>
          <w:lang w:val="en-GB"/>
        </w:rPr>
      </w:pPr>
      <w:r w:rsidRPr="00CA555A">
        <w:rPr>
          <w:rFonts w:cstheme="minorHAnsi"/>
          <w:b/>
          <w:bCs/>
          <w:color w:val="123A5F"/>
          <w:sz w:val="24"/>
          <w:szCs w:val="24"/>
          <w:highlight w:val="lightGray"/>
          <w:lang w:val="en-GB"/>
        </w:rPr>
        <w:lastRenderedPageBreak/>
        <w:t>(</w:t>
      </w:r>
      <w:r w:rsidR="00CA555A" w:rsidRPr="00CA555A">
        <w:rPr>
          <w:rFonts w:cstheme="minorHAnsi"/>
          <w:b/>
          <w:bCs/>
          <w:color w:val="123A5F"/>
          <w:sz w:val="24"/>
          <w:szCs w:val="24"/>
          <w:highlight w:val="lightGray"/>
          <w:lang w:val="en-GB"/>
        </w:rPr>
        <w:t>a</w:t>
      </w:r>
      <w:r w:rsidRPr="00CA555A">
        <w:rPr>
          <w:rFonts w:cstheme="minorHAnsi"/>
          <w:b/>
          <w:bCs/>
          <w:color w:val="123A5F"/>
          <w:sz w:val="24"/>
          <w:szCs w:val="24"/>
          <w:highlight w:val="lightGray"/>
          <w:lang w:val="en-GB"/>
        </w:rPr>
        <w:t xml:space="preserve">) description of how the intervention activities were implemented </w:t>
      </w:r>
      <w:r w:rsidRPr="00CA555A">
        <w:rPr>
          <w:rFonts w:cstheme="minorHAnsi"/>
          <w:b/>
          <w:bCs/>
          <w:color w:val="123A5F"/>
          <w:sz w:val="24"/>
          <w:szCs w:val="24"/>
          <w:highlight w:val="lightGray"/>
          <w:u w:val="single"/>
          <w:lang w:val="en-GB"/>
        </w:rPr>
        <w:t>per patient/group</w:t>
      </w:r>
      <w:r w:rsidR="00EB34F0" w:rsidRPr="00CA555A">
        <w:rPr>
          <w:rFonts w:cstheme="minorHAnsi"/>
          <w:b/>
          <w:bCs/>
          <w:color w:val="123A5F"/>
          <w:sz w:val="24"/>
          <w:szCs w:val="24"/>
          <w:lang w:val="en-GB"/>
        </w:rPr>
        <w:t xml:space="preserve"> </w:t>
      </w:r>
    </w:p>
    <w:p w14:paraId="647DDF49" w14:textId="5840878D" w:rsidR="00E70D54" w:rsidRPr="00CA555A" w:rsidRDefault="00E70D54" w:rsidP="00D87868">
      <w:pPr>
        <w:rPr>
          <w:rFonts w:cstheme="minorHAnsi"/>
          <w:b/>
          <w:bCs/>
          <w:sz w:val="24"/>
          <w:szCs w:val="24"/>
          <w:u w:val="single"/>
          <w:lang/>
        </w:rPr>
      </w:pPr>
      <w:r w:rsidRPr="00CA555A">
        <w:rPr>
          <w:rFonts w:cstheme="minorHAnsi"/>
          <w:b/>
          <w:bCs/>
          <w:color w:val="123A5F"/>
          <w:sz w:val="24"/>
          <w:szCs w:val="24"/>
          <w:u w:val="single"/>
          <w:lang w:val="nl-NL"/>
        </w:rPr>
        <w:t>I1</w:t>
      </w:r>
      <w:r w:rsidRPr="00CA555A">
        <w:rPr>
          <w:rFonts w:cstheme="minorHAnsi"/>
          <w:b/>
          <w:bCs/>
          <w:color w:val="123A5F"/>
          <w:sz w:val="24"/>
          <w:szCs w:val="24"/>
          <w:u w:val="single"/>
          <w:lang/>
        </w:rPr>
        <w:t>- Locati</w:t>
      </w:r>
      <w:r w:rsidR="00CA555A">
        <w:rPr>
          <w:rFonts w:cstheme="minorHAnsi"/>
          <w:b/>
          <w:bCs/>
          <w:color w:val="123A5F"/>
          <w:sz w:val="24"/>
          <w:szCs w:val="24"/>
          <w:u w:val="single"/>
          <w:lang/>
        </w:rPr>
        <w:t>on of treatment programme</w:t>
      </w:r>
    </w:p>
    <w:p w14:paraId="31AD8306" w14:textId="4023977C" w:rsidR="00E70D54" w:rsidRPr="009F39D4" w:rsidRDefault="00E70D54" w:rsidP="73CE65E7">
      <w:pPr>
        <w:numPr>
          <w:ilvl w:val="0"/>
          <w:numId w:val="5"/>
        </w:numPr>
        <w:spacing w:after="0"/>
        <w:rPr>
          <w:rFonts w:cstheme="minorBidi"/>
          <w:lang w:val="nl-BE"/>
        </w:rPr>
      </w:pPr>
      <w:r w:rsidRPr="009F39D4">
        <w:rPr>
          <w:rFonts w:cstheme="minorBidi"/>
          <w:color w:val="24303B"/>
          <w:lang w:val="nl-BE"/>
        </w:rPr>
        <w:t>Waar vind</w:t>
      </w:r>
      <w:r w:rsidR="00CA555A" w:rsidRPr="009F39D4">
        <w:rPr>
          <w:rFonts w:cstheme="minorBidi"/>
          <w:color w:val="24303B"/>
          <w:lang w:val="nl-BE"/>
        </w:rPr>
        <w:t xml:space="preserve">en de interventies </w:t>
      </w:r>
      <w:r w:rsidRPr="009F39D4">
        <w:rPr>
          <w:rFonts w:cstheme="minorBidi"/>
          <w:color w:val="24303B"/>
          <w:lang w:val="nl-BE"/>
        </w:rPr>
        <w:t xml:space="preserve">meestal plaats? </w:t>
      </w:r>
    </w:p>
    <w:p w14:paraId="50657929" w14:textId="03E9E541" w:rsidR="00E70D54" w:rsidRPr="009F39D4" w:rsidRDefault="00E70D54"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dit altijd dezelfde locatie? </w:t>
      </w:r>
    </w:p>
    <w:p w14:paraId="5FE60783" w14:textId="359C873D" w:rsidR="00E70D54" w:rsidRPr="009F39D4" w:rsidRDefault="00E70D54"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de locatie invloed op hoe de interventie verloopt? </w:t>
      </w:r>
    </w:p>
    <w:p w14:paraId="16BB22D4" w14:textId="3516FFC0" w:rsidR="00E70D54" w:rsidRPr="00CA555A" w:rsidRDefault="00E70D54" w:rsidP="73CE65E7">
      <w:pPr>
        <w:spacing w:after="0" w:line="257" w:lineRule="auto"/>
        <w:ind w:left="720"/>
        <w:rPr>
          <w:rFonts w:cstheme="minorBidi"/>
        </w:rPr>
      </w:pPr>
      <w:r w:rsidRPr="73CE65E7">
        <w:rPr>
          <w:rFonts w:ascii="Wingdings" w:eastAsia="Wingdings" w:hAnsi="Wingdings" w:cstheme="minorBidi"/>
        </w:rPr>
        <w:t>è</w:t>
      </w:r>
      <w:r w:rsidRPr="009F39D4">
        <w:rPr>
          <w:rFonts w:cstheme="minorBidi"/>
          <w:color w:val="24303B"/>
          <w:lang w:val="nl-BE"/>
        </w:rPr>
        <w:t xml:space="preserve">Zijn er verschillen tussen settings (bv. </w:t>
      </w:r>
      <w:r w:rsidR="00B37EFF" w:rsidRPr="73CE65E7">
        <w:rPr>
          <w:rFonts w:cstheme="minorBidi"/>
          <w:color w:val="24303B"/>
        </w:rPr>
        <w:t>DBV raadpleging – Podologie raadpleging</w:t>
      </w:r>
      <w:ins w:id="1004" w:author="Janou De Buyser" w:date="2026-10-25T10:00:00Z">
        <w:r>
          <w:rPr>
            <w:rFonts w:cstheme="minorBidi"/>
            <w:color w:val="24303B"/>
          </w:rPr>
          <w:t xml:space="preserve">)</w:t>
        </w:r>
      </w:ins>
      <w:r w:rsidRPr="73CE65E7">
        <w:rPr>
          <w:rFonts w:cstheme="minorBidi"/>
          <w:color w:val="24303B"/>
        </w:rPr>
        <w:t>?</w:t>
      </w:r>
    </w:p>
    <w:p w14:paraId="5F1EEB7E" w14:textId="2329CF82" w:rsidR="00E70D54" w:rsidRPr="00CA555A" w:rsidRDefault="00E70D54" w:rsidP="00D87868">
      <w:pPr>
        <w:spacing w:before="120" w:line="257" w:lineRule="auto"/>
        <w:jc w:val="both"/>
        <w:rPr>
          <w:b/>
          <w:bCs/>
          <w:sz w:val="24"/>
          <w:szCs w:val="24"/>
          <w:u w:val="single"/>
          <w:lang w:val="en-GB"/>
        </w:rPr>
      </w:pPr>
      <w:r w:rsidRPr="00CA555A">
        <w:rPr>
          <w:b/>
          <w:bCs/>
          <w:color w:val="123A5F"/>
          <w:sz w:val="24"/>
          <w:szCs w:val="24"/>
          <w:u w:val="single"/>
          <w:lang w:val="en-GB"/>
        </w:rPr>
        <w:t>I2</w:t>
      </w:r>
      <w:r w:rsidR="00F665B3" w:rsidRPr="00CA555A">
        <w:rPr>
          <w:b/>
          <w:bCs/>
          <w:color w:val="123A5F"/>
          <w:sz w:val="24"/>
          <w:szCs w:val="24"/>
          <w:u w:val="single"/>
          <w:lang w:val="en-GB"/>
        </w:rPr>
        <w:t>-</w:t>
      </w:r>
      <w:r w:rsidRPr="00CA555A">
        <w:rPr>
          <w:b/>
          <w:bCs/>
          <w:color w:val="123A5F"/>
          <w:sz w:val="24"/>
          <w:szCs w:val="24"/>
          <w:u w:val="single"/>
          <w:lang w:val="en-GB"/>
        </w:rPr>
        <w:t xml:space="preserve"> when in the treatment process</w:t>
      </w:r>
    </w:p>
    <w:p w14:paraId="3C104829" w14:textId="41759E28" w:rsidR="00F665B3" w:rsidRPr="009F39D4" w:rsidRDefault="00F665B3" w:rsidP="73CE65E7">
      <w:pPr>
        <w:numPr>
          <w:ilvl w:val="0"/>
          <w:numId w:val="6"/>
        </w:numPr>
        <w:spacing w:after="0"/>
        <w:rPr>
          <w:rFonts w:cstheme="minorBidi"/>
          <w:lang w:val="nl-BE"/>
        </w:rPr>
      </w:pPr>
      <w:r w:rsidRPr="009F39D4">
        <w:rPr>
          <w:rFonts w:cstheme="minorBidi"/>
          <w:color w:val="24303B"/>
          <w:lang w:val="nl-BE"/>
        </w:rPr>
        <w:t xml:space="preserve">Op welk moment wordt de PARADISE-interventie toegepast? </w:t>
      </w:r>
    </w:p>
    <w:p w14:paraId="26F09747" w14:textId="2E753866"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dit gestandaardiseerd of flexibel? </w:t>
      </w:r>
    </w:p>
    <w:p w14:paraId="76E849F1" w14:textId="62015E92"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bepaalt het juiste moment? </w:t>
      </w:r>
    </w:p>
    <w:p w14:paraId="4869A9DF" w14:textId="6995E5BF"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Zijn er situaties waarin u hiervan afwijkt?</w:t>
      </w:r>
    </w:p>
    <w:p w14:paraId="4D0753AA" w14:textId="77777777" w:rsidR="00CA555A" w:rsidRPr="00156C1E" w:rsidRDefault="00CA555A" w:rsidP="00CA555A">
      <w:pPr>
        <w:spacing w:after="0" w:line="257" w:lineRule="auto"/>
        <w:ind w:left="720"/>
        <w:rPr>
          <w:rFonts w:cstheme="minorHAnsi"/>
          <w:lang/>
        </w:rPr>
      </w:pPr>
    </w:p>
    <w:p w14:paraId="62812E1A" w14:textId="2942E1C1" w:rsidR="00F665B3" w:rsidRPr="00B37EFF" w:rsidRDefault="00F665B3" w:rsidP="00D87868">
      <w:pPr>
        <w:jc w:val="both"/>
        <w:rPr>
          <w:b/>
          <w:bCs/>
          <w:sz w:val="24"/>
          <w:szCs w:val="24"/>
          <w:u w:val="single"/>
          <w:lang w:val="en-GB"/>
        </w:rPr>
      </w:pPr>
      <w:r w:rsidRPr="00B37EFF">
        <w:rPr>
          <w:b/>
          <w:bCs/>
          <w:color w:val="123A5F"/>
          <w:sz w:val="24"/>
          <w:szCs w:val="24"/>
          <w:u w:val="single"/>
          <w:lang w:val="en-GB"/>
        </w:rPr>
        <w:t>I3- order of activities implemented, and how those were implemented</w:t>
      </w:r>
    </w:p>
    <w:p w14:paraId="6A6F6340" w14:textId="3C1A1573" w:rsidR="00F665B3" w:rsidRPr="009F39D4" w:rsidRDefault="00F665B3" w:rsidP="73CE65E7">
      <w:pPr>
        <w:numPr>
          <w:ilvl w:val="0"/>
          <w:numId w:val="7"/>
        </w:numPr>
        <w:spacing w:after="0" w:line="257" w:lineRule="auto"/>
        <w:rPr>
          <w:rFonts w:cstheme="minorBidi"/>
          <w:lang w:val="nl-BE"/>
        </w:rPr>
      </w:pPr>
      <w:r w:rsidRPr="009F39D4">
        <w:rPr>
          <w:rFonts w:cstheme="minorBidi"/>
          <w:color w:val="24303B"/>
          <w:lang w:val="nl-BE"/>
        </w:rPr>
        <w:t xml:space="preserve">Kunt u beschrijven in welke volgorde de verschillende onderdelen van de PARADISE interventie worden uitgevoerd? </w:t>
      </w:r>
    </w:p>
    <w:p w14:paraId="737D3586" w14:textId="44BA06DD"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Houdt u zich aan een vaste volgorde? </w:t>
      </w:r>
    </w:p>
    <w:p w14:paraId="257B3AE9" w14:textId="2FA6309E"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gebeurt er als u afwijkt van die volgorde? </w:t>
      </w:r>
    </w:p>
    <w:p w14:paraId="038FBF69" w14:textId="15A3D932"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Hoe voert u de verschillende onderdelen concreet uit?</w:t>
      </w:r>
    </w:p>
    <w:p w14:paraId="1A58BC5E" w14:textId="77777777" w:rsidR="00B37EFF" w:rsidRPr="00F665B3" w:rsidRDefault="00B37EFF" w:rsidP="00B37EFF">
      <w:pPr>
        <w:spacing w:after="0" w:line="257" w:lineRule="auto"/>
        <w:ind w:left="720"/>
        <w:rPr>
          <w:rFonts w:cstheme="minorHAnsi"/>
          <w:sz w:val="24"/>
          <w:szCs w:val="24"/>
          <w:lang/>
        </w:rPr>
      </w:pPr>
    </w:p>
    <w:p w14:paraId="2B142422" w14:textId="4B9B4AC5" w:rsidR="00F665B3" w:rsidRPr="00B37EFF" w:rsidRDefault="00F665B3" w:rsidP="00D87868">
      <w:pPr>
        <w:jc w:val="both"/>
        <w:rPr>
          <w:b/>
          <w:bCs/>
          <w:sz w:val="24"/>
          <w:szCs w:val="24"/>
          <w:u w:val="single"/>
          <w:lang w:val="en-GB"/>
        </w:rPr>
      </w:pPr>
      <w:r w:rsidRPr="00B37EFF">
        <w:rPr>
          <w:b/>
          <w:bCs/>
          <w:color w:val="123A5F"/>
          <w:sz w:val="24"/>
          <w:szCs w:val="24"/>
          <w:u w:val="single"/>
          <w:lang w:val="en-GB"/>
        </w:rPr>
        <w:t>I4- treatment plan (e.g. standard plan + extra individual adaptations? How and why?)</w:t>
      </w:r>
    </w:p>
    <w:p w14:paraId="71C4069A" w14:textId="002DEFC2" w:rsidR="00F665B3" w:rsidRPr="009F39D4" w:rsidRDefault="00F665B3" w:rsidP="73CE65E7">
      <w:pPr>
        <w:numPr>
          <w:ilvl w:val="0"/>
          <w:numId w:val="8"/>
        </w:numPr>
        <w:spacing w:after="0"/>
        <w:rPr>
          <w:rFonts w:cstheme="minorBidi"/>
          <w:lang w:val="nl-BE"/>
        </w:rPr>
      </w:pPr>
      <w:r w:rsidRPr="009F39D4">
        <w:rPr>
          <w:rFonts w:cstheme="minorBidi"/>
          <w:color w:val="24303B"/>
          <w:lang w:val="nl-BE"/>
        </w:rPr>
        <w:t xml:space="preserve">Werkt u met een standaard behandelplan, of past u dit aan per patiënt? </w:t>
      </w:r>
    </w:p>
    <w:p w14:paraId="57BE9AA7" w14:textId="33736187"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Wanneer maakt u aanpassingen? </w:t>
      </w:r>
    </w:p>
    <w:p w14:paraId="463FCDF0" w14:textId="6C71424B"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zijn typische redenen voor aanpassing? </w:t>
      </w:r>
    </w:p>
    <w:p w14:paraId="18CC3ECA" w14:textId="0CA9A837"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Hoe beslist u wat aangepast moet worden? </w:t>
      </w:r>
    </w:p>
    <w:p w14:paraId="6E91939C" w14:textId="500937AC"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Hoe ver kunt/mag u afwijken van het protocol?</w:t>
      </w:r>
    </w:p>
    <w:p w14:paraId="37EC1373" w14:textId="77777777" w:rsidR="00B37EFF" w:rsidRPr="00F665B3" w:rsidRDefault="00B37EFF" w:rsidP="00B37EFF">
      <w:pPr>
        <w:spacing w:after="0" w:line="257" w:lineRule="auto"/>
        <w:ind w:left="720"/>
        <w:rPr>
          <w:rFonts w:cstheme="minorHAnsi"/>
          <w:sz w:val="24"/>
          <w:szCs w:val="24"/>
          <w:lang/>
        </w:rPr>
      </w:pPr>
    </w:p>
    <w:p w14:paraId="47944A15" w14:textId="071F9C85" w:rsidR="00F665B3" w:rsidRPr="00B37EFF" w:rsidRDefault="00F665B3" w:rsidP="00D87868">
      <w:pPr>
        <w:jc w:val="both"/>
        <w:rPr>
          <w:b/>
          <w:bCs/>
          <w:sz w:val="24"/>
          <w:szCs w:val="24"/>
          <w:u w:val="single"/>
          <w:lang w:val="en-GB"/>
        </w:rPr>
      </w:pPr>
      <w:r w:rsidRPr="00B37EFF">
        <w:rPr>
          <w:b/>
          <w:bCs/>
          <w:color w:val="123A5F"/>
          <w:sz w:val="24"/>
          <w:szCs w:val="24"/>
          <w:u w:val="single"/>
          <w:lang w:val="en-GB"/>
        </w:rPr>
        <w:t>I5- who is/was present during the sessions?</w:t>
      </w:r>
    </w:p>
    <w:p w14:paraId="07D1FF29" w14:textId="0326434E" w:rsidR="00F665B3" w:rsidRPr="009F39D4" w:rsidRDefault="00F665B3" w:rsidP="73CE65E7">
      <w:pPr>
        <w:numPr>
          <w:ilvl w:val="0"/>
          <w:numId w:val="9"/>
        </w:numPr>
        <w:spacing w:after="0" w:line="257" w:lineRule="auto"/>
        <w:rPr>
          <w:rFonts w:cstheme="minorBidi"/>
          <w:lang w:val="nl-BE"/>
        </w:rPr>
      </w:pPr>
      <w:r w:rsidRPr="009F39D4">
        <w:rPr>
          <w:rFonts w:cstheme="minorBidi"/>
          <w:color w:val="24303B"/>
          <w:lang w:val="nl-BE"/>
        </w:rPr>
        <w:t>W</w:t>
      </w:r>
      <w:r w:rsidR="00AF10DB" w:rsidRPr="009F39D4">
        <w:rPr>
          <w:rFonts w:cstheme="minorBidi"/>
          <w:color w:val="24303B"/>
          <w:lang w:val="nl-BE"/>
        </w:rPr>
        <w:t>elke personen zijn</w:t>
      </w:r>
      <w:r w:rsidRPr="009F39D4">
        <w:rPr>
          <w:rFonts w:cstheme="minorBidi"/>
          <w:color w:val="24303B"/>
          <w:lang w:val="nl-BE"/>
        </w:rPr>
        <w:t xml:space="preserve"> er meestal aanwezig tijdens de </w:t>
      </w:r>
      <w:r w:rsidR="00AF10DB" w:rsidRPr="009F39D4">
        <w:rPr>
          <w:rFonts w:cstheme="minorBidi"/>
          <w:color w:val="24303B"/>
          <w:lang w:val="nl-BE"/>
        </w:rPr>
        <w:t>interventie</w:t>
      </w:r>
      <w:r w:rsidRPr="009F39D4">
        <w:rPr>
          <w:rFonts w:cstheme="minorBidi"/>
          <w:color w:val="24303B"/>
          <w:lang w:val="nl-BE"/>
        </w:rPr>
        <w:t xml:space="preserve">? </w:t>
      </w:r>
    </w:p>
    <w:p w14:paraId="2CC5AA90" w14:textId="20066CC8"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Werkt u alleen of multidisciplinair? </w:t>
      </w:r>
    </w:p>
    <w:p w14:paraId="362D1DB8" w14:textId="3187E9A2"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de aanwezigheid van anderen invloed op het verloop? </w:t>
      </w:r>
    </w:p>
    <w:p w14:paraId="7BD9F9A7" w14:textId="461AAF70"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Zijn patiënten altijd alleen, of soms met familie?</w:t>
      </w:r>
    </w:p>
    <w:p w14:paraId="4374AC73" w14:textId="77777777" w:rsidR="00B37EFF" w:rsidRPr="00406146" w:rsidRDefault="00B37EFF" w:rsidP="00B37EFF">
      <w:pPr>
        <w:spacing w:after="0" w:line="257" w:lineRule="auto"/>
        <w:ind w:left="720"/>
        <w:rPr>
          <w:rFonts w:cstheme="minorHAnsi"/>
          <w:sz w:val="24"/>
          <w:szCs w:val="24"/>
          <w:lang/>
        </w:rPr>
      </w:pPr>
    </w:p>
    <w:p w14:paraId="3E58A899" w14:textId="46C59900" w:rsidR="00E70D54" w:rsidRPr="00B37EFF" w:rsidRDefault="00AF10DB" w:rsidP="00E70D54">
      <w:pPr>
        <w:rPr>
          <w:rFonts w:cstheme="minorHAnsi"/>
          <w:b/>
          <w:bCs/>
          <w:sz w:val="24"/>
          <w:szCs w:val="24"/>
          <w:u w:val="single"/>
          <w:lang/>
        </w:rPr>
      </w:pPr>
      <w:r w:rsidRPr="00B37EFF">
        <w:rPr>
          <w:b/>
          <w:bCs/>
          <w:color w:val="123A5F"/>
          <w:sz w:val="24"/>
          <w:szCs w:val="24"/>
          <w:u w:val="single"/>
          <w:lang w:val="en-GB"/>
        </w:rPr>
        <w:t xml:space="preserve">I6: whether and how information is transferred to the medical supervisor </w:t>
      </w:r>
    </w:p>
    <w:p w14:paraId="60CC0D3E" w14:textId="77777777" w:rsidR="00AF10DB" w:rsidRPr="009F39D4" w:rsidRDefault="00AF10DB" w:rsidP="73CE65E7">
      <w:pPr>
        <w:numPr>
          <w:ilvl w:val="0"/>
          <w:numId w:val="10"/>
        </w:numPr>
        <w:spacing w:after="0" w:line="257" w:lineRule="auto"/>
        <w:rPr>
          <w:rFonts w:cstheme="minorBidi"/>
          <w:lang w:val="nl-BE"/>
        </w:rPr>
      </w:pPr>
      <w:r w:rsidRPr="009F39D4">
        <w:rPr>
          <w:rFonts w:cstheme="minorBidi"/>
          <w:color w:val="24303B"/>
          <w:lang w:val="nl-BE"/>
        </w:rPr>
        <w:t xml:space="preserve">Hoe wordt informatie over de behandeling gedeeld met de medisch supervisor? </w:t>
      </w:r>
    </w:p>
    <w:p w14:paraId="187A5A5A" w14:textId="3F32F72F"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Gebeurt dit systematisch of ad hoc? </w:t>
      </w:r>
    </w:p>
    <w:p w14:paraId="28E8E339" w14:textId="2141AD7A"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Via welke kanalen (dossier, overleg, mail, etc.)? </w:t>
      </w:r>
    </w:p>
    <w:p w14:paraId="0961C1D9" w14:textId="6FA8EE45"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wordt wel/niet gedeeld? </w:t>
      </w:r>
    </w:p>
    <w:p w14:paraId="6FB095B4" w14:textId="77777777" w:rsidR="00156C1E" w:rsidRDefault="00156C1E" w:rsidP="00B37EFF">
      <w:pPr>
        <w:spacing w:after="0" w:line="257" w:lineRule="auto"/>
        <w:ind w:left="720"/>
        <w:rPr>
          <w:rFonts w:cstheme="minorHAnsi"/>
          <w:lang w:val="nl-BE"/>
        </w:rPr>
      </w:pPr>
    </w:p>
    <w:p w14:paraId="00BA2C0A" w14:textId="77777777" w:rsidR="006A419F" w:rsidRPr="006A419F" w:rsidRDefault="006A419F" w:rsidP="00B37EFF">
      <w:pPr>
        <w:spacing w:after="0" w:line="257" w:lineRule="auto"/>
        <w:ind w:left="720"/>
        <w:rPr>
          <w:rFonts w:cstheme="minorHAnsi"/>
          <w:lang w:val="nl-BE"/>
        </w:rPr>
      </w:pPr>
    </w:p>
    <w:p w14:paraId="1EC9F30F" w14:textId="77777777" w:rsidR="00156C1E" w:rsidRPr="00156C1E" w:rsidRDefault="00156C1E" w:rsidP="00B37EFF">
      <w:pPr>
        <w:spacing w:after="0" w:line="257" w:lineRule="auto"/>
        <w:ind w:left="720"/>
        <w:rPr>
          <w:rFonts w:cstheme="minorHAnsi"/>
          <w:lang/>
        </w:rPr>
      </w:pPr>
    </w:p>
    <w:p w14:paraId="45E0A926" w14:textId="77777777" w:rsidR="006344BB" w:rsidRPr="006344BB" w:rsidRDefault="006344BB" w:rsidP="006344BB">
      <w:pPr>
        <w:rPr>
          <w:color w:val="0070C0"/>
          <w:sz w:val="26"/>
          <w:szCs w:val="26"/>
          <w:lang w:val="en-GB"/>
        </w:rPr>
      </w:pPr>
      <w:r w:rsidRPr="006344BB">
        <w:rPr>
          <w:b/>
          <w:bCs/>
          <w:color w:val="0070C0"/>
          <w:sz w:val="26"/>
          <w:szCs w:val="26"/>
          <w:lang w:val="en-GB"/>
        </w:rPr>
        <w:lastRenderedPageBreak/>
        <w:t>2. What is delivered (</w:t>
      </w:r>
      <w:r w:rsidRPr="006344BB">
        <w:rPr>
          <w:i/>
          <w:iCs/>
          <w:color w:val="0070C0"/>
          <w:sz w:val="26"/>
          <w:szCs w:val="26"/>
          <w:lang w:val="en-GB"/>
        </w:rPr>
        <w:t>the quantity and quality of what is delivered)</w:t>
      </w:r>
    </w:p>
    <w:p w14:paraId="1E066B78" w14:textId="7A34315C" w:rsidR="00721C5C" w:rsidRPr="00156C1E" w:rsidRDefault="00721C5C" w:rsidP="00E70D54">
      <w:pPr>
        <w:rPr>
          <w:rFonts w:cstheme="minorHAnsi"/>
          <w:b/>
          <w:bCs/>
          <w:color w:val="0070C0"/>
          <w:lang/>
        </w:rPr>
      </w:pPr>
      <w:r w:rsidRPr="00156C1E">
        <w:rPr>
          <w:b/>
          <w:bCs/>
          <w:color w:val="123A5F"/>
          <w:sz w:val="24"/>
          <w:szCs w:val="24"/>
          <w:lang w:val="en-GB"/>
        </w:rPr>
        <w:t xml:space="preserve">2D. Adaptations </w:t>
      </w:r>
      <w:r w:rsidRPr="00156C1E">
        <w:rPr>
          <w:b/>
          <w:bCs/>
          <w:i/>
          <w:color w:val="123A5F"/>
          <w:sz w:val="24"/>
          <w:szCs w:val="24"/>
          <w:lang w:val="en-GB"/>
        </w:rPr>
        <w:t>(alterations made to an intervention in order to achieve better conceptual fit)</w:t>
      </w:r>
    </w:p>
    <w:p w14:paraId="43D4AB4B" w14:textId="203B2ABD" w:rsidR="00EB34F0" w:rsidRPr="005F1933" w:rsidRDefault="00EB34F0" w:rsidP="00EB34F0">
      <w:pPr>
        <w:jc w:val="both"/>
        <w:rPr>
          <w:sz w:val="24"/>
          <w:szCs w:val="24"/>
          <w:highlight w:val="lightGray"/>
          <w:lang w:val="en-GB"/>
        </w:rPr>
      </w:pPr>
      <w:r w:rsidRPr="005F1933">
        <w:rPr>
          <w:b/>
          <w:bCs/>
          <w:color w:val="123A5F"/>
          <w:sz w:val="24"/>
          <w:szCs w:val="24"/>
          <w:highlight w:val="lightGray"/>
          <w:lang w:val="en-GB"/>
        </w:rPr>
        <w:t>(g) Type of adaptations made in intervention activities</w:t>
      </w:r>
      <w:r w:rsidRPr="005F1933">
        <w:rPr>
          <w:color w:val="24303B"/>
          <w:sz w:val="24"/>
          <w:szCs w:val="24"/>
          <w:highlight w:val="lightGray"/>
          <w:lang w:val="en-GB"/>
        </w:rPr>
        <w:t xml:space="preserve"> </w:t>
      </w:r>
    </w:p>
    <w:p w14:paraId="02410788" w14:textId="0A6A76A1" w:rsidR="00F1091A" w:rsidRPr="005F1933" w:rsidRDefault="00F1091A" w:rsidP="00EB34F0">
      <w:pPr>
        <w:rPr>
          <w:rFonts w:cstheme="minorHAnsi"/>
          <w:lang w:val="nl-NL"/>
        </w:rPr>
      </w:pPr>
      <w:r w:rsidRPr="005F1933">
        <w:rPr>
          <w:rFonts w:cstheme="minorHAnsi"/>
          <w:color w:val="24303B"/>
          <w:lang w:val="nl-NL"/>
        </w:rPr>
        <w:t>We willen nu beter begrijpen in hoeverre de interventie wordt aangepast in de praktijk.</w:t>
      </w:r>
    </w:p>
    <w:p w14:paraId="40829DA7" w14:textId="1730F3C9" w:rsidR="00B900FB" w:rsidRPr="005F1933" w:rsidRDefault="00B726BE" w:rsidP="00D06264">
      <w:pPr>
        <w:pStyle w:val="Lijstalinea"/>
        <w:numPr>
          <w:ilvl w:val="0"/>
          <w:numId w:val="11"/>
        </w:numPr>
        <w:ind w:left="851"/>
        <w:rPr>
          <w:rFonts w:cstheme="minorHAnsi"/>
          <w:lang w:val="nl-BE"/>
        </w:rPr>
      </w:pPr>
      <w:r w:rsidRPr="005F1933">
        <w:rPr>
          <w:rFonts w:cstheme="minorHAnsi"/>
          <w:color w:val="24303B"/>
          <w:lang w:val="nl-BE"/>
        </w:rPr>
        <w:t xml:space="preserve">Welke zaken binnen de </w:t>
      </w:r>
      <w:r w:rsidR="00C00B7D" w:rsidRPr="005F1933">
        <w:rPr>
          <w:rFonts w:cstheme="minorHAnsi"/>
          <w:color w:val="24303B"/>
          <w:lang w:val="nl-BE"/>
        </w:rPr>
        <w:t>PARADISE interventies</w:t>
      </w:r>
      <w:r w:rsidRPr="005F1933">
        <w:rPr>
          <w:rFonts w:cstheme="minorHAnsi"/>
          <w:color w:val="24303B"/>
          <w:lang w:val="nl-BE"/>
        </w:rPr>
        <w:t xml:space="preserve"> verlopen vlot? </w:t>
      </w:r>
    </w:p>
    <w:p w14:paraId="51863E05" w14:textId="7276F0A3" w:rsidR="00062D8B" w:rsidRPr="005F1933" w:rsidRDefault="00062D8B" w:rsidP="00D06264">
      <w:pPr>
        <w:pStyle w:val="Lijstalinea"/>
        <w:numPr>
          <w:ilvl w:val="0"/>
          <w:numId w:val="1"/>
        </w:numPr>
        <w:rPr>
          <w:rFonts w:cstheme="minorHAnsi"/>
          <w:lang w:val="nl-BE"/>
        </w:rPr>
      </w:pPr>
      <w:r w:rsidRPr="005F1933">
        <w:rPr>
          <w:rFonts w:cstheme="minorHAnsi"/>
          <w:color w:val="24303B"/>
          <w:lang w:val="nl-BE"/>
        </w:rPr>
        <w:t>Wat/Wie heeft ervoor gezorgd dat deze zaken zo vlot verliepen?</w:t>
      </w:r>
    </w:p>
    <w:p w14:paraId="3F2CF5E4" w14:textId="77FEB39D" w:rsidR="00B726BE" w:rsidRPr="005F1933" w:rsidRDefault="00B726BE" w:rsidP="00D06264">
      <w:pPr>
        <w:pStyle w:val="Lijstalinea"/>
        <w:numPr>
          <w:ilvl w:val="0"/>
          <w:numId w:val="1"/>
        </w:numPr>
        <w:rPr>
          <w:rFonts w:cstheme="minorHAnsi"/>
          <w:lang w:val="nl-BE"/>
        </w:rPr>
      </w:pPr>
      <w:r w:rsidRPr="005F1933">
        <w:rPr>
          <w:rFonts w:cstheme="minorHAnsi"/>
          <w:color w:val="24303B"/>
          <w:lang w:val="nl-BE"/>
        </w:rPr>
        <w:t>Hoe ervaarde je deze positieve zaken?</w:t>
      </w:r>
    </w:p>
    <w:p w14:paraId="013D9775" w14:textId="6EA97010" w:rsidR="00E0075F" w:rsidRPr="005F1933" w:rsidRDefault="00E0075F" w:rsidP="00D06264">
      <w:pPr>
        <w:pStyle w:val="Lijstalinea"/>
        <w:numPr>
          <w:ilvl w:val="0"/>
          <w:numId w:val="1"/>
        </w:numPr>
        <w:rPr>
          <w:rFonts w:cstheme="minorHAnsi"/>
          <w:lang w:val="nl-BE"/>
        </w:rPr>
      </w:pPr>
      <w:r w:rsidRPr="005F1933">
        <w:rPr>
          <w:rFonts w:cstheme="minorHAnsi"/>
          <w:color w:val="24303B"/>
          <w:lang w:val="nl-BE"/>
        </w:rPr>
        <w:t xml:space="preserve">Heb je zelf ideeën om </w:t>
      </w:r>
      <w:del w:id="1012" w:author="Janou De Buyser" w:date="2026-10-25T10:00:00Z">
        <w:r w:rsidRPr="005F1933">
          <w:rPr>
            <w:rFonts w:cstheme="minorHAnsi"/>
            <w:color w:val="24303B"/>
            <w:lang w:val="nl-BE"/>
          </w:rPr>
          <w:delText xml:space="preserve">de studietherapie</w:delText>
        </w:r>
      </w:del>
      <w:ins w:id="1013" w:author="Janou De Buyser" w:date="2026-10-25T10:00:00Z">
        <w:r>
          <w:rPr>
            <w:rFonts w:cstheme="minorHAnsi"/>
            <w:color w:val="24303B"/>
            <w:lang w:val="nl-BE"/>
          </w:rPr>
          <w:t xml:space="preserve">de PARADISE-interventie</w:t>
        </w:r>
      </w:ins>
      <w:r w:rsidRPr="005F1933">
        <w:rPr>
          <w:rFonts w:cstheme="minorHAnsi"/>
          <w:color w:val="24303B"/>
          <w:lang w:val="nl-BE"/>
        </w:rPr>
        <w:t xml:space="preserve"> vlotter te laten verlopen?</w:t>
      </w:r>
    </w:p>
    <w:p w14:paraId="70AA3D5F" w14:textId="77777777" w:rsidR="00B900FB" w:rsidRPr="005F1933" w:rsidRDefault="00B900FB" w:rsidP="00B900FB">
      <w:pPr>
        <w:pStyle w:val="Lijstalinea"/>
        <w:rPr>
          <w:rFonts w:cstheme="minorHAnsi"/>
          <w:lang w:val="nl-BE"/>
        </w:rPr>
      </w:pPr>
    </w:p>
    <w:p w14:paraId="6DEFA5D2" w14:textId="28EB06BD" w:rsidR="00EF5572" w:rsidRPr="005F1933" w:rsidRDefault="004A1AA1" w:rsidP="00D06264">
      <w:pPr>
        <w:pStyle w:val="Lijstalinea"/>
        <w:numPr>
          <w:ilvl w:val="0"/>
          <w:numId w:val="11"/>
        </w:numPr>
        <w:ind w:left="851"/>
        <w:rPr>
          <w:rFonts w:cstheme="minorHAnsi"/>
          <w:lang w:val="nl-BE"/>
        </w:rPr>
      </w:pPr>
      <w:r w:rsidRPr="005F1933">
        <w:rPr>
          <w:rFonts w:cstheme="minorHAnsi"/>
          <w:color w:val="24303B"/>
          <w:lang w:val="nl-BE"/>
        </w:rPr>
        <w:t xml:space="preserve">Welke elementen van de </w:t>
      </w:r>
      <w:r w:rsidR="00C00B7D" w:rsidRPr="005F1933">
        <w:rPr>
          <w:rFonts w:cstheme="minorHAnsi"/>
          <w:color w:val="24303B"/>
          <w:lang w:val="nl-BE"/>
        </w:rPr>
        <w:t>PARADISE interventies</w:t>
      </w:r>
      <w:r w:rsidRPr="005F1933">
        <w:rPr>
          <w:rFonts w:cstheme="minorHAnsi"/>
          <w:color w:val="24303B"/>
          <w:lang w:val="nl-BE"/>
        </w:rPr>
        <w:t xml:space="preserve"> zijn voor verbetering vatbaar? </w:t>
      </w:r>
    </w:p>
    <w:p w14:paraId="54C3C381" w14:textId="5DDE3CA0" w:rsidR="00777BBF" w:rsidRPr="005F1933" w:rsidRDefault="00777BBF" w:rsidP="00D06264">
      <w:pPr>
        <w:pStyle w:val="Lijstalinea"/>
        <w:numPr>
          <w:ilvl w:val="0"/>
          <w:numId w:val="1"/>
        </w:numPr>
        <w:rPr>
          <w:rFonts w:cstheme="minorHAnsi"/>
          <w:lang w:val="nl-BE"/>
        </w:rPr>
      </w:pPr>
      <w:r w:rsidRPr="005F1933">
        <w:rPr>
          <w:rFonts w:cstheme="minorHAnsi"/>
          <w:color w:val="24303B"/>
          <w:lang w:val="nl-BE"/>
        </w:rPr>
        <w:t>We</w:t>
      </w:r>
      <w:r w:rsidR="0049445C" w:rsidRPr="005F1933">
        <w:rPr>
          <w:rFonts w:cstheme="minorHAnsi"/>
          <w:color w:val="24303B"/>
          <w:lang w:val="nl-BE"/>
        </w:rPr>
        <w:t xml:space="preserve">lke invloed </w:t>
      </w:r>
      <w:r w:rsidRPr="005F1933">
        <w:rPr>
          <w:rFonts w:cstheme="minorHAnsi"/>
          <w:color w:val="24303B"/>
          <w:lang w:val="nl-BE"/>
        </w:rPr>
        <w:t xml:space="preserve">hadden deze aandachtspunten op het uitvoeren van de </w:t>
      </w:r>
      <w:r w:rsidR="00C00B7D" w:rsidRPr="005F1933">
        <w:rPr>
          <w:rFonts w:cstheme="minorHAnsi"/>
          <w:color w:val="24303B"/>
          <w:lang w:val="nl-BE"/>
        </w:rPr>
        <w:t>interventie</w:t>
      </w:r>
      <w:r w:rsidRPr="005F1933">
        <w:rPr>
          <w:rFonts w:cstheme="minorHAnsi"/>
          <w:color w:val="24303B"/>
          <w:lang w:val="nl-BE"/>
        </w:rPr>
        <w:t>?</w:t>
      </w:r>
    </w:p>
    <w:p w14:paraId="0F300064" w14:textId="4CD64FE4" w:rsidR="00EF5572" w:rsidRPr="005F1933" w:rsidRDefault="00A97B8E" w:rsidP="00D06264">
      <w:pPr>
        <w:pStyle w:val="Lijstalinea"/>
        <w:numPr>
          <w:ilvl w:val="0"/>
          <w:numId w:val="1"/>
        </w:numPr>
        <w:rPr>
          <w:rFonts w:cstheme="minorHAnsi"/>
          <w:lang w:val="nl-BE"/>
        </w:rPr>
      </w:pPr>
      <w:r w:rsidRPr="005F1933">
        <w:rPr>
          <w:rFonts w:cstheme="minorHAnsi"/>
          <w:color w:val="24303B"/>
          <w:lang w:val="nl-BE"/>
        </w:rPr>
        <w:t xml:space="preserve">Hoe </w:t>
      </w:r>
      <w:r w:rsidR="005123B6" w:rsidRPr="005F1933">
        <w:rPr>
          <w:rFonts w:cstheme="minorHAnsi"/>
          <w:color w:val="24303B"/>
          <w:lang w:val="nl-BE"/>
        </w:rPr>
        <w:t>heb</w:t>
      </w:r>
      <w:r w:rsidR="00EF5572" w:rsidRPr="005F1933">
        <w:rPr>
          <w:rFonts w:cstheme="minorHAnsi"/>
          <w:color w:val="24303B"/>
          <w:lang w:val="nl-BE"/>
        </w:rPr>
        <w:t xml:space="preserve"> </w:t>
      </w:r>
      <w:r w:rsidR="005123B6" w:rsidRPr="005F1933">
        <w:rPr>
          <w:rFonts w:cstheme="minorHAnsi"/>
          <w:color w:val="24303B"/>
          <w:lang w:val="nl-BE"/>
        </w:rPr>
        <w:t>je</w:t>
      </w:r>
      <w:r w:rsidR="00EF5572" w:rsidRPr="005F1933">
        <w:rPr>
          <w:rFonts w:cstheme="minorHAnsi"/>
          <w:color w:val="24303B"/>
          <w:lang w:val="nl-BE"/>
        </w:rPr>
        <w:t xml:space="preserve"> deze verbeterpunten kunnen oplossen</w:t>
      </w:r>
      <w:r w:rsidRPr="005F1933">
        <w:rPr>
          <w:rFonts w:cstheme="minorHAnsi"/>
          <w:color w:val="24303B"/>
          <w:lang w:val="nl-BE"/>
        </w:rPr>
        <w:t xml:space="preserve">? </w:t>
      </w:r>
    </w:p>
    <w:p w14:paraId="47416546" w14:textId="497ED2E5" w:rsidR="0055721E" w:rsidRPr="005F1933" w:rsidRDefault="0055721E" w:rsidP="00D06264">
      <w:pPr>
        <w:pStyle w:val="Lijstalinea"/>
        <w:numPr>
          <w:ilvl w:val="0"/>
          <w:numId w:val="1"/>
        </w:numPr>
        <w:rPr>
          <w:rFonts w:cstheme="minorHAnsi"/>
          <w:lang w:val="nl-BE"/>
        </w:rPr>
      </w:pPr>
      <w:r w:rsidRPr="005F1933">
        <w:rPr>
          <w:rFonts w:cstheme="minorHAnsi"/>
          <w:color w:val="24303B"/>
          <w:lang w:val="nl-BE"/>
        </w:rPr>
        <w:t xml:space="preserve">Hoe heeft </w:t>
      </w:r>
      <w:r w:rsidR="00A36C03" w:rsidRPr="005F1933">
        <w:rPr>
          <w:rFonts w:cstheme="minorHAnsi"/>
          <w:color w:val="24303B"/>
          <w:lang w:val="nl-BE"/>
        </w:rPr>
        <w:t>het diensthoofd</w:t>
      </w:r>
      <w:r w:rsidRPr="005F1933">
        <w:rPr>
          <w:rFonts w:cstheme="minorHAnsi"/>
          <w:color w:val="24303B"/>
          <w:lang w:val="nl-BE"/>
        </w:rPr>
        <w:t xml:space="preserve"> gereageerd op deze verbeterpunten?</w:t>
      </w:r>
    </w:p>
    <w:p w14:paraId="1670E571" w14:textId="75CE2C34" w:rsidR="00E10482" w:rsidRPr="005F1933" w:rsidRDefault="00E10482" w:rsidP="00D06264">
      <w:pPr>
        <w:pStyle w:val="Lijstalinea"/>
        <w:numPr>
          <w:ilvl w:val="0"/>
          <w:numId w:val="1"/>
        </w:numPr>
        <w:rPr>
          <w:rFonts w:cstheme="minorHAnsi"/>
          <w:lang w:val="nl-BE"/>
        </w:rPr>
      </w:pPr>
      <w:r w:rsidRPr="005F1933">
        <w:rPr>
          <w:rFonts w:cstheme="minorHAnsi"/>
          <w:color w:val="24303B"/>
          <w:lang w:val="nl-BE"/>
        </w:rPr>
        <w:t>Hoe hebben de patiënten gereageerd op deze verbeterpunten?</w:t>
      </w:r>
    </w:p>
    <w:p w14:paraId="68BD4479" w14:textId="77777777" w:rsidR="00DF2DF4" w:rsidRPr="005F1933" w:rsidRDefault="005123B6" w:rsidP="00D06264">
      <w:pPr>
        <w:pStyle w:val="Lijstalinea"/>
        <w:numPr>
          <w:ilvl w:val="0"/>
          <w:numId w:val="1"/>
        </w:numPr>
        <w:rPr>
          <w:rFonts w:cstheme="minorHAnsi"/>
          <w:lang w:val="nl-BE"/>
        </w:rPr>
      </w:pPr>
      <w:r w:rsidRPr="005F1933">
        <w:rPr>
          <w:rFonts w:cstheme="minorHAnsi"/>
          <w:color w:val="24303B"/>
          <w:lang w:val="nl-BE"/>
        </w:rPr>
        <w:t>Wat zouden wij kunnen doen om deze zaken te voorkomen?</w:t>
      </w:r>
    </w:p>
    <w:p w14:paraId="7147E560" w14:textId="3EA2CF21" w:rsidR="00EF5572" w:rsidRPr="005F1933" w:rsidRDefault="00DF2DF4" w:rsidP="00D06264">
      <w:pPr>
        <w:pStyle w:val="Lijstalinea"/>
        <w:numPr>
          <w:ilvl w:val="0"/>
          <w:numId w:val="1"/>
        </w:numPr>
        <w:rPr>
          <w:rFonts w:cstheme="minorHAnsi"/>
          <w:lang w:val="nl-BE"/>
        </w:rPr>
      </w:pPr>
      <w:commentRangeStart w:id="1"/>
      <w:r w:rsidRPr="005F1933">
        <w:rPr>
          <w:rFonts w:cstheme="minorHAnsi"/>
          <w:color w:val="24303B"/>
          <w:lang w:val="nl-BE"/>
        </w:rPr>
        <w:t xml:space="preserve">Hebben deze elementen volgens jou een invloed op de klinische resultaten van de </w:t>
      </w:r>
      <w:r w:rsidR="00BC61F9" w:rsidRPr="005F1933">
        <w:rPr>
          <w:rFonts w:cstheme="minorHAnsi"/>
          <w:color w:val="24303B"/>
          <w:lang w:val="nl-BE"/>
        </w:rPr>
        <w:t>studie</w:t>
      </w:r>
      <w:r w:rsidRPr="005F1933">
        <w:rPr>
          <w:rFonts w:cstheme="minorHAnsi"/>
          <w:color w:val="24303B"/>
          <w:lang w:val="nl-BE"/>
        </w:rPr>
        <w:t>?</w:t>
      </w:r>
      <w:r w:rsidR="005123B6" w:rsidRPr="005F1933">
        <w:rPr>
          <w:rFonts w:cstheme="minorHAnsi"/>
          <w:color w:val="24303B"/>
          <w:lang w:val="nl-BE"/>
        </w:rPr>
        <w:t xml:space="preserve"> </w:t>
      </w:r>
      <w:del w:id="1005" w:author="Janou De Buyser" w:date="2026-10-25T10:00:00Z">
        <w:r w:rsidR="00FF6EA8" w:rsidRPr="005F1933">
          <w:rPr>
            <w:rFonts w:cstheme="minorHAnsi"/>
            <w:color w:val="24303B"/>
            <w:lang w:val="nl-BE"/>
          </w:rPr>
          <w:delText xml:space="preserve">Met klinische resultaten wordt </w:delText>
        </w:r>
      </w:del>
      <w:del w:id="1006" w:author="Janou De Buyser" w:date="2026-10-25T10:00:00Z">
        <w:r w:rsidR="00BC61F9" w:rsidRPr="005F1933">
          <w:rPr>
            <w:rFonts w:cstheme="minorHAnsi"/>
            <w:color w:val="24303B"/>
            <w:lang w:val="nl-BE"/>
          </w:rPr>
          <w:delText>bedoeld het bewegen van de arm en hand, de mate van onafhankelijk dagdagelijkse activiteiten kunnen uitoefenen…</w:delText>
        </w:r>
      </w:del>
      <w:ins w:id="1007" w:author="Janou De Buyser" w:date="2026-10-25T10:00:00Z">
        <w:r>
          <w:rPr>
            <w:rFonts w:cstheme="minorHAnsi"/>
            <w:color w:val="24303B"/>
            <w:lang w:val="nl-BE"/>
          </w:rPr>
          <w:t xml:space="preserve">Met klinische resultaten bedoelen we het voorkomen van nieuwe voetulcera en de therapietrouw met het schoeisel.</w:t>
        </w:r>
        <w:commentRangeEnd w:id="1"/>
        <w:r>
          <w:rPr>
            <w:rStyle w:val="CommentReference"/>
          </w:rPr>
          <w:commentReference w:id="1"/>
        </w:r>
      </w:ins>
      <w:r w:rsidR="008311C6" w:rsidRPr="005F1933">
        <w:rPr>
          <w:rFonts w:cstheme="minorHAnsi"/>
          <w:color w:val="24303B"/>
          <w:lang w:val="nl-BE"/>
        </w:rPr>
        <w:br/>
      </w:r>
    </w:p>
    <w:p w14:paraId="4316C713" w14:textId="7E9B5A7A" w:rsidR="00877D29" w:rsidRPr="005F1933" w:rsidRDefault="00877D29" w:rsidP="00D06264">
      <w:pPr>
        <w:pStyle w:val="Lijstalinea"/>
        <w:numPr>
          <w:ilvl w:val="0"/>
          <w:numId w:val="11"/>
        </w:numPr>
        <w:ind w:left="851"/>
        <w:rPr>
          <w:rFonts w:cstheme="minorHAnsi"/>
          <w:lang w:val="nl-BE"/>
        </w:rPr>
      </w:pPr>
      <w:r w:rsidRPr="005F1933">
        <w:rPr>
          <w:rFonts w:cstheme="minorHAnsi"/>
          <w:color w:val="24303B"/>
          <w:lang w:val="nl-BE"/>
        </w:rPr>
        <w:t xml:space="preserve">Welke zaken heb je aangepast aan de </w:t>
      </w:r>
      <w:r w:rsidR="00C00B7D" w:rsidRPr="005F1933">
        <w:rPr>
          <w:rFonts w:cstheme="minorHAnsi"/>
          <w:color w:val="24303B"/>
          <w:lang w:val="nl-BE"/>
        </w:rPr>
        <w:t>PARADISE interventie</w:t>
      </w:r>
      <w:r w:rsidRPr="005F1933">
        <w:rPr>
          <w:rFonts w:cstheme="minorHAnsi"/>
          <w:color w:val="24303B"/>
          <w:lang w:val="nl-BE"/>
        </w:rPr>
        <w:t xml:space="preserve"> op basis van deze aandachtspunten?</w:t>
      </w:r>
    </w:p>
    <w:p w14:paraId="2EFFDE0E" w14:textId="251640F9" w:rsidR="00AB7A8A" w:rsidRPr="005F1933" w:rsidRDefault="00311CE6"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hebben de </w:t>
      </w:r>
      <w:r w:rsidR="00E8215D" w:rsidRPr="005F1933">
        <w:rPr>
          <w:rFonts w:cstheme="minorHAnsi"/>
          <w:color w:val="24303B"/>
          <w:lang w:val="nl-BE"/>
        </w:rPr>
        <w:t>aandachtspunten</w:t>
      </w:r>
      <w:r w:rsidR="00E10482" w:rsidRPr="005F1933">
        <w:rPr>
          <w:rFonts w:cstheme="minorHAnsi"/>
          <w:color w:val="24303B"/>
          <w:lang w:val="nl-BE"/>
        </w:rPr>
        <w:t xml:space="preserve"> ervoor gezorgd dat er veranderingen zijn doorgevoerd </w:t>
      </w:r>
      <w:del w:id="1014" w:author="Janou De Buyser" w:date="2026-10-25T10:00:00Z">
        <w:r w:rsidR="00E10482" w:rsidRPr="005F1933">
          <w:rPr>
            <w:rFonts w:cstheme="minorHAnsi"/>
            <w:color w:val="24303B"/>
            <w:lang w:val="nl-BE"/>
          </w:rPr>
          <w:delText xml:space="preserve">in de </w:delText>
        </w:r>
      </w:del>
      <w:del w:id="1015" w:author="Janou De Buyser" w:date="2026-10-25T10:00:00Z">
        <w:r w:rsidR="00C00B7D" w:rsidRPr="005F1933">
          <w:rPr>
            <w:rFonts w:cstheme="minorHAnsi"/>
            <w:color w:val="24303B"/>
            <w:lang w:val="nl-BE"/>
          </w:rPr>
          <w:delText>therapie</w:delText>
        </w:r>
      </w:del>
      <w:ins w:id="1016" w:author="Janou De Buyser" w:date="2026-10-25T10:00:00Z">
        <w:r>
          <w:rPr>
            <w:rFonts w:cstheme="minorHAnsi"/>
            <w:color w:val="24303B"/>
            <w:lang w:val="nl-BE"/>
          </w:rPr>
          <w:t xml:space="preserve">in de interventie</w:t>
        </w:r>
      </w:ins>
      <w:r w:rsidRPr="005F1933">
        <w:rPr>
          <w:rFonts w:cstheme="minorHAnsi"/>
          <w:color w:val="24303B"/>
          <w:lang w:val="nl-BE"/>
        </w:rPr>
        <w:t>?</w:t>
      </w:r>
    </w:p>
    <w:p w14:paraId="6042C191" w14:textId="05A80828" w:rsidR="008D7DCF" w:rsidRPr="005F1933" w:rsidRDefault="00A97B8E"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Waarom zijn volgens </w:t>
      </w:r>
      <w:r w:rsidR="00C90BA8" w:rsidRPr="005F1933">
        <w:rPr>
          <w:rFonts w:cstheme="minorHAnsi"/>
          <w:color w:val="24303B"/>
          <w:lang w:val="nl-BE"/>
        </w:rPr>
        <w:t>jou</w:t>
      </w:r>
      <w:r w:rsidRPr="005F1933">
        <w:rPr>
          <w:rFonts w:cstheme="minorHAnsi"/>
          <w:color w:val="24303B"/>
          <w:lang w:val="nl-BE"/>
        </w:rPr>
        <w:t xml:space="preserve"> deze veranderingen nodig geweest?</w:t>
      </w:r>
    </w:p>
    <w:p w14:paraId="4ED3A2D3" w14:textId="5D0EB4E6" w:rsidR="00C00B7D" w:rsidRPr="009F39D4" w:rsidRDefault="00C00B7D" w:rsidP="73CE65E7">
      <w:pPr>
        <w:spacing w:after="0" w:line="257" w:lineRule="auto"/>
        <w:ind w:left="567" w:firstLine="131"/>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  Hebben ze invloed op de kern van de interventie?</w:t>
      </w:r>
    </w:p>
    <w:p w14:paraId="38A7C9E8" w14:textId="77777777" w:rsidR="00C00B7D" w:rsidRPr="005F1933" w:rsidRDefault="00C00B7D" w:rsidP="00C00B7D">
      <w:pPr>
        <w:rPr>
          <w:rFonts w:cstheme="minorHAnsi"/>
          <w:lang/>
        </w:rPr>
      </w:pPr>
    </w:p>
    <w:p w14:paraId="257EED85" w14:textId="77777777" w:rsidR="00C00B7D" w:rsidRPr="009F39D4" w:rsidRDefault="00C00B7D" w:rsidP="73CE65E7">
      <w:pPr>
        <w:pStyle w:val="Lijstalinea"/>
        <w:numPr>
          <w:ilvl w:val="0"/>
          <w:numId w:val="12"/>
        </w:numPr>
        <w:rPr>
          <w:rFonts w:cstheme="minorBidi"/>
          <w:lang w:val="nl-BE"/>
        </w:rPr>
      </w:pPr>
      <w:r w:rsidRPr="009F39D4">
        <w:rPr>
          <w:rFonts w:cstheme="minorBidi"/>
          <w:color w:val="24303B"/>
          <w:lang w:val="nl-BE"/>
        </w:rPr>
        <w:t xml:space="preserve">Hoe beïnvloedt de setting van uw ziekenhuis de manier waarop u de interventie uitvoert of aanpast? </w:t>
      </w:r>
    </w:p>
    <w:p w14:paraId="48D4552A" w14:textId="21C704F9"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Tijdsdruk / capaciteit </w:t>
      </w:r>
    </w:p>
    <w:p w14:paraId="14D40D11" w14:textId="6B168ABD"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Multidisciplinair werken </w:t>
      </w:r>
    </w:p>
    <w:p w14:paraId="260612BA" w14:textId="5AD55D09"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Beschikbaarheid van materiaal of expertise </w:t>
      </w:r>
    </w:p>
    <w:p w14:paraId="52094355" w14:textId="465EFD28" w:rsidR="00C00B7D" w:rsidRPr="005F1933" w:rsidRDefault="00C00B7D" w:rsidP="73CE65E7">
      <w:pPr>
        <w:pStyle w:val="Lijstalinea"/>
        <w:rPr>
          <w:rFonts w:cstheme="minorBidi"/>
        </w:rPr>
      </w:pPr>
      <w:r w:rsidRPr="73CE65E7">
        <w:rPr>
          <w:rFonts w:ascii="Wingdings" w:eastAsia="Wingdings" w:hAnsi="Wingdings" w:cstheme="minorBidi"/>
        </w:rPr>
        <w:t>è</w:t>
      </w:r>
      <w:r w:rsidRPr="73CE65E7">
        <w:rPr>
          <w:rFonts w:cstheme="minorBidi"/>
          <w:color w:val="24303B"/>
        </w:rPr>
        <w:t>Lokale protocollen</w:t>
      </w:r>
    </w:p>
    <w:p w14:paraId="301D5A01" w14:textId="6DF16F64" w:rsidR="005F1933" w:rsidRDefault="005F1933">
      <w:pPr>
        <w:spacing w:line="259" w:lineRule="auto"/>
        <w:rPr>
          <w:rFonts w:cstheme="minorHAnsi"/>
          <w:sz w:val="24"/>
          <w:szCs w:val="24"/>
        </w:rPr>
      </w:pPr>
      <w:r>
        <w:rPr>
          <w:rFonts w:cstheme="minorHAnsi"/>
          <w:color w:val="24303B"/>
          <w:sz w:val="24"/>
          <w:szCs w:val="24"/>
        </w:rPr>
        <w:br w:type="page"/>
      </w:r>
    </w:p>
    <w:p w14:paraId="57CDDA06" w14:textId="77777777" w:rsidR="00974FE2" w:rsidRDefault="00974FE2" w:rsidP="00974FE2">
      <w:pPr>
        <w:rPr>
          <w:i/>
          <w:sz w:val="20"/>
          <w:szCs w:val="20"/>
          <w:lang w:val="en-GB"/>
        </w:rPr>
      </w:pPr>
      <w:r w:rsidRPr="00974FE2">
        <w:rPr>
          <w:b/>
          <w:color w:val="123A5F"/>
          <w:sz w:val="36"/>
          <w:szCs w:val="36"/>
          <w:lang w:val="en-GB"/>
        </w:rPr>
        <w:lastRenderedPageBreak/>
        <w:t>Mechanisms of change</w:t>
      </w:r>
      <w:r w:rsidRPr="00A23419">
        <w:rPr>
          <w:b/>
          <w:color w:val="123A5F"/>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color w:val="24303B"/>
          <w:lang w:val="en-GB"/>
        </w:rPr>
        <w:t>(the intermediate mechanisms through which intervention activities produce intended (or unintended) effects/how intervention activities, and participants’ interactions with them, trigger change)</w:t>
      </w:r>
    </w:p>
    <w:p w14:paraId="730F2311" w14:textId="4A72CA52" w:rsidR="00C00B7D" w:rsidRPr="00F63D06" w:rsidRDefault="006A419F" w:rsidP="00F63D06">
      <w:pPr>
        <w:rPr>
          <w:rFonts w:cstheme="minorHAnsi"/>
          <w:color w:val="0070C0"/>
          <w:sz w:val="24"/>
          <w:szCs w:val="24"/>
        </w:rPr>
      </w:pPr>
      <w:r>
        <w:rPr>
          <w:b/>
          <w:color w:val="0070C0"/>
          <w:sz w:val="26"/>
          <w:szCs w:val="26"/>
          <w:lang w:val="en-GB"/>
        </w:rPr>
        <w:t>1</w:t>
      </w:r>
      <w:r w:rsidR="00F63D06" w:rsidRPr="005F1933">
        <w:rPr>
          <w:b/>
          <w:color w:val="0070C0"/>
          <w:sz w:val="26"/>
          <w:szCs w:val="26"/>
          <w:lang w:val="en-GB"/>
        </w:rPr>
        <w:t>. Responses and interactions</w:t>
      </w:r>
      <w:r w:rsidR="00F63D06" w:rsidRPr="00F63D06">
        <w:rPr>
          <w:color w:val="0070C0"/>
          <w:sz w:val="24"/>
          <w:szCs w:val="24"/>
          <w:lang w:val="en-GB"/>
        </w:rPr>
        <w:t xml:space="preserve"> </w:t>
      </w:r>
      <w:r w:rsidR="00F63D06" w:rsidRPr="005F1933">
        <w:rPr>
          <w:iCs/>
          <w:color w:val="24303B"/>
          <w:lang w:val="en-GB"/>
        </w:rPr>
        <w:t>(how participants interact with the intervention)</w:t>
      </w:r>
    </w:p>
    <w:p w14:paraId="6987450E" w14:textId="00CDC8D8" w:rsidR="00DF1736" w:rsidRPr="00DF1736" w:rsidRDefault="00F63D06" w:rsidP="005F1933">
      <w:pPr>
        <w:rPr>
          <w:rFonts w:cstheme="minorHAnsi"/>
          <w:sz w:val="24"/>
          <w:szCs w:val="24"/>
          <w:lang/>
        </w:rPr>
      </w:pPr>
      <w:r w:rsidRPr="00F63D06">
        <w:rPr>
          <w:b/>
          <w:bCs/>
          <w:color w:val="123A5F"/>
          <w:highlight w:val="lightGray"/>
          <w:lang w:val="en-GB"/>
        </w:rPr>
        <w:t>k) Level of satisfaction and acceptability of the intervention as a whole and the different components</w:t>
      </w:r>
      <w:r>
        <w:rPr>
          <w:b/>
          <w:bCs/>
          <w:color w:val="123A5F"/>
          <w:lang w:val="en-GB"/>
        </w:rPr>
        <w:t xml:space="preserve"> </w:t>
      </w:r>
    </w:p>
    <w:p w14:paraId="1993B8D0" w14:textId="719EB78B" w:rsidR="00DF1736" w:rsidRPr="00DF1736" w:rsidRDefault="00DF1736" w:rsidP="00DF1736">
      <w:pPr>
        <w:jc w:val="both"/>
        <w:rPr>
          <w:b/>
          <w:bCs/>
          <w:lang w:val="en-GB"/>
        </w:rPr>
      </w:pPr>
      <w:r w:rsidRPr="00DF1736">
        <w:rPr>
          <w:b/>
          <w:bCs/>
          <w:color w:val="123A5F"/>
          <w:highlight w:val="lightGray"/>
          <w:lang w:val="en-GB"/>
        </w:rPr>
        <w:t xml:space="preserve">(l) Perceived benefit and relevance of the intervention </w:t>
      </w:r>
    </w:p>
    <w:p w14:paraId="6F7C0DA4" w14:textId="491886B7" w:rsidR="00F63D06" w:rsidRPr="005F1933" w:rsidRDefault="00505D9B" w:rsidP="00F63D06">
      <w:pPr>
        <w:rPr>
          <w:rFonts w:cstheme="minorHAnsi"/>
          <w:lang w:val="nl-NL"/>
        </w:rPr>
      </w:pPr>
      <w:r w:rsidRPr="005F1933">
        <w:rPr>
          <w:rFonts w:cstheme="minorHAnsi"/>
          <w:color w:val="24303B"/>
          <w:lang w:val="nl-NL"/>
        </w:rPr>
        <w:t xml:space="preserve">We willen graag uw mening horen over de meerwaarde en relevantie van de PARADISE-interventie in </w:t>
      </w:r>
      <w:r w:rsidR="005F1933">
        <w:rPr>
          <w:rFonts w:cstheme="minorHAnsi"/>
          <w:color w:val="24303B"/>
          <w:lang w:val="nl-NL"/>
        </w:rPr>
        <w:t>de praktijkvoering van de voetkliniek</w:t>
      </w:r>
      <w:r w:rsidRPr="005F1933">
        <w:rPr>
          <w:rFonts w:cstheme="minorHAnsi"/>
          <w:color w:val="24303B"/>
          <w:lang w:val="nl-NL"/>
        </w:rPr>
        <w:t>.</w:t>
      </w:r>
    </w:p>
    <w:p w14:paraId="63BCD034" w14:textId="77777777" w:rsidR="00505D9B" w:rsidRPr="009F39D4" w:rsidRDefault="00505D9B" w:rsidP="73CE65E7">
      <w:pPr>
        <w:numPr>
          <w:ilvl w:val="0"/>
          <w:numId w:val="13"/>
        </w:numPr>
        <w:spacing w:after="0" w:line="259" w:lineRule="auto"/>
        <w:rPr>
          <w:rFonts w:cstheme="minorBidi"/>
          <w:lang w:val="nl-BE"/>
        </w:rPr>
      </w:pPr>
      <w:r w:rsidRPr="009F39D4">
        <w:rPr>
          <w:rFonts w:cstheme="minorBidi"/>
          <w:color w:val="24303B"/>
          <w:lang w:val="nl-BE"/>
        </w:rPr>
        <w:t xml:space="preserve">Hoe zou u de meerwaarde van de PARADISE-interventie beschrijven? </w:t>
      </w:r>
    </w:p>
    <w:p w14:paraId="6895E72B" w14:textId="0CD87C8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levert de interventie volgens u op? </w:t>
      </w:r>
    </w:p>
    <w:p w14:paraId="59D25D6C" w14:textId="682CED8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wie is ze vooral nuttig? </w:t>
      </w:r>
    </w:p>
    <w:p w14:paraId="54311E56" w14:textId="3D96E8E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situaties waarin ze minder meerwaarde heeft? </w:t>
      </w:r>
    </w:p>
    <w:p w14:paraId="3E107A33" w14:textId="77777777" w:rsidR="005F1933" w:rsidRPr="005F1933" w:rsidRDefault="005F1933" w:rsidP="005F1933">
      <w:pPr>
        <w:spacing w:after="0" w:line="259" w:lineRule="auto"/>
        <w:ind w:left="720"/>
        <w:rPr>
          <w:rFonts w:cstheme="minorHAnsi"/>
          <w:lang/>
        </w:rPr>
      </w:pPr>
    </w:p>
    <w:p w14:paraId="5D2C396E" w14:textId="77777777" w:rsidR="00505D9B" w:rsidRPr="009F39D4" w:rsidRDefault="00505D9B" w:rsidP="73CE65E7">
      <w:pPr>
        <w:numPr>
          <w:ilvl w:val="0"/>
          <w:numId w:val="14"/>
        </w:numPr>
        <w:spacing w:after="0" w:line="259" w:lineRule="auto"/>
        <w:rPr>
          <w:rFonts w:cstheme="minorBidi"/>
          <w:lang w:val="nl-BE"/>
        </w:rPr>
      </w:pPr>
      <w:r w:rsidRPr="009F39D4">
        <w:rPr>
          <w:rFonts w:cstheme="minorBidi"/>
          <w:color w:val="24303B"/>
          <w:lang w:val="nl-BE"/>
        </w:rPr>
        <w:t xml:space="preserve">Welke voordelen ziet u voor patiënten die deelnemen aan de interventie? </w:t>
      </w:r>
    </w:p>
    <w:p w14:paraId="2807E090" w14:textId="3963965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Veranderingen in kennis, gedrag of uitkomsten </w:t>
      </w:r>
    </w:p>
    <w:p w14:paraId="513EC5FC" w14:textId="3C8A555A"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Klinische of functionele verbeteringen </w:t>
      </w:r>
    </w:p>
    <w:p w14:paraId="703E2DEF" w14:textId="21F932D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Patiënttevredenheid of betrokkenheid </w:t>
      </w:r>
    </w:p>
    <w:p w14:paraId="541C9442" w14:textId="1BD45DA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deze voordelen consistent over patiënten heen? </w:t>
      </w:r>
    </w:p>
    <w:p w14:paraId="131A1E89" w14:textId="77777777" w:rsidR="005F1933" w:rsidRPr="005F1933" w:rsidRDefault="005F1933" w:rsidP="005F1933">
      <w:pPr>
        <w:spacing w:after="0" w:line="259" w:lineRule="auto"/>
        <w:ind w:left="720"/>
        <w:rPr>
          <w:rFonts w:cstheme="minorHAnsi"/>
          <w:lang/>
        </w:rPr>
      </w:pPr>
    </w:p>
    <w:p w14:paraId="68E20937" w14:textId="77777777" w:rsidR="00505D9B" w:rsidRPr="009F39D4" w:rsidRDefault="00505D9B" w:rsidP="73CE65E7">
      <w:pPr>
        <w:numPr>
          <w:ilvl w:val="0"/>
          <w:numId w:val="15"/>
        </w:numPr>
        <w:spacing w:after="0" w:line="259" w:lineRule="auto"/>
        <w:rPr>
          <w:rFonts w:cstheme="minorBidi"/>
          <w:lang w:val="nl-BE"/>
        </w:rPr>
      </w:pPr>
      <w:r w:rsidRPr="009F39D4">
        <w:rPr>
          <w:rFonts w:cstheme="minorBidi"/>
          <w:color w:val="24303B"/>
          <w:lang w:val="nl-BE"/>
        </w:rPr>
        <w:t xml:space="preserve">Welke meerwaarde heeft de interventie voor uw eigen werk of klinische praktijk? </w:t>
      </w:r>
    </w:p>
    <w:p w14:paraId="097C7AFE" w14:textId="10D41982"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Ondersteunt het uw beslissingen of aanpak? </w:t>
      </w:r>
    </w:p>
    <w:p w14:paraId="078715E7" w14:textId="33E33BD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Verbetert het de kwaliteit van zorg? </w:t>
      </w:r>
    </w:p>
    <w:p w14:paraId="645FF829" w14:textId="2F7B4FA5"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het invloed op samenwerking met collega’s? </w:t>
      </w:r>
    </w:p>
    <w:p w14:paraId="4EE3AF4C" w14:textId="322FB9BD" w:rsidR="000F6834" w:rsidRPr="005F1933" w:rsidRDefault="000F6834" w:rsidP="00D06264">
      <w:pPr>
        <w:pStyle w:val="Lijstalinea"/>
        <w:numPr>
          <w:ilvl w:val="0"/>
          <w:numId w:val="1"/>
        </w:numPr>
        <w:spacing w:after="0" w:line="257" w:lineRule="auto"/>
        <w:ind w:left="1077" w:hanging="357"/>
        <w:contextualSpacing w:val="0"/>
        <w:rPr>
          <w:rFonts w:cstheme="minorHAnsi"/>
          <w:lang w:val="nl-BE"/>
        </w:rPr>
      </w:pPr>
      <w:r w:rsidRPr="005F1933">
        <w:rPr>
          <w:rFonts w:cstheme="minorHAnsi"/>
          <w:color w:val="24303B"/>
          <w:lang w:val="nl-BE"/>
        </w:rPr>
        <w:t>In welke mate heeft de interventie bijgedragen aan jouw vaardigheden omtrent het monitoren/educeren/behandelen van de patiënt met diabetes?</w:t>
      </w:r>
    </w:p>
    <w:p w14:paraId="4A2B12DE" w14:textId="3B8375C6" w:rsidR="000F6834" w:rsidRDefault="000F6834" w:rsidP="00D06264">
      <w:pPr>
        <w:pStyle w:val="Lijstalinea"/>
        <w:numPr>
          <w:ilvl w:val="0"/>
          <w:numId w:val="1"/>
        </w:numPr>
        <w:spacing w:after="0"/>
        <w:rPr>
          <w:rFonts w:cstheme="minorHAnsi"/>
          <w:lang w:val="nl-BE"/>
        </w:rPr>
      </w:pPr>
      <w:r w:rsidRPr="005F1933">
        <w:rPr>
          <w:rFonts w:cstheme="minorHAnsi"/>
          <w:color w:val="24303B"/>
          <w:lang w:val="nl-BE"/>
        </w:rPr>
        <w:t>In hoeverre heeft de interventie de inhoud van je standaardzorg beïnvloed?</w:t>
      </w:r>
    </w:p>
    <w:p w14:paraId="53B977CC" w14:textId="77777777" w:rsidR="005F1933" w:rsidRPr="005F1933" w:rsidRDefault="005F1933" w:rsidP="005F1933">
      <w:pPr>
        <w:pStyle w:val="Lijstalinea"/>
        <w:spacing w:after="0"/>
        <w:ind w:left="1070"/>
        <w:rPr>
          <w:rFonts w:cstheme="minorHAnsi"/>
          <w:lang w:val="nl-BE"/>
        </w:rPr>
      </w:pPr>
    </w:p>
    <w:p w14:paraId="22B09DA5" w14:textId="77777777" w:rsidR="00505D9B" w:rsidRPr="009F39D4" w:rsidRDefault="00505D9B" w:rsidP="73CE65E7">
      <w:pPr>
        <w:numPr>
          <w:ilvl w:val="0"/>
          <w:numId w:val="16"/>
        </w:numPr>
        <w:spacing w:after="0" w:line="259" w:lineRule="auto"/>
        <w:rPr>
          <w:rFonts w:cstheme="minorBidi"/>
          <w:lang w:val="nl-BE"/>
        </w:rPr>
      </w:pPr>
      <w:r w:rsidRPr="009F39D4">
        <w:rPr>
          <w:rFonts w:cstheme="minorBidi"/>
          <w:color w:val="24303B"/>
          <w:lang w:val="nl-BE"/>
        </w:rPr>
        <w:t xml:space="preserve">In welke mate sluit de interventie aan bij de noden van uw patiënten? </w:t>
      </w:r>
    </w:p>
    <w:p w14:paraId="4C20F9E4" w14:textId="44030094"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welke patiëntgroepen werkt het goed? </w:t>
      </w:r>
    </w:p>
    <w:p w14:paraId="281F8E0D" w14:textId="423A08CE"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patiënten voor wie het minder geschikt is? </w:t>
      </w:r>
    </w:p>
    <w:p w14:paraId="5D99439D" w14:textId="477094E9"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Waar ziet u een goede “fit” en waar niet? </w:t>
      </w:r>
    </w:p>
    <w:p w14:paraId="46D2F583" w14:textId="77777777" w:rsidR="005F1933" w:rsidRPr="005F1933" w:rsidRDefault="005F1933" w:rsidP="005F1933">
      <w:pPr>
        <w:spacing w:after="0" w:line="259" w:lineRule="auto"/>
        <w:ind w:left="720"/>
        <w:rPr>
          <w:rFonts w:cstheme="minorHAnsi"/>
          <w:lang/>
        </w:rPr>
      </w:pPr>
    </w:p>
    <w:p w14:paraId="29BA42DE" w14:textId="77777777" w:rsidR="00505D9B" w:rsidRPr="009F39D4" w:rsidRDefault="00505D9B" w:rsidP="73CE65E7">
      <w:pPr>
        <w:numPr>
          <w:ilvl w:val="0"/>
          <w:numId w:val="17"/>
        </w:numPr>
        <w:spacing w:after="0" w:line="259" w:lineRule="auto"/>
        <w:rPr>
          <w:rFonts w:cstheme="minorBidi"/>
          <w:lang w:val="nl-BE"/>
        </w:rPr>
      </w:pPr>
      <w:r w:rsidRPr="009F39D4">
        <w:rPr>
          <w:rFonts w:cstheme="minorBidi"/>
          <w:color w:val="24303B"/>
          <w:lang w:val="nl-BE"/>
        </w:rPr>
        <w:t xml:space="preserve">Hoe past de interventie binnen de huidige zorgpraktijk of workflows? </w:t>
      </w:r>
    </w:p>
    <w:p w14:paraId="57AB20D0" w14:textId="7881D58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Sluit het aan bij bestaande processen? </w:t>
      </w:r>
    </w:p>
    <w:p w14:paraId="5B16B669" w14:textId="27E8B46B"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Vraagt het grote veranderingen? </w:t>
      </w:r>
    </w:p>
    <w:p w14:paraId="1160B4BC" w14:textId="255E3EC5"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het complementair of eerder overlappend met wat al bestaat? </w:t>
      </w:r>
    </w:p>
    <w:p w14:paraId="6F69D0F2" w14:textId="77777777" w:rsidR="005F1933" w:rsidRPr="005F1933" w:rsidRDefault="005F1933" w:rsidP="005F1933">
      <w:pPr>
        <w:spacing w:after="0" w:line="259" w:lineRule="auto"/>
        <w:ind w:left="720"/>
        <w:rPr>
          <w:rFonts w:cstheme="minorHAnsi"/>
          <w:lang/>
        </w:rPr>
      </w:pPr>
    </w:p>
    <w:p w14:paraId="187A0D20" w14:textId="53DCB468" w:rsidR="00505D9B" w:rsidRPr="009F39D4" w:rsidRDefault="00505D9B" w:rsidP="73CE65E7">
      <w:pPr>
        <w:numPr>
          <w:ilvl w:val="0"/>
          <w:numId w:val="18"/>
        </w:numPr>
        <w:spacing w:after="0" w:line="259" w:lineRule="auto"/>
        <w:rPr>
          <w:rFonts w:cstheme="minorBidi"/>
          <w:lang w:val="nl-BE"/>
        </w:rPr>
      </w:pPr>
      <w:r w:rsidRPr="009F39D4">
        <w:rPr>
          <w:rFonts w:cstheme="minorBidi"/>
          <w:color w:val="24303B"/>
          <w:lang w:val="nl-BE"/>
        </w:rPr>
        <w:t xml:space="preserve">Hoe verhoudt de PARADISE-interventie zich tot de zorg die u normaal biedt? </w:t>
      </w:r>
    </w:p>
    <w:p w14:paraId="6706764F" w14:textId="5992EF98"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is beter of minder goed? </w:t>
      </w:r>
    </w:p>
    <w:p w14:paraId="7DF58FE2" w14:textId="459B38C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Zou u elementen ervan willen behouden in de toekomst? </w:t>
      </w:r>
    </w:p>
    <w:p w14:paraId="3FB65801" w14:textId="77777777" w:rsidR="00505D9B" w:rsidRPr="009F39D4" w:rsidRDefault="00505D9B" w:rsidP="73CE65E7">
      <w:pPr>
        <w:numPr>
          <w:ilvl w:val="0"/>
          <w:numId w:val="19"/>
        </w:numPr>
        <w:spacing w:after="0" w:line="259" w:lineRule="auto"/>
        <w:rPr>
          <w:rFonts w:cstheme="minorBidi"/>
          <w:lang w:val="nl-BE"/>
        </w:rPr>
      </w:pPr>
      <w:r w:rsidRPr="009F39D4">
        <w:rPr>
          <w:rFonts w:cstheme="minorBidi"/>
          <w:color w:val="24303B"/>
          <w:lang w:val="nl-BE"/>
        </w:rPr>
        <w:t xml:space="preserve">Denkt u dat de interventie daadwerkelijk impact heeft op patiëntuitkomsten? </w:t>
      </w:r>
    </w:p>
    <w:p w14:paraId="29C59681" w14:textId="0CF79A2D"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lastRenderedPageBreak/>
        <w:t>è</w:t>
      </w:r>
      <w:r w:rsidRPr="009F39D4">
        <w:rPr>
          <w:rFonts w:cstheme="minorBidi"/>
          <w:color w:val="24303B"/>
          <w:lang w:val="nl-BE"/>
        </w:rPr>
        <w:t xml:space="preserve">Waar baseert u dat op? (ervaring, observaties) </w:t>
      </w:r>
    </w:p>
    <w:p w14:paraId="1C2B9D58" w14:textId="11E260C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concrete voorbeelden? </w:t>
      </w:r>
    </w:p>
    <w:p w14:paraId="50400193" w14:textId="34A68CA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ook beperkingen in effect? </w:t>
      </w:r>
    </w:p>
    <w:p w14:paraId="6DE9E6F9" w14:textId="77777777" w:rsidR="000F6834" w:rsidRPr="005F1933" w:rsidRDefault="000F6834" w:rsidP="00505D9B">
      <w:pPr>
        <w:spacing w:line="259" w:lineRule="auto"/>
        <w:rPr>
          <w:rFonts w:cstheme="minorHAnsi"/>
          <w:lang/>
        </w:rPr>
      </w:pPr>
    </w:p>
    <w:p w14:paraId="211373D4" w14:textId="77777777" w:rsidR="00505D9B" w:rsidRPr="009F39D4" w:rsidRDefault="00505D9B" w:rsidP="73CE65E7">
      <w:pPr>
        <w:numPr>
          <w:ilvl w:val="0"/>
          <w:numId w:val="20"/>
        </w:numPr>
        <w:spacing w:after="0" w:line="259" w:lineRule="auto"/>
        <w:ind w:left="714" w:hanging="357"/>
        <w:rPr>
          <w:rFonts w:cstheme="minorBidi"/>
          <w:lang w:val="nl-BE"/>
        </w:rPr>
      </w:pPr>
      <w:r w:rsidRPr="009F39D4">
        <w:rPr>
          <w:rFonts w:cstheme="minorBidi"/>
          <w:color w:val="24303B"/>
          <w:lang w:val="nl-BE"/>
        </w:rPr>
        <w:t xml:space="preserve">Zijn er aspecten van de interventie die volgens u minder relevant of minder nuttig zijn? </w:t>
      </w:r>
    </w:p>
    <w:p w14:paraId="36436AF0" w14:textId="583E7FBA" w:rsidR="00505D9B" w:rsidRPr="009F39D4" w:rsidRDefault="00505D9B" w:rsidP="73CE65E7">
      <w:pPr>
        <w:spacing w:after="0" w:line="259" w:lineRule="auto"/>
        <w:ind w:left="714"/>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Welke onderdelen voegen weinig toe? </w:t>
      </w:r>
    </w:p>
    <w:p w14:paraId="536A3D13" w14:textId="70B6EFF7" w:rsidR="00505D9B" w:rsidRPr="009F39D4" w:rsidRDefault="00505D9B" w:rsidP="73CE65E7">
      <w:pPr>
        <w:spacing w:after="0" w:line="259" w:lineRule="auto"/>
        <w:ind w:left="714"/>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In welke context werkt het minder goed? </w:t>
      </w:r>
    </w:p>
    <w:p w14:paraId="4627A67E" w14:textId="77777777" w:rsidR="005F1933" w:rsidRPr="005F1933" w:rsidRDefault="005F1933" w:rsidP="005F1933">
      <w:pPr>
        <w:spacing w:after="0" w:line="259" w:lineRule="auto"/>
        <w:ind w:left="714"/>
        <w:rPr>
          <w:rFonts w:cstheme="minorHAnsi"/>
          <w:lang/>
        </w:rPr>
      </w:pPr>
    </w:p>
    <w:p w14:paraId="775DA92D" w14:textId="77777777" w:rsidR="00505D9B" w:rsidRPr="009F39D4" w:rsidRDefault="00505D9B" w:rsidP="73CE65E7">
      <w:pPr>
        <w:numPr>
          <w:ilvl w:val="0"/>
          <w:numId w:val="21"/>
        </w:numPr>
        <w:spacing w:after="0" w:line="259" w:lineRule="auto"/>
        <w:rPr>
          <w:rFonts w:cstheme="minorBidi"/>
          <w:lang w:val="nl-BE"/>
        </w:rPr>
      </w:pPr>
      <w:r w:rsidRPr="009F39D4">
        <w:rPr>
          <w:rFonts w:cstheme="minorBidi"/>
          <w:color w:val="24303B"/>
          <w:lang w:val="nl-BE"/>
        </w:rPr>
        <w:t xml:space="preserve">In hoeverre zou u deze interventie in de toekomst blijven gebruiken? </w:t>
      </w:r>
    </w:p>
    <w:p w14:paraId="54B9AB01" w14:textId="3F7CC18C"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Onder welke voorwaarden? </w:t>
      </w:r>
    </w:p>
    <w:p w14:paraId="71E22053" w14:textId="3019FF1D"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moet aangepast worden om ze relevanter te maken? </w:t>
      </w:r>
    </w:p>
    <w:p w14:paraId="0AFEFDA0" w14:textId="38BDF699" w:rsidR="005F1933"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welke settings is ze het meest geschikt? </w:t>
      </w:r>
    </w:p>
    <w:p w14:paraId="149BD16D" w14:textId="77777777" w:rsidR="00505D9B" w:rsidRPr="005F1933" w:rsidRDefault="00505D9B" w:rsidP="00505D9B">
      <w:pPr>
        <w:spacing w:line="259" w:lineRule="auto"/>
        <w:ind w:left="720"/>
        <w:rPr>
          <w:rFonts w:cstheme="minorHAnsi"/>
          <w:lang/>
        </w:rPr>
      </w:pPr>
    </w:p>
    <w:p w14:paraId="5EC91A2C" w14:textId="3B854119" w:rsidR="007D5365" w:rsidRDefault="00961BB6">
      <w:pPr>
        <w:spacing w:line="259" w:lineRule="auto"/>
        <w:rPr>
          <w:color w:val="0070C0"/>
          <w:sz w:val="24"/>
          <w:szCs w:val="24"/>
          <w:lang w:val="en-GB"/>
        </w:rPr>
      </w:pPr>
      <w:r w:rsidRPr="005F1933">
        <w:rPr>
          <w:b/>
          <w:bCs/>
          <w:color w:val="0070C0"/>
          <w:sz w:val="26"/>
          <w:szCs w:val="26"/>
          <w:lang w:val="en-GB"/>
        </w:rPr>
        <w:t>2. Mediators</w:t>
      </w:r>
      <w:r w:rsidRPr="005F1933">
        <w:rPr>
          <w:color w:val="0070C0"/>
          <w:sz w:val="26"/>
          <w:szCs w:val="26"/>
          <w:lang w:val="en-GB"/>
        </w:rPr>
        <w:t xml:space="preserve"> </w:t>
      </w:r>
      <w:r w:rsidRPr="005F1933">
        <w:rPr>
          <w:i/>
          <w:color w:val="0070C0"/>
          <w:sz w:val="26"/>
          <w:szCs w:val="26"/>
          <w:lang w:val="en-GB"/>
        </w:rPr>
        <w:t>(intermediate processes which explain subsequent changes in outcomes)</w:t>
      </w:r>
      <w:r w:rsidRPr="005F1933">
        <w:rPr>
          <w:color w:val="0070C0"/>
          <w:sz w:val="26"/>
          <w:szCs w:val="26"/>
          <w:lang w:val="en-GB"/>
        </w:rPr>
        <w:t xml:space="preserve"> </w:t>
      </w:r>
    </w:p>
    <w:p w14:paraId="6C912BB9" w14:textId="37C27EBF" w:rsidR="000F6834" w:rsidRPr="005F1933" w:rsidRDefault="007D5365" w:rsidP="007D5365">
      <w:pPr>
        <w:rPr>
          <w:rFonts w:cstheme="minorHAnsi"/>
          <w:b/>
          <w:bCs/>
          <w:lang w:val="nl-NL"/>
        </w:rPr>
      </w:pPr>
      <w:r w:rsidRPr="005F1933">
        <w:rPr>
          <w:rFonts w:cstheme="minorHAnsi"/>
          <w:b/>
          <w:bCs/>
          <w:color w:val="123A5F"/>
          <w:highlight w:val="lightGray"/>
          <w:lang/>
        </w:rPr>
        <w:t>T</w:t>
      </w:r>
      <w:r w:rsidR="000F6834" w:rsidRPr="005F1933">
        <w:rPr>
          <w:rFonts w:cstheme="minorHAnsi"/>
          <w:b/>
          <w:bCs/>
          <w:color w:val="123A5F"/>
          <w:highlight w:val="lightGray"/>
          <w:lang/>
        </w:rPr>
        <w:t>herapeutische relatie / ondersteuning</w:t>
      </w:r>
    </w:p>
    <w:p w14:paraId="1847503F" w14:textId="77777777" w:rsidR="000F6834" w:rsidRPr="009F39D4" w:rsidRDefault="000F6834" w:rsidP="73CE65E7">
      <w:pPr>
        <w:pStyle w:val="Lijstalinea"/>
        <w:numPr>
          <w:ilvl w:val="0"/>
          <w:numId w:val="23"/>
        </w:numPr>
        <w:rPr>
          <w:rFonts w:cstheme="minorBidi"/>
          <w:lang w:val="nl-BE"/>
        </w:rPr>
      </w:pPr>
      <w:r w:rsidRPr="009F39D4">
        <w:rPr>
          <w:rFonts w:cstheme="minorBidi"/>
          <w:color w:val="24303B"/>
          <w:lang w:val="nl-BE"/>
        </w:rPr>
        <w:t>Voelt patiënt zich gesteund en begrepen?</w:t>
      </w:r>
    </w:p>
    <w:p w14:paraId="6CDE5489" w14:textId="432FEBC6" w:rsidR="00F258D7" w:rsidRPr="005F1933" w:rsidRDefault="007D5365" w:rsidP="007D5365">
      <w:pPr>
        <w:pStyle w:val="Lijstalinea"/>
        <w:ind w:left="851" w:hanging="142"/>
        <w:rPr>
          <w:rFonts w:cstheme="minorHAnsi"/>
          <w:lang w:val="nl-BE"/>
        </w:rPr>
      </w:pPr>
      <w:r w:rsidRPr="005F1933">
        <w:rPr>
          <w:rFonts w:ascii="Wingdings" w:eastAsia="Wingdings" w:hAnsi="Wingdings" w:cstheme="minorHAnsi"/>
          <w:lang/>
        </w:rPr>
        <w:t>è</w:t>
      </w:r>
      <w:r w:rsidR="009C2EF3" w:rsidRPr="005F1933">
        <w:rPr>
          <w:rFonts w:cstheme="minorHAnsi"/>
          <w:color w:val="24303B"/>
          <w:lang w:val="nl-BE"/>
        </w:rPr>
        <w:t>Als we nu even kijken naar de relatie met de patiënt, h</w:t>
      </w:r>
      <w:r w:rsidR="00F258D7" w:rsidRPr="005F1933">
        <w:rPr>
          <w:rFonts w:cstheme="minorHAnsi"/>
          <w:color w:val="24303B"/>
          <w:lang w:val="nl-BE"/>
        </w:rPr>
        <w:t xml:space="preserve">oe ervaarde </w:t>
      </w:r>
      <w:r w:rsidR="00CE4598" w:rsidRPr="005F1933">
        <w:rPr>
          <w:rFonts w:cstheme="minorHAnsi"/>
          <w:color w:val="24303B"/>
          <w:lang w:val="nl-BE"/>
        </w:rPr>
        <w:t>je het nauw samen</w:t>
      </w:r>
      <w:r w:rsidR="00F258D7" w:rsidRPr="005F1933">
        <w:rPr>
          <w:rFonts w:cstheme="minorHAnsi"/>
          <w:color w:val="24303B"/>
          <w:lang w:val="nl-BE"/>
        </w:rPr>
        <w:t>werken met de patiënten?</w:t>
      </w:r>
    </w:p>
    <w:p w14:paraId="35C9024A" w14:textId="3533668C" w:rsidR="00CE4598"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8F37E6" w:rsidRPr="005F1933">
        <w:rPr>
          <w:rFonts w:cstheme="minorHAnsi"/>
          <w:color w:val="24303B"/>
          <w:lang w:val="nl-BE"/>
        </w:rPr>
        <w:t>Heeft</w:t>
      </w:r>
      <w:r w:rsidR="00CE4598" w:rsidRPr="005F1933">
        <w:rPr>
          <w:rFonts w:cstheme="minorHAnsi"/>
          <w:color w:val="24303B"/>
          <w:lang w:val="nl-BE"/>
        </w:rPr>
        <w:t xml:space="preserve"> </w:t>
      </w:r>
      <w:r w:rsidR="008F37E6" w:rsidRPr="005F1933">
        <w:rPr>
          <w:rFonts w:cstheme="minorHAnsi"/>
          <w:color w:val="24303B"/>
          <w:lang w:val="nl-BE"/>
        </w:rPr>
        <w:t xml:space="preserve">de nauwe samenwerking </w:t>
      </w:r>
      <w:r w:rsidR="00CE4598" w:rsidRPr="005F1933">
        <w:rPr>
          <w:rFonts w:cstheme="minorHAnsi"/>
          <w:color w:val="24303B"/>
          <w:lang w:val="nl-BE"/>
        </w:rPr>
        <w:t xml:space="preserve">volgens jou </w:t>
      </w:r>
      <w:r w:rsidR="008F37E6" w:rsidRPr="005F1933">
        <w:rPr>
          <w:rFonts w:cstheme="minorHAnsi"/>
          <w:color w:val="24303B"/>
          <w:lang w:val="nl-BE"/>
        </w:rPr>
        <w:t>een</w:t>
      </w:r>
      <w:r w:rsidR="005B55F4" w:rsidRPr="005F1933">
        <w:rPr>
          <w:rFonts w:cstheme="minorHAnsi"/>
          <w:color w:val="24303B"/>
          <w:lang w:val="nl-BE"/>
        </w:rPr>
        <w:t xml:space="preserve"> effect</w:t>
      </w:r>
      <w:r w:rsidR="00CE4598" w:rsidRPr="005F1933">
        <w:rPr>
          <w:rFonts w:cstheme="minorHAnsi"/>
          <w:color w:val="24303B"/>
          <w:lang w:val="nl-BE"/>
        </w:rPr>
        <w:t xml:space="preserve"> op </w:t>
      </w:r>
      <w:r w:rsidR="008F37E6" w:rsidRPr="005F1933">
        <w:rPr>
          <w:rFonts w:cstheme="minorHAnsi"/>
          <w:color w:val="24303B"/>
          <w:lang w:val="nl-BE"/>
        </w:rPr>
        <w:t>de klinische resultaten van de trial</w:t>
      </w:r>
      <w:r w:rsidR="00325F64" w:rsidRPr="005F1933">
        <w:rPr>
          <w:rFonts w:cstheme="minorHAnsi"/>
          <w:color w:val="24303B"/>
          <w:lang w:val="nl-BE"/>
        </w:rPr>
        <w:t xml:space="preserve">? </w:t>
      </w:r>
    </w:p>
    <w:p w14:paraId="749C5653" w14:textId="0FF1E660" w:rsidR="00EE6C9B"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A64FD9" w:rsidRPr="005F1933">
        <w:rPr>
          <w:rFonts w:cstheme="minorHAnsi"/>
          <w:color w:val="24303B"/>
          <w:lang w:val="nl-BE"/>
        </w:rPr>
        <w:t xml:space="preserve">Hoe zou de patiënt </w:t>
      </w:r>
      <w:r w:rsidR="00CE4598" w:rsidRPr="005F1933">
        <w:rPr>
          <w:rFonts w:cstheme="minorHAnsi"/>
          <w:color w:val="24303B"/>
          <w:lang w:val="nl-BE"/>
        </w:rPr>
        <w:t>deze nauwe samenwerking ervaren</w:t>
      </w:r>
      <w:r w:rsidR="00A64FD9" w:rsidRPr="005F1933">
        <w:rPr>
          <w:rFonts w:cstheme="minorHAnsi"/>
          <w:color w:val="24303B"/>
          <w:lang w:val="nl-BE"/>
        </w:rPr>
        <w:t>?</w:t>
      </w:r>
    </w:p>
    <w:p w14:paraId="63124DDC" w14:textId="4E1F985D" w:rsidR="00310D35"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C6707E" w:rsidRPr="005F1933">
        <w:rPr>
          <w:rFonts w:cstheme="minorHAnsi"/>
          <w:color w:val="24303B"/>
          <w:lang w:val="nl-BE"/>
        </w:rPr>
        <w:t>Welk effect</w:t>
      </w:r>
      <w:r w:rsidR="00310D35" w:rsidRPr="005F1933">
        <w:rPr>
          <w:rFonts w:cstheme="minorHAnsi"/>
          <w:color w:val="24303B"/>
          <w:lang w:val="nl-BE"/>
        </w:rPr>
        <w:t xml:space="preserve"> heeft dit nauwe contact gehad op de communicatie tussen u en de patiënten?</w:t>
      </w:r>
    </w:p>
    <w:p w14:paraId="61DB5D6A" w14:textId="2B6249C2" w:rsidR="000F6834" w:rsidRPr="005F1933" w:rsidRDefault="000F6834" w:rsidP="73CE65E7">
      <w:pPr>
        <w:rPr>
          <w:rFonts w:cstheme="minorBidi"/>
          <w:b/>
          <w:bCs/>
        </w:rPr>
      </w:pPr>
      <w:r w:rsidRPr="73CE65E7">
        <w:rPr>
          <w:rFonts w:cstheme="minorBidi"/>
          <w:b/>
          <w:bCs/>
          <w:color w:val="123A5F"/>
          <w:highlight w:val="lightGray"/>
        </w:rPr>
        <w:t>Motivatie en engagement</w:t>
      </w:r>
    </w:p>
    <w:p w14:paraId="52E29B9F" w14:textId="7F5B5E15" w:rsidR="00EE6C9B" w:rsidRPr="005F1933" w:rsidRDefault="00EE6C9B" w:rsidP="00D06264">
      <w:pPr>
        <w:pStyle w:val="Lijstalinea"/>
        <w:numPr>
          <w:ilvl w:val="0"/>
          <w:numId w:val="11"/>
        </w:numPr>
        <w:ind w:left="709" w:hanging="283"/>
        <w:rPr>
          <w:rFonts w:cstheme="minorHAnsi"/>
          <w:lang w:val="nl-BE"/>
        </w:rPr>
      </w:pPr>
      <w:r w:rsidRPr="005F1933">
        <w:rPr>
          <w:rFonts w:cstheme="minorHAnsi"/>
          <w:color w:val="24303B"/>
          <w:lang w:val="nl-BE"/>
        </w:rPr>
        <w:t xml:space="preserve">Hoe ervaarde je de motivatie van de patiënten tijdens </w:t>
      </w:r>
      <w:del w:id="1017" w:author="Janou De Buyser" w:date="2026-10-25T10:00:00Z">
        <w:r w:rsidRPr="005F1933">
          <w:rPr>
            <w:rFonts w:cstheme="minorHAnsi"/>
            <w:color w:val="24303B"/>
            <w:lang w:val="nl-BE"/>
          </w:rPr>
          <w:delText xml:space="preserve">de studietherapiesessies</w:delText>
        </w:r>
      </w:del>
      <w:ins w:id="1018" w:author="Janou De Buyser" w:date="2026-10-25T10:00:00Z">
        <w:r>
          <w:rPr>
            <w:rFonts w:cstheme="minorHAnsi"/>
            <w:color w:val="24303B"/>
            <w:lang w:val="nl-BE"/>
          </w:rPr>
          <w:t xml:space="preserve">de PARADISE-sessies</w:t>
        </w:r>
      </w:ins>
      <w:r w:rsidRPr="005F1933">
        <w:rPr>
          <w:rFonts w:cstheme="minorHAnsi"/>
          <w:color w:val="24303B"/>
          <w:lang w:val="nl-BE"/>
        </w:rPr>
        <w:t xml:space="preserve">? </w:t>
      </w:r>
    </w:p>
    <w:p w14:paraId="1512C534" w14:textId="055AE4F8" w:rsidR="000A27A5" w:rsidRPr="005F1933" w:rsidRDefault="00EE6C9B" w:rsidP="00D06264">
      <w:pPr>
        <w:pStyle w:val="Lijstalinea"/>
        <w:numPr>
          <w:ilvl w:val="0"/>
          <w:numId w:val="1"/>
        </w:numPr>
        <w:rPr>
          <w:rFonts w:cstheme="minorHAnsi"/>
          <w:lang w:val="nl-BE"/>
        </w:rPr>
      </w:pPr>
      <w:r w:rsidRPr="005F1933">
        <w:rPr>
          <w:rFonts w:cstheme="minorHAnsi"/>
          <w:color w:val="24303B"/>
          <w:lang w:val="nl-BE"/>
        </w:rPr>
        <w:t xml:space="preserve">Welke </w:t>
      </w:r>
      <w:r w:rsidR="00DF2DF4" w:rsidRPr="005F1933">
        <w:rPr>
          <w:rFonts w:cstheme="minorHAnsi"/>
          <w:color w:val="24303B"/>
          <w:lang w:val="nl-BE"/>
        </w:rPr>
        <w:t>invloed</w:t>
      </w:r>
      <w:r w:rsidRPr="005F1933">
        <w:rPr>
          <w:rFonts w:cstheme="minorHAnsi"/>
          <w:color w:val="24303B"/>
          <w:lang w:val="nl-BE"/>
        </w:rPr>
        <w:t xml:space="preserve"> heeft de motivatie van patiënten volgens jou op </w:t>
      </w:r>
      <w:r w:rsidR="00B74E0B" w:rsidRPr="005F1933">
        <w:rPr>
          <w:rFonts w:cstheme="minorHAnsi"/>
          <w:color w:val="24303B"/>
          <w:lang w:val="nl-BE"/>
        </w:rPr>
        <w:t>de klinische resultaten van de trial</w:t>
      </w:r>
      <w:r w:rsidRPr="005F1933">
        <w:rPr>
          <w:rFonts w:cstheme="minorHAnsi"/>
          <w:color w:val="24303B"/>
          <w:lang w:val="nl-BE"/>
        </w:rPr>
        <w:t>?</w:t>
      </w:r>
    </w:p>
    <w:p w14:paraId="23F2251D" w14:textId="62C7736B" w:rsidR="007D5365" w:rsidRPr="005F1933" w:rsidRDefault="007D5365" w:rsidP="00D06264">
      <w:pPr>
        <w:pStyle w:val="Lijstalinea"/>
        <w:numPr>
          <w:ilvl w:val="0"/>
          <w:numId w:val="1"/>
        </w:numPr>
        <w:rPr>
          <w:rFonts w:cstheme="minorHAnsi"/>
          <w:lang w:val="nl-BE"/>
        </w:rPr>
      </w:pPr>
      <w:r w:rsidRPr="005F1933">
        <w:rPr>
          <w:rFonts w:cstheme="minorHAnsi"/>
          <w:color w:val="24303B"/>
          <w:lang w:val="nl-BE"/>
        </w:rPr>
        <w:t>Op welke manier kon je de patiënten motiveren tijdens de interventie?</w:t>
      </w:r>
    </w:p>
    <w:p w14:paraId="6FE993F1" w14:textId="3E3AF337" w:rsidR="000F6834" w:rsidRPr="005F1933" w:rsidRDefault="000F6834" w:rsidP="73CE65E7">
      <w:pPr>
        <w:rPr>
          <w:rFonts w:cstheme="minorBidi"/>
          <w:b/>
          <w:bCs/>
        </w:rPr>
      </w:pPr>
      <w:r w:rsidRPr="73CE65E7">
        <w:rPr>
          <w:rFonts w:cstheme="minorBidi"/>
          <w:b/>
          <w:bCs/>
          <w:color w:val="123A5F"/>
          <w:highlight w:val="lightGray"/>
        </w:rPr>
        <w:t>Gedragsverandering</w:t>
      </w:r>
    </w:p>
    <w:p w14:paraId="6EDD85E0" w14:textId="77777777" w:rsidR="000F6834" w:rsidRPr="009F39D4" w:rsidRDefault="000F6834" w:rsidP="73CE65E7">
      <w:pPr>
        <w:numPr>
          <w:ilvl w:val="0"/>
          <w:numId w:val="22"/>
        </w:numPr>
        <w:spacing w:after="0" w:line="257" w:lineRule="auto"/>
        <w:ind w:left="714" w:hanging="357"/>
        <w:rPr>
          <w:rFonts w:cstheme="minorBidi"/>
          <w:lang w:val="nl-BE"/>
        </w:rPr>
      </w:pPr>
      <w:r w:rsidRPr="009F39D4">
        <w:rPr>
          <w:rFonts w:cstheme="minorBidi"/>
          <w:color w:val="24303B"/>
          <w:lang w:val="nl-BE"/>
        </w:rPr>
        <w:t xml:space="preserve">Heeft de patiënt iets concreet anders gedaan? </w:t>
      </w:r>
    </w:p>
    <w:p w14:paraId="4365CFFF" w14:textId="79A34762" w:rsidR="000F6834" w:rsidRPr="009F39D4" w:rsidRDefault="007D5365" w:rsidP="73CE65E7">
      <w:pPr>
        <w:spacing w:after="0" w:line="257" w:lineRule="auto"/>
        <w:ind w:left="720"/>
        <w:rPr>
          <w:rFonts w:cstheme="minorBidi"/>
          <w:lang w:val="nl-BE"/>
        </w:rPr>
      </w:pPr>
      <w:r w:rsidRPr="73CE65E7">
        <w:rPr>
          <w:rFonts w:ascii="Wingdings" w:eastAsia="Wingdings" w:hAnsi="Wingdings" w:cstheme="minorBidi"/>
        </w:rPr>
        <w:t>è</w:t>
      </w:r>
      <w:r w:rsidR="000F6834" w:rsidRPr="009F39D4">
        <w:rPr>
          <w:rFonts w:cstheme="minorBidi"/>
          <w:color w:val="24303B"/>
          <w:lang w:val="nl-BE"/>
        </w:rPr>
        <w:t>Nieuwe routines of gewoontes?</w:t>
      </w:r>
    </w:p>
    <w:p w14:paraId="1E59106F" w14:textId="5AAC9189" w:rsidR="00B23BFA" w:rsidRDefault="007D5365" w:rsidP="00FF55DB">
      <w:pPr>
        <w:spacing w:after="0" w:line="257" w:lineRule="auto"/>
        <w:ind w:left="720"/>
        <w:rPr>
          <w:rFonts w:cstheme="minorHAnsi"/>
          <w:lang w:val="nl-BE"/>
        </w:rPr>
      </w:pPr>
      <w:r w:rsidRPr="005F1933">
        <w:rPr>
          <w:rFonts w:ascii="Wingdings" w:eastAsia="Wingdings" w:hAnsi="Wingdings" w:cs="Wingdings"/>
          <w:lang/>
        </w:rPr>
        <w:t>è</w:t>
      </w:r>
      <w:r w:rsidR="00DC55F0" w:rsidRPr="005F1933">
        <w:rPr>
          <w:rFonts w:cstheme="minorHAnsi"/>
          <w:color w:val="24303B"/>
          <w:lang w:val="nl-BE"/>
        </w:rPr>
        <w:t xml:space="preserve">Welke veranderingen merkte u in motivatie bij de patiënten doorheen </w:t>
      </w:r>
      <w:del w:id="1019" w:author="Janou De Buyser" w:date="2026-10-25T10:00:00Z">
        <w:r w:rsidR="00DC55F0" w:rsidRPr="005F1933">
          <w:rPr>
            <w:rFonts w:cstheme="minorHAnsi"/>
            <w:color w:val="24303B"/>
            <w:lang w:val="nl-BE"/>
          </w:rPr>
          <w:delText xml:space="preserve">de 4 weken therapie</w:delText>
        </w:r>
      </w:del>
      <w:ins w:id="1020" w:author="Janou De Buyser" w:date="2026-10-25T10:00:00Z">
        <w:r>
          <w:rPr>
            <w:rFonts w:cstheme="minorHAnsi"/>
            <w:color w:val="24303B"/>
            <w:lang w:val="nl-BE"/>
          </w:rPr>
          <w:t xml:space="preserve">de 18 maanden opvolging</w:t>
        </w:r>
      </w:ins>
      <w:r w:rsidR="00B23BFA" w:rsidRPr="005F1933">
        <w:rPr>
          <w:rFonts w:cstheme="minorHAnsi"/>
          <w:color w:val="24303B"/>
          <w:lang w:val="nl-BE"/>
        </w:rPr>
        <w:t>?</w:t>
      </w:r>
    </w:p>
    <w:p w14:paraId="09BD11A2" w14:textId="77777777" w:rsidR="00763FE7" w:rsidRPr="005F1933" w:rsidRDefault="00763FE7" w:rsidP="00FF55DB">
      <w:pPr>
        <w:spacing w:after="0" w:line="257" w:lineRule="auto"/>
        <w:ind w:left="720"/>
        <w:rPr>
          <w:rFonts w:cstheme="minorHAnsi"/>
          <w:lang w:val="nl-BE"/>
        </w:rPr>
      </w:pPr>
    </w:p>
    <w:p w14:paraId="4A46F1E3" w14:textId="1C521FF2" w:rsidR="00C04C74" w:rsidRPr="005F1933" w:rsidRDefault="00C04C74" w:rsidP="00C04C74">
      <w:pPr>
        <w:rPr>
          <w:rFonts w:cstheme="minorHAnsi"/>
          <w:b/>
          <w:bCs/>
          <w:lang/>
        </w:rPr>
      </w:pPr>
      <w:r w:rsidRPr="005F1933">
        <w:rPr>
          <w:rFonts w:cstheme="minorHAnsi"/>
          <w:b/>
          <w:bCs/>
          <w:color w:val="123A5F"/>
          <w:highlight w:val="lightGray"/>
          <w:lang/>
        </w:rPr>
        <w:t>Intervention coherence (begrip)</w:t>
      </w:r>
    </w:p>
    <w:p w14:paraId="1EBA696F" w14:textId="77777777" w:rsidR="00C04C74" w:rsidRPr="009F39D4" w:rsidRDefault="00C04C74" w:rsidP="73CE65E7">
      <w:pPr>
        <w:numPr>
          <w:ilvl w:val="0"/>
          <w:numId w:val="24"/>
        </w:numPr>
        <w:spacing w:after="0" w:line="257" w:lineRule="auto"/>
        <w:ind w:left="714" w:hanging="357"/>
        <w:rPr>
          <w:rFonts w:cstheme="minorBidi"/>
          <w:lang w:val="nl-BE"/>
        </w:rPr>
      </w:pPr>
      <w:r w:rsidRPr="009F39D4">
        <w:rPr>
          <w:rFonts w:cstheme="minorBidi"/>
          <w:color w:val="24303B"/>
          <w:lang w:val="nl-BE"/>
        </w:rPr>
        <w:t xml:space="preserve">In hoeverre begrijpt de patiënt de interventie? </w:t>
      </w:r>
    </w:p>
    <w:p w14:paraId="6E154FF3" w14:textId="77777777" w:rsidR="00FF55DB" w:rsidRPr="009F39D4" w:rsidRDefault="007D5365" w:rsidP="73CE65E7">
      <w:pPr>
        <w:spacing w:after="0" w:line="257" w:lineRule="auto"/>
        <w:ind w:left="720"/>
        <w:rPr>
          <w:rFonts w:cstheme="minorBidi"/>
          <w:lang w:val="nl-BE"/>
        </w:rPr>
      </w:pPr>
      <w:r w:rsidRPr="73CE65E7">
        <w:rPr>
          <w:rFonts w:ascii="Wingdings" w:eastAsia="Wingdings" w:hAnsi="Wingdings" w:cs="Wingdings"/>
        </w:rPr>
        <w:t>è</w:t>
      </w:r>
      <w:r w:rsidR="00C04C74" w:rsidRPr="009F39D4">
        <w:rPr>
          <w:rFonts w:cstheme="minorBidi"/>
          <w:color w:val="24303B"/>
          <w:lang w:val="nl-BE"/>
        </w:rPr>
        <w:t>Begrijpt men het doel en de werking?</w:t>
      </w:r>
    </w:p>
    <w:p w14:paraId="01D1594F" w14:textId="32824D25" w:rsidR="005D1352" w:rsidRPr="005F1933" w:rsidRDefault="00FF55DB" w:rsidP="00FF55DB">
      <w:pPr>
        <w:spacing w:after="0" w:line="257" w:lineRule="auto"/>
        <w:ind w:left="720"/>
        <w:rPr>
          <w:rFonts w:cstheme="minorHAnsi"/>
          <w:lang w:val="nl-BE"/>
        </w:rPr>
      </w:pPr>
      <w:r w:rsidRPr="005F1933">
        <w:rPr>
          <w:rFonts w:ascii="Wingdings" w:eastAsia="Wingdings" w:hAnsi="Wingdings" w:cs="Wingdings"/>
          <w:lang/>
        </w:rPr>
        <w:t>è</w:t>
      </w:r>
      <w:r w:rsidR="005D1352" w:rsidRPr="005F1933">
        <w:rPr>
          <w:rFonts w:cstheme="minorHAnsi"/>
          <w:color w:val="24303B"/>
          <w:lang w:val="nl-BE"/>
        </w:rPr>
        <w:t xml:space="preserve">Hoe ervaren de patiënten </w:t>
      </w:r>
      <w:del w:id="1021" w:author="Janou De Buyser" w:date="2026-10-25T10:00:00Z">
        <w:r w:rsidR="005D1352" w:rsidRPr="005F1933">
          <w:rPr>
            <w:rFonts w:cstheme="minorHAnsi"/>
            <w:color w:val="24303B"/>
            <w:lang w:val="nl-BE"/>
          </w:rPr>
          <w:delText xml:space="preserve">de therapie</w:delText>
        </w:r>
      </w:del>
      <w:ins w:id="1022" w:author="Janou De Buyser" w:date="2026-10-25T10:00:00Z">
        <w:r>
          <w:rPr>
            <w:rFonts w:cstheme="minorHAnsi"/>
            <w:color w:val="24303B"/>
            <w:lang w:val="nl-BE"/>
          </w:rPr>
          <w:t xml:space="preserve">de interventie</w:t>
        </w:r>
      </w:ins>
      <w:r w:rsidR="005D1352" w:rsidRPr="005F1933">
        <w:rPr>
          <w:rFonts w:cstheme="minorHAnsi"/>
          <w:color w:val="24303B"/>
          <w:lang w:val="nl-BE"/>
        </w:rPr>
        <w:t xml:space="preserve">?</w:t>
      </w:r>
    </w:p>
    <w:p w14:paraId="23B0F7C0" w14:textId="48468074" w:rsidR="00720512" w:rsidRPr="005F1933" w:rsidRDefault="00720512"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verstaanbaar waren de </w:t>
      </w:r>
      <w:r w:rsidR="007D5365" w:rsidRPr="005F1933">
        <w:rPr>
          <w:rFonts w:cstheme="minorHAnsi"/>
          <w:color w:val="24303B"/>
          <w:lang w:val="nl-BE"/>
        </w:rPr>
        <w:t>richtlijnen</w:t>
      </w:r>
      <w:r w:rsidRPr="005F1933">
        <w:rPr>
          <w:rFonts w:cstheme="minorHAnsi"/>
          <w:color w:val="24303B"/>
          <w:lang w:val="nl-BE"/>
        </w:rPr>
        <w:t>, volgens jou, voor de patiënten?</w:t>
      </w:r>
    </w:p>
    <w:p w14:paraId="2F489EBF" w14:textId="1AECBC4C" w:rsidR="00677129" w:rsidRPr="005F1933" w:rsidRDefault="00677129"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pas je de </w:t>
      </w:r>
      <w:r w:rsidR="00FF55DB" w:rsidRPr="005F1933">
        <w:rPr>
          <w:rFonts w:cstheme="minorHAnsi"/>
          <w:color w:val="24303B"/>
          <w:lang w:val="nl-BE"/>
        </w:rPr>
        <w:t>verschillende elementen</w:t>
      </w:r>
      <w:r w:rsidRPr="005F1933">
        <w:rPr>
          <w:rFonts w:cstheme="minorHAnsi"/>
          <w:color w:val="24303B"/>
          <w:lang w:val="nl-BE"/>
        </w:rPr>
        <w:t xml:space="preserve"> van de </w:t>
      </w:r>
      <w:r w:rsidR="00FF55DB" w:rsidRPr="005F1933">
        <w:rPr>
          <w:rFonts w:cstheme="minorHAnsi"/>
          <w:color w:val="24303B"/>
          <w:lang w:val="nl-BE"/>
        </w:rPr>
        <w:t>interventie</w:t>
      </w:r>
      <w:r w:rsidRPr="005F1933">
        <w:rPr>
          <w:rFonts w:cstheme="minorHAnsi"/>
          <w:color w:val="24303B"/>
          <w:lang w:val="nl-BE"/>
        </w:rPr>
        <w:t xml:space="preserve"> aan, naargelang het kunnen van de patiënt?</w:t>
      </w:r>
    </w:p>
    <w:p w14:paraId="78E2D02F" w14:textId="0E0C18E9" w:rsidR="00C04C74" w:rsidRPr="005F1933" w:rsidRDefault="00C04C74" w:rsidP="73CE65E7">
      <w:pPr>
        <w:rPr>
          <w:rFonts w:cstheme="minorBidi"/>
          <w:b/>
          <w:bCs/>
        </w:rPr>
      </w:pPr>
      <w:r w:rsidRPr="73CE65E7">
        <w:rPr>
          <w:rFonts w:cstheme="minorBidi"/>
          <w:b/>
          <w:bCs/>
          <w:color w:val="123A5F"/>
          <w:highlight w:val="lightGray"/>
        </w:rPr>
        <w:lastRenderedPageBreak/>
        <w:t>Self-efficacy (zelfvertrouwen)</w:t>
      </w:r>
    </w:p>
    <w:p w14:paraId="30598972" w14:textId="5EA2BD72" w:rsidR="00C04C74" w:rsidRPr="009F39D4" w:rsidRDefault="00C04C74" w:rsidP="73CE65E7">
      <w:pPr>
        <w:pStyle w:val="Lijstalinea"/>
        <w:numPr>
          <w:ilvl w:val="0"/>
          <w:numId w:val="25"/>
        </w:numPr>
        <w:rPr>
          <w:rFonts w:cstheme="minorBidi"/>
          <w:lang w:val="nl-BE"/>
        </w:rPr>
      </w:pPr>
      <w:r w:rsidRPr="009F39D4">
        <w:rPr>
          <w:rFonts w:cstheme="minorBidi"/>
          <w:color w:val="24303B"/>
          <w:lang w:val="nl-BE"/>
        </w:rPr>
        <w:t xml:space="preserve">Voelt de patiënt zich </w:t>
      </w:r>
      <w:r w:rsidR="00FF55DB" w:rsidRPr="009F39D4">
        <w:rPr>
          <w:rFonts w:cstheme="minorBidi"/>
          <w:color w:val="24303B"/>
          <w:lang w:val="nl-BE"/>
        </w:rPr>
        <w:t>in staat</w:t>
      </w:r>
      <w:r w:rsidRPr="009F39D4">
        <w:rPr>
          <w:rFonts w:cstheme="minorBidi"/>
          <w:color w:val="24303B"/>
          <w:lang w:val="nl-BE"/>
        </w:rPr>
        <w:t xml:space="preserve"> om </w:t>
      </w:r>
      <w:r w:rsidR="00FF55DB" w:rsidRPr="009F39D4">
        <w:rPr>
          <w:rFonts w:cstheme="minorBidi"/>
          <w:color w:val="24303B"/>
          <w:lang w:val="nl-BE"/>
        </w:rPr>
        <w:t>(gedrags)</w:t>
      </w:r>
      <w:r w:rsidRPr="009F39D4">
        <w:rPr>
          <w:rFonts w:cstheme="minorBidi"/>
          <w:color w:val="24303B"/>
          <w:lang w:val="nl-BE"/>
        </w:rPr>
        <w:t>veranderingen</w:t>
      </w:r>
      <w:r w:rsidR="00FF55DB" w:rsidRPr="009F39D4">
        <w:rPr>
          <w:rFonts w:cstheme="minorBidi"/>
          <w:color w:val="24303B"/>
          <w:lang w:val="nl-BE"/>
        </w:rPr>
        <w:t xml:space="preserve"> en </w:t>
      </w:r>
      <w:del w:id="1023" w:author="Janou De Buyser" w:date="2026-10-25T10:00:00Z">
        <w:r w:rsidR="00FF55DB" w:rsidRPr="009F39D4">
          <w:rPr>
            <w:rFonts w:cstheme="minorBidi"/>
            <w:color w:val="24303B"/>
            <w:lang w:val="nl-BE"/>
          </w:rPr>
          <w:delText xml:space="preserve">de therapie</w:delText>
        </w:r>
      </w:del>
      <w:ins w:id="1024" w:author="Janou De Buyser" w:date="2026-10-25T10:00:00Z">
        <w:r>
          <w:rPr>
            <w:rFonts w:cstheme="minorBidi"/>
            <w:color w:val="24303B"/>
            <w:lang w:val="nl-BE"/>
          </w:rPr>
          <w:t xml:space="preserve">de interventie</w:t>
        </w:r>
      </w:ins>
      <w:r w:rsidRPr="009F39D4">
        <w:rPr>
          <w:rFonts w:cstheme="minorBidi"/>
          <w:color w:val="24303B"/>
          <w:lang w:val="nl-BE"/>
        </w:rPr>
        <w:t xml:space="preserve"> vol te houden?</w:t>
      </w:r>
    </w:p>
    <w:p w14:paraId="4E8BF3B0" w14:textId="2635C746" w:rsidR="007D5365" w:rsidRPr="005F1933" w:rsidRDefault="007D5365" w:rsidP="73CE65E7">
      <w:pPr>
        <w:rPr>
          <w:rFonts w:cstheme="minorBidi"/>
          <w:b/>
          <w:bCs/>
        </w:rPr>
      </w:pPr>
      <w:r w:rsidRPr="73CE65E7">
        <w:rPr>
          <w:rFonts w:cstheme="minorBidi"/>
          <w:b/>
          <w:bCs/>
          <w:color w:val="123A5F"/>
          <w:highlight w:val="lightGray"/>
        </w:rPr>
        <w:t>Bewustwording / inzicht</w:t>
      </w:r>
    </w:p>
    <w:p w14:paraId="6A107D07" w14:textId="4DD687ED" w:rsidR="007D5365" w:rsidRPr="009F39D4" w:rsidRDefault="00FF55DB" w:rsidP="73CE65E7">
      <w:pPr>
        <w:numPr>
          <w:ilvl w:val="0"/>
          <w:numId w:val="26"/>
        </w:numPr>
        <w:rPr>
          <w:rFonts w:cstheme="minorBidi"/>
          <w:lang w:val="nl-BE"/>
        </w:rPr>
      </w:pPr>
      <w:r w:rsidRPr="009F39D4">
        <w:rPr>
          <w:rFonts w:cstheme="minorBidi"/>
          <w:color w:val="24303B"/>
          <w:lang w:val="nl-BE"/>
        </w:rPr>
        <w:t>Ontwikkelt de patiënt door deze nieuwe interventie m</w:t>
      </w:r>
      <w:r w:rsidR="007D5365" w:rsidRPr="009F39D4">
        <w:rPr>
          <w:rFonts w:cstheme="minorBidi"/>
          <w:color w:val="24303B"/>
          <w:lang w:val="nl-BE"/>
        </w:rPr>
        <w:t xml:space="preserve">eer inzicht in eigen situatie/probleem? </w:t>
      </w:r>
    </w:p>
    <w:p w14:paraId="3786F9A8" w14:textId="44169E7C" w:rsidR="007D5365" w:rsidRPr="005F1933" w:rsidRDefault="007D5365" w:rsidP="73CE65E7">
      <w:pPr>
        <w:rPr>
          <w:rFonts w:cstheme="minorBidi"/>
          <w:b/>
          <w:bCs/>
        </w:rPr>
      </w:pPr>
      <w:r w:rsidRPr="73CE65E7">
        <w:rPr>
          <w:rFonts w:cstheme="minorBidi"/>
          <w:b/>
          <w:bCs/>
          <w:color w:val="123A5F"/>
          <w:highlight w:val="lightGray"/>
        </w:rPr>
        <w:t>Acceptability als mediator</w:t>
      </w:r>
    </w:p>
    <w:p w14:paraId="502461A5" w14:textId="77777777" w:rsidR="007D5365" w:rsidRPr="009F39D4" w:rsidRDefault="007D5365" w:rsidP="73CE65E7">
      <w:pPr>
        <w:numPr>
          <w:ilvl w:val="0"/>
          <w:numId w:val="27"/>
        </w:numPr>
        <w:rPr>
          <w:rFonts w:cstheme="minorBidi"/>
          <w:lang w:val="nl-BE"/>
        </w:rPr>
      </w:pPr>
      <w:r w:rsidRPr="009F39D4">
        <w:rPr>
          <w:rFonts w:cstheme="minorBidi"/>
          <w:color w:val="24303B"/>
          <w:lang w:val="nl-BE"/>
        </w:rPr>
        <w:t>Wordt de interventie als aanvaardbaar ervaren?</w:t>
      </w:r>
    </w:p>
    <w:p w14:paraId="103C90D4" w14:textId="77777777" w:rsidR="007D5365" w:rsidRDefault="007D5365" w:rsidP="007D5365">
      <w:pPr>
        <w:rPr>
          <w:rFonts w:cstheme="minorHAnsi"/>
          <w:sz w:val="24"/>
          <w:szCs w:val="24"/>
          <w:lang/>
        </w:rPr>
      </w:pPr>
    </w:p>
    <w:p w14:paraId="25B952E6" w14:textId="77777777" w:rsidR="00763FE7" w:rsidRDefault="00D05AE6">
      <w:pPr>
        <w:spacing w:line="259" w:lineRule="auto"/>
        <w:rPr>
          <w:b/>
          <w:bCs/>
          <w:color w:val="0070C0"/>
          <w:sz w:val="20"/>
          <w:szCs w:val="20"/>
          <w:lang w:val="en-GB"/>
        </w:rPr>
      </w:pPr>
      <w:r w:rsidRPr="00763FE7">
        <w:rPr>
          <w:b/>
          <w:bCs/>
          <w:color w:val="123A5F"/>
          <w:sz w:val="26"/>
          <w:szCs w:val="26"/>
          <w:lang w:val="en-GB"/>
        </w:rPr>
        <w:t xml:space="preserve">3. </w:t>
      </w:r>
      <w:r w:rsidR="00D54D71" w:rsidRPr="00763FE7">
        <w:rPr>
          <w:b/>
          <w:bCs/>
          <w:color w:val="123A5F"/>
          <w:sz w:val="26"/>
          <w:szCs w:val="26"/>
          <w:lang w:val="en-GB"/>
        </w:rPr>
        <w:t>Unanticipated pathways or consequences</w:t>
      </w:r>
      <w:r w:rsidR="00D54D71" w:rsidRPr="00D05AE6">
        <w:rPr>
          <w:b/>
          <w:bCs/>
          <w:color w:val="123A5F"/>
          <w:sz w:val="20"/>
          <w:szCs w:val="20"/>
          <w:lang w:val="en-GB"/>
        </w:rPr>
        <w:t xml:space="preserve"> </w:t>
      </w:r>
      <w:r w:rsidR="00101701">
        <w:rPr>
          <w:b/>
          <w:bCs/>
          <w:color w:val="123A5F"/>
          <w:sz w:val="20"/>
          <w:szCs w:val="20"/>
          <w:lang w:val="en-GB"/>
        </w:rPr>
        <w:t xml:space="preserve"> </w:t>
      </w:r>
    </w:p>
    <w:p w14:paraId="375B5101" w14:textId="186CEC7E" w:rsidR="00E50E7F" w:rsidRDefault="00677235">
      <w:pPr>
        <w:spacing w:line="259" w:lineRule="auto"/>
        <w:rPr>
          <w:lang w:val="en-GB"/>
        </w:rPr>
      </w:pPr>
      <w:r w:rsidRPr="00677235">
        <w:rPr>
          <w:b/>
          <w:bCs/>
          <w:color w:val="24303B"/>
          <w:highlight w:val="lightGray"/>
          <w:lang w:val="en-GB"/>
        </w:rPr>
        <w:t xml:space="preserve">n) </w:t>
      </w:r>
      <w:r w:rsidRPr="00677235">
        <w:rPr>
          <w:bCs/>
          <w:color w:val="24303B"/>
          <w:highlight w:val="lightGray"/>
          <w:lang w:val="en-GB"/>
        </w:rPr>
        <w:t>Potential unanticipated consequences of the PARADISE programme for patients and in DFC teams, hospital wards</w:t>
      </w:r>
      <w:r w:rsidRPr="00677235">
        <w:rPr>
          <w:color w:val="24303B"/>
          <w:highlight w:val="lightGray"/>
          <w:lang w:val="en-GB"/>
        </w:rPr>
        <w:t xml:space="preserve"> (whether the intervention led to other changes)</w:t>
      </w:r>
    </w:p>
    <w:p w14:paraId="5964999F" w14:textId="4A460A5E" w:rsidR="00C86EF3" w:rsidRPr="00763FE7" w:rsidRDefault="00FD7F8D" w:rsidP="006B5A16">
      <w:pPr>
        <w:spacing w:line="259" w:lineRule="auto"/>
        <w:rPr>
          <w:rFonts w:cstheme="minorHAnsi"/>
          <w:b/>
          <w:bCs/>
          <w:highlight w:val="lightGray"/>
          <w:u w:val="single"/>
          <w:lang w:val="nl-NL"/>
        </w:rPr>
      </w:pPr>
      <w:r w:rsidRPr="00763FE7">
        <w:rPr>
          <w:rFonts w:cstheme="minorHAnsi"/>
          <w:b/>
          <w:bCs/>
          <w:color w:val="123A5F"/>
          <w:highlight w:val="lightGray"/>
          <w:u w:val="single"/>
          <w:lang w:val="nl-NL"/>
        </w:rPr>
        <w:t xml:space="preserve">Onverwachte impact op </w:t>
      </w:r>
      <w:r w:rsidR="00C86EF3" w:rsidRPr="00763FE7">
        <w:rPr>
          <w:rFonts w:cstheme="minorHAnsi"/>
          <w:b/>
          <w:bCs/>
          <w:color w:val="123A5F"/>
          <w:highlight w:val="lightGray"/>
          <w:u w:val="single"/>
          <w:lang w:val="nl-NL"/>
        </w:rPr>
        <w:t>DFC-teams</w:t>
      </w:r>
    </w:p>
    <w:p w14:paraId="3BD36AFF" w14:textId="3A4A8B96" w:rsidR="006B5A16" w:rsidRPr="00763FE7" w:rsidRDefault="00E50E7F" w:rsidP="006B5A16">
      <w:pPr>
        <w:spacing w:line="259" w:lineRule="auto"/>
        <w:rPr>
          <w:rFonts w:cstheme="minorHAnsi"/>
          <w:lang w:val="nl-NL"/>
        </w:rPr>
      </w:pPr>
      <w:r w:rsidRPr="00763FE7">
        <w:rPr>
          <w:rFonts w:cstheme="minorHAnsi"/>
          <w:b/>
          <w:bCs/>
          <w:color w:val="123A5F"/>
          <w:highlight w:val="lightGray"/>
          <w:lang/>
        </w:rPr>
        <w:t>Veranderingen in werkwijze</w:t>
      </w:r>
      <w:r w:rsidRPr="00763FE7">
        <w:rPr>
          <w:rFonts w:cstheme="minorHAnsi"/>
          <w:color w:val="24303B"/>
          <w:lang/>
        </w:rPr>
        <w:t xml:space="preserve"> </w:t>
      </w:r>
    </w:p>
    <w:p w14:paraId="2622546A" w14:textId="77777777" w:rsidR="00E50E7F" w:rsidRPr="009F39D4" w:rsidRDefault="00E50E7F" w:rsidP="73CE65E7">
      <w:pPr>
        <w:numPr>
          <w:ilvl w:val="0"/>
          <w:numId w:val="28"/>
        </w:numPr>
        <w:spacing w:line="259" w:lineRule="auto"/>
        <w:rPr>
          <w:rFonts w:cstheme="minorBidi"/>
          <w:lang w:val="nl-BE"/>
        </w:rPr>
      </w:pPr>
      <w:r w:rsidRPr="009F39D4">
        <w:rPr>
          <w:rFonts w:cstheme="minorBidi"/>
          <w:color w:val="24303B"/>
          <w:lang w:val="nl-BE"/>
        </w:rPr>
        <w:t xml:space="preserve">Heeft het PARADISE-programma geleid tot </w:t>
      </w:r>
      <w:r w:rsidRPr="009F39D4">
        <w:rPr>
          <w:rFonts w:cstheme="minorBidi"/>
          <w:color w:val="24303B"/>
          <w:u w:val="single"/>
          <w:lang w:val="nl-BE"/>
        </w:rPr>
        <w:t>onverwachte</w:t>
      </w:r>
      <w:r w:rsidRPr="009F39D4">
        <w:rPr>
          <w:rFonts w:cstheme="minorBidi"/>
          <w:color w:val="24303B"/>
          <w:lang w:val="nl-BE"/>
        </w:rPr>
        <w:t xml:space="preserve"> veranderingen in hoe u zorg verleent (positief of negatief)? </w:t>
      </w:r>
    </w:p>
    <w:p w14:paraId="0E0D3303" w14:textId="77777777" w:rsidR="00E50E7F" w:rsidRPr="00763FE7" w:rsidRDefault="00E50E7F" w:rsidP="73CE65E7">
      <w:pPr>
        <w:spacing w:line="259" w:lineRule="auto"/>
        <w:rPr>
          <w:rFonts w:cstheme="minorBidi"/>
        </w:rPr>
      </w:pPr>
      <w:r w:rsidRPr="73CE65E7">
        <w:rPr>
          <w:rFonts w:cstheme="minorBidi"/>
          <w:b/>
          <w:bCs/>
          <w:color w:val="123A5F"/>
          <w:highlight w:val="lightGray"/>
        </w:rPr>
        <w:t>Teamdynamiek</w:t>
      </w:r>
      <w:r w:rsidRPr="73CE65E7">
        <w:rPr>
          <w:rFonts w:cstheme="minorBidi"/>
          <w:color w:val="24303B"/>
        </w:rPr>
        <w:t xml:space="preserve"> </w:t>
      </w:r>
    </w:p>
    <w:p w14:paraId="2B6ABF07" w14:textId="77777777" w:rsidR="00E50E7F" w:rsidRPr="009F39D4" w:rsidRDefault="00E50E7F" w:rsidP="73CE65E7">
      <w:pPr>
        <w:numPr>
          <w:ilvl w:val="0"/>
          <w:numId w:val="29"/>
        </w:numPr>
        <w:spacing w:line="259" w:lineRule="auto"/>
        <w:rPr>
          <w:rFonts w:cstheme="minorBidi"/>
          <w:lang w:val="nl-BE"/>
        </w:rPr>
      </w:pPr>
      <w:r w:rsidRPr="009F39D4">
        <w:rPr>
          <w:rFonts w:cstheme="minorBidi"/>
          <w:color w:val="24303B"/>
          <w:lang w:val="nl-BE"/>
        </w:rPr>
        <w:t xml:space="preserve">Heeft het programma invloed gehad op samenwerking, communicatie of rolverdeling binnen het team op een manier die u niet had voorzien? </w:t>
      </w:r>
    </w:p>
    <w:p w14:paraId="392F2737" w14:textId="77777777" w:rsidR="00E50E7F" w:rsidRPr="00763FE7" w:rsidRDefault="00E50E7F" w:rsidP="73CE65E7">
      <w:pPr>
        <w:spacing w:line="259" w:lineRule="auto"/>
        <w:rPr>
          <w:rFonts w:cstheme="minorBidi"/>
        </w:rPr>
      </w:pPr>
      <w:r w:rsidRPr="73CE65E7">
        <w:rPr>
          <w:rFonts w:cstheme="minorBidi"/>
          <w:b/>
          <w:bCs/>
          <w:color w:val="123A5F"/>
          <w:highlight w:val="lightGray"/>
        </w:rPr>
        <w:t>Werkdruk en efficiëntie</w:t>
      </w:r>
      <w:r w:rsidRPr="73CE65E7">
        <w:rPr>
          <w:rFonts w:cstheme="minorBidi"/>
          <w:color w:val="24303B"/>
        </w:rPr>
        <w:t xml:space="preserve"> </w:t>
      </w:r>
    </w:p>
    <w:p w14:paraId="6100413F" w14:textId="77777777" w:rsidR="00E50E7F" w:rsidRPr="009F39D4" w:rsidRDefault="00E50E7F" w:rsidP="73CE65E7">
      <w:pPr>
        <w:numPr>
          <w:ilvl w:val="0"/>
          <w:numId w:val="30"/>
        </w:numPr>
        <w:spacing w:line="259" w:lineRule="auto"/>
        <w:rPr>
          <w:rFonts w:cstheme="minorBidi"/>
          <w:lang w:val="nl-BE"/>
        </w:rPr>
      </w:pPr>
      <w:r w:rsidRPr="009F39D4">
        <w:rPr>
          <w:rFonts w:cstheme="minorBidi"/>
          <w:color w:val="24303B"/>
          <w:lang w:val="nl-BE"/>
        </w:rPr>
        <w:t xml:space="preserve">Heeft het programma uw werkdruk, tijdsbesteding of administratieve lasten onverwacht beïnvloed? </w:t>
      </w:r>
    </w:p>
    <w:p w14:paraId="61D3E6AD" w14:textId="77777777" w:rsidR="00E50E7F" w:rsidRPr="00763FE7" w:rsidRDefault="00E50E7F" w:rsidP="73CE65E7">
      <w:pPr>
        <w:spacing w:line="259" w:lineRule="auto"/>
        <w:rPr>
          <w:rFonts w:cstheme="minorBidi"/>
        </w:rPr>
      </w:pPr>
      <w:r w:rsidRPr="73CE65E7">
        <w:rPr>
          <w:rFonts w:cstheme="minorBidi"/>
          <w:b/>
          <w:bCs/>
          <w:color w:val="123A5F"/>
          <w:highlight w:val="lightGray"/>
        </w:rPr>
        <w:t>Contact met patiënten</w:t>
      </w:r>
      <w:r w:rsidRPr="73CE65E7">
        <w:rPr>
          <w:rFonts w:cstheme="minorBidi"/>
          <w:color w:val="24303B"/>
        </w:rPr>
        <w:t xml:space="preserve"> </w:t>
      </w:r>
    </w:p>
    <w:p w14:paraId="19455E0E" w14:textId="77777777" w:rsidR="00E50E7F" w:rsidRPr="009F39D4" w:rsidRDefault="00E50E7F" w:rsidP="73CE65E7">
      <w:pPr>
        <w:numPr>
          <w:ilvl w:val="0"/>
          <w:numId w:val="31"/>
        </w:numPr>
        <w:spacing w:line="259" w:lineRule="auto"/>
        <w:rPr>
          <w:rFonts w:cstheme="minorBidi"/>
          <w:lang w:val="nl-BE"/>
        </w:rPr>
      </w:pPr>
      <w:r w:rsidRPr="009F39D4">
        <w:rPr>
          <w:rFonts w:cstheme="minorBidi"/>
          <w:color w:val="24303B"/>
          <w:lang w:val="nl-BE"/>
        </w:rPr>
        <w:t>Zijn er onvoorziene veranderingen geweest in uw interacties met patiënten (bijv. communicatie, betrokkenheid, vertrouwen)?</w:t>
      </w:r>
    </w:p>
    <w:p w14:paraId="6F19A9D9" w14:textId="77777777" w:rsidR="00C13EA8" w:rsidRPr="00763FE7" w:rsidRDefault="00D54988">
      <w:pPr>
        <w:spacing w:line="259" w:lineRule="auto"/>
        <w:rPr>
          <w:rFonts w:cstheme="minorHAnsi"/>
          <w:b/>
          <w:bCs/>
          <w:u w:val="single"/>
          <w:lang w:val="nl-NL"/>
        </w:rPr>
      </w:pPr>
      <w:r w:rsidRPr="00763FE7">
        <w:rPr>
          <w:rFonts w:cstheme="minorHAnsi"/>
          <w:b/>
          <w:bCs/>
          <w:color w:val="123A5F"/>
          <w:highlight w:val="lightGray"/>
          <w:u w:val="single"/>
          <w:lang w:val="nl-NL"/>
        </w:rPr>
        <w:t>Geobserveerde effecten bij patiënten</w:t>
      </w:r>
    </w:p>
    <w:p w14:paraId="39565C68" w14:textId="5C259362" w:rsidR="00C13EA8" w:rsidRPr="009F39D4" w:rsidRDefault="00C13EA8" w:rsidP="73CE65E7">
      <w:pPr>
        <w:spacing w:line="259" w:lineRule="auto"/>
        <w:rPr>
          <w:rFonts w:cstheme="minorBidi"/>
          <w:b/>
          <w:bCs/>
          <w:lang w:val="nl-BE"/>
        </w:rPr>
      </w:pPr>
      <w:r w:rsidRPr="009F39D4">
        <w:rPr>
          <w:rFonts w:cstheme="minorBidi"/>
          <w:b/>
          <w:bCs/>
          <w:color w:val="123A5F"/>
          <w:highlight w:val="lightGray"/>
          <w:lang w:val="nl-BE"/>
        </w:rPr>
        <w:t>Gedrag en betrokkenheid</w:t>
      </w:r>
      <w:r w:rsidRPr="009F39D4">
        <w:rPr>
          <w:rFonts w:cstheme="minorBidi"/>
          <w:b/>
          <w:bCs/>
          <w:color w:val="123A5F"/>
          <w:lang w:val="nl-BE"/>
        </w:rPr>
        <w:t xml:space="preserve"> </w:t>
      </w:r>
    </w:p>
    <w:p w14:paraId="4123D268" w14:textId="77777777" w:rsidR="00C13EA8" w:rsidRPr="009F39D4" w:rsidRDefault="00C13EA8" w:rsidP="73CE65E7">
      <w:pPr>
        <w:numPr>
          <w:ilvl w:val="0"/>
          <w:numId w:val="32"/>
        </w:numPr>
        <w:spacing w:line="259" w:lineRule="auto"/>
        <w:rPr>
          <w:rFonts w:cstheme="minorBidi"/>
          <w:lang w:val="nl-BE"/>
        </w:rPr>
      </w:pPr>
      <w:r w:rsidRPr="009F39D4">
        <w:rPr>
          <w:rFonts w:cstheme="minorBidi"/>
          <w:color w:val="24303B"/>
          <w:lang w:val="nl-BE"/>
        </w:rPr>
        <w:t>Heeft u onverwachte veranderingen gezien in het gedrag of de betrokkenheid van patiënten?</w:t>
      </w:r>
    </w:p>
    <w:p w14:paraId="0473E1B3" w14:textId="77777777" w:rsidR="00591588" w:rsidRPr="00763FE7" w:rsidRDefault="00591588" w:rsidP="73CE65E7">
      <w:pPr>
        <w:spacing w:line="259" w:lineRule="auto"/>
        <w:rPr>
          <w:rFonts w:cstheme="minorBidi"/>
          <w:b/>
          <w:bCs/>
        </w:rPr>
      </w:pPr>
      <w:r w:rsidRPr="73CE65E7">
        <w:rPr>
          <w:rFonts w:cstheme="minorBidi"/>
          <w:b/>
          <w:bCs/>
          <w:color w:val="123A5F"/>
          <w:highlight w:val="lightGray"/>
        </w:rPr>
        <w:t>Neveneffecten in de organisatie</w:t>
      </w:r>
      <w:r w:rsidRPr="73CE65E7">
        <w:rPr>
          <w:rFonts w:cstheme="minorBidi"/>
          <w:b/>
          <w:bCs/>
          <w:color w:val="123A5F"/>
        </w:rPr>
        <w:t xml:space="preserve"> </w:t>
      </w:r>
    </w:p>
    <w:p w14:paraId="6CA63C15" w14:textId="77777777" w:rsidR="00591588" w:rsidRPr="009F39D4" w:rsidRDefault="00591588" w:rsidP="73CE65E7">
      <w:pPr>
        <w:numPr>
          <w:ilvl w:val="0"/>
          <w:numId w:val="33"/>
        </w:numPr>
        <w:spacing w:line="259" w:lineRule="auto"/>
        <w:rPr>
          <w:rFonts w:cstheme="minorBidi"/>
          <w:lang w:val="nl-BE"/>
        </w:rPr>
      </w:pPr>
      <w:r w:rsidRPr="009F39D4">
        <w:rPr>
          <w:rFonts w:cstheme="minorBidi"/>
          <w:color w:val="24303B"/>
          <w:lang w:val="nl-BE"/>
        </w:rPr>
        <w:t xml:space="preserve">Heeft het programma geleid tot veranderingen in andere processen, diensten of samenwerkingen? </w:t>
      </w:r>
    </w:p>
    <w:p w14:paraId="405BEA57" w14:textId="77777777" w:rsidR="00591588" w:rsidRPr="00763FE7" w:rsidRDefault="00591588" w:rsidP="73CE65E7">
      <w:pPr>
        <w:spacing w:line="259" w:lineRule="auto"/>
        <w:rPr>
          <w:rFonts w:cstheme="minorBidi"/>
          <w:b/>
          <w:bCs/>
        </w:rPr>
      </w:pPr>
      <w:r w:rsidRPr="73CE65E7">
        <w:rPr>
          <w:rFonts w:cstheme="minorBidi"/>
          <w:b/>
          <w:bCs/>
          <w:color w:val="123A5F"/>
          <w:highlight w:val="lightGray"/>
        </w:rPr>
        <w:t>Onbedoelde nadelen of risico’s</w:t>
      </w:r>
      <w:r w:rsidRPr="73CE65E7">
        <w:rPr>
          <w:rFonts w:cstheme="minorBidi"/>
          <w:b/>
          <w:bCs/>
          <w:color w:val="123A5F"/>
        </w:rPr>
        <w:t xml:space="preserve"> </w:t>
      </w:r>
    </w:p>
    <w:p w14:paraId="2139D70F" w14:textId="77777777" w:rsidR="00591588" w:rsidRPr="009F39D4" w:rsidRDefault="00591588" w:rsidP="73CE65E7">
      <w:pPr>
        <w:numPr>
          <w:ilvl w:val="0"/>
          <w:numId w:val="34"/>
        </w:numPr>
        <w:spacing w:line="259" w:lineRule="auto"/>
        <w:rPr>
          <w:rFonts w:cstheme="minorBidi"/>
          <w:lang w:val="nl-BE"/>
        </w:rPr>
      </w:pPr>
      <w:r w:rsidRPr="009F39D4">
        <w:rPr>
          <w:rFonts w:cstheme="minorBidi"/>
          <w:color w:val="24303B"/>
          <w:lang w:val="nl-BE"/>
        </w:rPr>
        <w:t xml:space="preserve">Zijn er negatieve of zorgwekkende effecten opgetreden die vooraf niet waren voorzien? </w:t>
      </w:r>
    </w:p>
    <w:p w14:paraId="4307841A" w14:textId="77777777" w:rsidR="00250E2B" w:rsidRPr="00763FE7" w:rsidRDefault="00786205">
      <w:pPr>
        <w:spacing w:line="259" w:lineRule="auto"/>
        <w:rPr>
          <w:b/>
          <w:color w:val="0070C0"/>
          <w:sz w:val="36"/>
          <w:szCs w:val="36"/>
          <w:lang w:val="en-GB"/>
        </w:rPr>
      </w:pPr>
      <w:r w:rsidRPr="00763FE7">
        <w:rPr>
          <w:b/>
          <w:color w:val="123A5F"/>
          <w:sz w:val="36"/>
          <w:szCs w:val="36"/>
          <w:lang w:val="en-GB"/>
        </w:rPr>
        <w:lastRenderedPageBreak/>
        <w:t xml:space="preserve">Context </w:t>
      </w:r>
    </w:p>
    <w:p w14:paraId="659E2C28" w14:textId="54FE0393" w:rsidR="00251E34" w:rsidRDefault="00786205">
      <w:pPr>
        <w:spacing w:line="259" w:lineRule="auto"/>
        <w:rPr>
          <w:iCs/>
          <w:lang w:val="en-GB"/>
        </w:rPr>
      </w:pPr>
      <w:r w:rsidRPr="00250E2B">
        <w:rPr>
          <w:iCs/>
          <w:color w:val="24303B"/>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color w:val="24303B"/>
          <w:sz w:val="24"/>
          <w:szCs w:val="24"/>
          <w:lang w:val="en-GB"/>
        </w:rPr>
        <w:t>interventions)</w:t>
      </w:r>
    </w:p>
    <w:p w14:paraId="4F000111" w14:textId="6EB829A2" w:rsidR="005E535B" w:rsidRPr="00763FE7" w:rsidRDefault="00763FE7">
      <w:pPr>
        <w:spacing w:line="259" w:lineRule="auto"/>
        <w:rPr>
          <w:iCs/>
          <w:color w:val="0070C0"/>
          <w:sz w:val="26"/>
          <w:szCs w:val="26"/>
          <w:lang w:val="en-GB"/>
        </w:rPr>
      </w:pPr>
      <w:r w:rsidRPr="00763FE7">
        <w:rPr>
          <w:b/>
          <w:color w:val="123A5F"/>
          <w:sz w:val="26"/>
          <w:szCs w:val="26"/>
          <w:lang w:val="en-GB"/>
        </w:rPr>
        <w:t xml:space="preserve">1. </w:t>
      </w:r>
      <w:r w:rsidR="00251E34" w:rsidRPr="00763FE7">
        <w:rPr>
          <w:b/>
          <w:color w:val="123A5F"/>
          <w:sz w:val="26"/>
          <w:szCs w:val="26"/>
          <w:lang w:val="en-GB"/>
        </w:rPr>
        <w:t>Contextual moderators</w:t>
      </w:r>
    </w:p>
    <w:p w14:paraId="72AB99DE" w14:textId="3C3ACFBC" w:rsidR="00F87CF0" w:rsidRPr="00F87CF0" w:rsidRDefault="00F87CF0">
      <w:pPr>
        <w:spacing w:line="259" w:lineRule="auto"/>
        <w:rPr>
          <w:iCs/>
          <w:lang w:val="en-GB"/>
        </w:rPr>
      </w:pPr>
      <w:r w:rsidRPr="00F87CF0">
        <w:rPr>
          <w:b/>
          <w:bCs/>
          <w:color w:val="24303B"/>
          <w:highlight w:val="lightGray"/>
          <w:lang w:val="en-GB"/>
        </w:rPr>
        <w:t xml:space="preserve">o) </w:t>
      </w:r>
      <w:r w:rsidRPr="00F87CF0">
        <w:rPr>
          <w:color w:val="24303B"/>
          <w:highlight w:val="lightGray"/>
          <w:lang w:val="en-GB"/>
        </w:rPr>
        <w:t>Contextual barriers that inhibit/facilitators that facilitated the PARADISE implementation and/or effectiveness (eg. skills, attitudes, or organisational norms, culture (human, financial, resources)</w:t>
      </w:r>
    </w:p>
    <w:p w14:paraId="142D1530" w14:textId="77777777" w:rsidR="00741E23" w:rsidRPr="009F39D4" w:rsidRDefault="00741E23" w:rsidP="73CE65E7">
      <w:pPr>
        <w:spacing w:line="259" w:lineRule="auto"/>
        <w:rPr>
          <w:b/>
          <w:bCs/>
          <w:lang w:val="nl-BE"/>
        </w:rPr>
      </w:pPr>
      <w:r w:rsidRPr="009F39D4">
        <w:rPr>
          <w:b/>
          <w:bCs/>
          <w:color w:val="123A5F"/>
          <w:lang w:val="nl-BE"/>
        </w:rPr>
        <w:t>Algemene context en invloed op implementatie</w:t>
      </w:r>
    </w:p>
    <w:p w14:paraId="2F64BC7A" w14:textId="77777777" w:rsidR="00741E23" w:rsidRPr="009F39D4" w:rsidRDefault="00741E23" w:rsidP="73CE65E7">
      <w:pPr>
        <w:numPr>
          <w:ilvl w:val="0"/>
          <w:numId w:val="35"/>
        </w:numPr>
        <w:spacing w:line="259" w:lineRule="auto"/>
        <w:rPr>
          <w:lang w:val="nl-BE"/>
        </w:rPr>
      </w:pPr>
      <w:r w:rsidRPr="009F39D4">
        <w:rPr>
          <w:color w:val="24303B"/>
          <w:lang w:val="nl-BE"/>
        </w:rPr>
        <w:t xml:space="preserve">Welke externe factoren (bijv. organisatie, beleid, middelen) hebben volgens u invloed gehad op de implementatie van het PARADISE-programma? </w:t>
      </w:r>
    </w:p>
    <w:p w14:paraId="14B69543" w14:textId="77777777" w:rsidR="0074234E" w:rsidRPr="005E1D90" w:rsidRDefault="0074234E" w:rsidP="00D06264">
      <w:pPr>
        <w:pStyle w:val="Lijstalinea"/>
        <w:numPr>
          <w:ilvl w:val="0"/>
          <w:numId w:val="11"/>
        </w:numPr>
        <w:ind w:left="709" w:hanging="425"/>
        <w:rPr>
          <w:rFonts w:cstheme="minorHAnsi"/>
          <w:lang w:val="nl-BE"/>
        </w:rPr>
      </w:pPr>
      <w:r w:rsidRPr="005E1D90">
        <w:rPr>
          <w:rFonts w:cstheme="minorHAnsi"/>
          <w:color w:val="24303B"/>
          <w:lang w:val="nl-BE"/>
        </w:rPr>
        <w:t xml:space="preserve">Wat was jouw ervaring met de uitrusting van </w:t>
      </w:r>
      <w:del w:id="1025" w:author="Janou De Buyser" w:date="2026-10-25T10:00:00Z">
        <w:r w:rsidRPr="005E1D90">
          <w:rPr>
            <w:rFonts w:cstheme="minorHAnsi"/>
            <w:color w:val="24303B"/>
            <w:lang w:val="nl-BE"/>
          </w:rPr>
          <w:delText xml:space="preserve">het revalidatiecentrum om de studietherapie</w:delText>
        </w:r>
      </w:del>
      <w:ins w:id="1026" w:author="Janou De Buyser" w:date="2026-10-25T10:00:00Z">
        <w:r>
          <w:rPr>
            <w:rFonts w:cstheme="minorHAnsi"/>
            <w:color w:val="24303B"/>
            <w:lang w:val="nl-BE"/>
          </w:rPr>
          <w:t xml:space="preserve">de diabetesvoetkliniek om de PARADISE-interventie</w:t>
        </w:r>
      </w:ins>
      <w:r w:rsidRPr="005E1D90">
        <w:rPr>
          <w:rFonts w:cstheme="minorHAnsi"/>
          <w:color w:val="24303B"/>
          <w:lang w:val="nl-BE"/>
        </w:rPr>
        <w:t xml:space="preserve"> te kunnen geven?</w:t>
      </w:r>
    </w:p>
    <w:p w14:paraId="0B8878BB"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Welke zaken waren aanwezig?</w:t>
      </w:r>
    </w:p>
    <w:p w14:paraId="0D8C66C4"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Welke zaken waren handig geweest om te hebben?</w:t>
      </w:r>
    </w:p>
    <w:p w14:paraId="5E4F35F5" w14:textId="77777777" w:rsidR="0074234E" w:rsidRPr="005E1D90" w:rsidRDefault="0074234E" w:rsidP="0074234E">
      <w:pPr>
        <w:pStyle w:val="Lijstalinea"/>
        <w:rPr>
          <w:rFonts w:cstheme="minorHAnsi"/>
          <w:lang w:val="nl-BE"/>
        </w:rPr>
      </w:pPr>
    </w:p>
    <w:p w14:paraId="1FD5E028" w14:textId="77777777" w:rsidR="0074234E" w:rsidRPr="005E1D90" w:rsidRDefault="0074234E" w:rsidP="00D06264">
      <w:pPr>
        <w:pStyle w:val="Lijstalinea"/>
        <w:numPr>
          <w:ilvl w:val="0"/>
          <w:numId w:val="11"/>
        </w:numPr>
        <w:ind w:left="709"/>
        <w:rPr>
          <w:rFonts w:cstheme="minorHAnsi"/>
          <w:lang w:val="nl-BE"/>
        </w:rPr>
      </w:pPr>
      <w:r w:rsidRPr="005E1D90">
        <w:rPr>
          <w:rFonts w:cstheme="minorHAnsi"/>
          <w:color w:val="24303B"/>
          <w:lang w:val="nl-BE"/>
        </w:rPr>
        <w:t xml:space="preserve">Hoe zou je de plaats van jouw diensthoofd beschrijven binnen dit project? </w:t>
      </w:r>
    </w:p>
    <w:p w14:paraId="3F53C896"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Hoe zouden wij ervoor kunnen zorgen dat het diensthoofd jullie voldoende ondersteunt in het uitvoeren van </w:t>
      </w:r>
      <w:del w:id="1027" w:author="Janou De Buyser" w:date="2026-10-25T10:00:00Z">
        <w:r w:rsidRPr="005E1D90">
          <w:rPr>
            <w:rFonts w:cstheme="minorHAnsi"/>
            <w:color w:val="24303B"/>
            <w:lang w:val="nl-BE"/>
          </w:rPr>
          <w:delText xml:space="preserve">de therapiesessies</w:delText>
        </w:r>
      </w:del>
      <w:ins w:id="1028" w:author="Janou De Buyser" w:date="2026-10-25T10:00:00Z">
        <w:r>
          <w:rPr>
            <w:rFonts w:cstheme="minorHAnsi"/>
            <w:color w:val="24303B"/>
            <w:lang w:val="nl-BE"/>
          </w:rPr>
          <w:t xml:space="preserve">de PARADISE-sessies</w:t>
        </w:r>
      </w:ins>
      <w:r w:rsidRPr="005E1D90">
        <w:rPr>
          <w:rFonts w:cstheme="minorHAnsi"/>
          <w:color w:val="24303B"/>
          <w:lang w:val="nl-BE"/>
        </w:rPr>
        <w:t xml:space="preserve">?</w:t>
      </w:r>
    </w:p>
    <w:p w14:paraId="0C42EB8D"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Hoe denk je dat je collega’s staan tegenover het geven van </w:t>
      </w:r>
      <w:del w:id="1029" w:author="Janou De Buyser" w:date="2026-10-25T10:00:00Z">
        <w:r w:rsidRPr="005E1D90">
          <w:rPr>
            <w:rFonts w:cstheme="minorHAnsi"/>
            <w:color w:val="24303B"/>
            <w:lang w:val="nl-BE"/>
          </w:rPr>
          <w:delText xml:space="preserve">deze therapie</w:delText>
        </w:r>
      </w:del>
      <w:ins w:id="1030" w:author="Janou De Buyser" w:date="2026-10-25T10:00:00Z">
        <w:r>
          <w:rPr>
            <w:rFonts w:cstheme="minorHAnsi"/>
            <w:color w:val="24303B"/>
            <w:lang w:val="nl-BE"/>
          </w:rPr>
          <w:t xml:space="preserve">de PARADISE-interventie</w:t>
        </w:r>
      </w:ins>
      <w:r w:rsidRPr="005E1D90">
        <w:rPr>
          <w:rFonts w:cstheme="minorHAnsi"/>
          <w:color w:val="24303B"/>
          <w:lang w:val="nl-BE"/>
        </w:rPr>
        <w:t xml:space="preserve">?</w:t>
      </w:r>
    </w:p>
    <w:p w14:paraId="7E533784"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Zijn er naar jouw gevoel verschillen in het geven van </w:t>
      </w:r>
      <w:del w:id="1031" w:author="Janou De Buyser" w:date="2026-10-25T10:00:00Z">
        <w:r w:rsidRPr="005E1D90">
          <w:rPr>
            <w:rFonts w:cstheme="minorHAnsi"/>
            <w:color w:val="24303B"/>
            <w:lang w:val="nl-BE"/>
          </w:rPr>
          <w:delText xml:space="preserve">de therapie</w:delText>
        </w:r>
      </w:del>
      <w:ins w:id="1032" w:author="Janou De Buyser" w:date="2026-10-25T10:00:00Z">
        <w:r>
          <w:rPr>
            <w:rFonts w:cstheme="minorHAnsi"/>
            <w:color w:val="24303B"/>
            <w:lang w:val="nl-BE"/>
          </w:rPr>
          <w:t xml:space="preserve">de interventie</w:t>
        </w:r>
      </w:ins>
      <w:r w:rsidRPr="005E1D90">
        <w:rPr>
          <w:rFonts w:cstheme="minorHAnsi"/>
          <w:color w:val="24303B"/>
          <w:lang w:val="nl-BE"/>
        </w:rPr>
        <w:t xml:space="preserve"> tussen jezelf en jouw collega’s?</w:t>
      </w:r>
    </w:p>
    <w:p w14:paraId="69415B61" w14:textId="77777777" w:rsidR="00741E23" w:rsidRPr="009F39D4" w:rsidRDefault="00741E23" w:rsidP="73CE65E7">
      <w:pPr>
        <w:numPr>
          <w:ilvl w:val="0"/>
          <w:numId w:val="36"/>
        </w:numPr>
        <w:spacing w:line="259" w:lineRule="auto"/>
        <w:rPr>
          <w:lang w:val="nl-BE"/>
        </w:rPr>
      </w:pPr>
      <w:r w:rsidRPr="009F39D4">
        <w:rPr>
          <w:color w:val="24303B"/>
          <w:lang w:val="nl-BE"/>
        </w:rPr>
        <w:t xml:space="preserve">In hoeverre paste het programma binnen de bestaande werkwijze en cultuur van uw organisatie? </w:t>
      </w:r>
    </w:p>
    <w:p w14:paraId="533C0100" w14:textId="77777777" w:rsidR="00741E23" w:rsidRPr="00741E23" w:rsidRDefault="00741E23" w:rsidP="73CE65E7">
      <w:pPr>
        <w:spacing w:line="259" w:lineRule="auto"/>
        <w:rPr>
          <w:b/>
          <w:bCs/>
        </w:rPr>
      </w:pPr>
      <w:r w:rsidRPr="73CE65E7">
        <w:rPr>
          <w:b/>
          <w:bCs/>
          <w:color w:val="123A5F"/>
        </w:rPr>
        <w:t>Barrières (belemmerende factoren)</w:t>
      </w:r>
    </w:p>
    <w:p w14:paraId="3C1E70D5" w14:textId="77777777" w:rsidR="00741E23" w:rsidRPr="009F39D4" w:rsidRDefault="00741E23" w:rsidP="73CE65E7">
      <w:pPr>
        <w:numPr>
          <w:ilvl w:val="0"/>
          <w:numId w:val="37"/>
        </w:numPr>
        <w:spacing w:line="259" w:lineRule="auto"/>
        <w:rPr>
          <w:lang w:val="nl-BE"/>
        </w:rPr>
      </w:pPr>
      <w:r w:rsidRPr="009F39D4">
        <w:rPr>
          <w:color w:val="24303B"/>
          <w:lang w:val="nl-BE"/>
        </w:rPr>
        <w:t xml:space="preserve">Welke factoren maakten het moeilijk om het programma uit te voeren zoals bedoeld? </w:t>
      </w:r>
    </w:p>
    <w:p w14:paraId="5958579B" w14:textId="77777777" w:rsidR="00741E23" w:rsidRPr="009F39D4" w:rsidRDefault="00741E23" w:rsidP="73CE65E7">
      <w:pPr>
        <w:numPr>
          <w:ilvl w:val="0"/>
          <w:numId w:val="38"/>
        </w:numPr>
        <w:spacing w:line="259" w:lineRule="auto"/>
        <w:rPr>
          <w:lang w:val="nl-BE"/>
        </w:rPr>
      </w:pPr>
      <w:r w:rsidRPr="009F39D4">
        <w:rPr>
          <w:color w:val="24303B"/>
          <w:lang w:val="nl-BE"/>
        </w:rPr>
        <w:t xml:space="preserve">Waren er tekorten in tijd, personeel, middelen of vaardigheden die de uitvoering hebben belemmerd? </w:t>
      </w:r>
    </w:p>
    <w:p w14:paraId="1A191257" w14:textId="77777777" w:rsidR="00741E23" w:rsidRPr="009F39D4" w:rsidRDefault="00741E23" w:rsidP="73CE65E7">
      <w:pPr>
        <w:numPr>
          <w:ilvl w:val="0"/>
          <w:numId w:val="39"/>
        </w:numPr>
        <w:spacing w:line="259" w:lineRule="auto"/>
        <w:rPr>
          <w:lang w:val="nl-BE"/>
        </w:rPr>
      </w:pPr>
      <w:r w:rsidRPr="009F39D4">
        <w:rPr>
          <w:color w:val="24303B"/>
          <w:lang w:val="nl-BE"/>
        </w:rPr>
        <w:t xml:space="preserve">Speelden attitudes of weerstand binnen het team of de organisatie een rol in de implementatie? </w:t>
      </w:r>
    </w:p>
    <w:p w14:paraId="369B5DD5" w14:textId="77777777" w:rsidR="00741E23" w:rsidRPr="00741E23" w:rsidRDefault="00741E23" w:rsidP="73CE65E7">
      <w:pPr>
        <w:spacing w:line="259" w:lineRule="auto"/>
        <w:rPr>
          <w:b/>
          <w:bCs/>
        </w:rPr>
      </w:pPr>
      <w:r w:rsidRPr="73CE65E7">
        <w:rPr>
          <w:b/>
          <w:bCs/>
          <w:color w:val="123A5F"/>
        </w:rPr>
        <w:t>Facilitatoren (bevorderende factoren)</w:t>
      </w:r>
    </w:p>
    <w:p w14:paraId="147B6032" w14:textId="77777777" w:rsidR="00741E23" w:rsidRPr="009F39D4" w:rsidRDefault="00741E23" w:rsidP="73CE65E7">
      <w:pPr>
        <w:numPr>
          <w:ilvl w:val="0"/>
          <w:numId w:val="40"/>
        </w:numPr>
        <w:spacing w:line="259" w:lineRule="auto"/>
        <w:rPr>
          <w:lang w:val="nl-BE"/>
        </w:rPr>
      </w:pPr>
      <w:r w:rsidRPr="009F39D4">
        <w:rPr>
          <w:color w:val="24303B"/>
          <w:lang w:val="nl-BE"/>
        </w:rPr>
        <w:t xml:space="preserve">Welke factoren hebben de implementatie of het succes van het programma juist ondersteund? </w:t>
      </w:r>
    </w:p>
    <w:p w14:paraId="3A09EE91" w14:textId="77777777" w:rsidR="00741E23" w:rsidRPr="009F39D4" w:rsidRDefault="00741E23" w:rsidP="73CE65E7">
      <w:pPr>
        <w:numPr>
          <w:ilvl w:val="0"/>
          <w:numId w:val="41"/>
        </w:numPr>
        <w:spacing w:line="259" w:lineRule="auto"/>
        <w:rPr>
          <w:lang w:val="nl-BE"/>
        </w:rPr>
      </w:pPr>
      <w:r w:rsidRPr="009F39D4">
        <w:rPr>
          <w:color w:val="24303B"/>
          <w:lang w:val="nl-BE"/>
        </w:rPr>
        <w:t xml:space="preserve">Waren er specifieke vaardigheden, ervaringen of samenwerkingen die de uitvoering vergemakkelijkten? </w:t>
      </w:r>
    </w:p>
    <w:p w14:paraId="0D5607BA" w14:textId="77777777" w:rsidR="00741E23" w:rsidRPr="009F39D4" w:rsidRDefault="00741E23" w:rsidP="73CE65E7">
      <w:pPr>
        <w:numPr>
          <w:ilvl w:val="0"/>
          <w:numId w:val="42"/>
        </w:numPr>
        <w:spacing w:line="259" w:lineRule="auto"/>
        <w:rPr>
          <w:lang w:val="nl-BE"/>
        </w:rPr>
      </w:pPr>
      <w:r w:rsidRPr="009F39D4">
        <w:rPr>
          <w:color w:val="24303B"/>
          <w:lang w:val="nl-BE"/>
        </w:rPr>
        <w:t xml:space="preserve">Heeft de organisatiecultuur of leiderschap een rol gespeeld in het ondersteunen van het programma? </w:t>
      </w:r>
    </w:p>
    <w:p w14:paraId="7A1703DF" w14:textId="77777777" w:rsidR="00763FE7" w:rsidRPr="00741E23" w:rsidRDefault="00763FE7" w:rsidP="00763FE7">
      <w:pPr>
        <w:spacing w:line="259" w:lineRule="auto"/>
        <w:ind w:left="720"/>
        <w:rPr>
          <w:iCs/>
          <w:lang/>
        </w:rPr>
      </w:pPr>
    </w:p>
    <w:p w14:paraId="36E3BB09" w14:textId="77777777" w:rsidR="00741E23" w:rsidRPr="009F39D4" w:rsidRDefault="00741E23" w:rsidP="73CE65E7">
      <w:pPr>
        <w:spacing w:line="259" w:lineRule="auto"/>
        <w:rPr>
          <w:b/>
          <w:bCs/>
          <w:lang w:val="nl-BE"/>
        </w:rPr>
      </w:pPr>
      <w:r w:rsidRPr="009F39D4">
        <w:rPr>
          <w:b/>
          <w:bCs/>
          <w:color w:val="123A5F"/>
          <w:lang w:val="nl-BE"/>
        </w:rPr>
        <w:t>Werking van het programma (mechanismen van impact)</w:t>
      </w:r>
    </w:p>
    <w:p w14:paraId="4949821C" w14:textId="77777777" w:rsidR="00741E23" w:rsidRPr="00741E23" w:rsidRDefault="00741E23" w:rsidP="73CE65E7">
      <w:pPr>
        <w:numPr>
          <w:ilvl w:val="0"/>
          <w:numId w:val="43"/>
        </w:numPr>
        <w:spacing w:line="259" w:lineRule="auto"/>
      </w:pPr>
      <w:r w:rsidRPr="009F39D4">
        <w:rPr>
          <w:color w:val="24303B"/>
          <w:lang w:val="nl-BE"/>
        </w:rPr>
        <w:t xml:space="preserve">Denkt u dat het programma in de praktijk werkte zoals oorspronkelijk bedoeld? </w:t>
      </w:r>
      <w:r w:rsidRPr="73CE65E7">
        <w:rPr>
          <w:color w:val="24303B"/>
        </w:rPr>
        <w:t xml:space="preserve">Waarom wel of niet? </w:t>
      </w:r>
    </w:p>
    <w:p w14:paraId="48C86F75" w14:textId="77777777" w:rsidR="00741E23" w:rsidRPr="009F39D4" w:rsidRDefault="00741E23" w:rsidP="73CE65E7">
      <w:pPr>
        <w:numPr>
          <w:ilvl w:val="0"/>
          <w:numId w:val="44"/>
        </w:numPr>
        <w:spacing w:line="259" w:lineRule="auto"/>
        <w:rPr>
          <w:lang w:val="nl-BE"/>
        </w:rPr>
      </w:pPr>
      <w:r w:rsidRPr="009F39D4">
        <w:rPr>
          <w:color w:val="24303B"/>
          <w:lang w:val="nl-BE"/>
        </w:rPr>
        <w:t xml:space="preserve">Zijn er onderdelen van het programma die anders uitpakten door de context waarin u werkt? </w:t>
      </w:r>
    </w:p>
    <w:p w14:paraId="66107903" w14:textId="77777777" w:rsidR="00741E23" w:rsidRPr="009F39D4" w:rsidRDefault="00741E23" w:rsidP="73CE65E7">
      <w:pPr>
        <w:spacing w:line="259" w:lineRule="auto"/>
        <w:rPr>
          <w:b/>
          <w:bCs/>
          <w:lang w:val="nl-BE"/>
        </w:rPr>
      </w:pPr>
      <w:r w:rsidRPr="009F39D4">
        <w:rPr>
          <w:b/>
          <w:bCs/>
          <w:color w:val="123A5F"/>
          <w:lang w:val="nl-BE"/>
        </w:rPr>
        <w:t>Invloed van context op uitvoering en effectiviteit</w:t>
      </w:r>
    </w:p>
    <w:p w14:paraId="7EDB533D" w14:textId="77777777" w:rsidR="00741E23" w:rsidRPr="009F39D4" w:rsidRDefault="00741E23" w:rsidP="73CE65E7">
      <w:pPr>
        <w:numPr>
          <w:ilvl w:val="0"/>
          <w:numId w:val="45"/>
        </w:numPr>
        <w:spacing w:line="259" w:lineRule="auto"/>
        <w:rPr>
          <w:lang w:val="nl-BE"/>
        </w:rPr>
      </w:pPr>
      <w:r w:rsidRPr="009F39D4">
        <w:rPr>
          <w:color w:val="24303B"/>
          <w:lang w:val="nl-BE"/>
        </w:rPr>
        <w:t xml:space="preserve">Hoe hebben contextuele factoren de manier beïnvloed waarop u het programma heeft uitgevoerd? </w:t>
      </w:r>
    </w:p>
    <w:p w14:paraId="55722DB5" w14:textId="77777777" w:rsidR="00741E23" w:rsidRPr="00741E23" w:rsidRDefault="00741E23" w:rsidP="73CE65E7">
      <w:pPr>
        <w:spacing w:line="259" w:lineRule="auto"/>
        <w:rPr>
          <w:b/>
          <w:bCs/>
        </w:rPr>
      </w:pPr>
      <w:r w:rsidRPr="73CE65E7">
        <w:rPr>
          <w:b/>
          <w:bCs/>
          <w:color w:val="123A5F"/>
        </w:rPr>
        <w:t>Reflectie</w:t>
      </w:r>
    </w:p>
    <w:p w14:paraId="5F6BA123" w14:textId="77777777" w:rsidR="00741E23" w:rsidRPr="009F39D4" w:rsidRDefault="00741E23" w:rsidP="73CE65E7">
      <w:pPr>
        <w:numPr>
          <w:ilvl w:val="0"/>
          <w:numId w:val="46"/>
        </w:numPr>
        <w:spacing w:line="259" w:lineRule="auto"/>
        <w:rPr>
          <w:lang w:val="nl-BE"/>
        </w:rPr>
      </w:pPr>
      <w:r w:rsidRPr="009F39D4">
        <w:rPr>
          <w:color w:val="24303B"/>
          <w:lang w:val="nl-BE"/>
        </w:rPr>
        <w:t>Wat zou er volgens u nodig zijn om de implementatie en effectiviteit van het programma in uw context te verbeteren?</w:t>
      </w:r>
    </w:p>
    <w:p w14:paraId="5EEDA5D4" w14:textId="7076BC54" w:rsidR="00CA01FD" w:rsidRDefault="00763FE7">
      <w:pPr>
        <w:spacing w:line="259" w:lineRule="auto"/>
        <w:rPr>
          <w:b/>
          <w:color w:val="EE0000"/>
          <w:sz w:val="24"/>
          <w:szCs w:val="24"/>
        </w:rPr>
      </w:pPr>
      <w:r w:rsidRPr="00763FE7">
        <w:rPr>
          <w:b/>
          <w:bCs/>
          <w:color w:val="0070C0"/>
          <w:sz w:val="26"/>
          <w:szCs w:val="26"/>
          <w:lang w:val="en-GB"/>
        </w:rPr>
        <w:t xml:space="preserve">2. </w:t>
      </w:r>
      <w:r w:rsidR="0030064B" w:rsidRPr="00763FE7">
        <w:rPr>
          <w:b/>
          <w:bCs/>
          <w:color w:val="0070C0"/>
          <w:sz w:val="26"/>
          <w:szCs w:val="26"/>
          <w:lang w:val="en-GB"/>
        </w:rPr>
        <w:t>Intention for maintenance</w:t>
      </w:r>
      <w:r w:rsidR="0030064B" w:rsidRPr="00763FE7">
        <w:rPr>
          <w:color w:val="0070C0"/>
          <w:sz w:val="24"/>
          <w:szCs w:val="24"/>
          <w:lang w:val="en-GB"/>
        </w:rPr>
        <w:t xml:space="preserve"> </w:t>
      </w:r>
      <w:r w:rsidR="0030064B" w:rsidRPr="00691123">
        <w:rPr>
          <w:i/>
          <w:color w:val="24303B"/>
          <w:sz w:val="24"/>
          <w:szCs w:val="24"/>
          <w:lang w:val="en-GB"/>
        </w:rPr>
        <w:t>(extent to which the program is intended to be part of routine organisational practice and policy)</w:t>
      </w:r>
    </w:p>
    <w:p w14:paraId="7A131BE7" w14:textId="77777777" w:rsidR="00CA01FD" w:rsidRPr="00CA01FD" w:rsidRDefault="00CA01FD" w:rsidP="00CA01FD">
      <w:pPr>
        <w:rPr>
          <w:b/>
          <w:bCs/>
          <w:lang w:val="en-GB"/>
        </w:rPr>
      </w:pPr>
      <w:r w:rsidRPr="00CA01FD">
        <w:rPr>
          <w:b/>
          <w:bCs/>
          <w:color w:val="24303B"/>
          <w:lang w:val="en-GB"/>
        </w:rPr>
        <w:t xml:space="preserve"> (q) </w:t>
      </w:r>
      <w:r w:rsidRPr="00CA01FD">
        <w:rPr>
          <w:bCs/>
          <w:color w:val="24303B"/>
          <w:lang w:val="en-GB"/>
        </w:rPr>
        <w:t>Intention of healthcare professionals to conduct the PARADISE programme in the future</w:t>
      </w:r>
    </w:p>
    <w:p w14:paraId="68D2CE1E" w14:textId="77777777" w:rsidR="00776999" w:rsidRPr="00763FE7" w:rsidRDefault="00776999" w:rsidP="73CE65E7">
      <w:pPr>
        <w:spacing w:line="259" w:lineRule="auto"/>
        <w:rPr>
          <w:rFonts w:cstheme="minorBidi"/>
          <w:b/>
          <w:bCs/>
        </w:rPr>
      </w:pPr>
      <w:r w:rsidRPr="73CE65E7">
        <w:rPr>
          <w:rFonts w:cstheme="minorBidi"/>
          <w:b/>
          <w:bCs/>
          <w:color w:val="123A5F"/>
        </w:rPr>
        <w:t>Intentie tot voortzetting</w:t>
      </w:r>
    </w:p>
    <w:p w14:paraId="26258591" w14:textId="77777777" w:rsidR="00776999" w:rsidRPr="00763FE7" w:rsidRDefault="00776999" w:rsidP="73CE65E7">
      <w:pPr>
        <w:numPr>
          <w:ilvl w:val="0"/>
          <w:numId w:val="47"/>
        </w:numPr>
        <w:spacing w:after="0" w:line="259" w:lineRule="auto"/>
        <w:ind w:left="714" w:hanging="357"/>
        <w:rPr>
          <w:rFonts w:cstheme="minorBidi"/>
        </w:rPr>
      </w:pPr>
      <w:r w:rsidRPr="009F39D4">
        <w:rPr>
          <w:rFonts w:cstheme="minorBidi"/>
          <w:color w:val="24303B"/>
          <w:lang w:val="nl-BE"/>
        </w:rPr>
        <w:t xml:space="preserve">Bent u van plan om het PARADISE-programma (of onderdelen ervan) in de toekomst te blijven gebruiken? </w:t>
      </w:r>
      <w:r w:rsidRPr="73CE65E7">
        <w:rPr>
          <w:rFonts w:cstheme="minorBidi"/>
          <w:color w:val="24303B"/>
        </w:rPr>
        <w:t xml:space="preserve">Waarom wel of niet? </w:t>
      </w:r>
    </w:p>
    <w:p w14:paraId="7A2C4C2C" w14:textId="77777777" w:rsidR="00776999" w:rsidRPr="009F39D4" w:rsidRDefault="00776999" w:rsidP="73CE65E7">
      <w:pPr>
        <w:numPr>
          <w:ilvl w:val="0"/>
          <w:numId w:val="48"/>
        </w:numPr>
        <w:spacing w:after="120" w:line="259" w:lineRule="auto"/>
        <w:ind w:left="714" w:hanging="357"/>
        <w:rPr>
          <w:rFonts w:cstheme="minorBidi"/>
          <w:lang w:val="nl-BE"/>
        </w:rPr>
      </w:pPr>
      <w:r w:rsidRPr="009F39D4">
        <w:rPr>
          <w:rFonts w:cstheme="minorBidi"/>
          <w:color w:val="24303B"/>
          <w:lang w:val="nl-BE"/>
        </w:rPr>
        <w:t xml:space="preserve">In welke mate ziet u het programma als onderdeel van de reguliere zorg in uw organisatie? </w:t>
      </w:r>
    </w:p>
    <w:p w14:paraId="303E14D2" w14:textId="77777777" w:rsidR="00776999" w:rsidRPr="00763FE7" w:rsidRDefault="00776999" w:rsidP="73CE65E7">
      <w:pPr>
        <w:spacing w:line="259" w:lineRule="auto"/>
        <w:rPr>
          <w:rFonts w:cstheme="minorBidi"/>
          <w:b/>
          <w:bCs/>
        </w:rPr>
      </w:pPr>
      <w:r w:rsidRPr="73CE65E7">
        <w:rPr>
          <w:rFonts w:cstheme="minorBidi"/>
          <w:b/>
          <w:bCs/>
          <w:color w:val="123A5F"/>
        </w:rPr>
        <w:t>Integratie in routine en beleid</w:t>
      </w:r>
    </w:p>
    <w:p w14:paraId="2F5DA739" w14:textId="77777777" w:rsidR="00776999" w:rsidRPr="009F39D4" w:rsidRDefault="00776999" w:rsidP="73CE65E7">
      <w:pPr>
        <w:numPr>
          <w:ilvl w:val="0"/>
          <w:numId w:val="49"/>
        </w:numPr>
        <w:spacing w:after="0" w:line="259" w:lineRule="auto"/>
        <w:ind w:left="714" w:hanging="357"/>
        <w:rPr>
          <w:rFonts w:cstheme="minorBidi"/>
          <w:lang w:val="nl-BE"/>
        </w:rPr>
      </w:pPr>
      <w:r w:rsidRPr="009F39D4">
        <w:rPr>
          <w:rFonts w:cstheme="minorBidi"/>
          <w:color w:val="24303B"/>
          <w:lang w:val="nl-BE"/>
        </w:rPr>
        <w:t xml:space="preserve">Wat zou er nodig zijn om het programma structureel in te bedden in de dagelijkse praktijk? </w:t>
      </w:r>
    </w:p>
    <w:p w14:paraId="0A507988" w14:textId="77777777" w:rsidR="00776999" w:rsidRPr="009F39D4" w:rsidRDefault="00776999" w:rsidP="73CE65E7">
      <w:pPr>
        <w:numPr>
          <w:ilvl w:val="0"/>
          <w:numId w:val="50"/>
        </w:numPr>
        <w:spacing w:after="120" w:line="259" w:lineRule="auto"/>
        <w:ind w:left="714" w:hanging="357"/>
        <w:rPr>
          <w:rFonts w:cstheme="minorBidi"/>
          <w:lang w:val="nl-BE"/>
        </w:rPr>
      </w:pPr>
      <w:r w:rsidRPr="009F39D4">
        <w:rPr>
          <w:rFonts w:cstheme="minorBidi"/>
          <w:color w:val="24303B"/>
          <w:lang w:val="nl-BE"/>
        </w:rPr>
        <w:t xml:space="preserve">Is er volgens u voldoende draagvlak binnen het team en de organisatie om het programma te blijven uitvoeren? </w:t>
      </w:r>
    </w:p>
    <w:p w14:paraId="2BB3A16C" w14:textId="77777777" w:rsidR="00776999" w:rsidRPr="00763FE7" w:rsidRDefault="00776999" w:rsidP="73CE65E7">
      <w:pPr>
        <w:spacing w:line="259" w:lineRule="auto"/>
        <w:rPr>
          <w:rFonts w:cstheme="minorBidi"/>
          <w:b/>
          <w:bCs/>
        </w:rPr>
      </w:pPr>
      <w:r w:rsidRPr="73CE65E7">
        <w:rPr>
          <w:rFonts w:cstheme="minorBidi"/>
          <w:b/>
          <w:bCs/>
          <w:color w:val="123A5F"/>
        </w:rPr>
        <w:t>Voorwaarden voor borging</w:t>
      </w:r>
    </w:p>
    <w:p w14:paraId="4D37E259" w14:textId="77777777" w:rsidR="00776999" w:rsidRPr="009F39D4" w:rsidRDefault="00776999" w:rsidP="73CE65E7">
      <w:pPr>
        <w:numPr>
          <w:ilvl w:val="0"/>
          <w:numId w:val="51"/>
        </w:numPr>
        <w:spacing w:after="0" w:line="259" w:lineRule="auto"/>
        <w:ind w:left="714" w:hanging="357"/>
        <w:rPr>
          <w:rFonts w:cstheme="minorBidi"/>
          <w:lang w:val="nl-BE"/>
        </w:rPr>
      </w:pPr>
      <w:r w:rsidRPr="009F39D4">
        <w:rPr>
          <w:rFonts w:cstheme="minorBidi"/>
          <w:color w:val="24303B"/>
          <w:lang w:val="nl-BE"/>
        </w:rPr>
        <w:t xml:space="preserve">Welke voorwaarden (bijv. tijd, middelen, training, ondersteuning) zijn essentieel om het programma duurzaam voort te zetten? </w:t>
      </w:r>
    </w:p>
    <w:p w14:paraId="55A2807A" w14:textId="77777777" w:rsidR="00776999" w:rsidRPr="009F39D4" w:rsidRDefault="00776999" w:rsidP="73CE65E7">
      <w:pPr>
        <w:numPr>
          <w:ilvl w:val="0"/>
          <w:numId w:val="52"/>
        </w:numPr>
        <w:spacing w:after="120" w:line="259" w:lineRule="auto"/>
        <w:ind w:left="714" w:hanging="357"/>
        <w:rPr>
          <w:rFonts w:cstheme="minorBidi"/>
          <w:lang w:val="nl-BE"/>
        </w:rPr>
      </w:pPr>
      <w:r w:rsidRPr="009F39D4">
        <w:rPr>
          <w:rFonts w:cstheme="minorBidi"/>
          <w:color w:val="24303B"/>
          <w:lang w:val="nl-BE"/>
        </w:rPr>
        <w:t xml:space="preserve">Zijn er belemmeringen die de voortzetting op langere termijn in de weg staan? </w:t>
      </w:r>
    </w:p>
    <w:p w14:paraId="4B287DAF" w14:textId="77777777" w:rsidR="00776999" w:rsidRPr="00763FE7" w:rsidRDefault="00776999" w:rsidP="73CE65E7">
      <w:pPr>
        <w:spacing w:line="259" w:lineRule="auto"/>
        <w:rPr>
          <w:rFonts w:cstheme="minorBidi"/>
          <w:b/>
          <w:bCs/>
        </w:rPr>
      </w:pPr>
      <w:r w:rsidRPr="73CE65E7">
        <w:rPr>
          <w:rFonts w:cstheme="minorBidi"/>
          <w:b/>
          <w:bCs/>
          <w:color w:val="123A5F"/>
        </w:rPr>
        <w:t>Motivatie en houding</w:t>
      </w:r>
    </w:p>
    <w:p w14:paraId="70F42C01" w14:textId="77777777" w:rsidR="00776999" w:rsidRPr="009F39D4" w:rsidRDefault="00776999" w:rsidP="73CE65E7">
      <w:pPr>
        <w:numPr>
          <w:ilvl w:val="0"/>
          <w:numId w:val="53"/>
        </w:numPr>
        <w:spacing w:after="0" w:line="259" w:lineRule="auto"/>
        <w:ind w:left="714" w:hanging="357"/>
        <w:rPr>
          <w:rFonts w:cstheme="minorBidi"/>
          <w:lang w:val="nl-BE"/>
        </w:rPr>
      </w:pPr>
      <w:r w:rsidRPr="009F39D4">
        <w:rPr>
          <w:rFonts w:cstheme="minorBidi"/>
          <w:color w:val="24303B"/>
          <w:lang w:val="nl-BE"/>
        </w:rPr>
        <w:t xml:space="preserve">Hoe gemotiveerd bent u persoonlijk om met het programma verder te werken? </w:t>
      </w:r>
    </w:p>
    <w:p w14:paraId="2659191F" w14:textId="77777777" w:rsidR="00776999" w:rsidRPr="009F39D4" w:rsidRDefault="00776999" w:rsidP="73CE65E7">
      <w:pPr>
        <w:numPr>
          <w:ilvl w:val="0"/>
          <w:numId w:val="54"/>
        </w:numPr>
        <w:spacing w:after="120" w:line="259" w:lineRule="auto"/>
        <w:ind w:left="714" w:hanging="357"/>
        <w:rPr>
          <w:rFonts w:cstheme="minorBidi"/>
          <w:lang w:val="nl-BE"/>
        </w:rPr>
      </w:pPr>
      <w:r w:rsidRPr="009F39D4">
        <w:rPr>
          <w:rFonts w:cstheme="minorBidi"/>
          <w:color w:val="24303B"/>
          <w:lang w:val="nl-BE"/>
        </w:rPr>
        <w:t xml:space="preserve">Wat zou uw motivatie om het programma te blijven gebruiken kunnen versterken of juist verminderen? </w:t>
      </w:r>
    </w:p>
    <w:p w14:paraId="0F8ACAD7" w14:textId="77777777" w:rsidR="00776999" w:rsidRPr="00763FE7" w:rsidRDefault="00776999" w:rsidP="73CE65E7">
      <w:pPr>
        <w:spacing w:line="259" w:lineRule="auto"/>
        <w:rPr>
          <w:rFonts w:cstheme="minorBidi"/>
          <w:b/>
          <w:bCs/>
        </w:rPr>
      </w:pPr>
      <w:r w:rsidRPr="73CE65E7">
        <w:rPr>
          <w:rFonts w:cstheme="minorBidi"/>
          <w:b/>
          <w:bCs/>
          <w:color w:val="123A5F"/>
        </w:rPr>
        <w:t>Aanpassingen en toekomstperspectief</w:t>
      </w:r>
    </w:p>
    <w:p w14:paraId="0A0BD54A" w14:textId="77777777" w:rsidR="00776999" w:rsidRPr="009F39D4" w:rsidRDefault="00776999" w:rsidP="73CE65E7">
      <w:pPr>
        <w:numPr>
          <w:ilvl w:val="0"/>
          <w:numId w:val="55"/>
        </w:numPr>
        <w:spacing w:after="0" w:line="259" w:lineRule="auto"/>
        <w:ind w:left="714" w:hanging="357"/>
        <w:rPr>
          <w:rFonts w:cstheme="minorBidi"/>
          <w:lang w:val="nl-BE"/>
        </w:rPr>
      </w:pPr>
      <w:r w:rsidRPr="009F39D4">
        <w:rPr>
          <w:rFonts w:cstheme="minorBidi"/>
          <w:color w:val="24303B"/>
          <w:lang w:val="nl-BE"/>
        </w:rPr>
        <w:t xml:space="preserve">Zou u het programma in de toekomst willen aanpassen? Zo ja, op welke manier? </w:t>
      </w:r>
    </w:p>
    <w:p w14:paraId="082EB89A" w14:textId="77777777" w:rsidR="00776999" w:rsidRPr="009F39D4" w:rsidRDefault="00776999" w:rsidP="73CE65E7">
      <w:pPr>
        <w:numPr>
          <w:ilvl w:val="0"/>
          <w:numId w:val="56"/>
        </w:numPr>
        <w:spacing w:after="0" w:line="259" w:lineRule="auto"/>
        <w:ind w:left="714" w:hanging="357"/>
        <w:rPr>
          <w:rFonts w:cstheme="minorBidi"/>
          <w:lang w:val="nl-BE"/>
        </w:rPr>
      </w:pPr>
      <w:r w:rsidRPr="009F39D4">
        <w:rPr>
          <w:rFonts w:cstheme="minorBidi"/>
          <w:color w:val="24303B"/>
          <w:lang w:val="nl-BE"/>
        </w:rPr>
        <w:lastRenderedPageBreak/>
        <w:t xml:space="preserve">Voor welke patiëntgroepen of situaties acht u het programma in de toekomst vooral geschikt (of minder geschikt)? </w:t>
      </w:r>
    </w:p>
    <w:p w:rsidR="00776999" w:rsidRPr="00763FE7" w:rsidRDefault="00776999" w:rsidP="73CE65E7">
      <w:pPr>
        <w:spacing w:line="259" w:lineRule="auto"/>
        <w:rPr>
          <w:ins w:id="1033" w:author="Janou De Buyser" w:date="2026-10-25T10:00:00Z"/>
          <w:rFonts w:cstheme="minorBidi"/>
          <w:b/>
          <w:bCs/>
        </w:rPr>
      </w:pPr>
      <w:ins w:id="1034" w:author="Janou De Buyser" w:date="2026-10-25T10:00:00Z">
        <w:r>
          <w:rPr>
            <w:rFonts w:cstheme="minorBidi"/>
            <w:b/>
            <w:bCs/>
            <w:color w:val="123A5F"/>
          </w:rPr>
          <w:t xml:space="preserve">Slotvragen</w:t>
        </w:r>
      </w:ins>
    </w:p>
    <w:p w:rsidR="00776999" w:rsidRPr="009F39D4" w:rsidRDefault="00776999" w:rsidP="73CE65E7">
      <w:pPr>
        <w:numPr>
          <w:ilvl w:val="0"/>
          <w:numId w:val="56"/>
        </w:numPr>
        <w:spacing w:after="0" w:line="259" w:lineRule="auto"/>
        <w:ind w:left="714" w:hanging="357"/>
        <w:rPr>
          <w:ins w:id="1035" w:author="Janou De Buyser" w:date="2026-10-25T10:00:00Z"/>
          <w:rFonts w:cstheme="minorBidi"/>
          <w:lang w:val="nl-BE"/>
        </w:rPr>
      </w:pPr>
      <w:ins w:id="1036" w:author="Janou De Buyser" w:date="2026-10-25T10:00:00Z">
        <w:r>
          <w:rPr>
            <w:rFonts w:cstheme="minorBidi"/>
            <w:color w:val="24303B"/>
            <w:lang w:val="nl-BE"/>
          </w:rPr>
          <w:t xml:space="preserve">Kan u in enkele zinnen samenvatten hoe u het uitvoeren van de PARADISE-interventie ervaren heeft?</w:t>
        </w:r>
      </w:ins>
    </w:p>
    <w:p w:rsidR="00776999" w:rsidRPr="009F39D4" w:rsidRDefault="00776999" w:rsidP="73CE65E7">
      <w:pPr>
        <w:numPr>
          <w:ilvl w:val="0"/>
          <w:numId w:val="56"/>
        </w:numPr>
        <w:spacing w:after="0" w:line="259" w:lineRule="auto"/>
        <w:ind w:left="714" w:hanging="357"/>
        <w:rPr>
          <w:ins w:id="1037" w:author="Janou De Buyser" w:date="2026-10-25T10:00:00Z"/>
          <w:rFonts w:cstheme="minorBidi"/>
          <w:lang w:val="nl-BE"/>
        </w:rPr>
      </w:pPr>
      <w:ins w:id="1038" w:author="Janou De Buyser" w:date="2026-10-25T10:00:00Z">
        <w:r>
          <w:rPr>
            <w:rFonts w:cstheme="minorBidi"/>
            <w:color w:val="24303B"/>
            <w:lang w:val="nl-BE"/>
          </w:rPr>
          <w:t xml:space="preserve">Zijn er nog zaken die u belangrijk vindt om te vermelden, maar die niet aan bod kwamen?</w:t>
        </w:r>
      </w:ins>
    </w:p>
    <w:p w:rsidR="009F39D4" w:rsidRPr="00EA13F0" w:rsidRDefault="009F39D4" w:rsidP="009F39D4">
      <w:pPr>
        <w:numPr>
          <w:ilvl w:val="0"/>
          <w:numId w:val="57"/>
        </w:numPr>
        <w:tabs>
          <w:tab w:val="left" w:leader="underscore" w:pos="8505"/>
        </w:tabs>
        <w:spacing w:line="360" w:lineRule="auto"/>
        <w:rPr>
          <w:ins w:id="1039" w:author="Janou De Buyser" w:date="2026-10-25T10:00:00Z"/>
          <w:rFonts w:ascii="Calibri" w:hAnsi="Calibri" w:cs="Calibri"/>
        </w:rPr>
      </w:pPr>
      <w:ins w:id="1040" w:author="Janou De Buyser" w:date="2026-10-25T10:00:00Z">
        <w:r>
          <w:rPr>
            <w:color w:val="24303B"/>
          </w:rPr>
          <w:t xml:space="preserve">Einde interview: ______________________________</w:t>
        </w:r>
      </w:ins>
    </w:p>
    <w:p w14:paraId="0A366497" w14:textId="77777777" w:rsidR="003C710F" w:rsidRDefault="003C710F" w:rsidP="00C67A22">
      <w:pPr>
        <w:rPr>
          <w:rFonts w:cstheme="minorHAnsi"/>
          <w:b/>
          <w:bCs/>
          <w:sz w:val="24"/>
          <w:szCs w:val="24"/>
          <w:lang w:val="nl-BE"/>
        </w:rPr>
      </w:pPr>
    </w:p>
    <w:sectPr w:rsidR="003C710F">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1Z">
    <w:p>
      <w:pPr>
        <w:pStyle w:val="CommentText"/>
      </w:pPr>
      <w:r>
        <w:rPr>
          <w:rStyle w:val="CommentReference"/>
        </w:rPr>
        <w:annotationRef/>
      </w:r>
      <w:r>
        <w:t>Afgestemd op het toestemmingsformulier therapeut (eCRF 04): ongeveer 60 tot 90 minuten.</w:t>
      </w:r>
    </w:p>
  </w:comment>
  <w:comment w:id="1" w:author="Janou De Buyser" w:initials="JDB" w:date="2026-10-25T18:00:01Z">
    <w:p>
      <w:pPr>
        <w:pStyle w:val="CommentText"/>
      </w:pPr>
      <w:r>
        <w:rPr>
          <w:rStyle w:val="CommentReference"/>
        </w:rPr>
        <w:annotationRef/>
      </w:r>
      <w:r>
        <w:t>Restanten uit een ander studieprotocol (arm- en handfunctie, 4 weken therapie, revalidatiecentrum, studietherapie) vervangen door PARADISE-termen. Klinische resultaten = het primaire eindpunt (recidief voetulcus) en de mediator (therapietrouw).</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C787" w14:textId="77777777" w:rsidR="001301C6" w:rsidRDefault="001301C6" w:rsidP="006A0397">
      <w:pPr>
        <w:spacing w:after="0" w:line="240" w:lineRule="auto"/>
      </w:pPr>
    </w:p>
  </w:endnote>
  <w:endnote w:type="continuationSeparator" w:id="0">
    <w:p w14:paraId="67B66CD3" w14:textId="77777777" w:rsidR="001301C6" w:rsidRDefault="001301C6" w:rsidP="006A0397">
      <w:pPr>
        <w:spacing w:after="0" w:line="240" w:lineRule="auto"/>
      </w:pPr>
    </w:p>
  </w:endnote>
  <w:endnote w:type="continuationNotice" w:id="1">
    <w:p w14:paraId="44531457" w14:textId="77777777" w:rsidR="001301C6" w:rsidRDefault="001301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1301C6" w:rsidRPr="009F39D4" w:rsidRDefault="001301C6">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39D4">
      <w:rPr>
        <w:color w:val="59636E"/>
        <w:sz w:val="16"/>
        <w:szCs w:val="16"/>
        <w:lang w:val="nl-BE"/>
      </w:rPr>
      <w:t xml:space="preserve">PARADISE-studie  ·  eCRF 42: Interviewgids therapeut ·  Versie </w:t>
    </w:r>
    <w:r w:rsidRPr="009F39D4">
      <w:rPr>
        <w:i/>
        <w:iCs/>
        <w:color w:val="59636E"/>
        <w:sz w:val="16"/>
        <w:szCs w:val="16"/>
        <w:lang w:val="nl-BE"/>
      </w:rPr>
      <w:t xml:space="preserve">[ </w:t>
    </w:r>
    <w:r w:rsidRPr="009F39D4">
      <w:rPr>
        <w:i/>
        <w:iCs/>
        <w:color w:val="59636E"/>
        <w:sz w:val="16"/>
        <w:szCs w:val="16"/>
        <w:lang w:val="nl-BE"/>
      </w:rPr>
      <w:t>1.0</w:t>
    </w:r>
    <w:r w:rsidRPr="009F39D4">
      <w:rPr>
        <w:i/>
        <w:iCs/>
        <w:color w:val="59636E"/>
        <w:sz w:val="16"/>
        <w:szCs w:val="16"/>
        <w:lang w:val="nl-BE"/>
      </w:rPr>
      <w:t xml:space="preserve"> ]</w:t>
    </w:r>
    <w:r w:rsidRPr="009F39D4">
      <w:rPr>
        <w:color w:val="59636E"/>
        <w:sz w:val="16"/>
        <w:szCs w:val="16"/>
        <w:lang w:val="nl-BE"/>
      </w:rPr>
      <w:t xml:space="preserve">  ·  </w:t>
    </w:r>
    <w:r w:rsidRPr="009F39D4">
      <w:rPr>
        <w:i/>
        <w:iCs/>
        <w:color w:val="59636E"/>
        <w:sz w:val="16"/>
        <w:szCs w:val="16"/>
        <w:lang w:val="nl-BE"/>
      </w:rPr>
      <w:t xml:space="preserve">[ </w:t>
    </w:r>
    <w:r w:rsidRPr="009F39D4">
      <w:rPr>
        <w:i/>
        <w:iCs/>
        <w:color w:val="59636E"/>
        <w:sz w:val="16"/>
        <w:szCs w:val="16"/>
        <w:lang w:val="nl-BE"/>
      </w:rPr>
      <w:t>27/07/2026</w:t>
    </w:r>
    <w:r w:rsidRPr="009F39D4">
      <w:rPr>
        <w:i/>
        <w:iCs/>
        <w:color w:val="59636E"/>
        <w:sz w:val="16"/>
        <w:szCs w:val="16"/>
        <w:lang w:val="nl-BE"/>
      </w:rPr>
      <w:t xml:space="preserve"> ]</w:t>
    </w:r>
    <w:r w:rsidRPr="009F39D4">
      <w:rPr>
        <w:color w:val="59636E"/>
        <w:sz w:val="16"/>
        <w:szCs w:val="16"/>
        <w:lang w:val="nl-BE"/>
      </w:rPr>
      <w:t xml:space="preserve">  ·  Pagina </w:t>
    </w:r>
    <w:r>
      <w:rPr>
        <w:color w:val="59636E"/>
        <w:sz w:val="16"/>
        <w:szCs w:val="16"/>
      </w:rPr>
      <w:fldChar w:fldCharType="begin"/>
    </w:r>
    <w:r w:rsidRPr="009F39D4">
      <w:rPr>
        <w:color w:val="59636E"/>
        <w:sz w:val="16"/>
        <w:szCs w:val="16"/>
        <w:lang w:val="nl-BE"/>
      </w:rPr>
      <w:instrText>PAGE</w:instrText>
    </w:r>
    <w:r>
      <w:rPr>
        <w:color w:val="59636E"/>
        <w:sz w:val="16"/>
        <w:szCs w:val="16"/>
      </w:rPr>
      <w:fldChar w:fldCharType="separate"/>
    </w:r>
    <w:r w:rsidRPr="009F39D4">
      <w:rPr>
        <w:noProof/>
        <w:color w:val="59636E"/>
        <w:sz w:val="16"/>
        <w:szCs w:val="16"/>
        <w:lang w:val="nl-BE"/>
      </w:rPr>
      <w:t>1</w:t>
    </w:r>
    <w:r>
      <w:rPr>
        <w:color w:val="59636E"/>
        <w:sz w:val="16"/>
        <w:szCs w:val="16"/>
      </w:rPr>
      <w:fldChar w:fldCharType="end"/>
    </w:r>
    <w:r w:rsidRPr="009F39D4">
      <w:rPr>
        <w:color w:val="59636E"/>
        <w:sz w:val="16"/>
        <w:szCs w:val="16"/>
        <w:lang w:val="nl-BE"/>
      </w:rPr>
      <w:t xml:space="preserve"> van </w:t>
    </w:r>
    <w:r>
      <w:rPr>
        <w:color w:val="59636E"/>
        <w:sz w:val="16"/>
        <w:szCs w:val="16"/>
      </w:rPr>
      <w:fldChar w:fldCharType="begin"/>
    </w:r>
    <w:r w:rsidRPr="009F39D4">
      <w:rPr>
        <w:color w:val="59636E"/>
        <w:sz w:val="16"/>
        <w:szCs w:val="16"/>
        <w:lang w:val="nl-BE"/>
      </w:rPr>
      <w:instrText>NUMPAGES</w:instrText>
    </w:r>
    <w:r>
      <w:rPr>
        <w:color w:val="59636E"/>
        <w:sz w:val="16"/>
        <w:szCs w:val="16"/>
      </w:rPr>
      <w:fldChar w:fldCharType="separate"/>
    </w:r>
    <w:r w:rsidRPr="009F39D4">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8DF9" w14:textId="77777777" w:rsidR="001301C6" w:rsidRDefault="001301C6" w:rsidP="006A0397">
      <w:pPr>
        <w:spacing w:after="0" w:line="240" w:lineRule="auto"/>
      </w:pPr>
    </w:p>
  </w:footnote>
  <w:footnote w:type="continuationSeparator" w:id="0">
    <w:p w14:paraId="502F33B5" w14:textId="77777777" w:rsidR="001301C6" w:rsidRDefault="001301C6" w:rsidP="006A0397">
      <w:pPr>
        <w:spacing w:after="0" w:line="240" w:lineRule="auto"/>
      </w:pPr>
    </w:p>
  </w:footnote>
  <w:footnote w:type="continuationNotice" w:id="1">
    <w:p w14:paraId="4499BEC4" w14:textId="77777777" w:rsidR="001301C6" w:rsidRDefault="001301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CE65E7" w14:paraId="615A6EF9" w14:textId="77777777" w:rsidTr="73CE65E7">
      <w:trPr>
        <w:trHeight w:val="300"/>
      </w:trPr>
      <w:tc>
        <w:tcPr>
          <w:tcW w:w="3120" w:type="dxa"/>
        </w:tcPr>
        <w:p w14:paraId="32C259D6" w14:textId="4E072C28" w:rsidR="73CE65E7" w:rsidRDefault="73CE65E7" w:rsidP="73CE65E7">
          <w:pPr>
            <w:pStyle w:val="Koptekst"/>
            <w:ind w:left="-115"/>
          </w:pPr>
        </w:p>
      </w:tc>
      <w:tc>
        <w:tcPr>
          <w:tcW w:w="3120" w:type="dxa"/>
        </w:tcPr>
        <w:p w14:paraId="59F2427D" w14:textId="7DE33F6E" w:rsidR="73CE65E7" w:rsidRDefault="73CE65E7" w:rsidP="73CE65E7">
          <w:pPr>
            <w:pStyle w:val="Koptekst"/>
            <w:jc w:val="center"/>
          </w:pPr>
        </w:p>
      </w:tc>
      <w:tc>
        <w:tcPr>
          <w:tcW w:w="3120" w:type="dxa"/>
        </w:tcPr>
        <w:p w14:paraId="31F09559" w14:textId="7DB0ED01" w:rsidR="73CE65E7" w:rsidRDefault="73CE65E7" w:rsidP="73CE65E7">
          <w:pPr>
            <w:pStyle w:val="Koptekst"/>
            <w:ind w:right="-115"/>
            <w:jc w:val="right"/>
          </w:pPr>
        </w:p>
      </w:tc>
    </w:tr>
  </w:tbl>
  <w:p w14:paraId="7A4FFEA4" w14:textId="0517064E" w:rsidR="73CE65E7" w:rsidRDefault="73CE65E7" w:rsidP="73CE65E7">
    <w:pPr>
      <w:pStyle w:val="Koptekst"/>
    </w:pPr>
    <w:r>
      <w:rPr>
        <w:color w:val="59636E"/>
        <w:sz w:val="18"/>
      </w:rPr>
      <w:t>PARADISE (S71769) — eCRF 42: Interviewgids therapeut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3"/>
  </w:num>
  <w:num w:numId="2" w16cid:durableId="1762095647">
    <w:abstractNumId w:val="17"/>
  </w:num>
  <w:num w:numId="3" w16cid:durableId="182480174">
    <w:abstractNumId w:val="9"/>
  </w:num>
  <w:num w:numId="4" w16cid:durableId="1077752364">
    <w:abstractNumId w:val="39"/>
  </w:num>
  <w:num w:numId="5" w16cid:durableId="340936850">
    <w:abstractNumId w:val="45"/>
  </w:num>
  <w:num w:numId="6" w16cid:durableId="1958220387">
    <w:abstractNumId w:val="56"/>
  </w:num>
  <w:num w:numId="7" w16cid:durableId="1361316386">
    <w:abstractNumId w:val="37"/>
  </w:num>
  <w:num w:numId="8" w16cid:durableId="271016462">
    <w:abstractNumId w:val="23"/>
  </w:num>
  <w:num w:numId="9" w16cid:durableId="1787654129">
    <w:abstractNumId w:val="15"/>
  </w:num>
  <w:num w:numId="10" w16cid:durableId="1088505931">
    <w:abstractNumId w:val="11"/>
  </w:num>
  <w:num w:numId="11" w16cid:durableId="765930573">
    <w:abstractNumId w:val="31"/>
  </w:num>
  <w:num w:numId="12" w16cid:durableId="963847108">
    <w:abstractNumId w:val="44"/>
  </w:num>
  <w:num w:numId="13" w16cid:durableId="1570261495">
    <w:abstractNumId w:val="51"/>
  </w:num>
  <w:num w:numId="14" w16cid:durableId="1084497616">
    <w:abstractNumId w:val="13"/>
  </w:num>
  <w:num w:numId="15" w16cid:durableId="690298248">
    <w:abstractNumId w:val="27"/>
  </w:num>
  <w:num w:numId="16" w16cid:durableId="1154294777">
    <w:abstractNumId w:val="8"/>
  </w:num>
  <w:num w:numId="17" w16cid:durableId="2005743476">
    <w:abstractNumId w:val="40"/>
  </w:num>
  <w:num w:numId="18" w16cid:durableId="1378310547">
    <w:abstractNumId w:val="41"/>
  </w:num>
  <w:num w:numId="19" w16cid:durableId="884177063">
    <w:abstractNumId w:val="38"/>
  </w:num>
  <w:num w:numId="20" w16cid:durableId="1813983434">
    <w:abstractNumId w:val="16"/>
  </w:num>
  <w:num w:numId="21" w16cid:durableId="351492485">
    <w:abstractNumId w:val="20"/>
  </w:num>
  <w:num w:numId="22" w16cid:durableId="1523516459">
    <w:abstractNumId w:val="6"/>
  </w:num>
  <w:num w:numId="23" w16cid:durableId="2144230594">
    <w:abstractNumId w:val="1"/>
  </w:num>
  <w:num w:numId="24" w16cid:durableId="782501787">
    <w:abstractNumId w:val="14"/>
  </w:num>
  <w:num w:numId="25" w16cid:durableId="543715522">
    <w:abstractNumId w:val="0"/>
  </w:num>
  <w:num w:numId="26" w16cid:durableId="266011863">
    <w:abstractNumId w:val="43"/>
  </w:num>
  <w:num w:numId="27" w16cid:durableId="1385254670">
    <w:abstractNumId w:val="52"/>
  </w:num>
  <w:num w:numId="28" w16cid:durableId="760569001">
    <w:abstractNumId w:val="32"/>
  </w:num>
  <w:num w:numId="29" w16cid:durableId="484978914">
    <w:abstractNumId w:val="49"/>
  </w:num>
  <w:num w:numId="30" w16cid:durableId="2136365338">
    <w:abstractNumId w:val="12"/>
  </w:num>
  <w:num w:numId="31" w16cid:durableId="171919072">
    <w:abstractNumId w:val="35"/>
  </w:num>
  <w:num w:numId="32" w16cid:durableId="1574927405">
    <w:abstractNumId w:val="42"/>
  </w:num>
  <w:num w:numId="33" w16cid:durableId="1348366387">
    <w:abstractNumId w:val="54"/>
  </w:num>
  <w:num w:numId="34" w16cid:durableId="1623531519">
    <w:abstractNumId w:val="18"/>
  </w:num>
  <w:num w:numId="35" w16cid:durableId="187648307">
    <w:abstractNumId w:val="46"/>
  </w:num>
  <w:num w:numId="36" w16cid:durableId="893079635">
    <w:abstractNumId w:val="36"/>
  </w:num>
  <w:num w:numId="37" w16cid:durableId="1810398031">
    <w:abstractNumId w:val="34"/>
  </w:num>
  <w:num w:numId="38" w16cid:durableId="1142700021">
    <w:abstractNumId w:val="10"/>
  </w:num>
  <w:num w:numId="39" w16cid:durableId="302732391">
    <w:abstractNumId w:val="50"/>
  </w:num>
  <w:num w:numId="40" w16cid:durableId="285082531">
    <w:abstractNumId w:val="22"/>
  </w:num>
  <w:num w:numId="41" w16cid:durableId="1543134836">
    <w:abstractNumId w:val="24"/>
  </w:num>
  <w:num w:numId="42" w16cid:durableId="113401631">
    <w:abstractNumId w:val="7"/>
  </w:num>
  <w:num w:numId="43" w16cid:durableId="1083717522">
    <w:abstractNumId w:val="4"/>
  </w:num>
  <w:num w:numId="44" w16cid:durableId="1440642367">
    <w:abstractNumId w:val="5"/>
  </w:num>
  <w:num w:numId="45" w16cid:durableId="1771047759">
    <w:abstractNumId w:val="3"/>
  </w:num>
  <w:num w:numId="46" w16cid:durableId="947856268">
    <w:abstractNumId w:val="48"/>
  </w:num>
  <w:num w:numId="47" w16cid:durableId="2116972192">
    <w:abstractNumId w:val="28"/>
  </w:num>
  <w:num w:numId="48" w16cid:durableId="1814902858">
    <w:abstractNumId w:val="30"/>
  </w:num>
  <w:num w:numId="49" w16cid:durableId="2068408589">
    <w:abstractNumId w:val="53"/>
  </w:num>
  <w:num w:numId="50" w16cid:durableId="1925845152">
    <w:abstractNumId w:val="25"/>
  </w:num>
  <w:num w:numId="51" w16cid:durableId="1945381900">
    <w:abstractNumId w:val="26"/>
  </w:num>
  <w:num w:numId="52" w16cid:durableId="1069957111">
    <w:abstractNumId w:val="47"/>
  </w:num>
  <w:num w:numId="53" w16cid:durableId="848325245">
    <w:abstractNumId w:val="21"/>
  </w:num>
  <w:num w:numId="54" w16cid:durableId="904100473">
    <w:abstractNumId w:val="55"/>
  </w:num>
  <w:num w:numId="55" w16cid:durableId="1650548530">
    <w:abstractNumId w:val="29"/>
  </w:num>
  <w:num w:numId="56" w16cid:durableId="664893183">
    <w:abstractNumId w:val="2"/>
  </w:num>
  <w:num w:numId="57" w16cid:durableId="830869646">
    <w:abstractNumId w:val="1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01C6"/>
    <w:rsid w:val="00136005"/>
    <w:rsid w:val="00136149"/>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A419F"/>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9F39D4"/>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A551D"/>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73CE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3.xml><?xml version="1.0" encoding="utf-8"?>
<ds:datastoreItem xmlns:ds="http://schemas.openxmlformats.org/officeDocument/2006/customXml" ds:itemID="{13F06771-63D4-416F-B8FF-E2F0F33BA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2432</Words>
  <Characters>13378</Characters>
  <Application>Microsoft Office Word</Application>
  <DocSecurity>0</DocSecurity>
  <Lines>111</Lines>
  <Paragraphs>31</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6</cp:revision>
  <cp:lastPrinted>2024-02-14T12:04:00Z</cp:lastPrinted>
  <dcterms:created xsi:type="dcterms:W3CDTF">2026-05-17T13:56:00Z</dcterms:created>
  <dcterms:modified xsi:type="dcterms:W3CDTF">2026-07-29T13:18:00Z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