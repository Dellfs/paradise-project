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B589" w14:textId="3B569025" w:rsidR="00B57300" w:rsidRPr="006801E0" w:rsidRDefault="00B57300" w:rsidP="00B57300">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Arial" w:hAnsi="Arial" w:cs="Arial"/>
          <w:b/>
          <w:color w:val="123A5F"/>
          <w:sz w:val="28"/>
          <w:szCs w:val="28"/>
          <w:lang w:val="nl-BE"/>
        </w:rPr>
      </w:pPr>
      <w:r w:rsidRPr="006801E0">
        <w:rPr>
          <w:rFonts w:ascii="Arial" w:hAnsi="Arial" w:cs="Arial"/>
          <w:b/>
          <w:color w:val="123A5F"/>
          <w:sz w:val="28"/>
          <w:szCs w:val="28"/>
          <w:lang w:val="nl-BE"/>
        </w:rPr>
        <w:t xml:space="preserve">Appendix 43 Interview Guide </w:t>
      </w:r>
      <w:r>
        <w:rPr>
          <w:rFonts w:ascii="Arial" w:hAnsi="Arial" w:cs="Arial"/>
          <w:b/>
          <w:color w:val="123A5F"/>
          <w:sz w:val="28"/>
          <w:szCs w:val="28"/>
          <w:lang w:val="nl-BE"/>
        </w:rPr>
        <w:t>Management</w:t>
      </w:r>
    </w:p>
    <w:p w14:paraId="0E662409" w14:textId="77777777" w:rsidR="00B57300" w:rsidRDefault="00B57300" w:rsidP="00B57300">
      <w:pPr>
        <w:tabs>
          <w:tab w:val="left" w:leader="underscore" w:pos="8505"/>
        </w:tabs>
        <w:spacing w:line="360" w:lineRule="auto"/>
        <w:rPr>
          <w:rFonts w:ascii="Calibri" w:hAnsi="Calibri" w:cs="Calibri"/>
          <w:b/>
          <w:bCs/>
          <w:sz w:val="24"/>
          <w:szCs w:val="24"/>
          <w:lang w:val="nl-BE"/>
        </w:rPr>
      </w:pPr>
      <w:r w:rsidRPr="0024435B">
        <w:rPr>
          <w:b/>
          <w:bCs/>
          <w:color w:val="123A5F"/>
          <w:sz w:val="24"/>
          <w:szCs w:val="24"/>
          <w:lang w:val="nl-BE"/>
        </w:rPr>
        <w:t>Studie-informatie</w:t>
      </w:r>
    </w:p>
    <w:p w14:paraId="7F8129E2" w14:textId="77777777" w:rsidR="00B57300" w:rsidRDefault="00B57300" w:rsidP="00B57300">
      <w:pPr>
        <w:numPr>
          <w:ilvl w:val="0"/>
          <w:numId w:val="58"/>
        </w:numPr>
        <w:tabs>
          <w:tab w:val="left" w:leader="underscore" w:pos="8505"/>
        </w:tabs>
        <w:spacing w:line="360" w:lineRule="auto"/>
        <w:rPr>
          <w:rFonts w:ascii="Calibri" w:hAnsi="Calibri" w:cs="Calibri"/>
          <w:lang w:val="en-GB"/>
        </w:rPr>
      </w:pPr>
      <w:r>
        <w:rPr>
          <w:color w:val="24303B"/>
        </w:rPr>
        <w:t>Studietitel: Towards Pressure-Adherence &amp; Education Driven Service in Diabetic Foot Disease (PARADISE trial)</w:t>
      </w:r>
    </w:p>
    <w:p w14:paraId="1930C149" w14:textId="77777777" w:rsidR="00B57300" w:rsidRDefault="00B57300" w:rsidP="00B57300">
      <w:pPr>
        <w:numPr>
          <w:ilvl w:val="0"/>
          <w:numId w:val="58"/>
        </w:numPr>
        <w:tabs>
          <w:tab w:val="left" w:leader="underscore" w:pos="8505"/>
        </w:tabs>
        <w:spacing w:line="360" w:lineRule="auto"/>
        <w:rPr>
          <w:rFonts w:ascii="Calibri" w:hAnsi="Calibri" w:cs="Calibri"/>
          <w:lang w:val="nl-BE"/>
        </w:rPr>
      </w:pPr>
      <w:r>
        <w:rPr>
          <w:color w:val="24303B"/>
        </w:rPr>
        <w:t>Protocolnummer: S71769</w:t>
      </w:r>
    </w:p>
    <w:p w14:paraId="7E73BC7F" w14:textId="77777777" w:rsidR="00B57300" w:rsidRDefault="00B57300" w:rsidP="00B57300">
      <w:pPr>
        <w:numPr>
          <w:ilvl w:val="0"/>
          <w:numId w:val="58"/>
        </w:numPr>
        <w:tabs>
          <w:tab w:val="left" w:leader="underscore" w:pos="8505"/>
        </w:tabs>
        <w:spacing w:line="360" w:lineRule="auto"/>
        <w:rPr>
          <w:rFonts w:ascii="Calibri" w:hAnsi="Calibri" w:cs="Calibri"/>
          <w:lang w:val="en-GB"/>
        </w:rPr>
      </w:pPr>
      <w:r>
        <w:rPr>
          <w:color w:val="24303B"/>
        </w:rPr>
        <w:t xml:space="preserve">Studielocatie: </w:t>
      </w:r>
      <w:r>
        <w:rPr>
          <w:color w:val="24303B"/>
        </w:rPr>
        <w:tab/>
      </w:r>
    </w:p>
    <w:p w14:paraId="39135012" w14:textId="77777777" w:rsidR="00B5730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34F386CD" w14:textId="77777777" w:rsidR="00B57300" w:rsidRPr="00ED6BE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7D872C27" w14:textId="77777777" w:rsidR="00B57300" w:rsidRDefault="00B57300" w:rsidP="00B57300">
      <w:pPr>
        <w:numPr>
          <w:ilvl w:val="0"/>
          <w:numId w:val="58"/>
        </w:numPr>
        <w:tabs>
          <w:tab w:val="left" w:leader="underscore" w:pos="8505"/>
        </w:tabs>
        <w:spacing w:line="360" w:lineRule="auto"/>
        <w:rPr>
          <w:rFonts w:ascii="Calibri" w:hAnsi="Calibri" w:cs="Calibri"/>
        </w:rPr>
      </w:pPr>
      <w:r>
        <w:rPr>
          <w:color w:val="24303B"/>
        </w:rPr>
        <w:t>Interviewer___</w:t>
      </w:r>
      <w:r>
        <w:rPr>
          <w:rFonts w:ascii="Calibri" w:hAnsi="Calibri" w:cs="Calibri"/>
        </w:rPr>
        <w:t>_________________________________________________________</w:t>
      </w:r>
    </w:p>
    <w:p w14:paraId="45B5D186" w14:textId="77777777" w:rsidR="00B57300" w:rsidRPr="00EA13F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Datum </w:t>
      </w:r>
      <w:r w:rsidRPr="00127A21">
        <w:rPr>
          <w:rFonts w:cstheme="minorHAnsi"/>
          <w:color w:val="24303B"/>
          <w:sz w:val="24"/>
          <w:szCs w:val="24"/>
        </w:rPr>
        <w:t>___ /___ /____</w:t>
      </w:r>
    </w:p>
    <w:p w14:paraId="6B33D72C" w14:textId="77777777" w:rsidR="00B57300" w:rsidRPr="00EA13F0" w:rsidRDefault="00B57300" w:rsidP="00B57300">
      <w:pPr>
        <w:numPr>
          <w:ilvl w:val="0"/>
          <w:numId w:val="58"/>
        </w:numPr>
        <w:tabs>
          <w:tab w:val="left" w:leader="underscore" w:pos="8505"/>
        </w:tabs>
        <w:spacing w:line="360" w:lineRule="auto"/>
        <w:rPr>
          <w:rFonts w:ascii="Calibri" w:hAnsi="Calibri" w:cs="Calibri"/>
        </w:rPr>
      </w:pPr>
      <w:r>
        <w:rPr>
          <w:color w:val="24303B"/>
        </w:rPr>
        <w:t>Start interview: ___</w:t>
      </w:r>
      <w:r>
        <w:rPr>
          <w:rFonts w:ascii="Calibri" w:hAnsi="Calibri" w:cs="Calibri"/>
        </w:rPr>
        <w:t>_____________________________________________________</w:t>
      </w:r>
    </w:p>
    <w:p w14:paraId="18237490" w14:textId="265F7B55" w:rsidR="00127A21" w:rsidRDefault="00EE0370" w:rsidP="00A909EF">
      <w:pPr>
        <w:spacing w:before="160"/>
        <w:jc w:val="both"/>
        <w:rPr>
          <w:rFonts w:cstheme="minorHAnsi"/>
          <w:sz w:val="24"/>
          <w:szCs w:val="24"/>
          <w:lang w:val="nl-BE"/>
        </w:rPr>
      </w:pPr>
      <w:r w:rsidRPr="00127A21">
        <w:rPr>
          <w:rFonts w:cstheme="minorHAnsi"/>
          <w:b/>
          <w:color w:val="24303B"/>
          <w:sz w:val="24"/>
          <w:szCs w:val="24"/>
          <w:lang w:val="nl-BE"/>
        </w:rPr>
        <w:t>Interview procedure:</w:t>
      </w:r>
      <w:r w:rsidRPr="00127A21">
        <w:rPr>
          <w:rFonts w:cstheme="minorHAnsi"/>
          <w:color w:val="24303B"/>
          <w:sz w:val="24"/>
          <w:szCs w:val="24"/>
          <w:lang w:val="nl-BE"/>
        </w:rPr>
        <w:t xml:space="preserve"> Uit naam van de onderzoeksgroep</w:t>
      </w:r>
      <w:r w:rsidR="004443B2" w:rsidRPr="00127A21">
        <w:rPr>
          <w:rFonts w:cstheme="minorHAnsi"/>
          <w:color w:val="24303B"/>
          <w:sz w:val="24"/>
          <w:szCs w:val="24"/>
          <w:lang w:val="nl-BE"/>
        </w:rPr>
        <w:t xml:space="preserve"> en mezelf</w:t>
      </w:r>
      <w:r w:rsidRPr="00127A21">
        <w:rPr>
          <w:rFonts w:cstheme="minorHAnsi"/>
          <w:color w:val="24303B"/>
          <w:sz w:val="24"/>
          <w:szCs w:val="24"/>
          <w:lang w:val="nl-BE"/>
        </w:rPr>
        <w:t xml:space="preserve"> wil ik </w:t>
      </w:r>
      <w:r w:rsidR="00393BA5" w:rsidRPr="00127A21">
        <w:rPr>
          <w:rFonts w:cstheme="minorHAnsi"/>
          <w:color w:val="24303B"/>
          <w:sz w:val="24"/>
          <w:szCs w:val="24"/>
          <w:lang w:val="nl-BE"/>
        </w:rPr>
        <w:t>je</w:t>
      </w:r>
      <w:r w:rsidRPr="00127A21">
        <w:rPr>
          <w:rFonts w:cstheme="minorHAnsi"/>
          <w:color w:val="24303B"/>
          <w:sz w:val="24"/>
          <w:szCs w:val="24"/>
          <w:lang w:val="nl-BE"/>
        </w:rPr>
        <w:t xml:space="preserve"> alvast bedanken voor </w:t>
      </w:r>
      <w:r w:rsidR="00393BA5" w:rsidRPr="00127A21">
        <w:rPr>
          <w:rFonts w:cstheme="minorHAnsi"/>
          <w:color w:val="24303B"/>
          <w:sz w:val="24"/>
          <w:szCs w:val="24"/>
          <w:lang w:val="nl-BE"/>
        </w:rPr>
        <w:t>jouw</w:t>
      </w:r>
      <w:r w:rsidRPr="00127A21">
        <w:rPr>
          <w:rFonts w:cstheme="minorHAnsi"/>
          <w:color w:val="24303B"/>
          <w:sz w:val="24"/>
          <w:szCs w:val="24"/>
          <w:lang w:val="nl-BE"/>
        </w:rPr>
        <w:t xml:space="preserve"> deelname aan dit interview. Het doel van dit interview is om </w:t>
      </w:r>
      <w:r w:rsidR="00393BA5" w:rsidRPr="00127A21">
        <w:rPr>
          <w:rFonts w:cstheme="minorHAnsi"/>
          <w:color w:val="24303B"/>
          <w:sz w:val="24"/>
          <w:szCs w:val="24"/>
          <w:lang w:val="nl-BE"/>
        </w:rPr>
        <w:t>jouw</w:t>
      </w:r>
      <w:r w:rsidRPr="00127A21">
        <w:rPr>
          <w:rFonts w:cstheme="minorHAnsi"/>
          <w:color w:val="24303B"/>
          <w:sz w:val="24"/>
          <w:szCs w:val="24"/>
          <w:lang w:val="nl-BE"/>
        </w:rPr>
        <w:t xml:space="preserve"> ervaring te delen </w:t>
      </w:r>
      <w:r w:rsidR="00A6079F" w:rsidRPr="00127A21">
        <w:rPr>
          <w:rFonts w:cstheme="minorHAnsi"/>
          <w:color w:val="24303B"/>
          <w:sz w:val="24"/>
          <w:szCs w:val="24"/>
          <w:lang w:val="nl-BE"/>
        </w:rPr>
        <w:t>omtrent</w:t>
      </w:r>
      <w:r w:rsidRPr="00127A21">
        <w:rPr>
          <w:rFonts w:cstheme="minorHAnsi"/>
          <w:color w:val="24303B"/>
          <w:sz w:val="24"/>
          <w:szCs w:val="24"/>
          <w:lang w:val="nl-BE"/>
        </w:rPr>
        <w:t xml:space="preserve"> de </w:t>
      </w:r>
      <w:r w:rsidR="00127A21">
        <w:rPr>
          <w:rFonts w:cstheme="minorHAnsi"/>
          <w:color w:val="24303B"/>
          <w:sz w:val="24"/>
          <w:szCs w:val="24"/>
          <w:lang w:val="nl-BE"/>
        </w:rPr>
        <w:t>PARADISE interventie</w:t>
      </w:r>
      <w:r w:rsidRPr="00127A21">
        <w:rPr>
          <w:rFonts w:cstheme="minorHAnsi"/>
          <w:color w:val="24303B"/>
          <w:sz w:val="24"/>
          <w:szCs w:val="24"/>
          <w:lang w:val="nl-BE"/>
        </w:rPr>
        <w:t xml:space="preserve"> die </w:t>
      </w:r>
      <w:r w:rsidR="00393BA5" w:rsidRPr="00127A21">
        <w:rPr>
          <w:rFonts w:cstheme="minorHAnsi"/>
          <w:color w:val="24303B"/>
          <w:sz w:val="24"/>
          <w:szCs w:val="24"/>
          <w:lang w:val="nl-BE"/>
        </w:rPr>
        <w:t>je</w:t>
      </w:r>
      <w:r w:rsidRPr="00127A21">
        <w:rPr>
          <w:rFonts w:cstheme="minorHAnsi"/>
          <w:color w:val="24303B"/>
          <w:sz w:val="24"/>
          <w:szCs w:val="24"/>
          <w:lang w:val="nl-BE"/>
        </w:rPr>
        <w:t xml:space="preserve"> hebt </w:t>
      </w:r>
      <w:r w:rsidR="00127A21">
        <w:rPr>
          <w:rFonts w:cstheme="minorHAnsi"/>
          <w:color w:val="24303B"/>
          <w:sz w:val="24"/>
          <w:szCs w:val="24"/>
          <w:lang w:val="nl-BE"/>
        </w:rPr>
        <w:t xml:space="preserve">toegepast </w:t>
      </w:r>
      <w:r w:rsidRPr="00127A21">
        <w:rPr>
          <w:rFonts w:cstheme="minorHAnsi"/>
          <w:color w:val="24303B"/>
          <w:sz w:val="24"/>
          <w:szCs w:val="24"/>
          <w:lang w:val="nl-BE"/>
        </w:rPr>
        <w:t xml:space="preserve">in </w:t>
      </w:r>
      <w:r w:rsidR="00127A21">
        <w:rPr>
          <w:rFonts w:cstheme="minorHAnsi"/>
          <w:color w:val="24303B"/>
          <w:sz w:val="24"/>
          <w:szCs w:val="24"/>
          <w:lang w:val="nl-BE"/>
        </w:rPr>
        <w:t>de diabetesvoetkliniek</w:t>
      </w:r>
      <w:r w:rsidRPr="00127A21">
        <w:rPr>
          <w:rFonts w:cstheme="minorHAnsi"/>
          <w:color w:val="24303B"/>
          <w:sz w:val="24"/>
          <w:szCs w:val="24"/>
          <w:lang w:val="nl-BE"/>
        </w:rPr>
        <w:t xml:space="preserve"> </w:t>
      </w:r>
      <w:r w:rsidR="005E0D52" w:rsidRPr="00127A21">
        <w:rPr>
          <w:rFonts w:cstheme="minorHAnsi"/>
          <w:color w:val="24303B"/>
          <w:sz w:val="24"/>
          <w:szCs w:val="24"/>
          <w:lang w:val="nl-BE"/>
        </w:rPr>
        <w:t>van het</w:t>
      </w:r>
      <w:r w:rsidR="00127A21">
        <w:rPr>
          <w:rFonts w:cstheme="minorHAnsi"/>
          <w:color w:val="24303B"/>
          <w:sz w:val="24"/>
          <w:szCs w:val="24"/>
          <w:lang w:val="nl-BE"/>
        </w:rPr>
        <w:t>:</w:t>
      </w:r>
    </w:p>
    <w:p w14:paraId="7585C11D"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005E0D52" w:rsidRPr="00127A21">
        <w:rPr>
          <w:rFonts w:cstheme="minorHAnsi"/>
          <w:color w:val="24303B"/>
          <w:sz w:val="24"/>
          <w:szCs w:val="24"/>
          <w:lang w:val="nl-BE"/>
        </w:rPr>
        <w:t xml:space="preserve"> </w:t>
      </w:r>
      <w:r>
        <w:rPr>
          <w:rFonts w:cstheme="minorHAnsi"/>
          <w:color w:val="24303B"/>
          <w:sz w:val="24"/>
          <w:szCs w:val="24"/>
          <w:lang w:val="nl-BE"/>
        </w:rPr>
        <w:t>AZ Groeninge</w:t>
      </w:r>
    </w:p>
    <w:p w14:paraId="24B93DDB"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UZGent</w:t>
      </w:r>
    </w:p>
    <w:p w14:paraId="5F0CF7E9"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Leuven</w:t>
      </w:r>
    </w:p>
    <w:p w14:paraId="6F90A254"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Azorg</w:t>
      </w:r>
    </w:p>
    <w:p w14:paraId="24F2A8FE" w14:textId="77777777" w:rsidR="00704148" w:rsidRDefault="00704148" w:rsidP="00EE0370">
      <w:pPr>
        <w:spacing w:before="160"/>
        <w:rPr>
          <w:rFonts w:cstheme="minorHAnsi"/>
          <w:sz w:val="24"/>
          <w:szCs w:val="24"/>
          <w:lang w:val="nl-BE"/>
        </w:rPr>
      </w:pPr>
    </w:p>
    <w:p w14:paraId="5DFD0617" w14:textId="77777777" w:rsidR="00704148" w:rsidRDefault="00704148" w:rsidP="00704148">
      <w:pPr>
        <w:spacing w:before="160"/>
        <w:jc w:val="both"/>
        <w:rPr>
          <w:rFonts w:cstheme="minorHAnsi"/>
          <w:sz w:val="24"/>
          <w:szCs w:val="24"/>
          <w:lang w:val="nl-BE"/>
        </w:rPr>
      </w:pPr>
      <w:commentRangeStart w:id="0"/>
      <w:r w:rsidRPr="00B14B7D">
        <w:rPr>
          <w:rFonts w:cstheme="minorHAnsi"/>
          <w:color w:val="24303B"/>
          <w:sz w:val="24"/>
          <w:szCs w:val="24"/>
          <w:lang w:val="nl-BE"/>
        </w:rPr>
        <w:t xml:space="preserve">Dit interview zal </w:t>
      </w:r>
      <w:del w:id="1000" w:author="Janou De Buyser" w:date="2026-10-25T10:00:00Z">
        <w:r w:rsidRPr="00B14B7D">
          <w:rPr>
            <w:rFonts w:cstheme="minorHAnsi"/>
            <w:color w:val="24303B"/>
            <w:sz w:val="24"/>
            <w:szCs w:val="24"/>
            <w:lang w:val="nl-BE"/>
          </w:rPr>
          <w:delText xml:space="preserve">maximaal anderhalf tot twee uur duren. Indien nodig zullen we na ongeveer een uur een korte pauze inlassen.</w:delText>
        </w:r>
      </w:del>
      <w:ins w:id="1001" w:author="Janou De Buyser" w:date="2026-10-25T10:00:00Z">
        <w:r>
          <w:rPr>
            <w:rFonts w:cstheme="minorHAnsi"/>
            <w:color w:val="24303B"/>
            <w:sz w:val="24"/>
            <w:szCs w:val="24"/>
            <w:lang w:val="nl-BE"/>
          </w:rPr>
          <w:t xml:space="preserve">ongeveer 60 tot 90 minuten duren. Indien nodig lassen we een korte pauze in.</w:t>
        </w:r>
      </w:ins>
      <w:r w:rsidRPr="00B14B7D">
        <w:rPr>
          <w:rFonts w:cstheme="minorHAnsi"/>
          <w:color w:val="24303B"/>
          <w:sz w:val="24"/>
          <w:szCs w:val="24"/>
          <w:lang w:val="nl-BE"/>
        </w:rPr>
        <w:t xml:space="preserve"> Ik zal je een aantal vragen stellen waarop je vrij kan antwoorden. Als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gepseudonimiseerd verwerkt en vertrouwelijk behandeld.</w:t>
      </w:r>
      <w:commentRangeEnd w:id="0"/>
      <w:r>
        <w:rPr>
          <w:rStyle w:val="CommentReference"/>
        </w:rPr>
        <w:commentReference w:id="0"/>
      </w:r>
    </w:p>
    <w:p w14:paraId="7DF533C2" w14:textId="77777777" w:rsidR="00127A21" w:rsidRDefault="00127A21" w:rsidP="00EE0370">
      <w:pPr>
        <w:spacing w:before="160"/>
        <w:rPr>
          <w:rFonts w:cstheme="minorHAnsi"/>
          <w:b/>
          <w:sz w:val="24"/>
          <w:szCs w:val="24"/>
          <w:lang w:val="nl-BE"/>
        </w:rPr>
      </w:pPr>
    </w:p>
    <w:p w14:paraId="20CB417B" w14:textId="6ACD9C12" w:rsidR="005F4294" w:rsidRDefault="00EE0370" w:rsidP="00EE0370">
      <w:pPr>
        <w:spacing w:before="160"/>
        <w:rPr>
          <w:rFonts w:cstheme="minorHAnsi"/>
          <w:b/>
          <w:color w:val="123A5F"/>
          <w:sz w:val="28"/>
          <w:szCs w:val="28"/>
          <w:lang w:val="nl-BE"/>
        </w:rPr>
      </w:pPr>
      <w:r w:rsidRPr="00127A21">
        <w:rPr>
          <w:rFonts w:cstheme="minorHAnsi"/>
          <w:b/>
          <w:color w:val="123A5F"/>
          <w:sz w:val="28"/>
          <w:szCs w:val="28"/>
          <w:lang w:val="nl-BE"/>
        </w:rPr>
        <w:t xml:space="preserve">Informed </w:t>
      </w:r>
      <w:r w:rsidR="005F4294" w:rsidRPr="00127A21">
        <w:rPr>
          <w:rFonts w:cstheme="minorHAnsi"/>
          <w:b/>
          <w:color w:val="123A5F"/>
          <w:sz w:val="28"/>
          <w:szCs w:val="28"/>
          <w:lang w:val="nl-BE"/>
        </w:rPr>
        <w:t xml:space="preserve">consent:  </w:t>
      </w:r>
      <w:r w:rsidR="00127A21" w:rsidRPr="00127A21">
        <w:rPr>
          <w:rFonts w:cstheme="minorHAnsi"/>
          <w:b/>
          <w:color w:val="123A5F"/>
          <w:sz w:val="28"/>
          <w:szCs w:val="28"/>
          <w:lang w:val="nl-BE"/>
        </w:rPr>
        <w:t>ja / nee</w:t>
      </w:r>
    </w:p>
    <w:p w14:paraId="309BE214" w14:textId="77777777" w:rsidR="005F4294" w:rsidRPr="009133B0" w:rsidRDefault="005F4294" w:rsidP="005F4294">
      <w:pPr>
        <w:spacing w:line="259" w:lineRule="auto"/>
        <w:rPr>
          <w:rFonts w:cstheme="minorHAnsi"/>
          <w:b/>
          <w:color w:val="24303B"/>
          <w:sz w:val="24"/>
          <w:szCs w:val="24"/>
          <w:lang w:val="nl-BE"/>
        </w:rPr>
      </w:pPr>
      <w:r w:rsidRPr="009133B0">
        <w:rPr>
          <w:rFonts w:cstheme="minorHAnsi"/>
          <w:b/>
          <w:color w:val="24303B"/>
          <w:sz w:val="24"/>
          <w:szCs w:val="24"/>
          <w:lang w:val="nl-BE"/>
        </w:rPr>
        <w:t>Naam, datum en Handtekening</w:t>
      </w:r>
    </w:p>
    <w:p w14:paraId="3219D162" w14:textId="49280EC4" w:rsidR="00EE0370" w:rsidRPr="00127A21" w:rsidRDefault="00127A21" w:rsidP="00EE0370">
      <w:pPr>
        <w:spacing w:before="160"/>
        <w:rPr>
          <w:rFonts w:cstheme="minorHAnsi"/>
          <w:sz w:val="28"/>
          <w:szCs w:val="28"/>
          <w:lang w:val="nl-BE"/>
        </w:rPr>
      </w:pPr>
      <w:r w:rsidRPr="00127A21">
        <w:rPr>
          <w:rFonts w:cstheme="minorHAnsi"/>
          <w:b/>
          <w:color w:val="123A5F"/>
          <w:sz w:val="28"/>
          <w:szCs w:val="28"/>
          <w:lang w:val="nl-BE"/>
        </w:rPr>
        <w:tab/>
      </w:r>
      <w:r w:rsidRPr="00127A21">
        <w:rPr>
          <w:rFonts w:cstheme="minorHAnsi"/>
          <w:b/>
          <w:color w:val="123A5F"/>
          <w:sz w:val="28"/>
          <w:szCs w:val="28"/>
          <w:lang w:val="nl-BE"/>
        </w:rPr>
        <w:tab/>
      </w:r>
      <w:r w:rsidRPr="00127A21">
        <w:rPr>
          <w:rFonts w:cstheme="minorHAnsi"/>
          <w:b/>
          <w:color w:val="123A5F"/>
          <w:sz w:val="28"/>
          <w:szCs w:val="28"/>
          <w:lang w:val="nl-BE"/>
        </w:rPr>
        <w:tab/>
      </w:r>
    </w:p>
    <w:p w14:paraId="2EFA348C" w14:textId="77777777" w:rsidR="00127A21" w:rsidRDefault="00127A21">
      <w:pPr>
        <w:spacing w:line="259" w:lineRule="auto"/>
        <w:rPr>
          <w:rFonts w:cstheme="minorHAnsi"/>
          <w:b/>
          <w:sz w:val="24"/>
          <w:szCs w:val="24"/>
          <w:lang w:val="nl-BE"/>
        </w:rPr>
      </w:pPr>
      <w:r>
        <w:rPr>
          <w:rFonts w:cstheme="minorHAnsi"/>
          <w:b/>
          <w:color w:val="24303B"/>
          <w:sz w:val="24"/>
          <w:szCs w:val="24"/>
          <w:lang w:val="nl-BE"/>
        </w:rPr>
        <w:br w:type="page"/>
      </w:r>
    </w:p>
    <w:p w14:paraId="6969867D" w14:textId="584D1AD5" w:rsidR="005F06D1" w:rsidRPr="00CA555A" w:rsidRDefault="005F06D1" w:rsidP="005F06D1">
      <w:pPr>
        <w:rPr>
          <w:rFonts w:cstheme="minorHAnsi"/>
          <w:b/>
          <w:sz w:val="36"/>
          <w:szCs w:val="36"/>
          <w:lang w:val="nl-BE"/>
        </w:rPr>
      </w:pPr>
      <w:r w:rsidRPr="00CA555A">
        <w:rPr>
          <w:rFonts w:cstheme="minorHAnsi"/>
          <w:b/>
          <w:color w:val="123A5F"/>
          <w:sz w:val="36"/>
          <w:szCs w:val="36"/>
          <w:lang w:val="nl-BE"/>
        </w:rPr>
        <w:lastRenderedPageBreak/>
        <w:t>I</w:t>
      </w:r>
      <w:r w:rsidR="00CA555A">
        <w:rPr>
          <w:rFonts w:cstheme="minorHAnsi"/>
          <w:b/>
          <w:color w:val="123A5F"/>
          <w:sz w:val="36"/>
          <w:szCs w:val="36"/>
          <w:lang w:val="nl-BE"/>
        </w:rPr>
        <w:t>NTRODUCTION</w:t>
      </w:r>
    </w:p>
    <w:p w14:paraId="641D621D" w14:textId="77777777" w:rsidR="0089286C" w:rsidRPr="00127A21" w:rsidRDefault="0089286C" w:rsidP="0089286C">
      <w:pPr>
        <w:pStyle w:val="Lijstalinea"/>
        <w:rPr>
          <w:rFonts w:cstheme="minorHAnsi"/>
          <w:sz w:val="24"/>
          <w:szCs w:val="24"/>
          <w:lang w:val="nl-BE"/>
        </w:rPr>
      </w:pPr>
    </w:p>
    <w:p w14:paraId="1FBA504C" w14:textId="47673386" w:rsidR="00F14AF8" w:rsidRPr="00140638" w:rsidRDefault="006741F4" w:rsidP="00D06264">
      <w:pPr>
        <w:pStyle w:val="Lijstalinea"/>
        <w:numPr>
          <w:ilvl w:val="0"/>
          <w:numId w:val="2"/>
        </w:numPr>
        <w:rPr>
          <w:rFonts w:cstheme="minorHAnsi"/>
          <w:sz w:val="24"/>
          <w:szCs w:val="24"/>
          <w:lang w:val="nl-BE"/>
        </w:rPr>
      </w:pPr>
      <w:r w:rsidRPr="00140638">
        <w:rPr>
          <w:rFonts w:cstheme="minorHAnsi"/>
          <w:color w:val="24303B"/>
          <w:sz w:val="24"/>
          <w:szCs w:val="24"/>
          <w:lang w:val="nl-BE"/>
        </w:rPr>
        <w:t xml:space="preserve">Wat is </w:t>
      </w:r>
      <w:r w:rsidR="00F27E0E" w:rsidRPr="00140638">
        <w:rPr>
          <w:rFonts w:cstheme="minorHAnsi"/>
          <w:color w:val="24303B"/>
          <w:sz w:val="24"/>
          <w:szCs w:val="24"/>
          <w:lang w:val="nl-BE"/>
        </w:rPr>
        <w:t>jouw</w:t>
      </w:r>
      <w:r w:rsidRPr="00140638">
        <w:rPr>
          <w:rFonts w:cstheme="minorHAnsi"/>
          <w:color w:val="24303B"/>
          <w:sz w:val="24"/>
          <w:szCs w:val="24"/>
          <w:lang w:val="nl-BE"/>
        </w:rPr>
        <w:t xml:space="preserve"> ervaring met het </w:t>
      </w:r>
      <w:r w:rsidR="00C6186E" w:rsidRPr="00140638">
        <w:rPr>
          <w:rFonts w:cstheme="minorHAnsi"/>
          <w:color w:val="24303B"/>
          <w:sz w:val="24"/>
          <w:szCs w:val="24"/>
          <w:lang w:val="nl-BE"/>
        </w:rPr>
        <w:t>uitvoeren</w:t>
      </w:r>
      <w:r w:rsidRPr="00140638">
        <w:rPr>
          <w:rFonts w:cstheme="minorHAnsi"/>
          <w:color w:val="24303B"/>
          <w:sz w:val="24"/>
          <w:szCs w:val="24"/>
          <w:lang w:val="nl-BE"/>
        </w:rPr>
        <w:t xml:space="preserve"> van nieuwe </w:t>
      </w:r>
      <w:r w:rsidR="00127A21" w:rsidRPr="00140638">
        <w:rPr>
          <w:rFonts w:cstheme="minorHAnsi"/>
          <w:color w:val="24303B"/>
          <w:sz w:val="24"/>
          <w:szCs w:val="24"/>
          <w:lang w:val="nl-BE"/>
        </w:rPr>
        <w:t>behandel</w:t>
      </w:r>
      <w:r w:rsidR="00DF25C9" w:rsidRPr="00140638">
        <w:rPr>
          <w:rFonts w:cstheme="minorHAnsi"/>
          <w:color w:val="24303B"/>
          <w:sz w:val="24"/>
          <w:szCs w:val="24"/>
          <w:lang w:val="nl-BE"/>
        </w:rPr>
        <w:t>programma’s</w:t>
      </w:r>
      <w:r w:rsidRPr="00140638">
        <w:rPr>
          <w:rFonts w:cstheme="minorHAnsi"/>
          <w:color w:val="24303B"/>
          <w:sz w:val="24"/>
          <w:szCs w:val="24"/>
          <w:lang w:val="nl-BE"/>
        </w:rPr>
        <w:t xml:space="preserve">? </w:t>
      </w:r>
    </w:p>
    <w:p w14:paraId="567679CB" w14:textId="35D40905" w:rsidR="00F27E0E" w:rsidRPr="00140638" w:rsidRDefault="006741F4" w:rsidP="00D06264">
      <w:pPr>
        <w:pStyle w:val="Lijstalinea"/>
        <w:numPr>
          <w:ilvl w:val="0"/>
          <w:numId w:val="4"/>
        </w:numPr>
        <w:rPr>
          <w:rFonts w:cstheme="minorHAnsi"/>
          <w:sz w:val="24"/>
          <w:szCs w:val="24"/>
          <w:lang w:val="nl-BE"/>
        </w:rPr>
      </w:pPr>
      <w:r w:rsidRPr="00140638">
        <w:rPr>
          <w:rFonts w:cstheme="minorHAnsi"/>
          <w:color w:val="24303B"/>
          <w:sz w:val="24"/>
          <w:szCs w:val="24"/>
          <w:lang w:val="nl-BE"/>
        </w:rPr>
        <w:t xml:space="preserve">Hoe voel </w:t>
      </w:r>
      <w:r w:rsidR="00F27E0E" w:rsidRPr="00140638">
        <w:rPr>
          <w:rFonts w:cstheme="minorHAnsi"/>
          <w:color w:val="24303B"/>
          <w:sz w:val="24"/>
          <w:szCs w:val="24"/>
          <w:lang w:val="nl-BE"/>
        </w:rPr>
        <w:t>je je</w:t>
      </w:r>
      <w:r w:rsidRPr="00140638">
        <w:rPr>
          <w:rFonts w:cstheme="minorHAnsi"/>
          <w:color w:val="24303B"/>
          <w:sz w:val="24"/>
          <w:szCs w:val="24"/>
          <w:lang w:val="nl-BE"/>
        </w:rPr>
        <w:t xml:space="preserve"> bij het uitvoeren van nieuwe </w:t>
      </w:r>
      <w:r w:rsidR="00127A21" w:rsidRPr="00140638">
        <w:rPr>
          <w:rFonts w:cstheme="minorHAnsi"/>
          <w:color w:val="24303B"/>
          <w:sz w:val="24"/>
          <w:szCs w:val="24"/>
          <w:lang w:val="nl-BE"/>
        </w:rPr>
        <w:t>behandel</w:t>
      </w:r>
      <w:r w:rsidR="00DF25C9" w:rsidRPr="00140638">
        <w:rPr>
          <w:rFonts w:cstheme="minorHAnsi"/>
          <w:color w:val="24303B"/>
          <w:sz w:val="24"/>
          <w:szCs w:val="24"/>
          <w:lang w:val="nl-BE"/>
        </w:rPr>
        <w:t xml:space="preserve">programma’s? </w:t>
      </w:r>
    </w:p>
    <w:p w14:paraId="241C1A9E" w14:textId="7B266672" w:rsidR="006741F4" w:rsidRPr="00140638" w:rsidRDefault="00DF25C9" w:rsidP="00D06264">
      <w:pPr>
        <w:pStyle w:val="Lijstalinea"/>
        <w:numPr>
          <w:ilvl w:val="0"/>
          <w:numId w:val="4"/>
        </w:numPr>
        <w:rPr>
          <w:rFonts w:cstheme="minorHAnsi"/>
          <w:sz w:val="24"/>
          <w:szCs w:val="24"/>
          <w:lang w:val="nl-BE"/>
        </w:rPr>
      </w:pPr>
      <w:r w:rsidRPr="00140638">
        <w:rPr>
          <w:rFonts w:cstheme="minorHAnsi"/>
          <w:color w:val="24303B"/>
          <w:sz w:val="24"/>
          <w:szCs w:val="24"/>
          <w:lang w:val="nl-BE"/>
        </w:rPr>
        <w:t>Wie ondersteunt</w:t>
      </w:r>
      <w:r w:rsidR="006741F4" w:rsidRPr="00140638">
        <w:rPr>
          <w:rFonts w:cstheme="minorHAnsi"/>
          <w:color w:val="24303B"/>
          <w:sz w:val="24"/>
          <w:szCs w:val="24"/>
          <w:lang w:val="nl-BE"/>
        </w:rPr>
        <w:t xml:space="preserve"> </w:t>
      </w:r>
      <w:r w:rsidR="00F27E0E" w:rsidRPr="00140638">
        <w:rPr>
          <w:rFonts w:cstheme="minorHAnsi"/>
          <w:color w:val="24303B"/>
          <w:sz w:val="24"/>
          <w:szCs w:val="24"/>
          <w:lang w:val="nl-BE"/>
        </w:rPr>
        <w:t>je</w:t>
      </w:r>
      <w:r w:rsidR="006741F4" w:rsidRPr="00140638">
        <w:rPr>
          <w:rFonts w:cstheme="minorHAnsi"/>
          <w:color w:val="24303B"/>
          <w:sz w:val="24"/>
          <w:szCs w:val="24"/>
          <w:lang w:val="nl-BE"/>
        </w:rPr>
        <w:t xml:space="preserve"> bij het </w:t>
      </w:r>
      <w:r w:rsidR="00C6186E" w:rsidRPr="00140638">
        <w:rPr>
          <w:rFonts w:cstheme="minorHAnsi"/>
          <w:color w:val="24303B"/>
          <w:sz w:val="24"/>
          <w:szCs w:val="24"/>
          <w:lang w:val="nl-BE"/>
        </w:rPr>
        <w:t>uitvoeren</w:t>
      </w:r>
      <w:r w:rsidR="006741F4" w:rsidRPr="00140638">
        <w:rPr>
          <w:rFonts w:cstheme="minorHAnsi"/>
          <w:color w:val="24303B"/>
          <w:sz w:val="24"/>
          <w:szCs w:val="24"/>
          <w:lang w:val="nl-BE"/>
        </w:rPr>
        <w:t xml:space="preserve"> van nieuwe </w:t>
      </w:r>
      <w:r w:rsidR="00127A21" w:rsidRPr="00140638">
        <w:rPr>
          <w:rFonts w:cstheme="minorHAnsi"/>
          <w:color w:val="24303B"/>
          <w:sz w:val="24"/>
          <w:szCs w:val="24"/>
          <w:lang w:val="nl-BE"/>
        </w:rPr>
        <w:t>behandel</w:t>
      </w:r>
      <w:r w:rsidR="006E2115" w:rsidRPr="00140638">
        <w:rPr>
          <w:rFonts w:cstheme="minorHAnsi"/>
          <w:color w:val="24303B"/>
          <w:sz w:val="24"/>
          <w:szCs w:val="24"/>
          <w:lang w:val="nl-BE"/>
        </w:rPr>
        <w:t>programma’s</w:t>
      </w:r>
      <w:r w:rsidR="006741F4" w:rsidRPr="00140638">
        <w:rPr>
          <w:rFonts w:cstheme="minorHAnsi"/>
          <w:color w:val="24303B"/>
          <w:sz w:val="24"/>
          <w:szCs w:val="24"/>
          <w:lang w:val="nl-BE"/>
        </w:rPr>
        <w:t>?</w:t>
      </w:r>
    </w:p>
    <w:p w14:paraId="27597534" w14:textId="77777777" w:rsidR="00140638" w:rsidRPr="00140638" w:rsidRDefault="00140638" w:rsidP="00140638">
      <w:pPr>
        <w:pStyle w:val="Lijstalinea"/>
        <w:numPr>
          <w:ilvl w:val="0"/>
          <w:numId w:val="4"/>
        </w:numPr>
        <w:rPr>
          <w:rFonts w:cstheme="minorHAnsi"/>
          <w:sz w:val="24"/>
          <w:szCs w:val="24"/>
          <w:lang w:val="nl-BE"/>
        </w:rPr>
      </w:pPr>
      <w:r w:rsidRPr="00140638">
        <w:rPr>
          <w:rFonts w:cstheme="minorHAnsi"/>
          <w:color w:val="24303B"/>
          <w:sz w:val="24"/>
          <w:szCs w:val="24"/>
          <w:lang w:val="nl-BE"/>
        </w:rPr>
        <w:t xml:space="preserve">Hoe ziet u uw rol in het uitrollen van </w:t>
      </w:r>
      <w:del w:id="1002" w:author="Janou De Buyser" w:date="2026-10-25T10:00:00Z">
        <w:r w:rsidRPr="00140638">
          <w:rPr>
            <w:rFonts w:cstheme="minorHAnsi"/>
            <w:color w:val="24303B"/>
            <w:sz w:val="24"/>
            <w:szCs w:val="24"/>
            <w:lang w:val="nl-BE"/>
          </w:rPr>
          <w:delText xml:space="preserve">revalidatieprogramma’s</w:delText>
        </w:r>
      </w:del>
      <w:ins w:id="1003" w:author="Janou De Buyser" w:date="2026-10-25T10:00:00Z">
        <w:r>
          <w:rPr>
            <w:rFonts w:cstheme="minorHAnsi"/>
            <w:color w:val="24303B"/>
            <w:sz w:val="24"/>
            <w:szCs w:val="24"/>
            <w:lang w:val="nl-BE"/>
          </w:rPr>
          <w:t xml:space="preserve">nieuwe zorgprogramma’s</w:t>
        </w:r>
      </w:ins>
      <w:r w:rsidRPr="00140638">
        <w:rPr>
          <w:rFonts w:cstheme="minorHAnsi"/>
          <w:color w:val="24303B"/>
          <w:sz w:val="24"/>
          <w:szCs w:val="24"/>
          <w:lang w:val="nl-BE"/>
        </w:rPr>
        <w:t xml:space="preserve">?</w:t>
      </w:r>
    </w:p>
    <w:p w14:paraId="1824D299" w14:textId="77777777" w:rsidR="00B63DA9" w:rsidRPr="00140638" w:rsidRDefault="00B63DA9" w:rsidP="00140638">
      <w:pPr>
        <w:rPr>
          <w:rFonts w:cstheme="minorHAnsi"/>
          <w:sz w:val="24"/>
          <w:szCs w:val="24"/>
          <w:lang w:val="nl-BE"/>
        </w:rPr>
      </w:pPr>
    </w:p>
    <w:p w14:paraId="3E5C9B1F" w14:textId="60A41E99" w:rsidR="00B63DA9" w:rsidRPr="00140638" w:rsidRDefault="00B63DA9" w:rsidP="00D06264">
      <w:pPr>
        <w:pStyle w:val="Lijstalinea"/>
        <w:numPr>
          <w:ilvl w:val="0"/>
          <w:numId w:val="2"/>
        </w:numPr>
        <w:rPr>
          <w:rFonts w:cstheme="minorHAnsi"/>
          <w:sz w:val="24"/>
          <w:szCs w:val="24"/>
          <w:lang w:val="nl-BE"/>
        </w:rPr>
      </w:pPr>
      <w:r w:rsidRPr="00140638">
        <w:rPr>
          <w:rFonts w:cstheme="minorHAnsi"/>
          <w:color w:val="24303B"/>
          <w:sz w:val="24"/>
          <w:szCs w:val="24"/>
          <w:lang w:val="nl-BE"/>
        </w:rPr>
        <w:t xml:space="preserve">Kan je even in je eigen woorden omschrijven wat de </w:t>
      </w:r>
      <w:r w:rsidR="001702F0" w:rsidRPr="00140638">
        <w:rPr>
          <w:rFonts w:cstheme="minorHAnsi"/>
          <w:color w:val="24303B"/>
          <w:sz w:val="24"/>
          <w:szCs w:val="24"/>
          <w:lang w:val="nl-BE"/>
        </w:rPr>
        <w:t xml:space="preserve">inhoud van </w:t>
      </w:r>
      <w:r w:rsidR="00700DD1" w:rsidRPr="00140638">
        <w:rPr>
          <w:rFonts w:cstheme="minorHAnsi"/>
          <w:color w:val="24303B"/>
          <w:sz w:val="24"/>
          <w:szCs w:val="24"/>
          <w:lang w:val="nl-BE"/>
        </w:rPr>
        <w:t xml:space="preserve">de </w:t>
      </w:r>
      <w:r w:rsidR="00127A21" w:rsidRPr="00140638">
        <w:rPr>
          <w:rFonts w:cstheme="minorHAnsi"/>
          <w:color w:val="24303B"/>
          <w:sz w:val="24"/>
          <w:szCs w:val="24"/>
          <w:lang w:val="nl-BE"/>
        </w:rPr>
        <w:t>PARADISE interventie</w:t>
      </w:r>
      <w:r w:rsidR="0006726E" w:rsidRPr="00140638">
        <w:rPr>
          <w:rFonts w:cstheme="minorHAnsi"/>
          <w:color w:val="24303B"/>
          <w:sz w:val="24"/>
          <w:szCs w:val="24"/>
          <w:lang w:val="nl-BE"/>
        </w:rPr>
        <w:t xml:space="preserve"> is</w:t>
      </w:r>
      <w:r w:rsidRPr="00140638">
        <w:rPr>
          <w:rFonts w:cstheme="minorHAnsi"/>
          <w:color w:val="24303B"/>
          <w:sz w:val="24"/>
          <w:szCs w:val="24"/>
          <w:lang w:val="nl-BE"/>
        </w:rPr>
        <w:t>?</w:t>
      </w:r>
    </w:p>
    <w:p w14:paraId="7DC20F0C" w14:textId="59B2B94E" w:rsidR="00974FE2" w:rsidRPr="00CA555A" w:rsidRDefault="00974FE2" w:rsidP="00974FE2">
      <w:pPr>
        <w:rPr>
          <w:rFonts w:cstheme="minorHAnsi"/>
          <w:b/>
          <w:bCs/>
          <w:color w:val="000000" w:themeColor="text1"/>
          <w:sz w:val="36"/>
          <w:szCs w:val="36"/>
        </w:rPr>
      </w:pPr>
      <w:r w:rsidRPr="00CA555A">
        <w:rPr>
          <w:rFonts w:cstheme="minorHAnsi"/>
          <w:b/>
          <w:bCs/>
          <w:color w:val="123A5F"/>
          <w:sz w:val="36"/>
          <w:szCs w:val="36"/>
        </w:rPr>
        <w:t>IMPLEMENTATION</w:t>
      </w:r>
    </w:p>
    <w:p w14:paraId="11844552" w14:textId="3E68FE57" w:rsidR="00E70D54" w:rsidRPr="006344BB" w:rsidRDefault="00E70D54" w:rsidP="00E70D54">
      <w:pPr>
        <w:rPr>
          <w:rFonts w:cstheme="minorHAnsi"/>
          <w:b/>
          <w:bCs/>
          <w:color w:val="0070C0"/>
          <w:sz w:val="28"/>
          <w:szCs w:val="28"/>
        </w:rPr>
      </w:pPr>
      <w:r w:rsidRPr="006344BB">
        <w:rPr>
          <w:rFonts w:cstheme="minorHAnsi"/>
          <w:b/>
          <w:bCs/>
          <w:color w:val="123A5F"/>
          <w:sz w:val="28"/>
          <w:szCs w:val="28"/>
        </w:rPr>
        <w:t>1. How delivery is achieved</w:t>
      </w:r>
    </w:p>
    <w:p w14:paraId="74D86C92" w14:textId="07A7A10A" w:rsidR="00E70D54" w:rsidRPr="006344BB" w:rsidRDefault="00E70D54" w:rsidP="00E70D54">
      <w:pPr>
        <w:rPr>
          <w:rFonts w:cstheme="minorHAnsi"/>
          <w:b/>
          <w:bCs/>
          <w:color w:val="0070C0"/>
          <w:sz w:val="26"/>
          <w:szCs w:val="26"/>
        </w:rPr>
      </w:pPr>
      <w:r w:rsidRPr="006344BB">
        <w:rPr>
          <w:rFonts w:cstheme="minorHAnsi"/>
          <w:b/>
          <w:bCs/>
          <w:color w:val="123A5F"/>
          <w:sz w:val="26"/>
          <w:szCs w:val="26"/>
        </w:rPr>
        <w:t>1.A. Structures</w:t>
      </w:r>
    </w:p>
    <w:p w14:paraId="5256A844" w14:textId="1A8C7997" w:rsidR="00CA555A" w:rsidRPr="00CA555A" w:rsidRDefault="006344BB" w:rsidP="009373FD">
      <w:pPr>
        <w:rPr>
          <w:rFonts w:cstheme="minorHAnsi"/>
          <w:b/>
          <w:bCs/>
          <w:sz w:val="24"/>
          <w:szCs w:val="24"/>
          <w:lang w:val="en-GB"/>
        </w:rPr>
      </w:pPr>
      <w:r w:rsidRPr="00CA555A">
        <w:rPr>
          <w:rFonts w:cstheme="minorHAnsi"/>
          <w:b/>
          <w:bCs/>
          <w:color w:val="123A5F"/>
          <w:sz w:val="24"/>
          <w:szCs w:val="24"/>
          <w:highlight w:val="lightGray"/>
          <w:lang w:val="en-GB"/>
        </w:rPr>
        <w:t>(</w:t>
      </w:r>
      <w:r w:rsidR="00CA555A" w:rsidRPr="00CA555A">
        <w:rPr>
          <w:rFonts w:cstheme="minorHAnsi"/>
          <w:b/>
          <w:bCs/>
          <w:color w:val="123A5F"/>
          <w:sz w:val="24"/>
          <w:szCs w:val="24"/>
          <w:highlight w:val="lightGray"/>
          <w:lang w:val="en-GB"/>
        </w:rPr>
        <w:t>a</w:t>
      </w:r>
      <w:r w:rsidRPr="00CA555A">
        <w:rPr>
          <w:rFonts w:cstheme="minorHAnsi"/>
          <w:b/>
          <w:bCs/>
          <w:color w:val="123A5F"/>
          <w:sz w:val="24"/>
          <w:szCs w:val="24"/>
          <w:highlight w:val="lightGray"/>
          <w:lang w:val="en-GB"/>
        </w:rPr>
        <w:t xml:space="preserve">) description of how the intervention activities were implemented </w:t>
      </w:r>
      <w:r w:rsidRPr="00CA555A">
        <w:rPr>
          <w:rFonts w:cstheme="minorHAnsi"/>
          <w:b/>
          <w:bCs/>
          <w:color w:val="123A5F"/>
          <w:sz w:val="24"/>
          <w:szCs w:val="24"/>
          <w:highlight w:val="lightGray"/>
          <w:u w:val="single"/>
          <w:lang w:val="en-GB"/>
        </w:rPr>
        <w:t>per patient/group</w:t>
      </w:r>
      <w:r w:rsidR="00EB34F0" w:rsidRPr="00CA555A">
        <w:rPr>
          <w:rFonts w:cstheme="minorHAnsi"/>
          <w:b/>
          <w:bCs/>
          <w:color w:val="123A5F"/>
          <w:sz w:val="24"/>
          <w:szCs w:val="24"/>
          <w:lang w:val="en-GB"/>
        </w:rPr>
        <w:t xml:space="preserve"> </w:t>
      </w:r>
    </w:p>
    <w:p w14:paraId="48FAA157"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 Als we kijken naar het opstarten van de PARADISE-interventie binnen jullie diabetesvoetkliniek, hoe is die opstart verlopen?</w:t>
      </w:r>
    </w:p>
    <w:p w14:paraId="520C513C" w14:textId="22BB5577"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Welke zaken verliepen vlot?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 Welke zaken verliepen minder vlot?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heeft u deze moeilijkheden aangepakt?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 Hoe zouden deze moeilijkheden in de toekomst vermeden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Werden er aanpassingen gedaan aan de organisatie of uitvoering van de PARADISE-interventie om de implementatie vlotter te laten verlopen?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ondersteuning had volgens u nog extra kunnen helpen tijdens de opstartfase?</w:t>
      </w:r>
    </w:p>
    <w:p w14:paraId="21F87894"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2. Welke factoren binnen jullie diabetesvoetkliniek hebben ervoor gezorgd dat de implementatie van de PARADISE-interventie vlot verliep?</w:t>
      </w:r>
    </w:p>
    <w:p w14:paraId="543694AA" w14:textId="1231A3CF"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Welke van deze factoren denkt u dat aanwezig zijn in de meeste diabetesvoetklinieken?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factoren zijn volgens u eerder specifiek voor jullie centrum?</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rol speelde de multidisciplinaire samenwerking hierin?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invloed had de bestaande organisatie van diabetesvoetzorg op de implementatie?</w:t>
      </w:r>
    </w:p>
    <w:p w14:paraId="0009E88A"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3. Welke factoren binnen jullie diabetesvoetkliniek maakten de implementatie van de PARADISE-interventie moeilijker?</w:t>
      </w:r>
    </w:p>
    <w:p w14:paraId="172AB407" w14:textId="68E1BACF" w:rsidR="009373FD" w:rsidRPr="009373FD" w:rsidRDefault="009373FD" w:rsidP="009373FD">
      <w:pPr>
        <w:ind w:left="720"/>
        <w:rPr>
          <w:rFonts w:cstheme="minorHAnsi"/>
          <w:sz w:val="24"/>
          <w:szCs w:val="24"/>
          <w:lang/>
        </w:rPr>
      </w:pPr>
      <w:r w:rsidRPr="009373FD">
        <w:rPr>
          <w:rFonts w:ascii="Wingdings" w:eastAsia="Wingdings" w:hAnsi="Wingdings" w:cstheme="minorHAnsi"/>
          <w:lang/>
        </w:rPr>
        <w:lastRenderedPageBreak/>
        <w:t>è</w:t>
      </w:r>
      <w:r w:rsidRPr="009373FD">
        <w:rPr>
          <w:rFonts w:cstheme="minorHAnsi"/>
          <w:color w:val="24303B"/>
          <w:sz w:val="24"/>
          <w:szCs w:val="24"/>
          <w:lang/>
        </w:rPr>
        <w:t>Hoe bent u hiermee omgegaan?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oplossingen werkten goed?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oplossingen werkten minder goed?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deze uitdagingen volgens u in de toekomst beter aangepakt kunnen worden?</w:t>
      </w:r>
    </w:p>
    <w:p w14:paraId="7D2B70D0"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4. De training van de therapeuten en zorgverleners maakte deel uit van de implementatie van het PARADISE-project. Hoe heeft u dit ervaren?</w:t>
      </w:r>
    </w:p>
    <w:p w14:paraId="0693D83F" w14:textId="1A4A3AF8" w:rsidR="009373FD" w:rsidRPr="009373FD" w:rsidRDefault="009373FD" w:rsidP="009373FD">
      <w:pPr>
        <w:ind w:left="720"/>
        <w:rPr>
          <w:rFonts w:cstheme="minorHAnsi"/>
          <w:b/>
          <w:bCs/>
          <w:sz w:val="24"/>
          <w:szCs w:val="24"/>
          <w:u w:val="single"/>
          <w:lang/>
        </w:rPr>
      </w:pPr>
      <w:r w:rsidRPr="009373FD">
        <w:rPr>
          <w:rFonts w:ascii="Wingdings" w:eastAsia="Wingdings" w:hAnsi="Wingdings" w:cstheme="minorHAnsi"/>
          <w:lang/>
        </w:rPr>
        <w:t>è</w:t>
      </w:r>
      <w:r w:rsidRPr="009373FD">
        <w:rPr>
          <w:rFonts w:cstheme="minorHAnsi"/>
          <w:color w:val="24303B"/>
          <w:sz w:val="24"/>
          <w:szCs w:val="24"/>
          <w:lang/>
        </w:rPr>
        <w:t>Wat vonden de therapeuten volgens u van de training?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Had u het gevoel dat zij voldoende voorbereid waren om de interventie uit te voeren?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bezorgdheden of vragen werden door therapeuten aangehaald?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Hadden de therapeuten volgens u een duidelijk beeld van hun rol binnen het project?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verbeterpunten ziet u voor toekomstige trainingen?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Zou u als manager/kliniekhoofd zelf meer betrokken willen worden bij dergelijke opleidingen?</w:t>
      </w:r>
    </w:p>
    <w:p w14:paraId="357A5CE7"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5. Welke middelen (personeel, tijd, infrastructuur, financiële middelen, technologie…) waren nodig voor de implementatie en uitvoering van de PARADISE-interventie?</w:t>
      </w:r>
    </w:p>
    <w:p w14:paraId="324AED0D" w14:textId="173668F6" w:rsidR="009373FD" w:rsidRPr="009373FD" w:rsidRDefault="009373FD" w:rsidP="009373FD">
      <w:pPr>
        <w:ind w:left="720"/>
        <w:rPr>
          <w:rFonts w:cstheme="minorHAnsi"/>
          <w:b/>
          <w:bCs/>
          <w:sz w:val="24"/>
          <w:szCs w:val="24"/>
          <w:u w:val="single"/>
          <w:lang/>
        </w:rPr>
      </w:pPr>
      <w:r w:rsidRPr="009373FD">
        <w:rPr>
          <w:rFonts w:ascii="Wingdings" w:eastAsia="Wingdings" w:hAnsi="Wingdings" w:cstheme="minorHAnsi"/>
          <w:lang/>
        </w:rPr>
        <w:t>è</w:t>
      </w:r>
      <w:r w:rsidRPr="009373FD">
        <w:rPr>
          <w:rFonts w:cstheme="minorHAnsi"/>
          <w:color w:val="24303B"/>
          <w:sz w:val="24"/>
          <w:szCs w:val="24"/>
          <w:lang/>
        </w:rPr>
        <w:t>Welke impact had dit op de dagelijkse werking van de kliniek?</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verhouden deze inspanningen zich tot andere implementatieprojecten binnen jullie organisatie?</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investeringen waren volgens u noodzakelijk?</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middelen waren onvoldoende aanwezig?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aanpassingen zouden kunnen helpen om beschikbare middelen efficiënter te benutten?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middelen zouden nodig zijn om PARADISE structureel in de reguliere zorg op te nemen</w:t>
      </w:r>
      <w:r w:rsidRPr="009373FD">
        <w:rPr>
          <w:rFonts w:cstheme="minorHAnsi"/>
          <w:b/>
          <w:bCs/>
          <w:color w:val="24303B"/>
          <w:sz w:val="24"/>
          <w:szCs w:val="24"/>
          <w:u w:val="single"/>
          <w:lang/>
        </w:rPr>
        <w:t>?</w:t>
      </w:r>
    </w:p>
    <w:p w14:paraId="3EA0E4A3"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6. Hoe ziet u de toekomst van de PARADISE-interventie binnen jullie diabetesvoetkliniek?</w:t>
      </w:r>
    </w:p>
    <w:p w14:paraId="3D70179C" w14:textId="19C16EF3"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 gevoel heeft u bij het idee om PARADISE structureel te integreren in de reguliere zorg?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denken de therapeuten hier volgens u over?</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Denkt u dat jullie organisatie klaar is om PARADISE duurzaam te implementeren? Waarom wel/niet?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meerwaarde ziet u in de interventie voor patiënten en zorgverleners?</w:t>
      </w:r>
    </w:p>
    <w:p w14:paraId="58208624"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7. Welke factoren binnen jullie organisatie zouden ervoor kunnen zorgen dat de PARADISE-interventie een vast onderdeel wordt van de reguliere diabetesvoetzorg?</w:t>
      </w:r>
    </w:p>
    <w:p w14:paraId="7B54498B" w14:textId="25D9E835" w:rsidR="009373FD" w:rsidRPr="009373FD" w:rsidRDefault="009373FD" w:rsidP="009373FD">
      <w:pPr>
        <w:ind w:left="720"/>
        <w:rPr>
          <w:rFonts w:cstheme="minorHAnsi"/>
          <w:sz w:val="24"/>
          <w:szCs w:val="24"/>
          <w:lang/>
        </w:rPr>
      </w:pPr>
      <w:r w:rsidRPr="009373FD">
        <w:rPr>
          <w:rFonts w:ascii="Wingdings" w:eastAsia="Wingdings" w:hAnsi="Wingdings" w:cstheme="minorHAnsi"/>
          <w:lang/>
        </w:rPr>
        <w:lastRenderedPageBreak/>
        <w:t>è</w:t>
      </w:r>
      <w:r w:rsidRPr="009373FD">
        <w:rPr>
          <w:rFonts w:cstheme="minorHAnsi"/>
          <w:color w:val="24303B"/>
          <w:sz w:val="24"/>
          <w:szCs w:val="24"/>
          <w:lang/>
        </w:rPr>
        <w:t>Welke sterktes heeft jullie organisatie hierin?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elementen maken jullie centrum vergelijkbaar met andere diabetesvoetklinieken?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organisatorische of culturele factoren ondersteunen duurzame implementatie?</w:t>
      </w:r>
    </w:p>
    <w:p w14:paraId="77C930D5"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8. Welke factoren zouden het moeilijk kunnen maken om PARADISE structureel te integreren in de reguliere zorg?</w:t>
      </w:r>
    </w:p>
    <w:p w14:paraId="36DC393C" w14:textId="54D4C452"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Welke risico’s of barrières ziet u op lange termijn?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deze problemen voorkomen of aangepakt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ondersteuning zou hiervoor nodig zijn vanuit het onderzoeksteam, beleid of organisatie?</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Zijn er externe factoren (bv. financiering, regelgeving, personeelsdruk) die een invloed kunnen hebben?</w:t>
      </w:r>
    </w:p>
    <w:p w14:paraId="6060C1D3"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9. Hoe denkt u dat de therapeuten het volledige PARADISE-project ervaren hebben?</w:t>
      </w:r>
    </w:p>
    <w:p w14:paraId="7AF8963D" w14:textId="3F90741C"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Wat motiveerde hen volgens u om de interventie kwaliteitsvol uit te voeren?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moeilijkheden of frustraties werden door therapeuten aangehaald?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verbeterpunten gaven zij aan?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heeft u hen hierin ondersteund?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toekomstige implementaties volgens u nog beter ondersteund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Hebben de therapeuten volgens u vertrouwen in de verdere implementatie van PARADISE?</w:t>
      </w:r>
    </w:p>
    <w:p w14:paraId="372215B6"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10. Kan u drie redenen geven waarom u de PARADISE-interventie wel zou implementeren als vast onderdeel van de reguliere diabetesvoetzorg?</w:t>
      </w:r>
    </w:p>
    <w:p w14:paraId="31A7B917" w14:textId="5B478D64" w:rsidR="009373FD" w:rsidRPr="009373FD" w:rsidRDefault="009373FD" w:rsidP="009373FD">
      <w:pPr>
        <w:rPr>
          <w:rFonts w:cstheme="minorHAnsi"/>
          <w:b/>
          <w:bCs/>
          <w:sz w:val="24"/>
          <w:szCs w:val="24"/>
          <w:u w:val="single"/>
          <w:lang/>
        </w:rPr>
      </w:pPr>
    </w:p>
    <w:p w14:paraId="0A747642"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11. Kan u drie redenen geven waarom u de PARADISE-interventie niet zou implementeren als vast onderdeel van de reguliere diabetesvoetzorg?</w:t>
      </w:r>
    </w:p>
    <w:p w14:paraId="30E97FB8" w14:textId="4CC72492" w:rsidR="009373FD" w:rsidRPr="009373FD" w:rsidRDefault="008B17D8" w:rsidP="008B17D8">
      <w:pPr>
        <w:ind w:left="720"/>
        <w:rPr>
          <w:rFonts w:cstheme="minorHAnsi"/>
          <w:b/>
          <w:bCs/>
          <w:sz w:val="24"/>
          <w:szCs w:val="24"/>
          <w:u w:val="single"/>
          <w:lang/>
        </w:rPr>
      </w:pPr>
      <w:r w:rsidRPr="008B17D8">
        <w:rPr>
          <w:rFonts w:ascii="Wingdings" w:eastAsia="Wingdings" w:hAnsi="Wingdings" w:cstheme="minorHAnsi"/>
          <w:lang/>
        </w:rPr>
        <w:t>è</w:t>
      </w:r>
      <w:r w:rsidR="009373FD" w:rsidRPr="008B17D8">
        <w:rPr>
          <w:rFonts w:cstheme="minorHAnsi"/>
          <w:color w:val="24303B"/>
          <w:sz w:val="24"/>
          <w:szCs w:val="24"/>
          <w:lang/>
        </w:rPr>
        <w:t>Hoe zouden deze drempels volgens u aangepakt kunnen worden?</w:t>
      </w:r>
      <w:r w:rsidR="009373FD" w:rsidRPr="008B17D8">
        <w:rPr>
          <w:rFonts w:cstheme="minorHAnsi"/>
          <w:color w:val="24303B"/>
          <w:sz w:val="24"/>
          <w:szCs w:val="24"/>
          <w:lang/>
        </w:rPr>
        <w:br/>
      </w:r>
      <w:r w:rsidRPr="008B17D8">
        <w:rPr>
          <w:rFonts w:ascii="Wingdings" w:eastAsia="Wingdings" w:hAnsi="Wingdings" w:cstheme="minorHAnsi"/>
          <w:lang/>
        </w:rPr>
        <w:t>è</w:t>
      </w:r>
      <w:r w:rsidR="009373FD" w:rsidRPr="008B17D8">
        <w:rPr>
          <w:rFonts w:cstheme="minorHAnsi"/>
          <w:color w:val="24303B"/>
          <w:sz w:val="24"/>
          <w:szCs w:val="24"/>
          <w:lang/>
        </w:rPr>
        <w:t>Welke voorwaarden zouden vervuld moeten zijn om implementatie toch mogelijk te maken?</w:t>
      </w:r>
    </w:p>
    <w:p w14:paraId="021313FA"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Slotvragen</w:t>
      </w:r>
    </w:p>
    <w:p w14:paraId="30F212A5"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 Kan u in enkele zinnen samenvatten hoe u het volledige implementatieproces van de PARADISE-interventie ervaren heeft?</w:t>
      </w:r>
    </w:p>
    <w:p w14:paraId="02FCB3F5" w14:textId="3D94C890" w:rsidR="009373FD" w:rsidRDefault="009373FD" w:rsidP="00D87868">
      <w:pPr>
        <w:rPr>
          <w:rFonts w:cstheme="minorHAnsi"/>
          <w:b/>
          <w:bCs/>
          <w:sz w:val="24"/>
          <w:szCs w:val="24"/>
          <w:u w:val="single"/>
          <w:lang w:val="nl-NL"/>
        </w:rPr>
      </w:pPr>
      <w:r w:rsidRPr="009373FD">
        <w:rPr>
          <w:rFonts w:cstheme="minorHAnsi"/>
          <w:b/>
          <w:bCs/>
          <w:color w:val="123A5F"/>
          <w:sz w:val="24"/>
          <w:szCs w:val="24"/>
          <w:u w:val="single"/>
          <w:lang/>
        </w:rPr>
        <w:t>2. Zijn er nog zaken die volgens u belangrijk zijn om te vermelden, maar die tijdens het interview niet aan bod kwamen?</w:t>
      </w:r>
    </w:p>
    <w:p w:rsidR="00B57300" w:rsidRPr="00EA13F0" w:rsidRDefault="00B57300" w:rsidP="00B57300">
      <w:pPr>
        <w:numPr>
          <w:ilvl w:val="0"/>
          <w:numId w:val="58"/>
        </w:numPr>
        <w:tabs>
          <w:tab w:val="left" w:leader="underscore" w:pos="8505"/>
        </w:tabs>
        <w:spacing w:line="360" w:lineRule="auto"/>
        <w:rPr>
          <w:ins w:id="1004" w:author="Janou De Buyser" w:date="2026-10-25T10:00:00Z"/>
          <w:rFonts w:ascii="Calibri" w:hAnsi="Calibri" w:cs="Calibri"/>
        </w:rPr>
      </w:pPr>
      <w:ins w:id="1005" w:author="Janou De Buyser" w:date="2026-10-25T10:00:00Z">
        <w:r>
          <w:rPr>
            <w:color w:val="24303B"/>
          </w:rPr>
          <w:t xml:space="preserve">Einde interview: ______________________________</w:t>
        </w:r>
      </w:ins>
    </w:p>
    <w:p w14:paraId="480505DB" w14:textId="77777777" w:rsidR="009373FD" w:rsidRDefault="009373FD" w:rsidP="00D87868">
      <w:pPr>
        <w:rPr>
          <w:rFonts w:cstheme="minorHAnsi"/>
          <w:b/>
          <w:bCs/>
          <w:sz w:val="24"/>
          <w:szCs w:val="24"/>
          <w:u w:val="single"/>
          <w:lang w:val="nl-NL"/>
        </w:rPr>
      </w:pPr>
    </w:p>
    <w:sectPr w:rsidR="009373FD">
      <w:headerReference w:type="default"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1Z">
    <w:p>
      <w:pPr>
        <w:pStyle w:val="CommentText"/>
      </w:pPr>
      <w:r>
        <w:rPr>
          <w:rStyle w:val="CommentReference"/>
        </w:rPr>
        <w:annotationRef/>
      </w:r>
      <w:r>
        <w:t>Afgestemd op het toestemmingsformulier manager (eCRF 05): ongeveer 60 tot 90 minuten.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E8629" w14:textId="77777777" w:rsidR="001D570D" w:rsidRDefault="001D570D" w:rsidP="006A0397">
      <w:pPr>
        <w:spacing w:after="0" w:line="240" w:lineRule="auto"/>
      </w:pPr>
    </w:p>
  </w:endnote>
  <w:endnote w:type="continuationSeparator" w:id="0">
    <w:p w14:paraId="061D1FD9" w14:textId="77777777" w:rsidR="001D570D" w:rsidRDefault="001D570D" w:rsidP="006A0397">
      <w:pPr>
        <w:spacing w:after="0" w:line="240" w:lineRule="auto"/>
      </w:pPr>
    </w:p>
  </w:endnote>
  <w:endnote w:type="continuationNotice" w:id="1">
    <w:p w14:paraId="203FC43C" w14:textId="77777777" w:rsidR="001D570D" w:rsidRDefault="001D57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1D570D" w:rsidRPr="00B57300" w:rsidRDefault="001D570D">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7300">
      <w:rPr>
        <w:color w:val="59636E"/>
        <w:sz w:val="16"/>
        <w:szCs w:val="16"/>
        <w:lang w:val="nl-BE"/>
      </w:rPr>
      <w:t xml:space="preserve">PARADISE-studie  ·  eCRF 43: Interviewgids management ·  Versie </w:t>
    </w:r>
    <w:r w:rsidRPr="00B57300">
      <w:rPr>
        <w:i/>
        <w:iCs/>
        <w:color w:val="59636E"/>
        <w:sz w:val="16"/>
        <w:szCs w:val="16"/>
        <w:lang w:val="nl-BE"/>
      </w:rPr>
      <w:t xml:space="preserve">[ </w:t>
    </w:r>
    <w:r w:rsidRPr="00B57300">
      <w:rPr>
        <w:i/>
        <w:iCs/>
        <w:color w:val="59636E"/>
        <w:sz w:val="16"/>
        <w:szCs w:val="16"/>
        <w:lang w:val="nl-BE"/>
      </w:rPr>
      <w:t>1.0</w:t>
    </w:r>
    <w:r w:rsidRPr="00B57300">
      <w:rPr>
        <w:i/>
        <w:iCs/>
        <w:color w:val="59636E"/>
        <w:sz w:val="16"/>
        <w:szCs w:val="16"/>
        <w:lang w:val="nl-BE"/>
      </w:rPr>
      <w:t xml:space="preserve"> ]</w:t>
    </w:r>
    <w:r w:rsidRPr="00B57300">
      <w:rPr>
        <w:color w:val="59636E"/>
        <w:sz w:val="16"/>
        <w:szCs w:val="16"/>
        <w:lang w:val="nl-BE"/>
      </w:rPr>
      <w:t xml:space="preserve">  ·  </w:t>
    </w:r>
    <w:r w:rsidRPr="00B57300">
      <w:rPr>
        <w:i/>
        <w:iCs/>
        <w:color w:val="59636E"/>
        <w:sz w:val="16"/>
        <w:szCs w:val="16"/>
        <w:lang w:val="nl-BE"/>
      </w:rPr>
      <w:t xml:space="preserve">[ </w:t>
    </w:r>
    <w:r w:rsidRPr="00B57300">
      <w:rPr>
        <w:i/>
        <w:iCs/>
        <w:color w:val="59636E"/>
        <w:sz w:val="16"/>
        <w:szCs w:val="16"/>
        <w:lang w:val="nl-BE"/>
      </w:rPr>
      <w:t>27/07/2026</w:t>
    </w:r>
    <w:r w:rsidRPr="00B57300">
      <w:rPr>
        <w:i/>
        <w:iCs/>
        <w:color w:val="59636E"/>
        <w:sz w:val="16"/>
        <w:szCs w:val="16"/>
        <w:lang w:val="nl-BE"/>
      </w:rPr>
      <w:t xml:space="preserve"> ]</w:t>
    </w:r>
    <w:r w:rsidRPr="00B57300">
      <w:rPr>
        <w:color w:val="59636E"/>
        <w:sz w:val="16"/>
        <w:szCs w:val="16"/>
        <w:lang w:val="nl-BE"/>
      </w:rPr>
      <w:t xml:space="preserve">  ·  Pagina </w:t>
    </w:r>
    <w:r>
      <w:rPr>
        <w:color w:val="59636E"/>
        <w:sz w:val="16"/>
        <w:szCs w:val="16"/>
      </w:rPr>
      <w:fldChar w:fldCharType="begin"/>
    </w:r>
    <w:r w:rsidRPr="00B57300">
      <w:rPr>
        <w:color w:val="59636E"/>
        <w:sz w:val="16"/>
        <w:szCs w:val="16"/>
        <w:lang w:val="nl-BE"/>
      </w:rPr>
      <w:instrText>PAGE</w:instrText>
    </w:r>
    <w:r>
      <w:rPr>
        <w:color w:val="59636E"/>
        <w:sz w:val="16"/>
        <w:szCs w:val="16"/>
      </w:rPr>
      <w:fldChar w:fldCharType="separate"/>
    </w:r>
    <w:r w:rsidRPr="00B57300">
      <w:rPr>
        <w:noProof/>
        <w:color w:val="59636E"/>
        <w:sz w:val="16"/>
        <w:szCs w:val="16"/>
        <w:lang w:val="nl-BE"/>
      </w:rPr>
      <w:t>1</w:t>
    </w:r>
    <w:r>
      <w:rPr>
        <w:color w:val="59636E"/>
        <w:sz w:val="16"/>
        <w:szCs w:val="16"/>
      </w:rPr>
      <w:fldChar w:fldCharType="end"/>
    </w:r>
    <w:r w:rsidRPr="00B57300">
      <w:rPr>
        <w:color w:val="59636E"/>
        <w:sz w:val="16"/>
        <w:szCs w:val="16"/>
        <w:lang w:val="nl-BE"/>
      </w:rPr>
      <w:t xml:space="preserve"> van </w:t>
    </w:r>
    <w:r>
      <w:rPr>
        <w:color w:val="59636E"/>
        <w:sz w:val="16"/>
        <w:szCs w:val="16"/>
      </w:rPr>
      <w:fldChar w:fldCharType="begin"/>
    </w:r>
    <w:r w:rsidRPr="00B57300">
      <w:rPr>
        <w:color w:val="59636E"/>
        <w:sz w:val="16"/>
        <w:szCs w:val="16"/>
        <w:lang w:val="nl-BE"/>
      </w:rPr>
      <w:instrText>NUMPAGES</w:instrText>
    </w:r>
    <w:r>
      <w:rPr>
        <w:color w:val="59636E"/>
        <w:sz w:val="16"/>
        <w:szCs w:val="16"/>
      </w:rPr>
      <w:fldChar w:fldCharType="separate"/>
    </w:r>
    <w:r w:rsidRPr="00B57300">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88CEF" w14:textId="77777777" w:rsidR="001D570D" w:rsidRDefault="001D570D" w:rsidP="006A0397">
      <w:pPr>
        <w:spacing w:after="0" w:line="240" w:lineRule="auto"/>
      </w:pPr>
    </w:p>
  </w:footnote>
  <w:footnote w:type="continuationSeparator" w:id="0">
    <w:p w14:paraId="651673CB" w14:textId="77777777" w:rsidR="001D570D" w:rsidRDefault="001D570D" w:rsidP="006A0397">
      <w:pPr>
        <w:spacing w:after="0" w:line="240" w:lineRule="auto"/>
      </w:pPr>
    </w:p>
  </w:footnote>
  <w:footnote w:type="continuationNotice" w:id="1">
    <w:p w14:paraId="28D0D7ED" w14:textId="77777777" w:rsidR="001D570D" w:rsidRDefault="001D57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FF1AAC5" w14:paraId="31DA9371" w14:textId="77777777" w:rsidTr="3FF1AAC5">
      <w:trPr>
        <w:trHeight w:val="300"/>
      </w:trPr>
      <w:tc>
        <w:tcPr>
          <w:tcW w:w="3120" w:type="dxa"/>
        </w:tcPr>
        <w:p w14:paraId="67042AD7" w14:textId="7C801545" w:rsidR="3FF1AAC5" w:rsidRDefault="3FF1AAC5" w:rsidP="3FF1AAC5">
          <w:pPr>
            <w:pStyle w:val="Koptekst"/>
            <w:ind w:left="-115"/>
          </w:pPr>
        </w:p>
      </w:tc>
      <w:tc>
        <w:tcPr>
          <w:tcW w:w="3120" w:type="dxa"/>
        </w:tcPr>
        <w:p w14:paraId="6E0A4C4E" w14:textId="00010BF5" w:rsidR="3FF1AAC5" w:rsidRDefault="3FF1AAC5" w:rsidP="3FF1AAC5">
          <w:pPr>
            <w:pStyle w:val="Koptekst"/>
            <w:jc w:val="center"/>
          </w:pPr>
        </w:p>
      </w:tc>
      <w:tc>
        <w:tcPr>
          <w:tcW w:w="3120" w:type="dxa"/>
        </w:tcPr>
        <w:p w14:paraId="54F68B5B" w14:textId="62F60916" w:rsidR="3FF1AAC5" w:rsidRDefault="3FF1AAC5" w:rsidP="3FF1AAC5">
          <w:pPr>
            <w:pStyle w:val="Koptekst"/>
            <w:ind w:right="-115"/>
            <w:jc w:val="right"/>
          </w:pPr>
        </w:p>
      </w:tc>
    </w:tr>
  </w:tbl>
  <w:p w14:paraId="3A6FA03A" w14:textId="63A0301F" w:rsidR="3FF1AAC5" w:rsidRDefault="3FF1AAC5" w:rsidP="3FF1AAC5">
    <w:pPr>
      <w:pStyle w:val="Koptekst"/>
    </w:pPr>
    <w:r>
      <w:rPr>
        <w:color w:val="59636E"/>
        <w:sz w:val="18"/>
      </w:rPr>
      <w:t>PARADISE (S71769) — eCRF 43: Interviewgids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16E8"/>
    <w:multiLevelType w:val="hybridMultilevel"/>
    <w:tmpl w:val="EC144844"/>
    <w:lvl w:ilvl="0" w:tplc="BD98EE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93B4F"/>
    <w:multiLevelType w:val="multilevel"/>
    <w:tmpl w:val="0F4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098E"/>
    <w:multiLevelType w:val="multilevel"/>
    <w:tmpl w:val="9D6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B12"/>
    <w:multiLevelType w:val="multilevel"/>
    <w:tmpl w:val="0A8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9428B"/>
    <w:multiLevelType w:val="multilevel"/>
    <w:tmpl w:val="1B5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5EC4"/>
    <w:multiLevelType w:val="multilevel"/>
    <w:tmpl w:val="AF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80273"/>
    <w:multiLevelType w:val="multilevel"/>
    <w:tmpl w:val="478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75C45"/>
    <w:multiLevelType w:val="multilevel"/>
    <w:tmpl w:val="FCE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46CD9"/>
    <w:multiLevelType w:val="multilevel"/>
    <w:tmpl w:val="FC6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94CC1"/>
    <w:multiLevelType w:val="multilevel"/>
    <w:tmpl w:val="795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E6998"/>
    <w:multiLevelType w:val="multilevel"/>
    <w:tmpl w:val="60B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C149F"/>
    <w:multiLevelType w:val="multilevel"/>
    <w:tmpl w:val="9BE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E165E"/>
    <w:multiLevelType w:val="multilevel"/>
    <w:tmpl w:val="8F8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C4FE0"/>
    <w:multiLevelType w:val="multilevel"/>
    <w:tmpl w:val="F50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D4283"/>
    <w:multiLevelType w:val="multilevel"/>
    <w:tmpl w:val="DF7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76360"/>
    <w:multiLevelType w:val="multilevel"/>
    <w:tmpl w:val="67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B75B3"/>
    <w:multiLevelType w:val="multilevel"/>
    <w:tmpl w:val="698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832F7"/>
    <w:multiLevelType w:val="multilevel"/>
    <w:tmpl w:val="CDA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74985"/>
    <w:multiLevelType w:val="multilevel"/>
    <w:tmpl w:val="58F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12C6C"/>
    <w:multiLevelType w:val="multilevel"/>
    <w:tmpl w:val="B62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9A15FC"/>
    <w:multiLevelType w:val="multilevel"/>
    <w:tmpl w:val="129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50994"/>
    <w:multiLevelType w:val="multilevel"/>
    <w:tmpl w:val="54A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B34E7F"/>
    <w:multiLevelType w:val="multilevel"/>
    <w:tmpl w:val="5FA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B6F78"/>
    <w:multiLevelType w:val="multilevel"/>
    <w:tmpl w:val="5F0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653E5"/>
    <w:multiLevelType w:val="multilevel"/>
    <w:tmpl w:val="9C0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A1B15"/>
    <w:multiLevelType w:val="multilevel"/>
    <w:tmpl w:val="46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D1E87"/>
    <w:multiLevelType w:val="hybridMultilevel"/>
    <w:tmpl w:val="5BBEFF2C"/>
    <w:lvl w:ilvl="0" w:tplc="E9E0D69E">
      <w:start w:val="1"/>
      <w:numFmt w:val="bullet"/>
      <w:lvlText w:val=""/>
      <w:lvlJc w:val="left"/>
      <w:pPr>
        <w:ind w:left="1637"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44B16D20"/>
    <w:multiLevelType w:val="multilevel"/>
    <w:tmpl w:val="68A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860B4"/>
    <w:multiLevelType w:val="hybridMultilevel"/>
    <w:tmpl w:val="54C0BF14"/>
    <w:lvl w:ilvl="0" w:tplc="3D52FD6A">
      <w:start w:val="1"/>
      <w:numFmt w:val="bullet"/>
      <w:lvlText w:val=""/>
      <w:lvlJc w:val="left"/>
      <w:pPr>
        <w:ind w:left="107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B647F95"/>
    <w:multiLevelType w:val="multilevel"/>
    <w:tmpl w:val="991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A1B74"/>
    <w:multiLevelType w:val="multilevel"/>
    <w:tmpl w:val="B29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D43BE"/>
    <w:multiLevelType w:val="multilevel"/>
    <w:tmpl w:val="385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E5C57"/>
    <w:multiLevelType w:val="multilevel"/>
    <w:tmpl w:val="6F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902A6"/>
    <w:multiLevelType w:val="multilevel"/>
    <w:tmpl w:val="B58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71840"/>
    <w:multiLevelType w:val="hybridMultilevel"/>
    <w:tmpl w:val="69C067AA"/>
    <w:lvl w:ilvl="0" w:tplc="A55C5FE0">
      <w:numFmt w:val="bullet"/>
      <w:lvlText w:val=""/>
      <w:lvlJc w:val="left"/>
      <w:pPr>
        <w:ind w:left="1212"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8F443B4"/>
    <w:multiLevelType w:val="multilevel"/>
    <w:tmpl w:val="3B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06874"/>
    <w:multiLevelType w:val="multilevel"/>
    <w:tmpl w:val="FBC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E63B4"/>
    <w:multiLevelType w:val="multilevel"/>
    <w:tmpl w:val="9D0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72B99"/>
    <w:multiLevelType w:val="multilevel"/>
    <w:tmpl w:val="9AC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B31862"/>
    <w:multiLevelType w:val="multilevel"/>
    <w:tmpl w:val="196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B2C01"/>
    <w:multiLevelType w:val="multilevel"/>
    <w:tmpl w:val="A6E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AB2063"/>
    <w:multiLevelType w:val="multilevel"/>
    <w:tmpl w:val="66A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95E08"/>
    <w:multiLevelType w:val="multilevel"/>
    <w:tmpl w:val="6AD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83C0C"/>
    <w:multiLevelType w:val="multilevel"/>
    <w:tmpl w:val="B71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6784F"/>
    <w:multiLevelType w:val="multilevel"/>
    <w:tmpl w:val="75A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772B7"/>
    <w:multiLevelType w:val="multilevel"/>
    <w:tmpl w:val="4C2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308D6"/>
    <w:multiLevelType w:val="multilevel"/>
    <w:tmpl w:val="6F5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FC5640"/>
    <w:multiLevelType w:val="multilevel"/>
    <w:tmpl w:val="558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A70CF7"/>
    <w:multiLevelType w:val="multilevel"/>
    <w:tmpl w:val="3C4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7C6C11"/>
    <w:multiLevelType w:val="multilevel"/>
    <w:tmpl w:val="32F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D746D"/>
    <w:multiLevelType w:val="multilevel"/>
    <w:tmpl w:val="96A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13D8D"/>
    <w:multiLevelType w:val="multilevel"/>
    <w:tmpl w:val="F5B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641557">
    <w:abstractNumId w:val="34"/>
  </w:num>
  <w:num w:numId="2" w16cid:durableId="1762095647">
    <w:abstractNumId w:val="18"/>
  </w:num>
  <w:num w:numId="3" w16cid:durableId="182480174">
    <w:abstractNumId w:val="10"/>
  </w:num>
  <w:num w:numId="4" w16cid:durableId="1077752364">
    <w:abstractNumId w:val="40"/>
  </w:num>
  <w:num w:numId="5" w16cid:durableId="340936850">
    <w:abstractNumId w:val="46"/>
  </w:num>
  <w:num w:numId="6" w16cid:durableId="1958220387">
    <w:abstractNumId w:val="57"/>
  </w:num>
  <w:num w:numId="7" w16cid:durableId="1361316386">
    <w:abstractNumId w:val="38"/>
  </w:num>
  <w:num w:numId="8" w16cid:durableId="271016462">
    <w:abstractNumId w:val="24"/>
  </w:num>
  <w:num w:numId="9" w16cid:durableId="1787654129">
    <w:abstractNumId w:val="16"/>
  </w:num>
  <w:num w:numId="10" w16cid:durableId="1088505931">
    <w:abstractNumId w:val="12"/>
  </w:num>
  <w:num w:numId="11" w16cid:durableId="765930573">
    <w:abstractNumId w:val="32"/>
  </w:num>
  <w:num w:numId="12" w16cid:durableId="963847108">
    <w:abstractNumId w:val="45"/>
  </w:num>
  <w:num w:numId="13" w16cid:durableId="1570261495">
    <w:abstractNumId w:val="52"/>
  </w:num>
  <w:num w:numId="14" w16cid:durableId="1084497616">
    <w:abstractNumId w:val="14"/>
  </w:num>
  <w:num w:numId="15" w16cid:durableId="690298248">
    <w:abstractNumId w:val="28"/>
  </w:num>
  <w:num w:numId="16" w16cid:durableId="1154294777">
    <w:abstractNumId w:val="9"/>
  </w:num>
  <w:num w:numId="17" w16cid:durableId="2005743476">
    <w:abstractNumId w:val="41"/>
  </w:num>
  <w:num w:numId="18" w16cid:durableId="1378310547">
    <w:abstractNumId w:val="42"/>
  </w:num>
  <w:num w:numId="19" w16cid:durableId="884177063">
    <w:abstractNumId w:val="39"/>
  </w:num>
  <w:num w:numId="20" w16cid:durableId="1813983434">
    <w:abstractNumId w:val="17"/>
  </w:num>
  <w:num w:numId="21" w16cid:durableId="351492485">
    <w:abstractNumId w:val="21"/>
  </w:num>
  <w:num w:numId="22" w16cid:durableId="1523516459">
    <w:abstractNumId w:val="7"/>
  </w:num>
  <w:num w:numId="23" w16cid:durableId="2144230594">
    <w:abstractNumId w:val="1"/>
  </w:num>
  <w:num w:numId="24" w16cid:durableId="782501787">
    <w:abstractNumId w:val="15"/>
  </w:num>
  <w:num w:numId="25" w16cid:durableId="543715522">
    <w:abstractNumId w:val="0"/>
  </w:num>
  <w:num w:numId="26" w16cid:durableId="266011863">
    <w:abstractNumId w:val="44"/>
  </w:num>
  <w:num w:numId="27" w16cid:durableId="1385254670">
    <w:abstractNumId w:val="53"/>
  </w:num>
  <w:num w:numId="28" w16cid:durableId="760569001">
    <w:abstractNumId w:val="33"/>
  </w:num>
  <w:num w:numId="29" w16cid:durableId="484978914">
    <w:abstractNumId w:val="50"/>
  </w:num>
  <w:num w:numId="30" w16cid:durableId="2136365338">
    <w:abstractNumId w:val="13"/>
  </w:num>
  <w:num w:numId="31" w16cid:durableId="171919072">
    <w:abstractNumId w:val="36"/>
  </w:num>
  <w:num w:numId="32" w16cid:durableId="1574927405">
    <w:abstractNumId w:val="43"/>
  </w:num>
  <w:num w:numId="33" w16cid:durableId="1348366387">
    <w:abstractNumId w:val="55"/>
  </w:num>
  <w:num w:numId="34" w16cid:durableId="1623531519">
    <w:abstractNumId w:val="19"/>
  </w:num>
  <w:num w:numId="35" w16cid:durableId="187648307">
    <w:abstractNumId w:val="47"/>
  </w:num>
  <w:num w:numId="36" w16cid:durableId="893079635">
    <w:abstractNumId w:val="37"/>
  </w:num>
  <w:num w:numId="37" w16cid:durableId="1810398031">
    <w:abstractNumId w:val="35"/>
  </w:num>
  <w:num w:numId="38" w16cid:durableId="1142700021">
    <w:abstractNumId w:val="11"/>
  </w:num>
  <w:num w:numId="39" w16cid:durableId="302732391">
    <w:abstractNumId w:val="51"/>
  </w:num>
  <w:num w:numId="40" w16cid:durableId="285082531">
    <w:abstractNumId w:val="23"/>
  </w:num>
  <w:num w:numId="41" w16cid:durableId="1543134836">
    <w:abstractNumId w:val="25"/>
  </w:num>
  <w:num w:numId="42" w16cid:durableId="113401631">
    <w:abstractNumId w:val="8"/>
  </w:num>
  <w:num w:numId="43" w16cid:durableId="1083717522">
    <w:abstractNumId w:val="5"/>
  </w:num>
  <w:num w:numId="44" w16cid:durableId="1440642367">
    <w:abstractNumId w:val="6"/>
  </w:num>
  <w:num w:numId="45" w16cid:durableId="1771047759">
    <w:abstractNumId w:val="4"/>
  </w:num>
  <w:num w:numId="46" w16cid:durableId="947856268">
    <w:abstractNumId w:val="49"/>
  </w:num>
  <w:num w:numId="47" w16cid:durableId="2116972192">
    <w:abstractNumId w:val="29"/>
  </w:num>
  <w:num w:numId="48" w16cid:durableId="1814902858">
    <w:abstractNumId w:val="31"/>
  </w:num>
  <w:num w:numId="49" w16cid:durableId="2068408589">
    <w:abstractNumId w:val="54"/>
  </w:num>
  <w:num w:numId="50" w16cid:durableId="1925845152">
    <w:abstractNumId w:val="26"/>
  </w:num>
  <w:num w:numId="51" w16cid:durableId="1945381900">
    <w:abstractNumId w:val="27"/>
  </w:num>
  <w:num w:numId="52" w16cid:durableId="1069957111">
    <w:abstractNumId w:val="48"/>
  </w:num>
  <w:num w:numId="53" w16cid:durableId="848325245">
    <w:abstractNumId w:val="22"/>
  </w:num>
  <w:num w:numId="54" w16cid:durableId="904100473">
    <w:abstractNumId w:val="56"/>
  </w:num>
  <w:num w:numId="55" w16cid:durableId="1650548530">
    <w:abstractNumId w:val="30"/>
  </w:num>
  <w:num w:numId="56" w16cid:durableId="664893183">
    <w:abstractNumId w:val="2"/>
  </w:num>
  <w:num w:numId="57" w16cid:durableId="535584584">
    <w:abstractNumId w:val="3"/>
  </w:num>
  <w:num w:numId="58" w16cid:durableId="830869646">
    <w:abstractNumId w:val="2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2765"/>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6005"/>
    <w:rsid w:val="00136149"/>
    <w:rsid w:val="00140638"/>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570D"/>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4294"/>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47AA5"/>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17D8"/>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373FD"/>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57300"/>
    <w:rsid w:val="00B63DA9"/>
    <w:rsid w:val="00B726BE"/>
    <w:rsid w:val="00B74E0B"/>
    <w:rsid w:val="00B856D3"/>
    <w:rsid w:val="00B900FB"/>
    <w:rsid w:val="00BA43B5"/>
    <w:rsid w:val="00BA46DB"/>
    <w:rsid w:val="00BC5000"/>
    <w:rsid w:val="00BC61F9"/>
    <w:rsid w:val="00BC7292"/>
    <w:rsid w:val="00BE3504"/>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A551D"/>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3FF1A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0370"/>
    <w:pPr>
      <w:spacing w:line="256" w:lineRule="auto"/>
    </w:pPr>
    <w:rPr>
      <w:rFonts w:ascii="Arial" w:eastAsia="Arial" w:hAnsi="Arial" w:cs="Ari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64D27"/>
    <w:pPr>
      <w:ind w:left="720"/>
      <w:contextualSpacing/>
    </w:pPr>
  </w:style>
  <w:style w:type="character" w:customStyle="1" w:styleId="CommentReference">
    <w:name w:val="Comment Reference"/>
    <w:basedOn w:val="Standaardalinea-lettertype"/>
    <w:uiPriority w:val="99"/>
    <w:semiHidden/>
    <w:unhideWhenUsed/>
    <w:rsid w:val="008A79EA"/>
    <w:rPr>
      <w:sz w:val="16"/>
      <w:szCs w:val="16"/>
    </w:rPr>
  </w:style>
  <w:style w:type="paragraph" w:customStyle="1" w:styleId="CommentText">
    <w:name w:val="Comment Text"/>
    <w:basedOn w:val="Standaard"/>
    <w:link w:val="CommentTextChar"/>
    <w:uiPriority w:val="99"/>
    <w:semiHidden/>
    <w:unhideWhenUsed/>
    <w:rsid w:val="008A79EA"/>
    <w:pPr>
      <w:spacing w:line="240" w:lineRule="auto"/>
    </w:pPr>
    <w:rPr>
      <w:sz w:val="20"/>
      <w:szCs w:val="20"/>
    </w:rPr>
  </w:style>
  <w:style w:type="character" w:customStyle="1" w:styleId="CommentTextChar">
    <w:name w:val="Comment Text Char"/>
    <w:basedOn w:val="Standaardalinea-lettertype"/>
    <w:link w:val="CommentText"/>
    <w:uiPriority w:val="99"/>
    <w:semiHidden/>
    <w:rsid w:val="008A79EA"/>
    <w:rPr>
      <w:sz w:val="20"/>
      <w:szCs w:val="20"/>
    </w:rPr>
  </w:style>
  <w:style w:type="paragraph" w:customStyle="1" w:styleId="CommentSubject">
    <w:name w:val="Comment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ntekst">
    <w:name w:val="Balloon Text"/>
    <w:basedOn w:val="Standaard"/>
    <w:link w:val="BallontekstChar"/>
    <w:uiPriority w:val="99"/>
    <w:semiHidden/>
    <w:unhideWhenUsed/>
    <w:rsid w:val="008A79E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A79EA"/>
    <w:rPr>
      <w:rFonts w:ascii="Segoe UI" w:hAnsi="Segoe UI" w:cs="Segoe UI"/>
      <w:sz w:val="18"/>
      <w:szCs w:val="18"/>
    </w:rPr>
  </w:style>
  <w:style w:type="character" w:styleId="Titelvanboek">
    <w:name w:val="Book Title"/>
    <w:basedOn w:val="Standaardalinea-lettertype"/>
    <w:uiPriority w:val="33"/>
    <w:qFormat/>
    <w:rsid w:val="00DF2FCD"/>
    <w:rPr>
      <w:b/>
      <w:bCs/>
      <w:i/>
      <w:iCs/>
      <w:spacing w:val="5"/>
    </w:rPr>
  </w:style>
  <w:style w:type="table" w:styleId="Tabelraster">
    <w:name w:val="Table Grid"/>
    <w:basedOn w:val="Standaardtabe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6A039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0397"/>
  </w:style>
  <w:style w:type="paragraph" w:styleId="Voettekst">
    <w:name w:val="footer"/>
    <w:basedOn w:val="Standaard"/>
    <w:link w:val="VoettekstChar"/>
    <w:uiPriority w:val="99"/>
    <w:unhideWhenUsed/>
    <w:rsid w:val="006A039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0397"/>
  </w:style>
  <w:style w:type="paragraph" w:styleId="Revisie">
    <w:name w:val="Revision"/>
    <w:hidden/>
    <w:uiPriority w:val="99"/>
    <w:semiHidden/>
    <w:rsid w:val="00D304C5"/>
    <w:pPr>
      <w:spacing w:after="0" w:line="240" w:lineRule="auto"/>
    </w:pPr>
  </w:style>
  <w:style w:type="paragraph" w:customStyle="1" w:styleId="RapportCF">
    <w:name w:val="Rapport_CF"/>
    <w:basedOn w:val="Standaard"/>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Standaardalinea-lettertype"/>
    <w:link w:val="RapportCF"/>
    <w:rsid w:val="00127A21"/>
    <w:rPr>
      <w:rFonts w:ascii="Times New Roman" w:eastAsia="Times New Roman" w:hAnsi="Times New Roman" w:cs="Times New Roman"/>
      <w:szCs w:val="20"/>
      <w:lang w:val="en-GB" w:eastAsia="en-GB" w:bidi="en-GB"/>
    </w:rPr>
  </w:style>
  <w:style w:type="paragraph" w:styleId="Titel">
    <w:name w:val="Title"/>
    <w:basedOn w:val="Standaard"/>
    <w:next w:val="Standaard"/>
    <w:link w:val="Titel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elChar">
    <w:name w:val="Titel Char"/>
    <w:basedOn w:val="Standaardalinea-lettertype"/>
    <w:link w:val="Titel"/>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697A29-0D32-489F-A3F5-F53565D38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1058</Words>
  <Characters>5824</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9</cp:revision>
  <cp:lastPrinted>2024-02-14T12:04:00Z</cp:lastPrinted>
  <dcterms:created xsi:type="dcterms:W3CDTF">2026-05-17T13:56:00Z</dcterms:created>
  <dcterms:modified xsi:type="dcterms:W3CDTF">2026-07-29T13:20:00Z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