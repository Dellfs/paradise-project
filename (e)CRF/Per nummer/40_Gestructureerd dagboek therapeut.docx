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1663" w14:textId="52C8BE81" w:rsidR="009828AA" w:rsidRDefault="00DA2AD8">
      <w:pPr>
        <w:rPr>
          <w:b/>
          <w:bCs/>
          <w:color w:val="123A5F"/>
          <w:sz w:val="36"/>
          <w:szCs w:val="36"/>
          <w:lang w:val="en-US"/>
        </w:rPr>
      </w:pPr>
      <w:del w:id="1000" w:author="Janou De Buyser" w:date="2026-10-25T10:00:00Z">
        <w:r>
          <w:rPr>
            <w:b/>
            <w:bCs/>
            <w:color w:val="123A5F"/>
            <w:sz w:val="36"/>
            <w:szCs w:val="36"/>
            <w:lang w:val="en-US"/>
          </w:rPr>
          <w:delText xml:space="preserve">Process evaluation: </w:delText>
        </w:r>
      </w:del>
      <w:del w:id="1001" w:author="Janou De Buyser" w:date="2026-10-25T10:00:00Z">
        <w:r w:rsidRPr="00DA2AD8">
          <w:rPr>
            <w:b/>
            <w:bCs/>
            <w:color w:val="123A5F"/>
            <w:sz w:val="36"/>
            <w:szCs w:val="36"/>
            <w:lang w:val="en-US"/>
          </w:rPr>
          <w:delText xml:space="preserve">Structured diary </w:delText>
        </w:r>
      </w:del>
      <w:del w:id="1002" w:author="Janou De Buyser" w:date="2026-10-25T10:00:00Z">
        <w:r w:rsidR="00876DAF">
          <w:rPr>
            <w:b/>
            <w:bCs/>
            <w:color w:val="123A5F"/>
            <w:sz w:val="36"/>
            <w:szCs w:val="36"/>
            <w:lang w:val="en-US"/>
          </w:rPr>
          <w:delText>THERAPIST</w:delText>
        </w:r>
      </w:del>
      <w:del w:id="1003" w:author="Janou De Buyser" w:date="2026-10-25T10:00:00Z">
        <w:r w:rsidRPr="00DA2AD8">
          <w:rPr>
            <w:b/>
            <w:bCs/>
            <w:color w:val="123A5F"/>
            <w:sz w:val="36"/>
            <w:szCs w:val="36"/>
            <w:lang w:val="en-US"/>
          </w:rPr>
          <w:delText>– eCRF</w:delText>
        </w:r>
      </w:del>
      <w:ins w:id="1004" w:author="Janou De Buyser" w:date="2026-10-25T10:00:00Z">
        <w:r>
          <w:rPr>
            <w:b/>
            <w:bCs/>
            <w:color w:val="123A5F"/>
            <w:sz w:val="36"/>
            <w:szCs w:val="36"/>
            <w:lang w:val="en-US"/>
          </w:rPr>
          <w:t xml:space="preserve">Appendix 40: Gestructureerd dagboek therapeut</w:t>
        </w:r>
      </w:ins>
    </w:p>
    <w:p w14:paraId="36D16A62" w14:textId="77777777" w:rsidR="004C3F3E" w:rsidRDefault="004C3F3E" w:rsidP="004C3F3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1AEAF1F8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Studietitel: Towards Pressure-Adherence &amp; Education Driven Service in Diabetic Foot Disease (PARADISE trial)</w:t>
      </w:r>
    </w:p>
    <w:p w14:paraId="42516BB2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r>
        <w:rPr>
          <w:color w:val="24303B"/>
        </w:rPr>
        <w:t>Protocolnummer: S71769</w:t>
      </w:r>
    </w:p>
    <w:p w14:paraId="489D52C5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567D37DE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20DCBA7" w14:textId="7C4C161A" w:rsidR="00DA2AD8" w:rsidRP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:rsidR="00DA2AD8" w:rsidRDefault="00DA2AD8" w:rsidP="00DA2AD8">
      <w:pPr>
        <w:rPr>
          <w:ins w:id="1005" w:author="Janou De Buyser" w:date="2026-10-25T10:00:00Z"/>
          <w:rFonts w:cstheme="minorHAnsi"/>
          <w:sz w:val="24"/>
          <w:szCs w:val="24"/>
          <w:lang w:val="nl-NL"/>
        </w:rPr>
      </w:pPr>
      <w:ins w:id="1006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Datum van invullen:  ______ / ______ / ______</w:t>
        </w:r>
      </w:ins>
    </w:p>
    <w:p w:rsidR="00DA2AD8" w:rsidRDefault="00DA2AD8" w:rsidP="00DA2AD8">
      <w:pPr>
        <w:rPr>
          <w:ins w:id="1007" w:author="Janou De Buyser" w:date="2026-10-25T10:00:00Z"/>
          <w:rFonts w:cstheme="minorHAnsi"/>
          <w:sz w:val="24"/>
          <w:szCs w:val="24"/>
          <w:lang w:val="nl-NL"/>
        </w:rPr>
      </w:pPr>
      <w:ins w:id="1008" w:author="Janou De Buyser" w:date="2026-10-25T10:00:00Z">
        <w:commentRangeStart w:id="0"/>
        <w:r>
          <w:rPr>
            <w:i/>
            <w:iCs/>
            <w:rFonts w:cstheme="minorHAnsi"/>
            <w:color w:val="24303B"/>
            <w:sz w:val="24"/>
            <w:szCs w:val="24"/>
            <w:lang w:val="nl-NL"/>
          </w:rPr>
          <w:t xml:space="preserve">Dit dagboek vullen de zorgverleners in die de PARADISE-interventie geven (podoloog, verpleegkundige of pedorthist), na elke PARADISE-sessie (eCRF 39). Het studieteam zet de antwoorden over in REDCap. Hoe lang elke consultatie duurt, staat apart op eCRF 49.</w:t>
        </w:r>
        <w:commentRangeEnd w:id="0"/>
        <w:r>
          <w:rPr>
            <w:rStyle w:val="CommentReference"/>
          </w:rPr>
          <w:commentReference w:id="0"/>
        </w:r>
      </w:ins>
    </w:p>
    <w:p w14:paraId="0E0603B0" w14:textId="77777777" w:rsidR="00DA2AD8" w:rsidRPr="006344BB" w:rsidRDefault="00DA2AD8" w:rsidP="00DA2AD8">
      <w:pPr>
        <w:rPr>
          <w:rFonts w:cstheme="minorHAnsi"/>
          <w:b/>
          <w:bCs/>
          <w:color w:val="0070C0"/>
          <w:sz w:val="26"/>
          <w:szCs w:val="26"/>
          <w:lang/>
        </w:rPr>
      </w:pPr>
      <w:del w:id="1009" w:author="Janou De Buyser" w:date="2026-10-25T10:00:00Z">
        <w:r w:rsidRPr="008B4F80">
          <w:rPr>
            <w:b/>
            <w:bCs/>
            <w:color w:val="123A5F"/>
            <w:sz w:val="26"/>
            <w:szCs w:val="26"/>
          </w:rPr>
          <w:delText xml:space="preserve">1B. Resources </w:delText>
        </w:r>
      </w:del>
      <w:del w:id="1010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11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12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13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14" w:author="Janou De Buyser" w:date="2026-10-25T10:00:00Z">
        <w:r>
          <w:rPr>
            <w:b/>
            <w:bCs/>
            <w:color w:val="123A5F"/>
            <w:sz w:val="26"/>
            <w:szCs w:val="26"/>
          </w:rPr>
          <w:t xml:space="preserve">1B. Tijdsinvestering</w:t>
        </w:r>
      </w:ins>
    </w:p>
    <w:p w14:paraId="17C831C2" w14:textId="77777777" w:rsidR="00DA2AD8" w:rsidRDefault="00DA2AD8" w:rsidP="00DA2AD8">
      <w:pPr>
        <w:rPr>
          <w:rFonts w:cstheme="minorHAnsi"/>
          <w:sz w:val="24"/>
          <w:szCs w:val="24"/>
          <w:lang w:val="nl-NL"/>
        </w:rPr>
      </w:pPr>
      <w:r w:rsidRPr="00AF10DB">
        <w:rPr>
          <w:rFonts w:cstheme="minorHAnsi"/>
          <w:color w:val="24303B"/>
          <w:sz w:val="24"/>
          <w:szCs w:val="24"/>
          <w:lang w:val="nl-NL"/>
        </w:rPr>
        <w:t xml:space="preserve">We gaan nu inzoomen op de tijd die de interventie vraagt in </w:t>
      </w:r>
      <w:r>
        <w:rPr>
          <w:rFonts w:cstheme="minorHAnsi"/>
          <w:color w:val="24303B"/>
          <w:sz w:val="24"/>
          <w:szCs w:val="24"/>
          <w:lang w:val="nl-NL"/>
        </w:rPr>
        <w:t xml:space="preserve">de dagelijkse praktijk van de voetkliniek. </w:t>
      </w:r>
    </w:p>
    <w:p w14:paraId="7629A981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del w:id="1015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I1: Time spent on optimal care</w:delText>
        </w:r>
      </w:del>
      <w:del w:id="1016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17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18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19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20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21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I1. Tijd besteed aan Optimal Care</w:t>
        </w:r>
      </w:ins>
    </w:p>
    <w:p w14:paraId="3758A563" w14:textId="77777777" w:rsidR="00DA2AD8" w:rsidRPr="006344BB" w:rsidRDefault="00DA2AD8" w:rsidP="00DA2AD8">
      <w:pPr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t xml:space="preserve">Hoeveel tijd besteedt u gemiddeld aan de PARADISE-interventie per patiënt? </w:t>
      </w:r>
    </w:p>
    <w:p w14:paraId="5ECD939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Kunt u dit inschatten per sessie en over het volledige traject? </w:t>
      </w:r>
    </w:p>
    <w:p w:rsidR="00DA2AD8" w:rsidRPr="006344BB" w:rsidRDefault="00DA2AD8" w:rsidP="00DA2AD8">
      <w:pPr>
        <w:ind w:left="720"/>
        <w:rPr>
          <w:ins w:id="1095" w:author="Janou De Buyser" w:date="2026-10-25T10:00:00Z"/>
          <w:rFonts w:cstheme="minorHAnsi"/>
          <w:sz w:val="24"/>
          <w:szCs w:val="24"/>
          <w:lang/>
        </w:rPr>
      </w:pPr>
      <w:ins w:id="1096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Per sessie:  ______ minuten      Volledig traject:  ______ uur</w:t>
        </w:r>
      </w:ins>
    </w:p>
    <w:p w14:paraId="0FA4E746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Verschilt dit tussen patiënten? </w:t>
      </w:r>
    </w:p>
    <w:p w14:paraId="444917DC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Welke factoren maken dat het meer of minder tijd kost? </w:t>
      </w:r>
    </w:p>
    <w:p w14:paraId="43252BF0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>Hoe verhoudt deze tijd zich tot uw gebruikelijke zorg?</w:t>
      </w:r>
    </w:p>
    <w:p w14:paraId="041367F0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del w:id="1022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 xml:space="preserve">I2: Time spent by healthcare professionals on preparation of optimal </w:delText>
        </w:r>
      </w:del>
      <w:proofErr w:type="gramStart"/>
      <w:del w:id="1023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care</w:delText>
        </w:r>
      </w:del>
      <w:del w:id="1024" w:author="Janou De Buyser" w:date="2026-10-25T10:00:00Z">
        <w:r w:rsidRPr="006344BB"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25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26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proofErr w:type="gramEnd"/>
      <w:del w:id="1027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28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2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30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I2. Tijd voor de voorbereiding van Optimal Care</w:t>
        </w:r>
      </w:ins>
    </w:p>
    <w:p w14:paraId="77871C2E" w14:textId="77777777" w:rsidR="00DA2AD8" w:rsidRPr="006344BB" w:rsidRDefault="00DA2AD8" w:rsidP="00DA2AD8">
      <w:pPr>
        <w:numPr>
          <w:ilvl w:val="0"/>
          <w:numId w:val="3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t xml:space="preserve">Hoeveel tijd besteedt u aan de voorbereiding van de PARADISE-interventie? </w:t>
      </w:r>
    </w:p>
    <w:p w:rsidR="00DA2AD8" w:rsidRPr="006344BB" w:rsidRDefault="00DA2AD8" w:rsidP="00DA2AD8">
      <w:pPr>
        <w:ind w:left="720"/>
        <w:rPr>
          <w:ins w:id="1097" w:author="Janou De Buyser" w:date="2026-10-25T10:00:00Z"/>
          <w:rFonts w:cstheme="minorHAnsi"/>
          <w:sz w:val="24"/>
          <w:szCs w:val="24"/>
          <w:lang/>
        </w:rPr>
      </w:pPr>
      <w:ins w:id="1098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1551012E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Wat valt voor u onder “voorbereiding”? (bv. dossier bekijken, materiaal klaarzetten, overleg) </w:t>
      </w:r>
    </w:p>
    <w:p w14:paraId="5FA70DE9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Doet u dit vlak voor de sessie of op een ander moment? </w:t>
      </w:r>
    </w:p>
    <w:p w14:paraId="26CD996F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Is deze voorbereiding gestandaardiseerd of patiënt-specifiek? </w:t>
      </w:r>
    </w:p>
    <w:p w14:paraId="3883FF7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Zijn er situaties waarin voorbereiding meer tijd vraagt? Waarom? </w:t>
      </w:r>
    </w:p>
    <w:p w14:paraId="3AECE874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>Hoe is dit veranderd naarmate u meer ervaring kreeg?</w:t>
      </w:r>
    </w:p>
    <w:p w14:paraId="2D9E6AA8" w14:textId="77777777" w:rsidR="00DA2AD8" w:rsidRPr="006344BB" w:rsidRDefault="00DA2AD8" w:rsidP="00DA2AD8">
      <w:pPr>
        <w:rPr>
          <w:rFonts w:cstheme="minorHAnsi"/>
          <w:b/>
          <w:bCs/>
          <w:sz w:val="24"/>
          <w:szCs w:val="24"/>
          <w:lang/>
        </w:rPr>
      </w:pPr>
      <w:del w:id="1031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I3: Time spent by healthcare professionals on delivery of the optimal care</w:delText>
        </w:r>
      </w:del>
      <w:del w:id="1032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33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34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35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36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37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I3. Tijd voor de uitvoering van Optimal Care</w:t>
        </w:r>
      </w:ins>
    </w:p>
    <w:p w14:paraId="316E7192" w14:textId="77777777" w:rsidR="00DA2AD8" w:rsidRPr="006344BB" w:rsidRDefault="00DA2AD8" w:rsidP="00DA2AD8">
      <w:pPr>
        <w:numPr>
          <w:ilvl w:val="0"/>
          <w:numId w:val="4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lastRenderedPageBreak/>
        <w:t xml:space="preserve">Hoeveel tijd neemt de effectieve uitvoering van de interventie in beslag tijdens een sessie? </w:t>
      </w:r>
    </w:p>
    <w:p w:rsidR="00DA2AD8" w:rsidRPr="006344BB" w:rsidRDefault="00DA2AD8" w:rsidP="00DA2AD8">
      <w:pPr>
        <w:ind w:left="720"/>
        <w:rPr>
          <w:ins w:id="1099" w:author="Janou De Buyser" w:date="2026-10-25T10:00:00Z"/>
          <w:rFonts w:cstheme="minorHAnsi"/>
          <w:sz w:val="24"/>
          <w:szCs w:val="24"/>
          <w:lang/>
        </w:rPr>
      </w:pPr>
      <w:ins w:id="1100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7507ACE7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Hoe lang duurt een typische sessie? </w:t>
      </w:r>
    </w:p>
    <w:p w:rsidR="00DA2AD8" w:rsidRPr="006344BB" w:rsidRDefault="00DA2AD8" w:rsidP="00DA2AD8">
      <w:pPr>
        <w:ind w:left="720"/>
        <w:rPr>
          <w:ins w:id="1101" w:author="Janou De Buyser" w:date="2026-10-25T10:00:00Z"/>
          <w:rFonts w:cstheme="minorHAnsi"/>
          <w:sz w:val="24"/>
          <w:szCs w:val="24"/>
          <w:lang/>
        </w:rPr>
      </w:pPr>
      <w:ins w:id="1102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428102F8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Welke onderdelen nemen het meeste tijd in beslag? </w:t>
      </w:r>
    </w:p>
    <w:p w14:paraId="6A5BB10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Zijn er onderdelen die vaak uitlopen? Waarom? </w:t>
      </w:r>
    </w:p>
    <w:p w14:paraId="5AA3E1B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Hoe consistent is de duur tussen verschillende sessies/patiënten? </w:t>
      </w:r>
    </w:p>
    <w:p w14:paraId="5C17FB55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In hoeverre wijkt dit af van wat </w:t>
      </w:r>
      <w:r>
        <w:rPr>
          <w:rFonts w:cstheme="minorHAnsi"/>
          <w:color w:val="24303B"/>
          <w:sz w:val="24"/>
          <w:szCs w:val="24"/>
          <w:lang/>
        </w:rPr>
        <w:t>vooropgesteld</w:t>
      </w:r>
      <w:r w:rsidRPr="006344BB">
        <w:rPr>
          <w:rFonts w:cstheme="minorHAnsi"/>
          <w:color w:val="24303B"/>
          <w:sz w:val="24"/>
          <w:szCs w:val="24"/>
          <w:lang/>
        </w:rPr>
        <w:t xml:space="preserve"> w</w:t>
      </w:r>
      <w:r>
        <w:rPr>
          <w:rFonts w:cstheme="minorHAnsi"/>
          <w:color w:val="24303B"/>
          <w:sz w:val="24"/>
          <w:szCs w:val="24"/>
          <w:lang/>
        </w:rPr>
        <w:t>erd</w:t>
      </w:r>
      <w:r w:rsidRPr="006344BB">
        <w:rPr>
          <w:rFonts w:cstheme="minorHAnsi"/>
          <w:color w:val="24303B"/>
          <w:sz w:val="24"/>
          <w:szCs w:val="24"/>
          <w:lang/>
        </w:rPr>
        <w:t>?</w:t>
      </w:r>
    </w:p>
    <w:p w14:paraId="1F11C665" w14:textId="77777777" w:rsidR="00DA2AD8" w:rsidRPr="000C56DE" w:rsidRDefault="00DA2AD8" w:rsidP="00DA2AD8">
      <w:pPr>
        <w:pStyle w:val="Lijstalinea"/>
        <w:numPr>
          <w:ilvl w:val="0"/>
          <w:numId w:val="1"/>
        </w:numPr>
        <w:spacing w:line="257" w:lineRule="auto"/>
        <w:ind w:left="1077" w:hanging="357"/>
        <w:contextualSpacing w:val="0"/>
        <w:rPr>
          <w:rFonts w:cstheme="minorHAnsi"/>
          <w:b/>
          <w:bCs/>
          <w:sz w:val="24"/>
          <w:szCs w:val="24"/>
          <w:lang w:val="nl-BE"/>
        </w:rPr>
      </w:pPr>
      <w:del w:id="1105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Hoe is je</w:delText>
        </w:r>
      </w:del>
      <w:ins w:id="1106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is uw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voorbereidingstijd geëvolueerd doorheen het geven van de sessies?</w:t>
      </w:r>
    </w:p>
    <w:p w14:paraId="32551A78" w14:textId="59BF56EC" w:rsidR="00DA2AD8" w:rsidRPr="00530BFB" w:rsidRDefault="00DA2AD8" w:rsidP="00530BFB">
      <w:pPr>
        <w:pStyle w:val="Lijstalinea"/>
        <w:numPr>
          <w:ilvl w:val="0"/>
          <w:numId w:val="1"/>
        </w:numPr>
        <w:spacing w:line="256" w:lineRule="auto"/>
        <w:rPr>
          <w:rFonts w:cstheme="minorHAnsi"/>
          <w:sz w:val="24"/>
          <w:szCs w:val="24"/>
          <w:lang w:val="nl-BE"/>
        </w:rPr>
      </w:pPr>
      <w:del w:id="1107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Hoe zou je de verhouding tijdsbesteding</w:delText>
        </w:r>
      </w:del>
      <w:ins w:id="1108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zou u de verhouding tussen tijdsbesteding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en positieve factoren van de </w:t>
      </w:r>
      <w:del w:id="1109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studietherapiesessies</w:delText>
        </w:r>
      </w:del>
      <w:ins w:id="1110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studiesessies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weergeven? Hoe zouden wij ervoor kunnen zorgen dat de positieve factoren meer doorwegen?</w:t>
      </w:r>
    </w:p>
    <w:p w14:paraId="2C295D18" w14:textId="77777777" w:rsidR="00DA2AD8" w:rsidRPr="006344BB" w:rsidRDefault="00DA2AD8" w:rsidP="00DA2AD8">
      <w:pPr>
        <w:rPr>
          <w:color w:val="0070C0"/>
          <w:sz w:val="26"/>
          <w:szCs w:val="26"/>
        </w:rPr>
      </w:pPr>
      <w:del w:id="1038" w:author="Janou De Buyser" w:date="2026-10-25T10:00:00Z">
        <w:r w:rsidRPr="006344BB">
          <w:rPr>
            <w:b/>
            <w:bCs/>
            <w:color w:val="0070C0"/>
            <w:sz w:val="26"/>
            <w:szCs w:val="26"/>
          </w:rPr>
          <w:delText>2. What is delivered (</w:delText>
        </w:r>
      </w:del>
      <w:del w:id="1039" w:author="Janou De Buyser" w:date="2026-10-25T10:00:00Z">
        <w:r w:rsidRPr="006344BB">
          <w:rPr>
            <w:i/>
            <w:iCs/>
            <w:color w:val="0070C0"/>
            <w:sz w:val="26"/>
            <w:szCs w:val="26"/>
          </w:rPr>
          <w:delText>the quantity and quality of what is delivered)</w:delText>
        </w:r>
      </w:del>
      <w:ins w:id="1040" w:author="Janou De Buyser" w:date="2026-10-25T10:00:00Z">
        <w:r>
          <w:rPr>
            <w:b/>
            <w:bCs/>
            <w:color w:val="0070C0"/>
            <w:sz w:val="26"/>
            <w:szCs w:val="26"/>
          </w:rPr>
          <w:t xml:space="preserve">2. Wat wordt er geleverd (hoeveelheid en kwaliteit)</w:t>
        </w:r>
      </w:ins>
    </w:p>
    <w:p w14:paraId="49E52408" w14:textId="77777777" w:rsidR="00DA2AD8" w:rsidRDefault="00DA2AD8" w:rsidP="00DA2AD8">
      <w:pPr>
        <w:rPr>
          <w:color w:val="0070C0"/>
          <w:sz w:val="24"/>
          <w:szCs w:val="24"/>
        </w:rPr>
      </w:pPr>
      <w:del w:id="1041" w:author="Janou De Buyser" w:date="2026-10-25T10:00:00Z">
        <w:r w:rsidRPr="002E73D9">
          <w:rPr>
            <w:b/>
            <w:bCs/>
            <w:color w:val="123A5F"/>
            <w:sz w:val="24"/>
            <w:szCs w:val="24"/>
          </w:rPr>
          <w:delText>2A. Dose</w:delText>
        </w:r>
      </w:del>
      <w:del w:id="1042" w:author="Janou De Buyser" w:date="2026-10-25T10:00:00Z">
        <w:r w:rsidRPr="002E73D9">
          <w:rPr>
            <w:color w:val="0070C0"/>
            <w:sz w:val="24"/>
            <w:szCs w:val="24"/>
          </w:rPr>
          <w:delText xml:space="preserve"> </w:delText>
        </w:r>
      </w:del>
      <w:ins w:id="1043" w:author="Janou De Buyser" w:date="2026-10-25T10:00:00Z">
        <w:r>
          <w:rPr>
            <w:b/>
            <w:bCs/>
            <w:color w:val="123A5F"/>
            <w:sz w:val="24"/>
            <w:szCs w:val="24"/>
          </w:rPr>
          <w:t xml:space="preserve">2A. Dosis</w:t>
        </w:r>
      </w:ins>
    </w:p>
    <w:p w14:paraId="76A4173A" w14:textId="77777777" w:rsidR="00DA2AD8" w:rsidRPr="002E73D9" w:rsidRDefault="00DA2AD8" w:rsidP="00DA2AD8">
      <w:pPr>
        <w:jc w:val="both"/>
        <w:rPr>
          <w:b/>
          <w:bCs/>
        </w:rPr>
      </w:pPr>
      <w:del w:id="1044" w:author="Janou De Buyser" w:date="2026-10-25T10:00:00Z">
        <w:r w:rsidRPr="002E73D9">
          <w:rPr>
            <w:b/>
            <w:bCs/>
            <w:color w:val="123A5F"/>
            <w:highlight w:val="lightGray"/>
          </w:rPr>
          <w:delText xml:space="preserve">I1: number of optimal </w:delText>
        </w:r>
      </w:del>
      <w:proofErr w:type="gramStart"/>
      <w:del w:id="1045" w:author="Janou De Buyser" w:date="2026-10-25T10:00:00Z">
        <w:r w:rsidRPr="002E73D9">
          <w:rPr>
            <w:b/>
            <w:bCs/>
            <w:color w:val="123A5F"/>
            <w:highlight w:val="lightGray"/>
          </w:rPr>
          <w:delText>care</w:delText>
        </w:r>
      </w:del>
      <w:proofErr w:type="gramEnd"/>
      <w:del w:id="1046" w:author="Janou De Buyser" w:date="2026-10-25T10:00:00Z">
        <w:r w:rsidRPr="002E73D9">
          <w:rPr>
            <w:b/>
            <w:bCs/>
            <w:color w:val="123A5F"/>
            <w:highlight w:val="lightGray"/>
          </w:rPr>
          <w:delText>, incl. all parts of the intervention, sessions held per patient</w:delText>
        </w:r>
      </w:del>
      <w:del w:id="1047" w:author="Janou De Buyser" w:date="2026-10-25T10:00:00Z">
        <w:r>
          <w:rPr>
            <w:b/>
            <w:bCs/>
            <w:color w:val="123A5F"/>
          </w:rPr>
          <w:delText xml:space="preserve"> </w:delText>
        </w:r>
      </w:del>
      <w:del w:id="104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4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50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HP+ videotapes)</w:delText>
        </w:r>
      </w:del>
      <w:ins w:id="1051" w:author="Janou De Buyser" w:date="2026-10-25T10:00:00Z">
        <w:r>
          <w:rPr>
            <w:b/>
            <w:bCs/>
            <w:color w:val="123A5F"/>
            <w:highlight w:val="lightGray"/>
          </w:rPr>
          <w:t xml:space="preserve">I1. Aantal sessies per patiënt</w:t>
        </w:r>
      </w:ins>
    </w:p>
    <w:p w14:paraId="101C017C" w14:textId="77777777" w:rsidR="00DA2AD8" w:rsidRPr="002E73D9" w:rsidRDefault="00DA2AD8" w:rsidP="00DA2AD8">
      <w:pPr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  <w:lang/>
        </w:rPr>
      </w:pPr>
      <w:r w:rsidRPr="002E73D9">
        <w:rPr>
          <w:rFonts w:cstheme="minorHAnsi"/>
          <w:color w:val="24303B"/>
          <w:sz w:val="24"/>
          <w:szCs w:val="24"/>
          <w:lang/>
        </w:rPr>
        <w:t>Hoeveel sessies van de PARADISE-interventie worden gemiddeld per patiënt uitgevoerd</w:t>
      </w:r>
      <w:r>
        <w:rPr>
          <w:rFonts w:cstheme="minorHAnsi"/>
          <w:color w:val="24303B"/>
          <w:sz w:val="24"/>
          <w:szCs w:val="24"/>
          <w:lang/>
        </w:rPr>
        <w:t xml:space="preserve"> (volledigheid)</w:t>
      </w:r>
      <w:r w:rsidRPr="002E73D9">
        <w:rPr>
          <w:rFonts w:cstheme="minorHAnsi"/>
          <w:color w:val="24303B"/>
          <w:sz w:val="24"/>
          <w:szCs w:val="24"/>
          <w:lang/>
        </w:rPr>
        <w:t xml:space="preserve">? </w:t>
      </w:r>
    </w:p>
    <w:p w:rsidR="00DA2AD8" w:rsidRPr="006344BB" w:rsidRDefault="00DA2AD8" w:rsidP="00DA2AD8">
      <w:pPr>
        <w:ind w:left="720"/>
        <w:rPr>
          <w:ins w:id="1103" w:author="Janou De Buyser" w:date="2026-10-25T10:00:00Z"/>
          <w:rFonts w:cstheme="minorHAnsi"/>
          <w:sz w:val="24"/>
          <w:szCs w:val="24"/>
          <w:lang/>
        </w:rPr>
      </w:pPr>
      <w:ins w:id="1104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sessies</w:t>
        </w:r>
      </w:ins>
    </w:p>
    <w:p w14:paraId="1D71BDCD" w14:textId="77777777" w:rsidR="00DA2AD8" w:rsidRPr="002E73D9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2E73D9">
        <w:rPr>
          <w:rFonts w:cstheme="minorHAnsi"/>
          <w:color w:val="24303B"/>
          <w:sz w:val="24"/>
          <w:szCs w:val="24"/>
          <w:lang/>
        </w:rPr>
        <w:t>In hoeverre wordt het geplande aantal sessies effectief gehaald?</w:t>
      </w:r>
    </w:p>
    <w:p w14:paraId="2F8B2D7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b/>
          <w:bCs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Zijn er onderdelen die soms worden overgeslagen? </w:t>
      </w:r>
    </w:p>
    <w:p w14:paraId="095B75AA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Welke onderdelen worden bijna altijd uitgevoerd? </w:t>
      </w:r>
    </w:p>
    <w:p w14:paraId="14BDA8EB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Wanneer beslist u om iets niet te doen?</w:t>
      </w:r>
    </w:p>
    <w:p w14:paraId="4B05EEA7" w14:textId="77777777" w:rsidR="00DA2AD8" w:rsidRDefault="00DA2AD8" w:rsidP="00DA2AD8">
      <w:pPr>
        <w:rPr>
          <w:rFonts w:cstheme="minorHAnsi"/>
          <w:b/>
          <w:bCs/>
          <w:sz w:val="24"/>
          <w:szCs w:val="24"/>
          <w:lang/>
        </w:rPr>
      </w:pPr>
    </w:p>
    <w:p w14:paraId="3DA147BF" w14:textId="77777777" w:rsidR="00DA2AD8" w:rsidRPr="00EC395B" w:rsidRDefault="00DA2AD8" w:rsidP="00DA2AD8">
      <w:pPr>
        <w:numPr>
          <w:ilvl w:val="0"/>
          <w:numId w:val="6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Verschilt het aantal sessies of onderdelen tussen patiënten (variatie tussen patiënten)? </w:t>
      </w:r>
    </w:p>
    <w:p w14:paraId="6F4A445F" w14:textId="77777777" w:rsidR="00DA2AD8" w:rsidRPr="00EC395B" w:rsidRDefault="00DA2AD8" w:rsidP="00DA2AD8">
      <w:pPr>
        <w:tabs>
          <w:tab w:val="num" w:pos="1440"/>
        </w:tabs>
        <w:ind w:left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Welke factoren verklaren die verschillen? patiëntkenmerken (complexiteit, motivatie) </w:t>
      </w:r>
    </w:p>
    <w:p w14:paraId="0F2DF67D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praktische factoren (tijd, planning) </w:t>
      </w:r>
    </w:p>
    <w:p w14:paraId="7155C431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Zijn er typische patiëntprofielen met meer/minder sessies?</w:t>
      </w:r>
    </w:p>
    <w:p w14:paraId="02548125" w14:textId="77777777" w:rsidR="00DA2AD8" w:rsidRDefault="00DA2AD8" w:rsidP="00DA2AD8">
      <w:pPr>
        <w:rPr>
          <w:rFonts w:cstheme="minorHAnsi"/>
          <w:b/>
          <w:bCs/>
          <w:sz w:val="24"/>
          <w:szCs w:val="24"/>
          <w:lang/>
        </w:rPr>
      </w:pPr>
    </w:p>
    <w:p w14:paraId="7EEB06EF" w14:textId="77777777" w:rsidR="00DA2AD8" w:rsidRPr="00EC395B" w:rsidRDefault="00DA2AD8" w:rsidP="00DA2AD8">
      <w:pPr>
        <w:numPr>
          <w:ilvl w:val="0"/>
          <w:numId w:val="7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Vindt u dat het aantal sessies en onderdelen doorgaans voldoende is voor </w:t>
      </w:r>
      <w:r>
        <w:rPr>
          <w:rFonts w:cstheme="minorHAnsi"/>
          <w:color w:val="24303B"/>
          <w:sz w:val="24"/>
          <w:szCs w:val="24"/>
          <w:lang/>
        </w:rPr>
        <w:t>optimale</w:t>
      </w:r>
      <w:r w:rsidRPr="00EC395B">
        <w:rPr>
          <w:rFonts w:cstheme="minorHAnsi"/>
          <w:color w:val="24303B"/>
          <w:sz w:val="24"/>
          <w:szCs w:val="24"/>
          <w:lang/>
        </w:rPr>
        <w:t xml:space="preserve"> zorg? </w:t>
      </w:r>
    </w:p>
    <w:p w14:paraId="1975FC42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lastRenderedPageBreak/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Wanneer is het te weinig / te veel? </w:t>
      </w:r>
    </w:p>
    <w:p w14:paraId="5E5B3D1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Wat zou volgens u het ideale aantal zijn? </w:t>
      </w:r>
    </w:p>
    <w:p w14:paraId="6D42FE95" w14:textId="77777777" w:rsidR="00DA2AD8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Zijn er onderdelen die meer aandacht verdienen</w:t>
      </w:r>
    </w:p>
    <w:p w14:paraId="3E2D7D8F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</w:p>
    <w:p w14:paraId="7236B249" w14:textId="77777777" w:rsidR="00DA2AD8" w:rsidRPr="00EC395B" w:rsidRDefault="00DA2AD8" w:rsidP="00DA2AD8">
      <w:pPr>
        <w:numPr>
          <w:ilvl w:val="0"/>
          <w:numId w:val="8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Hoe zou de hoeveelheid interventie verbeterd kunnen worden? </w:t>
      </w:r>
    </w:p>
    <w:p w14:paraId="3762847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Minder of meer sessies? </w:t>
      </w:r>
    </w:p>
    <w:p w14:paraId="5980C370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Andere verdeling van onderdelen? </w:t>
      </w:r>
    </w:p>
    <w:p w14:paraId="3BD6835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Meer flexibiliteit vs. standaardisatie?</w:t>
      </w:r>
    </w:p>
    <w:p w14:paraId="4423CAD6" w14:textId="77777777" w:rsidR="00DA2AD8" w:rsidRPr="00876DAF" w:rsidRDefault="00DA2AD8">
      <w:pPr>
        <w:rPr>
          <w:lang w:val="en-US"/>
        </w:rPr>
      </w:pPr>
    </w:p>
    <w:p w14:paraId="06E2293F" w14:textId="77777777" w:rsidR="00DA2AD8" w:rsidRPr="00721C5C" w:rsidRDefault="00DA2AD8" w:rsidP="00DA2AD8">
      <w:pPr>
        <w:rPr>
          <w:rFonts w:cstheme="minorHAnsi"/>
          <w:b/>
          <w:bCs/>
          <w:color w:val="0070C0"/>
          <w:sz w:val="24"/>
          <w:szCs w:val="24"/>
          <w:lang/>
        </w:rPr>
      </w:pPr>
      <w:del w:id="1052" w:author="Janou De Buyser" w:date="2026-10-25T10:00:00Z">
        <w:r w:rsidRPr="00721C5C">
          <w:rPr>
            <w:b/>
            <w:bCs/>
            <w:color w:val="0070C0"/>
            <w:sz w:val="24"/>
            <w:szCs w:val="24"/>
          </w:rPr>
          <w:delText>2C. Fidelity</w:delText>
        </w:r>
      </w:del>
      <w:del w:id="1053" w:author="Janou De Buyser" w:date="2026-10-25T10:00:00Z">
        <w:r w:rsidRPr="00721C5C">
          <w:rPr>
            <w:color w:val="0070C0"/>
            <w:sz w:val="24"/>
            <w:szCs w:val="24"/>
          </w:rPr>
          <w:delText xml:space="preserve"> </w:delText>
        </w:r>
      </w:del>
      <w:del w:id="1054" w:author="Janou De Buyser" w:date="2026-10-25T10:00:00Z">
        <w:r w:rsidRPr="00721C5C">
          <w:rPr>
            <w:i/>
            <w:color w:val="0070C0"/>
            <w:sz w:val="24"/>
            <w:szCs w:val="24"/>
          </w:rPr>
          <w:delText>(consistency of what is implemented with the planned intervention)</w:delText>
        </w:r>
      </w:del>
      <w:ins w:id="1055" w:author="Janou De Buyser" w:date="2026-10-25T10:00:00Z">
        <w:r>
          <w:rPr>
            <w:b/>
            <w:bCs/>
            <w:color w:val="0070C0"/>
            <w:sz w:val="24"/>
            <w:szCs w:val="24"/>
          </w:rPr>
          <w:t xml:space="preserve">2C. Fideliteit (overeenstemming met de geplande interventie)</w:t>
        </w:r>
      </w:ins>
    </w:p>
    <w:p w14:paraId="2D54F894" w14:textId="77777777" w:rsidR="00DA2AD8" w:rsidRPr="00721C5C" w:rsidRDefault="00DA2AD8" w:rsidP="00DA2AD8">
      <w:pPr>
        <w:jc w:val="both"/>
        <w:rPr>
          <w:b/>
          <w:bCs/>
        </w:rPr>
      </w:pPr>
      <w:del w:id="1056" w:author="Janou De Buyser" w:date="2026-10-25T10:00:00Z">
        <w:r w:rsidRPr="00721C5C">
          <w:rPr>
            <w:b/>
            <w:bCs/>
            <w:color w:val="123A5F"/>
          </w:rPr>
          <w:delText>(e) activities delivered as intended:</w:delText>
        </w:r>
      </w:del>
      <w:del w:id="1057" w:author="Janou De Buyser" w:date="2026-10-25T10:00:00Z">
        <w:r>
          <w:rPr>
            <w:b/>
            <w:bCs/>
            <w:color w:val="123A5F"/>
          </w:rPr>
          <w:delText xml:space="preserve"> </w:delText>
        </w:r>
      </w:del>
      <w:del w:id="105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5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60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– eCRF)</w:delText>
        </w:r>
      </w:del>
      <w:ins w:id="1061" w:author="Janou De Buyser" w:date="2026-10-25T10:00:00Z">
        <w:r>
          <w:rPr>
            <w:b/>
            <w:bCs/>
            <w:color w:val="123A5F"/>
          </w:rPr>
          <w:t xml:space="preserve">(e) Activiteiten uitgevoerd zoals bedoeld</w:t>
        </w:r>
      </w:ins>
    </w:p>
    <w:p w14:paraId="2FD1236D" w14:textId="77777777" w:rsidR="00DA2AD8" w:rsidRPr="00721C5C" w:rsidRDefault="00DA2AD8" w:rsidP="00DA2AD8">
      <w:pPr>
        <w:jc w:val="both"/>
        <w:rPr>
          <w:highlight w:val="lightGray"/>
        </w:rPr>
      </w:pPr>
      <w:del w:id="1062" w:author="Janou De Buyser" w:date="2026-10-25T10:00:00Z">
        <w:r w:rsidRPr="00721C5C">
          <w:rPr>
            <w:color w:val="24303B"/>
            <w:highlight w:val="lightGray"/>
          </w:rPr>
          <w:delText>I1: number of activities delivered as intended</w:delText>
        </w:r>
      </w:del>
      <w:ins w:id="1063" w:author="Janou De Buyser" w:date="2026-10-25T10:00:00Z">
        <w:r>
          <w:rPr>
            <w:color w:val="24303B"/>
            <w:highlight w:val="lightGray"/>
          </w:rPr>
          <w:t xml:space="preserve">I1. Aantal activiteiten uitgevoerd zoals bedoeld:  ______</w:t>
        </w:r>
      </w:ins>
    </w:p>
    <w:p w14:paraId="0548E864" w14:textId="77777777" w:rsidR="00DA2AD8" w:rsidRPr="00721C5C" w:rsidRDefault="00DA2AD8" w:rsidP="00DA2AD8">
      <w:pPr>
        <w:jc w:val="both"/>
        <w:rPr>
          <w:highlight w:val="lightGray"/>
        </w:rPr>
      </w:pPr>
      <w:del w:id="1064" w:author="Janou De Buyser" w:date="2026-10-25T10:00:00Z">
        <w:r w:rsidRPr="00721C5C">
          <w:rPr>
            <w:color w:val="24303B"/>
            <w:highlight w:val="lightGray"/>
          </w:rPr>
          <w:delText>I2: order of intervention activities delivered as planned</w:delText>
        </w:r>
      </w:del>
      <w:ins w:id="1065" w:author="Janou De Buyser" w:date="2026-10-25T10:00:00Z">
        <w:r>
          <w:rPr>
            <w:color w:val="24303B"/>
            <w:highlight w:val="lightGray"/>
          </w:rPr>
          <w:t xml:space="preserve">I2. Werden de activiteiten in de geplande volgorde uitgevoerd?   ☐ Ja   ☐ Nee</w:t>
        </w:r>
      </w:ins>
    </w:p>
    <w:p w14:paraId="5907E4FF" w14:textId="77777777" w:rsidR="00DA2AD8" w:rsidRPr="00721C5C" w:rsidRDefault="00DA2AD8" w:rsidP="00DA2AD8">
      <w:pPr>
        <w:jc w:val="both"/>
        <w:rPr>
          <w:b/>
          <w:bCs/>
          <w:highlight w:val="lightGray"/>
        </w:rPr>
      </w:pPr>
      <w:del w:id="1066" w:author="Janou De Buyser" w:date="2026-10-25T10:00:00Z">
        <w:r w:rsidRPr="00721C5C">
          <w:rPr>
            <w:b/>
            <w:bCs/>
            <w:color w:val="123A5F"/>
            <w:highlight w:val="lightGray"/>
          </w:rPr>
          <w:delText>(f) content of PARADISE sessions delivered as intended</w:delText>
        </w:r>
      </w:del>
      <w:del w:id="1067" w:author="Janou De Buyser" w:date="2026-10-25T10:00:00Z">
        <w:r>
          <w:rPr>
            <w:b/>
            <w:bCs/>
            <w:color w:val="123A5F"/>
            <w:highlight w:val="lightGray"/>
          </w:rPr>
          <w:delText xml:space="preserve"> </w:delText>
        </w:r>
      </w:del>
      <w:del w:id="106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69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>videotape – eCRF)</w:delText>
        </w:r>
      </w:del>
      <w:ins w:id="1070" w:author="Janou De Buyser" w:date="2026-10-25T10:00:00Z">
        <w:r>
          <w:rPr>
            <w:b/>
            <w:bCs/>
            <w:color w:val="123A5F"/>
            <w:highlight w:val="lightGray"/>
          </w:rPr>
          <w:t xml:space="preserve">(f) Inhoud van de PARADISE-sessies uitgevoerd zoals bedoeld (in te vullen door het studieteam, uit de opnames)</w:t>
        </w:r>
      </w:ins>
    </w:p>
    <w:p w14:paraId="1EE8EBF9" w14:textId="77777777" w:rsidR="00DA2AD8" w:rsidRPr="00721C5C" w:rsidRDefault="00DA2AD8" w:rsidP="00DA2AD8">
      <w:pPr>
        <w:rPr>
          <w:rFonts w:cstheme="minorHAnsi"/>
          <w:b/>
          <w:bCs/>
          <w:lang/>
        </w:rPr>
      </w:pPr>
      <w:del w:id="1071" w:author="Janou De Buyser" w:date="2026-10-25T10:00:00Z">
        <w:r w:rsidRPr="00721C5C">
          <w:rPr>
            <w:color w:val="24303B"/>
            <w:highlight w:val="lightGray"/>
          </w:rPr>
          <w:delText xml:space="preserve"> I1: number of PARADISE sessions in which </w:delText>
        </w:r>
      </w:del>
      <w:del w:id="1072" w:author="Janou De Buyser" w:date="2026-10-25T10:00:00Z">
        <w:r w:rsidRPr="00721C5C">
          <w:rPr>
            <w:i/>
            <w:iCs/>
            <w:color w:val="24303B"/>
            <w:highlight w:val="lightGray"/>
          </w:rPr>
          <w:delText xml:space="preserve">(all, half, less than half) </w:delText>
        </w:r>
      </w:del>
      <w:del w:id="1073" w:author="Janou De Buyser" w:date="2026-10-25T10:00:00Z">
        <w:r w:rsidRPr="00721C5C">
          <w:rPr>
            <w:color w:val="24303B"/>
            <w:highlight w:val="lightGray"/>
          </w:rPr>
          <w:delText>of the monitorings/education were performed</w:delText>
        </w:r>
      </w:del>
      <w:ins w:id="1074" w:author="Janou De Buyser" w:date="2026-10-25T10:00:00Z">
        <w:r>
          <w:rPr>
            <w:color w:val="24303B"/>
            <w:highlight w:val="lightGray"/>
          </w:rPr>
          <w:t xml:space="preserve">I1. Aantal sessies waarin alle monitoring en educatie werd uitgevoerd:  ______    de helft:  ______    minder dan de helft:  ______</w:t>
        </w:r>
      </w:ins>
    </w:p>
    <w:p w14:paraId="3B60AD39" w14:textId="77777777" w:rsidR="00DA2AD8" w:rsidRDefault="00DA2AD8">
      <w:pPr>
        <w:rPr>
          <w:lang/>
        </w:rPr>
      </w:pPr>
    </w:p>
    <w:p w14:paraId="5C7F9249" w14:textId="77777777" w:rsidR="00DA2AD8" w:rsidRPr="00721C5C" w:rsidRDefault="00DA2AD8" w:rsidP="00DA2AD8">
      <w:pPr>
        <w:rPr>
          <w:rFonts w:cstheme="minorHAnsi"/>
          <w:b/>
          <w:bCs/>
          <w:color w:val="0070C0"/>
          <w:lang/>
        </w:rPr>
      </w:pPr>
      <w:del w:id="1075" w:author="Janou De Buyser" w:date="2026-10-25T10:00:00Z">
        <w:r w:rsidRPr="00721C5C">
          <w:rPr>
            <w:b/>
            <w:bCs/>
            <w:color w:val="0070C0"/>
            <w:sz w:val="24"/>
            <w:szCs w:val="24"/>
          </w:rPr>
          <w:delText xml:space="preserve">2D. Adaptations </w:delText>
        </w:r>
      </w:del>
      <w:del w:id="1076" w:author="Janou De Buyser" w:date="2026-10-25T10:00:00Z">
        <w:r w:rsidRPr="00721C5C">
          <w:rPr>
            <w:i/>
            <w:color w:val="0070C0"/>
            <w:sz w:val="24"/>
            <w:szCs w:val="24"/>
          </w:rPr>
          <w:delText xml:space="preserve">(alterations made to an intervention </w:delText>
        </w:r>
      </w:del>
      <w:proofErr w:type="gramStart"/>
      <w:del w:id="1077" w:author="Janou De Buyser" w:date="2026-10-25T10:00:00Z">
        <w:r w:rsidRPr="00721C5C">
          <w:rPr>
            <w:i/>
            <w:color w:val="0070C0"/>
            <w:sz w:val="24"/>
            <w:szCs w:val="24"/>
          </w:rPr>
          <w:delText>in order to</w:delText>
        </w:r>
      </w:del>
      <w:proofErr w:type="gramEnd"/>
      <w:del w:id="1078" w:author="Janou De Buyser" w:date="2026-10-25T10:00:00Z">
        <w:r w:rsidRPr="00721C5C">
          <w:rPr>
            <w:i/>
            <w:color w:val="0070C0"/>
            <w:sz w:val="24"/>
            <w:szCs w:val="24"/>
          </w:rPr>
          <w:delText xml:space="preserve"> achieve better conceptual fit)</w:delText>
        </w:r>
      </w:del>
      <w:ins w:id="1079" w:author="Janou De Buyser" w:date="2026-10-25T10:00:00Z">
        <w:r>
          <w:rPr>
            <w:b/>
            <w:bCs/>
            <w:color w:val="0070C0"/>
            <w:sz w:val="24"/>
            <w:szCs w:val="24"/>
          </w:rPr>
          <w:t xml:space="preserve">2D. Aanpassingen (wijzigingen om de interventie beter te laten aansluiten)</w:t>
        </w:r>
      </w:ins>
    </w:p>
    <w:p w14:paraId="251BE0A6" w14:textId="77777777" w:rsidR="00DA2AD8" w:rsidRPr="00F1091A" w:rsidRDefault="00DA2AD8" w:rsidP="00DA2AD8">
      <w:pPr>
        <w:jc w:val="both"/>
        <w:rPr>
          <w:b/>
          <w:bCs/>
          <w:color w:val="EE0000"/>
          <w:sz w:val="24"/>
          <w:szCs w:val="24"/>
          <w:highlight w:val="lightGray"/>
        </w:rPr>
      </w:pPr>
      <w:del w:id="1080" w:author="Janou De Buyser" w:date="2026-10-25T10:00:00Z">
        <w:r w:rsidRPr="00EB34F0">
          <w:rPr>
            <w:b/>
            <w:bCs/>
            <w:color w:val="123A5F"/>
            <w:sz w:val="24"/>
            <w:szCs w:val="24"/>
            <w:highlight w:val="lightGray"/>
          </w:rPr>
          <w:delText>(g) Type of adaptations made in intervention activities</w:delText>
        </w:r>
      </w:del>
      <w:del w:id="1081" w:author="Janou De Buyser" w:date="2026-10-25T10:00:00Z">
        <w:r w:rsidRPr="00EB34F0">
          <w:rPr>
            <w:color w:val="24303B"/>
            <w:sz w:val="24"/>
            <w:szCs w:val="24"/>
            <w:highlight w:val="lightGray"/>
          </w:rPr>
          <w:delText xml:space="preserve"> </w:delText>
        </w:r>
      </w:del>
      <w:del w:id="1082" w:author="Janou De Buyser" w:date="2026-10-25T10:00:00Z">
        <w:r w:rsidRPr="00F1091A">
          <w:rPr>
            <w:b/>
            <w:bCs/>
            <w:color w:val="123A5F"/>
            <w:sz w:val="24"/>
            <w:szCs w:val="24"/>
          </w:rPr>
          <w:delText>(</w:delText>
        </w:r>
      </w:del>
      <w:del w:id="1083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84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85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- eCRF + interviews</w:delText>
        </w:r>
      </w:del>
      <w:del w:id="1086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87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- community of practice)</w:delText>
        </w:r>
      </w:del>
      <w:ins w:id="1088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(g) Welke aanpassingen werden aan de interventieactiviteiten gemaakt? Beschrijf wat u aanpaste, bij welke patiënt of sessie, en waarom.</w:t>
        </w:r>
      </w:ins>
    </w:p>
    <w:p w:rsidR="00DA2AD8" w:rsidRDefault="00DA2AD8" w:rsidP="00DA2AD8">
      <w:pPr>
        <w:rPr>
          <w:ins w:id="1089" w:author="Janou De Buyser" w:date="2026-10-25T10:00:00Z"/>
          <w:rFonts w:cstheme="minorHAnsi"/>
          <w:sz w:val="24"/>
          <w:szCs w:val="24"/>
          <w:lang w:val="nl-NL"/>
        </w:rPr>
      </w:pPr>
      <w:ins w:id="1090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:rsidR="00DA2AD8" w:rsidRDefault="00DA2AD8" w:rsidP="00DA2AD8">
      <w:pPr>
        <w:rPr>
          <w:ins w:id="1091" w:author="Janou De Buyser" w:date="2026-10-25T10:00:00Z"/>
          <w:rFonts w:cstheme="minorHAnsi"/>
          <w:sz w:val="24"/>
          <w:szCs w:val="24"/>
          <w:lang w:val="nl-NL"/>
        </w:rPr>
      </w:pPr>
      <w:ins w:id="1092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:rsidR="00DA2AD8" w:rsidRDefault="00DA2AD8" w:rsidP="00DA2AD8">
      <w:pPr>
        <w:rPr>
          <w:ins w:id="1093" w:author="Janou De Buyser" w:date="2026-10-25T10:00:00Z"/>
          <w:rFonts w:cstheme="minorHAnsi"/>
          <w:sz w:val="24"/>
          <w:szCs w:val="24"/>
          <w:lang w:val="nl-NL"/>
        </w:rPr>
      </w:pPr>
      <w:ins w:id="1094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14:paraId="779CFC14" w14:textId="77777777" w:rsidR="00DA2AD8" w:rsidRPr="00DA2AD8" w:rsidRDefault="00DA2AD8"/>
    <w:sectPr w:rsidR="00DA2AD8" w:rsidRPr="00DA2AD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ou De Buyser" w:initials="JDB" w:date="2026-10-25T18:00:01Z">
    <w:p>
      <w:pPr>
        <w:pStyle w:val="CommentText"/>
      </w:pPr>
      <w:r>
        <w:rPr>
          <w:rStyle w:val="CommentReference"/>
        </w:rPr>
        <w:annotationRef/>
      </w:r>
      <w:r>
        <w:t>Volgens eCRF 39 na elke PARADISE-sessie. Twee punten om te bevestigen. (1) Een aantal vragen peilt naar gemiddelden over patiënten heen ("per patiënt", "tussen patiënten"); dat past beter bij een periodieke terugblik. (2) Er staat een deelnemerscode op en in REDCap hangt e40 aan het deelnemersrecord: is het dagboek per deelnemer of per zorgverlener? Zodra dit vastligt, voeg ik antwoordruimte toe.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D46E" w14:textId="77777777" w:rsidR="00DA4171" w:rsidRDefault="00DA4171">
      <w:pPr>
        <w:spacing w:after="0" w:line="240" w:lineRule="auto"/>
      </w:pPr>
      <w:r>
        <w:separator/>
      </w:r>
    </w:p>
  </w:endnote>
  <w:endnote w:type="continuationSeparator" w:id="0">
    <w:p w14:paraId="73D7330F" w14:textId="77777777" w:rsidR="00DA4171" w:rsidRDefault="00DA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DA4171" w:rsidRPr="004C3F3E" w:rsidRDefault="00DA4171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3F3E">
      <w:rPr>
        <w:color w:val="59636E"/>
        <w:sz w:val="16"/>
        <w:szCs w:val="16"/>
        <w:lang w:val="nl-BE"/>
      </w:rPr>
      <w:t>PARADISE-</w:t>
    </w:r>
    <w:proofErr w:type="gramStart"/>
    <w:r w:rsidRPr="004C3F3E">
      <w:rPr>
        <w:color w:val="59636E"/>
        <w:sz w:val="16"/>
        <w:szCs w:val="16"/>
        <w:lang w:val="nl-BE"/>
      </w:rPr>
      <w:t>studie  ·</w:t>
    </w:r>
    <w:proofErr w:type="gramEnd"/>
    <w:r w:rsidRPr="004C3F3E">
      <w:rPr>
        <w:color w:val="59636E"/>
        <w:sz w:val="16"/>
        <w:szCs w:val="16"/>
        <w:lang w:val="nl-BE"/>
      </w:rPr>
      <w:t xml:space="preserve">  eCRF 40: Gestructureerd dagboek therapeut </w:t>
    </w:r>
    <w:proofErr w:type="gramStart"/>
    <w:r w:rsidRPr="004C3F3E">
      <w:rPr>
        <w:color w:val="59636E"/>
        <w:sz w:val="16"/>
        <w:szCs w:val="16"/>
        <w:lang w:val="nl-BE"/>
      </w:rPr>
      <w:t>·  Versie</w:t>
    </w:r>
    <w:proofErr w:type="gramEnd"/>
    <w:r w:rsidRPr="004C3F3E">
      <w:rPr>
        <w:color w:val="59636E"/>
        <w:sz w:val="16"/>
        <w:szCs w:val="16"/>
        <w:lang w:val="nl-BE"/>
      </w:rPr>
      <w:t xml:space="preserve">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 xml:space="preserve">[ </w:t>
    </w:r>
    <w:r w:rsidRPr="004C3F3E">
      <w:rPr>
        <w:i/>
        <w:iCs/>
        <w:color w:val="59636E"/>
        <w:sz w:val="16"/>
        <w:szCs w:val="16"/>
        <w:lang w:val="nl-BE"/>
      </w:rPr>
      <w:t>1.0</w:t>
    </w:r>
    <w:proofErr w:type="gramEnd"/>
    <w:r w:rsidRPr="004C3F3E">
      <w:rPr>
        <w:i/>
        <w:iCs/>
        <w:color w:val="59636E"/>
        <w:sz w:val="16"/>
        <w:szCs w:val="16"/>
        <w:lang w:val="nl-BE"/>
      </w:rPr>
      <w:t xml:space="preserve">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>]</w:t>
    </w:r>
    <w:r w:rsidRPr="004C3F3E">
      <w:rPr>
        <w:color w:val="59636E"/>
        <w:sz w:val="16"/>
        <w:szCs w:val="16"/>
        <w:lang w:val="nl-BE"/>
      </w:rPr>
      <w:t xml:space="preserve">  ·</w:t>
    </w:r>
    <w:proofErr w:type="gramEnd"/>
    <w:r w:rsidRPr="004C3F3E">
      <w:rPr>
        <w:color w:val="59636E"/>
        <w:sz w:val="16"/>
        <w:szCs w:val="16"/>
        <w:lang w:val="nl-BE"/>
      </w:rPr>
      <w:t xml:space="preserve"> 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 xml:space="preserve">[ </w:t>
    </w:r>
    <w:r w:rsidRPr="004C3F3E">
      <w:rPr>
        <w:i/>
        <w:iCs/>
        <w:color w:val="59636E"/>
        <w:sz w:val="16"/>
        <w:szCs w:val="16"/>
        <w:lang w:val="nl-BE"/>
      </w:rPr>
      <w:t>27</w:t>
    </w:r>
    <w:proofErr w:type="gramEnd"/>
    <w:r w:rsidRPr="004C3F3E">
      <w:rPr>
        <w:i/>
        <w:iCs/>
        <w:color w:val="59636E"/>
        <w:sz w:val="16"/>
        <w:szCs w:val="16"/>
        <w:lang w:val="nl-BE"/>
      </w:rPr>
      <w:t>/07/</w:t>
    </w:r>
    <w:proofErr w:type="gramStart"/>
    <w:r w:rsidRPr="004C3F3E">
      <w:rPr>
        <w:i/>
        <w:iCs/>
        <w:color w:val="59636E"/>
        <w:sz w:val="16"/>
        <w:szCs w:val="16"/>
        <w:lang w:val="nl-BE"/>
      </w:rPr>
      <w:t>2026</w:t>
    </w:r>
    <w:r w:rsidRPr="004C3F3E">
      <w:rPr>
        <w:i/>
        <w:iCs/>
        <w:color w:val="59636E"/>
        <w:sz w:val="16"/>
        <w:szCs w:val="16"/>
        <w:lang w:val="nl-BE"/>
      </w:rPr>
      <w:t xml:space="preserve"> ]</w:t>
    </w:r>
    <w:proofErr w:type="gramEnd"/>
    <w:r w:rsidRPr="004C3F3E">
      <w:rPr>
        <w:color w:val="59636E"/>
        <w:sz w:val="16"/>
        <w:szCs w:val="16"/>
        <w:lang w:val="nl-BE"/>
      </w:rPr>
      <w:t xml:space="preserve">  </w:t>
    </w:r>
    <w:proofErr w:type="gramStart"/>
    <w:r w:rsidRPr="004C3F3E">
      <w:rPr>
        <w:color w:val="59636E"/>
        <w:sz w:val="16"/>
        <w:szCs w:val="16"/>
        <w:lang w:val="nl-BE"/>
      </w:rPr>
      <w:t>·  Pagina</w:t>
    </w:r>
    <w:proofErr w:type="gramEnd"/>
    <w:r w:rsidRPr="004C3F3E">
      <w:rPr>
        <w:color w:val="59636E"/>
        <w:sz w:val="16"/>
        <w:szCs w:val="16"/>
        <w:lang w:val="nl-BE"/>
      </w:rPr>
      <w:t xml:space="preserve"> </w:t>
    </w:r>
    <w:r>
      <w:rPr>
        <w:color w:val="59636E"/>
        <w:sz w:val="16"/>
        <w:szCs w:val="16"/>
      </w:rPr>
      <w:fldChar w:fldCharType="begin"/>
    </w:r>
    <w:r w:rsidRPr="004C3F3E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4C3F3E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4C3F3E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4C3F3E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4C3F3E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7735" w14:textId="77777777" w:rsidR="00DA4171" w:rsidRDefault="00DA4171">
      <w:pPr>
        <w:spacing w:after="0" w:line="240" w:lineRule="auto"/>
      </w:pPr>
      <w:r>
        <w:separator/>
      </w:r>
    </w:p>
  </w:footnote>
  <w:footnote w:type="continuationSeparator" w:id="0">
    <w:p w14:paraId="20CA4795" w14:textId="77777777" w:rsidR="00DA4171" w:rsidRDefault="00DA4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DA4171" w:rsidRPr="00EC7510" w:rsidRDefault="00DA417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038"/>
    <w:multiLevelType w:val="multilevel"/>
    <w:tmpl w:val="3F9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928BE"/>
    <w:multiLevelType w:val="multilevel"/>
    <w:tmpl w:val="89D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D480B"/>
    <w:multiLevelType w:val="multilevel"/>
    <w:tmpl w:val="218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860B4"/>
    <w:multiLevelType w:val="hybridMultilevel"/>
    <w:tmpl w:val="54C0BF14"/>
    <w:lvl w:ilvl="0" w:tplc="3D52FD6A">
      <w:start w:val="1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C17852"/>
    <w:multiLevelType w:val="multilevel"/>
    <w:tmpl w:val="7C2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50863"/>
    <w:multiLevelType w:val="multilevel"/>
    <w:tmpl w:val="EF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41C23"/>
    <w:multiLevelType w:val="multilevel"/>
    <w:tmpl w:val="216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87CDE"/>
    <w:multiLevelType w:val="multilevel"/>
    <w:tmpl w:val="64B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641557">
    <w:abstractNumId w:val="4"/>
  </w:num>
  <w:num w:numId="2" w16cid:durableId="1035232986">
    <w:abstractNumId w:val="5"/>
  </w:num>
  <w:num w:numId="3" w16cid:durableId="839465991">
    <w:abstractNumId w:val="2"/>
  </w:num>
  <w:num w:numId="4" w16cid:durableId="1915357907">
    <w:abstractNumId w:val="3"/>
  </w:num>
  <w:num w:numId="5" w16cid:durableId="172692353">
    <w:abstractNumId w:val="9"/>
  </w:num>
  <w:num w:numId="6" w16cid:durableId="1624768785">
    <w:abstractNumId w:val="7"/>
  </w:num>
  <w:num w:numId="7" w16cid:durableId="1760174420">
    <w:abstractNumId w:val="0"/>
  </w:num>
  <w:num w:numId="8" w16cid:durableId="1451631241">
    <w:abstractNumId w:val="8"/>
  </w:num>
  <w:num w:numId="9" w16cid:durableId="18667489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830235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D8"/>
    <w:rsid w:val="000E24FC"/>
    <w:rsid w:val="002F5F3F"/>
    <w:rsid w:val="003C32FC"/>
    <w:rsid w:val="004C3F3E"/>
    <w:rsid w:val="00530BFB"/>
    <w:rsid w:val="00616DDD"/>
    <w:rsid w:val="00620A92"/>
    <w:rsid w:val="00734689"/>
    <w:rsid w:val="00876DAF"/>
    <w:rsid w:val="009828AA"/>
    <w:rsid w:val="00CA1A34"/>
    <w:rsid w:val="00CD7533"/>
    <w:rsid w:val="00D04AE9"/>
    <w:rsid w:val="00D361B0"/>
    <w:rsid w:val="00D661B3"/>
    <w:rsid w:val="00DA2AD8"/>
    <w:rsid w:val="00DA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FE06"/>
  <w15:chartTrackingRefBased/>
  <w15:docId w15:val="{B913A554-E9C6-49B4-B877-B62B4EE0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DA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2A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2A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2A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2A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2AD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2A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2AD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2A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2AD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DA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2A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2A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DA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2AD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DA2A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2AD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2AD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DA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89DEE9-E865-4FBA-BBEF-FA9E911202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F92286-E4C7-414E-A619-8C78270D1A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0884E4-F2A4-4FEB-8B4D-EDC7AC75D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4</cp:revision>
  <dcterms:created xsi:type="dcterms:W3CDTF">2026-05-05T17:16:00Z</dcterms:created>
  <dcterms:modified xsi:type="dcterms:W3CDTF">2026-07-29T13:10:00Z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