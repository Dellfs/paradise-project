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974D" w14:textId="6CE15E8B" w:rsidR="00E94C16" w:rsidRPr="00273BD4" w:rsidRDefault="00E94C16" w:rsidP="00E94C16">
      <w:pPr>
        <w:tabs>
          <w:tab w:val="left" w:pos="3228"/>
        </w:tabs>
      </w:pPr>
      <w:r w:rsidRPr="00273BD4">
        <w:rPr>
          <w:rFonts w:ascii="Calibri" w:hAnsi="Calibri" w:cs="Calibri"/>
          <w:noProof/>
        </w:rPr>
        <w:drawing>
          <wp:anchor distT="0" distB="0" distL="114300" distR="114300" simplePos="0" relativeHeight="251658242" behindDoc="0" locked="0" layoutInCell="1" allowOverlap="1" wp14:anchorId="18707283" wp14:editId="2BF28978">
            <wp:simplePos x="0" y="0"/>
            <wp:positionH relativeFrom="margin">
              <wp:posOffset>1729740</wp:posOffset>
            </wp:positionH>
            <wp:positionV relativeFrom="paragraph">
              <wp:posOffset>168910</wp:posOffset>
            </wp:positionV>
            <wp:extent cx="1440180" cy="514864"/>
            <wp:effectExtent l="0" t="0" r="7620" b="0"/>
            <wp:wrapNone/>
            <wp:docPr id="1281213736" name="Picture 128121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 Leuven logo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180" cy="514864"/>
                    </a:xfrm>
                    <a:prstGeom prst="rect">
                      <a:avLst/>
                    </a:prstGeom>
                  </pic:spPr>
                </pic:pic>
              </a:graphicData>
            </a:graphic>
            <wp14:sizeRelH relativeFrom="margin">
              <wp14:pctWidth>0</wp14:pctWidth>
            </wp14:sizeRelH>
            <wp14:sizeRelV relativeFrom="margin">
              <wp14:pctHeight>0</wp14:pctHeight>
            </wp14:sizeRelV>
          </wp:anchor>
        </w:drawing>
      </w:r>
      <w:r w:rsidRPr="00273BD4">
        <w:rPr>
          <w:rFonts w:ascii="Calibri" w:hAnsi="Calibri" w:cs="Calibri"/>
          <w:b/>
          <w:noProof/>
          <w:sz w:val="32"/>
          <w:szCs w:val="32"/>
        </w:rPr>
        <w:drawing>
          <wp:anchor distT="0" distB="0" distL="114300" distR="114300" simplePos="0" relativeHeight="251658247" behindDoc="0" locked="0" layoutInCell="1" allowOverlap="1" wp14:anchorId="53E8BDDE" wp14:editId="731FF478">
            <wp:simplePos x="0" y="0"/>
            <wp:positionH relativeFrom="column">
              <wp:posOffset>3444240</wp:posOffset>
            </wp:positionH>
            <wp:positionV relativeFrom="paragraph">
              <wp:posOffset>228600</wp:posOffset>
            </wp:positionV>
            <wp:extent cx="1013460" cy="428884"/>
            <wp:effectExtent l="0" t="0" r="0" b="9525"/>
            <wp:wrapSquare wrapText="bothSides"/>
            <wp:docPr id="1617777236" name="Picture 4">
              <a:extLst xmlns:a="http://schemas.openxmlformats.org/drawingml/2006/main">
                <a:ext uri="{FF2B5EF4-FFF2-40B4-BE49-F238E27FC236}">
                  <a16:creationId xmlns:a16="http://schemas.microsoft.com/office/drawing/2014/main" id="{B8D530FA-385A-792E-5D85-4A664E3CCC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8D530FA-385A-792E-5D85-4A664E3CCC8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3460" cy="428884"/>
                    </a:xfrm>
                    <a:prstGeom prst="rect">
                      <a:avLst/>
                    </a:prstGeom>
                  </pic:spPr>
                </pic:pic>
              </a:graphicData>
            </a:graphic>
            <wp14:sizeRelH relativeFrom="page">
              <wp14:pctWidth>0</wp14:pctWidth>
            </wp14:sizeRelH>
            <wp14:sizeRelV relativeFrom="page">
              <wp14:pctHeight>0</wp14:pctHeight>
            </wp14:sizeRelV>
          </wp:anchor>
        </w:drawing>
      </w:r>
      <w:r w:rsidRPr="00273BD4">
        <w:rPr>
          <w:rFonts w:ascii="Calibri" w:hAnsi="Calibri" w:cs="Calibri"/>
          <w:noProof/>
        </w:rPr>
        <w:drawing>
          <wp:anchor distT="0" distB="0" distL="114300" distR="114300" simplePos="0" relativeHeight="251658243" behindDoc="0" locked="0" layoutInCell="1" allowOverlap="1" wp14:anchorId="07503B46" wp14:editId="40B1769B">
            <wp:simplePos x="0" y="0"/>
            <wp:positionH relativeFrom="column">
              <wp:posOffset>22860</wp:posOffset>
            </wp:positionH>
            <wp:positionV relativeFrom="paragraph">
              <wp:posOffset>129540</wp:posOffset>
            </wp:positionV>
            <wp:extent cx="1261110" cy="561975"/>
            <wp:effectExtent l="0" t="0" r="0" b="9525"/>
            <wp:wrapSquare wrapText="bothSides"/>
            <wp:docPr id="1238723062" name="Picture 123872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ub_logo_digitaal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61110" cy="561975"/>
                    </a:xfrm>
                    <a:prstGeom prst="rect">
                      <a:avLst/>
                    </a:prstGeom>
                  </pic:spPr>
                </pic:pic>
              </a:graphicData>
            </a:graphic>
            <wp14:sizeRelH relativeFrom="margin">
              <wp14:pctWidth>0</wp14:pctWidth>
            </wp14:sizeRelH>
            <wp14:sizeRelV relativeFrom="margin">
              <wp14:pctHeight>0</wp14:pctHeight>
            </wp14:sizeRelV>
          </wp:anchor>
        </w:drawing>
      </w:r>
      <w:r w:rsidRPr="00273BD4">
        <w:rPr>
          <w:rFonts w:ascii="Calibri" w:hAnsi="Calibri" w:cs="Calibri"/>
          <w:b/>
          <w:noProof/>
          <w:sz w:val="32"/>
          <w:szCs w:val="32"/>
        </w:rPr>
        <w:drawing>
          <wp:anchor distT="0" distB="0" distL="114300" distR="114300" simplePos="0" relativeHeight="251658244" behindDoc="0" locked="0" layoutInCell="1" allowOverlap="1" wp14:anchorId="1EF10842" wp14:editId="68F48973">
            <wp:simplePos x="0" y="0"/>
            <wp:positionH relativeFrom="column">
              <wp:posOffset>4872990</wp:posOffset>
            </wp:positionH>
            <wp:positionV relativeFrom="paragraph">
              <wp:posOffset>215265</wp:posOffset>
            </wp:positionV>
            <wp:extent cx="1249680" cy="452120"/>
            <wp:effectExtent l="0" t="0" r="7620" b="5080"/>
            <wp:wrapSquare wrapText="bothSides"/>
            <wp:docPr id="24" name="Picture 23">
              <a:extLst xmlns:a="http://schemas.openxmlformats.org/drawingml/2006/main">
                <a:ext uri="{FF2B5EF4-FFF2-40B4-BE49-F238E27FC236}">
                  <a16:creationId xmlns:a16="http://schemas.microsoft.com/office/drawing/2014/main" id="{12DA354E-7E2E-36ED-AB05-89F5ED5972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12DA354E-7E2E-36ED-AB05-89F5ED59724E}"/>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680" cy="452120"/>
                    </a:xfrm>
                    <a:prstGeom prst="rect">
                      <a:avLst/>
                    </a:prstGeom>
                  </pic:spPr>
                </pic:pic>
              </a:graphicData>
            </a:graphic>
            <wp14:sizeRelH relativeFrom="page">
              <wp14:pctWidth>0</wp14:pctWidth>
            </wp14:sizeRelH>
            <wp14:sizeRelV relativeFrom="page">
              <wp14:pctHeight>0</wp14:pctHeight>
            </wp14:sizeRelV>
          </wp:anchor>
        </w:drawing>
      </w:r>
      <w:r w:rsidRPr="00273BD4">
        <w:rPr>
          <w:rFonts w:ascii="Calibri" w:hAnsi="Calibri" w:cs="Calibri"/>
          <w:b/>
          <w:sz w:val="32"/>
          <w:szCs w:val="32"/>
        </w:rPr>
        <w:tab/>
      </w:r>
      <w:r w:rsidR="67A8A93A" w:rsidRPr="00273BD4">
        <w:rPr>
          <w:rFonts w:ascii="Calibri" w:hAnsi="Calibri" w:cs="Calibri"/>
          <w:b/>
          <w:bCs/>
          <w:sz w:val="32"/>
          <w:szCs w:val="32"/>
        </w:rPr>
        <w:t xml:space="preserve"> </w:t>
      </w:r>
    </w:p>
    <w:p w14:paraId="7867B80D" w14:textId="29C02074" w:rsidR="00E94C16" w:rsidRPr="00273BD4" w:rsidRDefault="00E94C16" w:rsidP="00E94C16">
      <w:pPr>
        <w:tabs>
          <w:tab w:val="left" w:pos="3228"/>
        </w:tabs>
        <w:rPr>
          <w:rFonts w:ascii="Calibri" w:hAnsi="Calibri" w:cs="Calibri"/>
          <w:b/>
          <w:sz w:val="32"/>
          <w:szCs w:val="32"/>
        </w:rPr>
      </w:pPr>
      <w:r w:rsidRPr="00273BD4">
        <w:rPr>
          <w:rFonts w:ascii="Calibri" w:hAnsi="Calibri" w:cs="Calibri"/>
          <w:b/>
          <w:noProof/>
          <w:sz w:val="32"/>
          <w:szCs w:val="32"/>
        </w:rPr>
        <w:drawing>
          <wp:anchor distT="0" distB="0" distL="114300" distR="114300" simplePos="0" relativeHeight="251658241" behindDoc="0" locked="0" layoutInCell="1" allowOverlap="1" wp14:anchorId="75EBF2F5" wp14:editId="74401820">
            <wp:simplePos x="0" y="0"/>
            <wp:positionH relativeFrom="margin">
              <wp:align>left</wp:align>
            </wp:positionH>
            <wp:positionV relativeFrom="paragraph">
              <wp:posOffset>355600</wp:posOffset>
            </wp:positionV>
            <wp:extent cx="1303020" cy="1331595"/>
            <wp:effectExtent l="0" t="0" r="0" b="1905"/>
            <wp:wrapSquare wrapText="bothSides"/>
            <wp:docPr id="23" name="Picture 22">
              <a:extLst xmlns:a="http://schemas.openxmlformats.org/drawingml/2006/main">
                <a:ext uri="{FF2B5EF4-FFF2-40B4-BE49-F238E27FC236}">
                  <a16:creationId xmlns:a16="http://schemas.microsoft.com/office/drawing/2014/main" id="{6A4D09C9-D1CF-522E-D67E-0628E77E5E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6A4D09C9-D1CF-522E-D67E-0628E77E5EB7}"/>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03020" cy="1331595"/>
                    </a:xfrm>
                    <a:prstGeom prst="rect">
                      <a:avLst/>
                    </a:prstGeom>
                  </pic:spPr>
                </pic:pic>
              </a:graphicData>
            </a:graphic>
            <wp14:sizeRelH relativeFrom="page">
              <wp14:pctWidth>0</wp14:pctWidth>
            </wp14:sizeRelH>
            <wp14:sizeRelV relativeFrom="page">
              <wp14:pctHeight>0</wp14:pctHeight>
            </wp14:sizeRelV>
          </wp:anchor>
        </w:drawing>
      </w:r>
    </w:p>
    <w:p w14:paraId="0D728505" w14:textId="278D4147" w:rsidR="00E94C16" w:rsidRPr="00273BD4" w:rsidRDefault="00E94C16" w:rsidP="00E94C16">
      <w:pPr>
        <w:tabs>
          <w:tab w:val="left" w:pos="3228"/>
        </w:tabs>
        <w:rPr>
          <w:rFonts w:ascii="Calibri" w:hAnsi="Calibri" w:cs="Calibri"/>
          <w:b/>
          <w:sz w:val="32"/>
          <w:szCs w:val="32"/>
        </w:rPr>
      </w:pPr>
      <w:r w:rsidRPr="00273BD4">
        <w:rPr>
          <w:rFonts w:ascii="Calibri" w:hAnsi="Calibri" w:cs="Calibri"/>
          <w:b/>
          <w:noProof/>
          <w:sz w:val="32"/>
          <w:szCs w:val="32"/>
        </w:rPr>
        <w:drawing>
          <wp:anchor distT="0" distB="0" distL="114300" distR="114300" simplePos="0" relativeHeight="251658246" behindDoc="0" locked="0" layoutInCell="1" allowOverlap="1" wp14:anchorId="716E77D7" wp14:editId="2AB06FD4">
            <wp:simplePos x="0" y="0"/>
            <wp:positionH relativeFrom="column">
              <wp:posOffset>4625340</wp:posOffset>
            </wp:positionH>
            <wp:positionV relativeFrom="paragraph">
              <wp:posOffset>450215</wp:posOffset>
            </wp:positionV>
            <wp:extent cx="1497949" cy="640112"/>
            <wp:effectExtent l="0" t="0" r="7620" b="7620"/>
            <wp:wrapSquare wrapText="bothSides"/>
            <wp:docPr id="26" name="Picture 25">
              <a:extLst xmlns:a="http://schemas.openxmlformats.org/drawingml/2006/main">
                <a:ext uri="{FF2B5EF4-FFF2-40B4-BE49-F238E27FC236}">
                  <a16:creationId xmlns:a16="http://schemas.microsoft.com/office/drawing/2014/main" id="{FFDBD8C7-0FC8-B878-62AD-F9EFFF229E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FFDBD8C7-0FC8-B878-62AD-F9EFFF229E9A}"/>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497949" cy="640112"/>
                    </a:xfrm>
                    <a:prstGeom prst="rect">
                      <a:avLst/>
                    </a:prstGeom>
                  </pic:spPr>
                </pic:pic>
              </a:graphicData>
            </a:graphic>
            <wp14:sizeRelH relativeFrom="page">
              <wp14:pctWidth>0</wp14:pctWidth>
            </wp14:sizeRelH>
            <wp14:sizeRelV relativeFrom="page">
              <wp14:pctHeight>0</wp14:pctHeight>
            </wp14:sizeRelV>
          </wp:anchor>
        </w:drawing>
      </w:r>
      <w:r w:rsidRPr="00273BD4">
        <w:rPr>
          <w:rFonts w:ascii="Calibri" w:hAnsi="Calibri" w:cs="Calibri"/>
          <w:b/>
          <w:noProof/>
          <w:sz w:val="32"/>
          <w:szCs w:val="32"/>
        </w:rPr>
        <w:drawing>
          <wp:anchor distT="0" distB="0" distL="114300" distR="114300" simplePos="0" relativeHeight="251658245" behindDoc="0" locked="0" layoutInCell="1" allowOverlap="1" wp14:anchorId="3CAE4B09" wp14:editId="240F9886">
            <wp:simplePos x="0" y="0"/>
            <wp:positionH relativeFrom="column">
              <wp:posOffset>3215840</wp:posOffset>
            </wp:positionH>
            <wp:positionV relativeFrom="paragraph">
              <wp:posOffset>172085</wp:posOffset>
            </wp:positionV>
            <wp:extent cx="1325880" cy="1145078"/>
            <wp:effectExtent l="0" t="0" r="7620" b="0"/>
            <wp:wrapSquare wrapText="bothSides"/>
            <wp:docPr id="25" name="Picture 24">
              <a:extLst xmlns:a="http://schemas.openxmlformats.org/drawingml/2006/main">
                <a:ext uri="{FF2B5EF4-FFF2-40B4-BE49-F238E27FC236}">
                  <a16:creationId xmlns:a16="http://schemas.microsoft.com/office/drawing/2014/main" id="{29D5B5A0-6AD8-2023-9817-DF689E8D5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29D5B5A0-6AD8-2023-9817-DF689E8D58B4}"/>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325880" cy="1145078"/>
                    </a:xfrm>
                    <a:prstGeom prst="rect">
                      <a:avLst/>
                    </a:prstGeom>
                  </pic:spPr>
                </pic:pic>
              </a:graphicData>
            </a:graphic>
            <wp14:sizeRelH relativeFrom="page">
              <wp14:pctWidth>0</wp14:pctWidth>
            </wp14:sizeRelH>
            <wp14:sizeRelV relativeFrom="page">
              <wp14:pctHeight>0</wp14:pctHeight>
            </wp14:sizeRelV>
          </wp:anchor>
        </w:drawing>
      </w:r>
      <w:r w:rsidRPr="00273BD4">
        <w:rPr>
          <w:rFonts w:ascii="Calibri" w:hAnsi="Calibri" w:cs="Calibri"/>
          <w:b/>
          <w:noProof/>
          <w:sz w:val="32"/>
          <w:szCs w:val="32"/>
        </w:rPr>
        <w:drawing>
          <wp:anchor distT="0" distB="0" distL="114300" distR="114300" simplePos="0" relativeHeight="251658240" behindDoc="0" locked="0" layoutInCell="1" allowOverlap="1" wp14:anchorId="5DFD2582" wp14:editId="542176CA">
            <wp:simplePos x="0" y="0"/>
            <wp:positionH relativeFrom="margin">
              <wp:posOffset>1608455</wp:posOffset>
            </wp:positionH>
            <wp:positionV relativeFrom="paragraph">
              <wp:posOffset>8255</wp:posOffset>
            </wp:positionV>
            <wp:extent cx="1493520" cy="1493520"/>
            <wp:effectExtent l="0" t="0" r="0" b="0"/>
            <wp:wrapSquare wrapText="bothSides"/>
            <wp:docPr id="28" name="Picture 27">
              <a:extLst xmlns:a="http://schemas.openxmlformats.org/drawingml/2006/main">
                <a:ext uri="{FF2B5EF4-FFF2-40B4-BE49-F238E27FC236}">
                  <a16:creationId xmlns:a16="http://schemas.microsoft.com/office/drawing/2014/main" id="{43ECD107-6B9C-2B83-D74E-3E01E7E6EF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43ECD107-6B9C-2B83-D74E-3E01E7E6EF7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14:sizeRelH relativeFrom="page">
              <wp14:pctWidth>0</wp14:pctWidth>
            </wp14:sizeRelH>
            <wp14:sizeRelV relativeFrom="page">
              <wp14:pctHeight>0</wp14:pctHeight>
            </wp14:sizeRelV>
          </wp:anchor>
        </w:drawing>
      </w:r>
    </w:p>
    <w:p w14:paraId="4686C7A1" w14:textId="66D24A1D" w:rsidR="00E94C16" w:rsidRPr="00273BD4" w:rsidRDefault="00E94C16" w:rsidP="00E94C16">
      <w:pPr>
        <w:tabs>
          <w:tab w:val="left" w:pos="3228"/>
        </w:tabs>
        <w:rPr>
          <w:rFonts w:ascii="Calibri" w:hAnsi="Calibri" w:cs="Calibri"/>
          <w:b/>
          <w:sz w:val="32"/>
          <w:szCs w:val="32"/>
        </w:rPr>
      </w:pPr>
    </w:p>
    <w:p w14:paraId="59AE363D" w14:textId="24CDE0DF" w:rsidR="00E94C16" w:rsidRPr="00273BD4" w:rsidRDefault="00E94C16" w:rsidP="00E94C16">
      <w:pPr>
        <w:tabs>
          <w:tab w:val="left" w:pos="3228"/>
        </w:tabs>
        <w:rPr>
          <w:rFonts w:ascii="Calibri" w:hAnsi="Calibri" w:cs="Calibri"/>
          <w:b/>
          <w:sz w:val="32"/>
          <w:szCs w:val="32"/>
        </w:rPr>
      </w:pPr>
    </w:p>
    <w:p w14:paraId="4B40DD9A" w14:textId="77777777" w:rsidR="00434E0F" w:rsidRPr="00273BD4" w:rsidRDefault="00E94C16" w:rsidP="00E94C16">
      <w:pPr>
        <w:tabs>
          <w:tab w:val="left" w:pos="3228"/>
        </w:tabs>
        <w:rPr>
          <w:rFonts w:ascii="Calibri" w:hAnsi="Calibri" w:cs="Calibri"/>
          <w:b/>
          <w:sz w:val="32"/>
          <w:szCs w:val="32"/>
        </w:rPr>
      </w:pPr>
      <w:r w:rsidRPr="00273BD4">
        <w:rPr>
          <w:rFonts w:ascii="Calibri" w:hAnsi="Calibri" w:cs="Calibri"/>
          <w:b/>
          <w:sz w:val="32"/>
          <w:szCs w:val="32"/>
        </w:rPr>
        <w:tab/>
      </w:r>
      <w:r w:rsidRPr="00273BD4">
        <w:rPr>
          <w:rFonts w:ascii="Calibri" w:hAnsi="Calibri" w:cs="Calibri"/>
          <w:b/>
          <w:sz w:val="32"/>
          <w:szCs w:val="32"/>
        </w:rPr>
        <w:tab/>
      </w:r>
    </w:p>
    <w:p w14:paraId="59848D47" w14:textId="60FC52C1" w:rsidR="00E94C16" w:rsidRPr="00273BD4" w:rsidRDefault="00434E0F" w:rsidP="00E94C16">
      <w:pPr>
        <w:tabs>
          <w:tab w:val="left" w:pos="3228"/>
        </w:tabs>
        <w:rPr>
          <w:rFonts w:ascii="Calibri" w:hAnsi="Calibri" w:cs="Calibri"/>
          <w:b/>
          <w:sz w:val="44"/>
        </w:rPr>
      </w:pPr>
      <w:r w:rsidRPr="00273BD4">
        <w:rPr>
          <w:rFonts w:ascii="Calibri" w:hAnsi="Calibri" w:cs="Calibri"/>
          <w:b/>
          <w:sz w:val="32"/>
          <w:szCs w:val="32"/>
        </w:rPr>
        <w:tab/>
      </w:r>
      <w:r w:rsidR="00E94C16" w:rsidRPr="00273BD4">
        <w:rPr>
          <w:rFonts w:ascii="Calibri" w:hAnsi="Calibri" w:cs="Calibri"/>
          <w:b/>
          <w:sz w:val="44"/>
        </w:rPr>
        <w:t>PROTOCOL</w:t>
      </w:r>
    </w:p>
    <w:p w14:paraId="4D2CB283" w14:textId="77777777" w:rsidR="00E94C16" w:rsidRPr="00273BD4" w:rsidRDefault="00E94C16" w:rsidP="00E94C16">
      <w:pPr>
        <w:jc w:val="center"/>
        <w:rPr>
          <w:rFonts w:ascii="Calibri" w:hAnsi="Calibri" w:cs="Calibri"/>
          <w:b/>
          <w:sz w:val="44"/>
        </w:rPr>
      </w:pPr>
    </w:p>
    <w:p w14:paraId="4FE263DA" w14:textId="77777777" w:rsidR="00E94C16" w:rsidRPr="00273BD4" w:rsidRDefault="00E94C16" w:rsidP="00E94C16">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Calibri" w:hAnsi="Calibri" w:cs="Calibri"/>
          <w:b/>
          <w:sz w:val="32"/>
          <w:szCs w:val="32"/>
        </w:rPr>
      </w:pPr>
      <w:r w:rsidRPr="00273BD4">
        <w:rPr>
          <w:rFonts w:ascii="Calibri" w:hAnsi="Calibri" w:cs="Calibri"/>
          <w:b/>
          <w:sz w:val="32"/>
          <w:szCs w:val="32"/>
        </w:rPr>
        <w:t>Towards Pressure-Adherence &amp; Education Driven Service in Diabetic Foot Disease (PARADISE trial)</w:t>
      </w:r>
    </w:p>
    <w:p w14:paraId="30DC219D" w14:textId="77777777" w:rsidR="00E94C16" w:rsidRPr="00273BD4" w:rsidRDefault="00E94C16" w:rsidP="00E94C16">
      <w:pPr>
        <w:autoSpaceDE w:val="0"/>
        <w:autoSpaceDN w:val="0"/>
        <w:adjustRightInd w:val="0"/>
        <w:spacing w:after="0" w:line="240" w:lineRule="auto"/>
        <w:jc w:val="center"/>
        <w:rPr>
          <w:rFonts w:ascii="Calibri" w:hAnsi="Calibri" w:cs="Calibri"/>
          <w:sz w:val="32"/>
          <w:szCs w:val="32"/>
        </w:rPr>
      </w:pPr>
    </w:p>
    <w:p w14:paraId="080251AA" w14:textId="5F85D700" w:rsidR="00E94C16" w:rsidRPr="00273BD4" w:rsidRDefault="00E94C16" w:rsidP="00E94C16">
      <w:pPr>
        <w:autoSpaceDE w:val="0"/>
        <w:autoSpaceDN w:val="0"/>
        <w:adjustRightInd w:val="0"/>
        <w:spacing w:after="0" w:line="240" w:lineRule="auto"/>
        <w:jc w:val="center"/>
        <w:rPr>
          <w:rFonts w:ascii="Calibri" w:hAnsi="Calibri" w:cs="Calibri"/>
          <w:sz w:val="24"/>
          <w:szCs w:val="32"/>
        </w:rPr>
      </w:pPr>
      <w:r w:rsidRPr="00273BD4">
        <w:rPr>
          <w:rFonts w:ascii="Calibri" w:hAnsi="Calibri" w:cs="Calibri"/>
          <w:sz w:val="24"/>
          <w:szCs w:val="32"/>
        </w:rPr>
        <w:t xml:space="preserve">Version 1.0 </w:t>
      </w:r>
      <w:r w:rsidRPr="00273BD4">
        <w:rPr>
          <w:rFonts w:ascii="Calibri" w:hAnsi="Calibri" w:cs="Calibri"/>
          <w:sz w:val="24"/>
          <w:szCs w:val="32"/>
        </w:rPr>
        <w:br/>
      </w:r>
      <w:r w:rsidR="006C1493" w:rsidRPr="00273BD4">
        <w:rPr>
          <w:rFonts w:ascii="Calibri" w:hAnsi="Calibri" w:cs="Calibri"/>
          <w:sz w:val="24"/>
          <w:szCs w:val="32"/>
        </w:rPr>
        <w:t>17</w:t>
      </w:r>
      <w:r w:rsidR="005818E3" w:rsidRPr="00273BD4">
        <w:rPr>
          <w:rFonts w:ascii="Calibri" w:hAnsi="Calibri" w:cs="Calibri"/>
          <w:sz w:val="24"/>
          <w:szCs w:val="32"/>
        </w:rPr>
        <w:t>/0</w:t>
      </w:r>
      <w:r w:rsidR="006C1493" w:rsidRPr="00273BD4">
        <w:rPr>
          <w:rFonts w:ascii="Calibri" w:hAnsi="Calibri" w:cs="Calibri"/>
          <w:sz w:val="24"/>
          <w:szCs w:val="32"/>
        </w:rPr>
        <w:t>5</w:t>
      </w:r>
      <w:r w:rsidRPr="00273BD4">
        <w:rPr>
          <w:rFonts w:ascii="Calibri" w:hAnsi="Calibri" w:cs="Calibri"/>
          <w:sz w:val="24"/>
          <w:szCs w:val="32"/>
        </w:rPr>
        <w:t>/2026</w:t>
      </w:r>
    </w:p>
    <w:p w14:paraId="5C03A120" w14:textId="77777777" w:rsidR="00E94C16" w:rsidRPr="00273BD4" w:rsidRDefault="00E94C16" w:rsidP="00E94C16">
      <w:pPr>
        <w:jc w:val="center"/>
        <w:rPr>
          <w:rFonts w:ascii="Calibri" w:hAnsi="Calibri" w:cs="Calibri"/>
          <w:sz w:val="32"/>
          <w:szCs w:val="32"/>
        </w:rPr>
      </w:pPr>
    </w:p>
    <w:p w14:paraId="0CC47AF4" w14:textId="77777777" w:rsidR="00434E0F" w:rsidRPr="00273BD4" w:rsidRDefault="00434E0F" w:rsidP="00E94C16">
      <w:pPr>
        <w:rPr>
          <w:rFonts w:ascii="Calibri" w:hAnsi="Calibri" w:cs="Calibri"/>
          <w:sz w:val="24"/>
          <w:szCs w:val="32"/>
        </w:rPr>
      </w:pPr>
    </w:p>
    <w:p w14:paraId="3F03B8CD" w14:textId="77777777" w:rsidR="00434E0F" w:rsidRPr="00273BD4" w:rsidRDefault="00434E0F" w:rsidP="00E94C16">
      <w:pPr>
        <w:rPr>
          <w:rFonts w:ascii="Calibri" w:hAnsi="Calibri" w:cs="Calibri"/>
          <w:sz w:val="24"/>
          <w:szCs w:val="32"/>
        </w:rPr>
      </w:pPr>
    </w:p>
    <w:p w14:paraId="119EF16E" w14:textId="77777777" w:rsidR="00E94C16" w:rsidRPr="00273BD4" w:rsidRDefault="00E94C16" w:rsidP="00E94C16">
      <w:pPr>
        <w:rPr>
          <w:rFonts w:ascii="Calibri" w:hAnsi="Calibri" w:cs="Calibri"/>
          <w:sz w:val="24"/>
          <w:szCs w:val="32"/>
        </w:rPr>
      </w:pPr>
      <w:r w:rsidRPr="00273BD4">
        <w:rPr>
          <w:rFonts w:ascii="Calibri" w:hAnsi="Calibri" w:cs="Calibri"/>
          <w:b/>
          <w:sz w:val="24"/>
          <w:szCs w:val="32"/>
        </w:rPr>
        <w:t>Sponsor:</w:t>
      </w:r>
      <w:r w:rsidRPr="00273BD4">
        <w:rPr>
          <w:rFonts w:ascii="Calibri" w:hAnsi="Calibri" w:cs="Calibri"/>
          <w:sz w:val="24"/>
          <w:szCs w:val="32"/>
        </w:rPr>
        <w:t xml:space="preserve"> KU Leuven</w:t>
      </w:r>
    </w:p>
    <w:p w14:paraId="19A0C3A2" w14:textId="2B80585B" w:rsidR="00E94C16" w:rsidRPr="00273BD4" w:rsidRDefault="00E94C16" w:rsidP="00E94C16">
      <w:pPr>
        <w:spacing w:after="0" w:line="240" w:lineRule="auto"/>
        <w:rPr>
          <w:rFonts w:ascii="Calibri" w:hAnsi="Calibri" w:cs="Calibri"/>
          <w:sz w:val="24"/>
          <w:szCs w:val="32"/>
        </w:rPr>
      </w:pPr>
      <w:r w:rsidRPr="00273BD4">
        <w:rPr>
          <w:rFonts w:ascii="Calibri" w:hAnsi="Calibri" w:cs="Calibri"/>
          <w:b/>
          <w:sz w:val="24"/>
          <w:szCs w:val="32"/>
        </w:rPr>
        <w:t>Coordinating investigator:</w:t>
      </w:r>
      <w:r w:rsidR="00904326" w:rsidRPr="00273BD4">
        <w:rPr>
          <w:rFonts w:ascii="Calibri" w:hAnsi="Calibri" w:cs="Calibri"/>
          <w:b/>
          <w:sz w:val="24"/>
          <w:szCs w:val="32"/>
        </w:rPr>
        <w:tab/>
      </w:r>
      <w:r w:rsidRPr="00273BD4">
        <w:rPr>
          <w:rFonts w:ascii="Calibri" w:hAnsi="Calibri" w:cs="Calibri"/>
          <w:sz w:val="24"/>
          <w:szCs w:val="32"/>
        </w:rPr>
        <w:t>Prof. Kevin Deschamps</w:t>
      </w:r>
    </w:p>
    <w:p w14:paraId="477DD9F2" w14:textId="74AB5326" w:rsidR="00E94C16" w:rsidRPr="00273BD4" w:rsidRDefault="00E94C16" w:rsidP="00E94C16">
      <w:pPr>
        <w:spacing w:after="0" w:line="240" w:lineRule="auto"/>
        <w:ind w:left="2124" w:firstLine="708"/>
        <w:rPr>
          <w:rFonts w:ascii="Calibri" w:hAnsi="Calibri" w:cs="Calibri"/>
          <w:sz w:val="24"/>
          <w:szCs w:val="32"/>
        </w:rPr>
      </w:pPr>
      <w:r w:rsidRPr="00273BD4">
        <w:rPr>
          <w:rFonts w:ascii="Calibri" w:hAnsi="Calibri" w:cs="Calibri"/>
          <w:sz w:val="24"/>
          <w:szCs w:val="32"/>
        </w:rPr>
        <w:t>Spoorwegstraat 12, 8200 Brugge</w:t>
      </w:r>
    </w:p>
    <w:p w14:paraId="421EE651" w14:textId="4243920A" w:rsidR="00E94C16" w:rsidRPr="00273BD4" w:rsidRDefault="00904326" w:rsidP="00E94C16">
      <w:pPr>
        <w:ind w:left="2124" w:firstLine="708"/>
        <w:rPr>
          <w:rFonts w:ascii="Calibri" w:hAnsi="Calibri" w:cs="Calibri"/>
          <w:sz w:val="24"/>
          <w:szCs w:val="24"/>
        </w:rPr>
      </w:pPr>
      <w:hyperlink r:id="rId19" w:history="1">
        <w:r w:rsidRPr="00273BD4">
          <w:rPr>
            <w:rStyle w:val="Hyperlink"/>
            <w:rFonts w:ascii="Calibri" w:hAnsi="Calibri" w:cs="Calibri"/>
            <w:sz w:val="24"/>
            <w:szCs w:val="24"/>
          </w:rPr>
          <w:t>Kevin.Deschamps@kuleuven.be</w:t>
        </w:r>
      </w:hyperlink>
      <w:r w:rsidR="00E94C16" w:rsidRPr="00273BD4">
        <w:rPr>
          <w:rFonts w:ascii="Calibri" w:hAnsi="Calibri" w:cs="Calibri"/>
          <w:sz w:val="24"/>
          <w:szCs w:val="24"/>
        </w:rPr>
        <w:t> </w:t>
      </w:r>
    </w:p>
    <w:p w14:paraId="36767D41" w14:textId="6B587973" w:rsidR="00E94C16" w:rsidRPr="00273BD4" w:rsidRDefault="00E94C16" w:rsidP="00E94C16">
      <w:pPr>
        <w:spacing w:after="0" w:line="240" w:lineRule="auto"/>
        <w:rPr>
          <w:rFonts w:ascii="Calibri" w:hAnsi="Calibri" w:cs="Calibri"/>
          <w:sz w:val="24"/>
          <w:szCs w:val="24"/>
        </w:rPr>
      </w:pPr>
      <w:r w:rsidRPr="00273BD4">
        <w:rPr>
          <w:rFonts w:ascii="Calibri" w:hAnsi="Calibri" w:cs="Calibri"/>
          <w:b/>
          <w:sz w:val="24"/>
          <w:szCs w:val="24"/>
        </w:rPr>
        <w:t>Subinvestigators:</w:t>
      </w:r>
      <w:r w:rsidRPr="00273BD4">
        <w:rPr>
          <w:rFonts w:ascii="Calibri" w:hAnsi="Calibri" w:cs="Calibri"/>
        </w:rPr>
        <w:tab/>
      </w:r>
      <w:r w:rsidRPr="00273BD4">
        <w:rPr>
          <w:rFonts w:ascii="Calibri" w:hAnsi="Calibri" w:cs="Calibri"/>
          <w:sz w:val="24"/>
          <w:szCs w:val="24"/>
        </w:rPr>
        <w:t xml:space="preserve">Prof. Fabienne Dobbels, </w:t>
      </w:r>
      <w:hyperlink r:id="rId20" w:history="1">
        <w:r w:rsidRPr="00273BD4">
          <w:rPr>
            <w:rStyle w:val="Hyperlink"/>
            <w:rFonts w:ascii="Calibri" w:hAnsi="Calibri" w:cs="Calibri"/>
            <w:sz w:val="24"/>
            <w:szCs w:val="24"/>
          </w:rPr>
          <w:t>fabienne.dobbels@kuleuven.be</w:t>
        </w:r>
      </w:hyperlink>
    </w:p>
    <w:p w14:paraId="7AAFF98E" w14:textId="681C3660" w:rsidR="00E94C16" w:rsidRPr="003723B2" w:rsidRDefault="00434E0F" w:rsidP="00E94C16">
      <w:pPr>
        <w:spacing w:after="0" w:line="240" w:lineRule="auto"/>
        <w:ind w:left="1416" w:firstLine="708"/>
        <w:rPr>
          <w:rFonts w:ascii="Calibri" w:hAnsi="Calibri" w:cs="Calibri"/>
          <w:sz w:val="24"/>
          <w:szCs w:val="32"/>
          <w:lang w:val="nl-NL"/>
        </w:rPr>
      </w:pPr>
      <w:r w:rsidRPr="00273BD4">
        <w:rPr>
          <w:rFonts w:ascii="Calibri" w:hAnsi="Calibri" w:cs="Calibri"/>
          <w:sz w:val="24"/>
          <w:szCs w:val="32"/>
        </w:rPr>
        <w:t xml:space="preserve"> </w:t>
      </w:r>
      <w:r w:rsidR="00E94C16" w:rsidRPr="003723B2">
        <w:rPr>
          <w:rFonts w:ascii="Calibri" w:hAnsi="Calibri" w:cs="Calibri"/>
          <w:sz w:val="24"/>
          <w:szCs w:val="32"/>
          <w:lang w:val="nl-NL"/>
        </w:rPr>
        <w:t xml:space="preserve">Prof. Koen Putman, </w:t>
      </w:r>
      <w:hyperlink r:id="rId21" w:history="1">
        <w:r w:rsidR="00E94C16" w:rsidRPr="003723B2">
          <w:rPr>
            <w:rStyle w:val="Hyperlink"/>
            <w:rFonts w:ascii="Calibri" w:hAnsi="Calibri" w:cs="Calibri"/>
            <w:sz w:val="24"/>
            <w:szCs w:val="32"/>
            <w:lang w:val="nl-NL"/>
          </w:rPr>
          <w:t>koen.putman@vub.be</w:t>
        </w:r>
      </w:hyperlink>
    </w:p>
    <w:p w14:paraId="4C05BFB6" w14:textId="77777777" w:rsidR="00E94C16" w:rsidRPr="003723B2" w:rsidRDefault="00E94C16" w:rsidP="00E94C16">
      <w:pPr>
        <w:spacing w:after="0" w:line="240" w:lineRule="auto"/>
        <w:rPr>
          <w:rFonts w:ascii="Calibri" w:hAnsi="Calibri" w:cs="Calibri"/>
          <w:lang w:val="nl-NL"/>
        </w:rPr>
      </w:pPr>
      <w:r w:rsidRPr="003723B2">
        <w:rPr>
          <w:rFonts w:ascii="Calibri" w:hAnsi="Calibri" w:cs="Calibri"/>
          <w:sz w:val="24"/>
          <w:szCs w:val="32"/>
          <w:lang w:val="nl-NL"/>
        </w:rPr>
        <w:tab/>
      </w:r>
      <w:r w:rsidRPr="003723B2">
        <w:rPr>
          <w:rFonts w:ascii="Calibri" w:hAnsi="Calibri" w:cs="Calibri"/>
          <w:sz w:val="24"/>
          <w:szCs w:val="32"/>
          <w:lang w:val="nl-NL"/>
        </w:rPr>
        <w:tab/>
      </w:r>
      <w:r w:rsidRPr="003723B2">
        <w:rPr>
          <w:rFonts w:ascii="Calibri" w:hAnsi="Calibri" w:cs="Calibri"/>
          <w:sz w:val="24"/>
          <w:szCs w:val="32"/>
          <w:lang w:val="nl-NL"/>
        </w:rPr>
        <w:tab/>
        <w:t xml:space="preserve">Prof. Maaike Fobelets, </w:t>
      </w:r>
      <w:hyperlink r:id="rId22" w:history="1">
        <w:r w:rsidRPr="003723B2">
          <w:rPr>
            <w:rStyle w:val="Hyperlink"/>
            <w:rFonts w:ascii="Calibri" w:hAnsi="Calibri" w:cs="Calibri"/>
            <w:sz w:val="24"/>
            <w:szCs w:val="32"/>
            <w:lang w:val="nl-NL"/>
          </w:rPr>
          <w:t>maaike.fobelets@vub.be</w:t>
        </w:r>
      </w:hyperlink>
    </w:p>
    <w:p w14:paraId="0A0B5CF8" w14:textId="4CBF75EF" w:rsidR="00E94C16" w:rsidRPr="003723B2" w:rsidRDefault="00E94C16" w:rsidP="00E94C16">
      <w:pPr>
        <w:spacing w:after="0" w:line="240" w:lineRule="auto"/>
        <w:rPr>
          <w:rFonts w:ascii="Calibri" w:hAnsi="Calibri" w:cs="Calibri"/>
          <w:sz w:val="24"/>
          <w:szCs w:val="24"/>
          <w:lang w:val="fr-BE"/>
        </w:rPr>
      </w:pPr>
      <w:r w:rsidRPr="003723B2">
        <w:rPr>
          <w:rFonts w:ascii="Calibri" w:hAnsi="Calibri" w:cs="Calibri"/>
          <w:lang w:val="nl-NL"/>
        </w:rPr>
        <w:tab/>
      </w:r>
      <w:r w:rsidRPr="003723B2">
        <w:rPr>
          <w:rFonts w:ascii="Calibri" w:hAnsi="Calibri" w:cs="Calibri"/>
          <w:lang w:val="nl-NL"/>
        </w:rPr>
        <w:tab/>
      </w:r>
      <w:r w:rsidR="00434E0F" w:rsidRPr="003723B2">
        <w:rPr>
          <w:rFonts w:ascii="Calibri" w:hAnsi="Calibri" w:cs="Calibri"/>
          <w:lang w:val="nl-NL"/>
        </w:rPr>
        <w:tab/>
      </w:r>
      <w:r w:rsidRPr="003723B2">
        <w:rPr>
          <w:rFonts w:ascii="Calibri" w:hAnsi="Calibri" w:cs="Calibri"/>
          <w:sz w:val="24"/>
          <w:szCs w:val="24"/>
          <w:lang w:val="fr-BE"/>
        </w:rPr>
        <w:t xml:space="preserve">Prof. Giovanni Matricali, </w:t>
      </w:r>
      <w:hyperlink r:id="rId23" w:history="1">
        <w:r w:rsidRPr="003723B2">
          <w:rPr>
            <w:rStyle w:val="Hyperlink"/>
            <w:rFonts w:ascii="Calibri" w:hAnsi="Calibri" w:cs="Calibri"/>
            <w:sz w:val="24"/>
            <w:szCs w:val="24"/>
            <w:lang w:val="fr-BE"/>
          </w:rPr>
          <w:t>giovanni.matricali@uzleuven.be</w:t>
        </w:r>
      </w:hyperlink>
    </w:p>
    <w:p w14:paraId="13987E2A" w14:textId="0A9F8BF8" w:rsidR="00E94C16" w:rsidRPr="00BD2216" w:rsidRDefault="00E94C16" w:rsidP="00E94C16">
      <w:pPr>
        <w:spacing w:after="0" w:line="240" w:lineRule="auto"/>
        <w:rPr>
          <w:rFonts w:ascii="Calibri" w:hAnsi="Calibri" w:cs="Calibri"/>
          <w:sz w:val="24"/>
          <w:szCs w:val="32"/>
          <w:lang w:val="de-DE"/>
        </w:rPr>
      </w:pPr>
      <w:r w:rsidRPr="003723B2">
        <w:rPr>
          <w:rFonts w:ascii="Calibri" w:hAnsi="Calibri" w:cs="Calibri"/>
          <w:sz w:val="24"/>
          <w:szCs w:val="32"/>
          <w:lang w:val="fr-BE"/>
        </w:rPr>
        <w:tab/>
      </w:r>
      <w:r w:rsidRPr="003723B2">
        <w:rPr>
          <w:rFonts w:ascii="Calibri" w:hAnsi="Calibri" w:cs="Calibri"/>
          <w:sz w:val="24"/>
          <w:szCs w:val="32"/>
          <w:lang w:val="fr-BE"/>
        </w:rPr>
        <w:tab/>
      </w:r>
      <w:r w:rsidRPr="003723B2">
        <w:rPr>
          <w:rFonts w:ascii="Calibri" w:hAnsi="Calibri" w:cs="Calibri"/>
          <w:sz w:val="24"/>
          <w:szCs w:val="32"/>
          <w:lang w:val="fr-BE"/>
        </w:rPr>
        <w:tab/>
      </w:r>
      <w:r w:rsidRPr="00BD2216">
        <w:rPr>
          <w:rFonts w:ascii="Calibri" w:hAnsi="Calibri" w:cs="Calibri"/>
          <w:sz w:val="24"/>
          <w:szCs w:val="32"/>
          <w:lang w:val="de-DE"/>
        </w:rPr>
        <w:t xml:space="preserve">Dr. Frank Nobels, </w:t>
      </w:r>
      <w:hyperlink r:id="rId24" w:history="1">
        <w:r w:rsidRPr="00BD2216">
          <w:rPr>
            <w:rStyle w:val="Hyperlink"/>
            <w:rFonts w:ascii="Calibri" w:hAnsi="Calibri" w:cs="Calibri"/>
            <w:sz w:val="24"/>
            <w:szCs w:val="32"/>
            <w:lang w:val="de-DE"/>
          </w:rPr>
          <w:t>frank.nobels@azorg.be</w:t>
        </w:r>
      </w:hyperlink>
    </w:p>
    <w:p w14:paraId="5C2CCAF4" w14:textId="1D5EF7F0" w:rsidR="00E94C16" w:rsidRPr="00BD2216" w:rsidRDefault="00434E0F" w:rsidP="00E94C16">
      <w:pPr>
        <w:spacing w:after="0" w:line="240" w:lineRule="auto"/>
        <w:ind w:left="2124"/>
        <w:rPr>
          <w:rFonts w:ascii="Calibri" w:hAnsi="Calibri" w:cs="Calibri"/>
          <w:sz w:val="24"/>
          <w:szCs w:val="32"/>
          <w:lang w:val="de-DE"/>
        </w:rPr>
      </w:pPr>
      <w:r w:rsidRPr="00BD2216">
        <w:rPr>
          <w:rFonts w:ascii="Calibri" w:hAnsi="Calibri" w:cs="Calibri"/>
          <w:sz w:val="24"/>
          <w:szCs w:val="32"/>
          <w:lang w:val="de-DE"/>
        </w:rPr>
        <w:t xml:space="preserve"> </w:t>
      </w:r>
      <w:r w:rsidR="00E94C16" w:rsidRPr="00BD2216">
        <w:rPr>
          <w:rFonts w:ascii="Calibri" w:hAnsi="Calibri" w:cs="Calibri"/>
          <w:sz w:val="24"/>
          <w:szCs w:val="32"/>
          <w:lang w:val="de-DE"/>
        </w:rPr>
        <w:t xml:space="preserve">Dr. Gertjan Vereecke, </w:t>
      </w:r>
      <w:hyperlink r:id="rId25" w:history="1">
        <w:r w:rsidR="00E94C16" w:rsidRPr="00BD2216">
          <w:rPr>
            <w:rStyle w:val="Hyperlink"/>
            <w:rFonts w:ascii="Calibri" w:hAnsi="Calibri" w:cs="Calibri"/>
            <w:sz w:val="24"/>
            <w:szCs w:val="32"/>
            <w:lang w:val="de-DE"/>
          </w:rPr>
          <w:t>gertjan.vereecke@azgroeninge.be</w:t>
        </w:r>
      </w:hyperlink>
    </w:p>
    <w:p w14:paraId="34C3B9C4" w14:textId="233A0625" w:rsidR="00434E0F" w:rsidRPr="00BD2216" w:rsidRDefault="00434E0F" w:rsidP="00E94C16">
      <w:pPr>
        <w:spacing w:after="0" w:line="240" w:lineRule="auto"/>
        <w:ind w:left="2124"/>
        <w:rPr>
          <w:rFonts w:ascii="Calibri" w:hAnsi="Calibri" w:cs="Calibri"/>
          <w:sz w:val="24"/>
          <w:szCs w:val="32"/>
          <w:lang w:val="de-DE"/>
        </w:rPr>
      </w:pPr>
      <w:r w:rsidRPr="00BD2216">
        <w:rPr>
          <w:rFonts w:ascii="Calibri" w:hAnsi="Calibri" w:cs="Calibri"/>
          <w:sz w:val="24"/>
          <w:szCs w:val="32"/>
          <w:lang w:val="de-DE"/>
        </w:rPr>
        <w:t xml:space="preserve"> Prof. Caren Randon, </w:t>
      </w:r>
      <w:hyperlink r:id="rId26" w:history="1">
        <w:r w:rsidRPr="00BD2216">
          <w:rPr>
            <w:rStyle w:val="Hyperlink"/>
            <w:rFonts w:ascii="Calibri" w:hAnsi="Calibri" w:cs="Calibri"/>
            <w:sz w:val="24"/>
            <w:szCs w:val="32"/>
            <w:lang w:val="de-DE"/>
          </w:rPr>
          <w:t>caren.randon@uzgent.be</w:t>
        </w:r>
      </w:hyperlink>
    </w:p>
    <w:p w14:paraId="5753949E" w14:textId="5967EC33" w:rsidR="00434E0F" w:rsidRPr="00BD2216" w:rsidRDefault="00434E0F" w:rsidP="00434E0F">
      <w:pPr>
        <w:spacing w:after="0" w:line="240" w:lineRule="auto"/>
        <w:ind w:left="2124"/>
        <w:rPr>
          <w:rFonts w:ascii="Calibri" w:hAnsi="Calibri" w:cs="Calibri"/>
          <w:sz w:val="24"/>
          <w:szCs w:val="32"/>
          <w:lang w:val="de-DE"/>
        </w:rPr>
      </w:pPr>
      <w:r w:rsidRPr="00BD2216">
        <w:rPr>
          <w:rFonts w:ascii="Calibri" w:hAnsi="Calibri" w:cs="Calibri"/>
          <w:sz w:val="24"/>
          <w:szCs w:val="32"/>
          <w:lang w:val="de-DE"/>
        </w:rPr>
        <w:t xml:space="preserve"> Prof. Eveline Dirinck, </w:t>
      </w:r>
      <w:hyperlink r:id="rId27" w:history="1">
        <w:r w:rsidRPr="00BD2216">
          <w:rPr>
            <w:rStyle w:val="Hyperlink"/>
            <w:rFonts w:ascii="Calibri" w:hAnsi="Calibri" w:cs="Calibri"/>
            <w:sz w:val="24"/>
            <w:szCs w:val="32"/>
            <w:lang w:val="de-DE"/>
          </w:rPr>
          <w:t>Eveline.dirinck@uza.be</w:t>
        </w:r>
      </w:hyperlink>
    </w:p>
    <w:p w14:paraId="0EBF3C9A" w14:textId="5BBFE14D" w:rsidR="00E94C16" w:rsidRPr="00273BD4" w:rsidRDefault="00E94C16" w:rsidP="00E94C16">
      <w:pPr>
        <w:rPr>
          <w:rFonts w:ascii="Calibri" w:hAnsi="Calibri" w:cs="Calibri"/>
          <w:sz w:val="24"/>
          <w:szCs w:val="32"/>
        </w:rPr>
      </w:pPr>
      <w:r w:rsidRPr="00BD2216">
        <w:rPr>
          <w:rFonts w:ascii="Calibri" w:hAnsi="Calibri" w:cs="Calibri"/>
          <w:sz w:val="24"/>
          <w:szCs w:val="32"/>
          <w:lang w:val="de-DE"/>
        </w:rPr>
        <w:tab/>
      </w:r>
      <w:r w:rsidRPr="00BD2216">
        <w:rPr>
          <w:rFonts w:ascii="Calibri" w:hAnsi="Calibri" w:cs="Calibri"/>
          <w:sz w:val="24"/>
          <w:szCs w:val="32"/>
          <w:lang w:val="de-DE"/>
        </w:rPr>
        <w:tab/>
      </w:r>
      <w:r w:rsidRPr="00BD2216">
        <w:rPr>
          <w:rFonts w:ascii="Calibri" w:hAnsi="Calibri" w:cs="Calibri"/>
          <w:sz w:val="24"/>
          <w:szCs w:val="32"/>
          <w:lang w:val="de-DE"/>
        </w:rPr>
        <w:tab/>
      </w:r>
      <w:r w:rsidR="00434E0F" w:rsidRPr="00273BD4">
        <w:rPr>
          <w:rFonts w:ascii="Calibri" w:hAnsi="Calibri" w:cs="Calibri"/>
          <w:sz w:val="24"/>
          <w:szCs w:val="32"/>
        </w:rPr>
        <w:t>D</w:t>
      </w:r>
      <w:r w:rsidRPr="00273BD4">
        <w:rPr>
          <w:rFonts w:ascii="Calibri" w:hAnsi="Calibri" w:cs="Calibri"/>
          <w:sz w:val="24"/>
          <w:szCs w:val="32"/>
        </w:rPr>
        <w:t xml:space="preserve">r. Youri Taes, </w:t>
      </w:r>
      <w:hyperlink r:id="rId28" w:history="1">
        <w:r w:rsidR="00434E0F" w:rsidRPr="00273BD4">
          <w:rPr>
            <w:rStyle w:val="Hyperlink"/>
            <w:rFonts w:ascii="Calibri" w:hAnsi="Calibri" w:cs="Calibri"/>
            <w:sz w:val="24"/>
            <w:szCs w:val="32"/>
          </w:rPr>
          <w:t>youri.taes@azsintjan.be</w:t>
        </w:r>
      </w:hyperlink>
    </w:p>
    <w:p w14:paraId="2BDAC038" w14:textId="77777777" w:rsidR="0070738C" w:rsidRPr="00273BD4" w:rsidRDefault="0070738C" w:rsidP="0070738C">
      <w:pPr>
        <w:pStyle w:val="Default"/>
        <w:jc w:val="both"/>
        <w:rPr>
          <w:rFonts w:ascii="Calibri" w:hAnsi="Calibri" w:cs="Calibri"/>
          <w:b/>
          <w:bCs/>
          <w:sz w:val="28"/>
          <w:szCs w:val="22"/>
          <w:lang w:val="en-GB"/>
        </w:rPr>
      </w:pPr>
      <w:r w:rsidRPr="00273BD4">
        <w:rPr>
          <w:rFonts w:ascii="Calibri" w:hAnsi="Calibri" w:cs="Calibri"/>
          <w:b/>
          <w:bCs/>
          <w:sz w:val="28"/>
          <w:szCs w:val="22"/>
          <w:lang w:val="en-GB"/>
        </w:rPr>
        <w:lastRenderedPageBreak/>
        <w:t>Funding</w:t>
      </w:r>
    </w:p>
    <w:p w14:paraId="472FA65E" w14:textId="48FF4F2D" w:rsidR="0070738C" w:rsidRPr="00273BD4" w:rsidRDefault="0070738C" w:rsidP="0070738C">
      <w:pPr>
        <w:pStyle w:val="Default"/>
        <w:jc w:val="both"/>
        <w:rPr>
          <w:rFonts w:ascii="Calibri" w:hAnsi="Calibri" w:cs="Calibri"/>
          <w:sz w:val="22"/>
          <w:szCs w:val="21"/>
          <w:lang w:val="en-GB"/>
        </w:rPr>
      </w:pPr>
      <w:r w:rsidRPr="00273BD4">
        <w:rPr>
          <w:rFonts w:ascii="Calibri" w:hAnsi="Calibri" w:cs="Calibri"/>
          <w:bCs/>
          <w:sz w:val="22"/>
          <w:szCs w:val="22"/>
          <w:lang w:val="en-GB"/>
        </w:rPr>
        <w:t xml:space="preserve">Funding of the trial (personnel and research costs): Fonds </w:t>
      </w:r>
      <w:r w:rsidR="00132B3C" w:rsidRPr="00273BD4">
        <w:rPr>
          <w:rFonts w:ascii="Calibri" w:hAnsi="Calibri" w:cs="Calibri"/>
          <w:bCs/>
          <w:sz w:val="22"/>
          <w:szCs w:val="22"/>
          <w:lang w:val="en-GB"/>
        </w:rPr>
        <w:t>Wetenschapelijke</w:t>
      </w:r>
      <w:r w:rsidRPr="00273BD4">
        <w:rPr>
          <w:rFonts w:ascii="Calibri" w:hAnsi="Calibri" w:cs="Calibri"/>
          <w:bCs/>
          <w:sz w:val="22"/>
          <w:szCs w:val="22"/>
          <w:lang w:val="en-GB"/>
        </w:rPr>
        <w:t xml:space="preserve"> Onderzoek Vlaanderen (FWO TBM)</w:t>
      </w:r>
    </w:p>
    <w:p w14:paraId="0A0E3DD8" w14:textId="77777777" w:rsidR="0070738C" w:rsidRPr="00273BD4" w:rsidRDefault="0070738C" w:rsidP="0070738C">
      <w:pPr>
        <w:pStyle w:val="Default"/>
        <w:jc w:val="both"/>
        <w:rPr>
          <w:rFonts w:ascii="Calibri" w:hAnsi="Calibri" w:cs="Calibri"/>
          <w:sz w:val="22"/>
          <w:szCs w:val="21"/>
          <w:lang w:val="en-GB"/>
        </w:rPr>
      </w:pPr>
    </w:p>
    <w:p w14:paraId="54417592" w14:textId="77777777" w:rsidR="0070738C" w:rsidRPr="00273BD4" w:rsidRDefault="0070738C" w:rsidP="0070738C">
      <w:pPr>
        <w:pStyle w:val="Default"/>
        <w:jc w:val="both"/>
        <w:rPr>
          <w:rFonts w:ascii="Calibri" w:hAnsi="Calibri" w:cs="Calibri"/>
          <w:b/>
          <w:bCs/>
          <w:sz w:val="28"/>
          <w:szCs w:val="22"/>
          <w:lang w:val="en-GB"/>
        </w:rPr>
      </w:pPr>
      <w:r w:rsidRPr="00273BD4">
        <w:rPr>
          <w:rFonts w:ascii="Calibri" w:hAnsi="Calibri" w:cs="Calibri"/>
          <w:b/>
          <w:bCs/>
          <w:sz w:val="28"/>
          <w:szCs w:val="22"/>
          <w:lang w:val="en-GB"/>
        </w:rPr>
        <w:t xml:space="preserve">Confidentiality Statement </w:t>
      </w:r>
    </w:p>
    <w:p w14:paraId="631CE4B2" w14:textId="77777777" w:rsidR="0070738C" w:rsidRPr="00273BD4" w:rsidRDefault="50F89C6D" w:rsidP="01D944E3">
      <w:pPr>
        <w:spacing w:after="0" w:line="240" w:lineRule="auto"/>
        <w:jc w:val="both"/>
        <w:rPr>
          <w:rFonts w:ascii="Calibri" w:hAnsi="Calibri" w:cs="Calibri"/>
        </w:rPr>
      </w:pPr>
      <w:r w:rsidRPr="00273BD4">
        <w:rPr>
          <w:rFonts w:ascii="Calibri" w:hAnsi="Calibri" w:cs="Calibri"/>
        </w:rPr>
        <w:t xml:space="preserve">The information in this document is strictly confidential and is available for review to Investigators, potential Investigators and appropriate Ethics Committees, Institutional Review Boards or Competent Authorities. No disclosure should take place without written authorization from the Sponsor. </w:t>
      </w:r>
    </w:p>
    <w:p w14:paraId="369B363A" w14:textId="77777777" w:rsidR="0070738C" w:rsidRPr="00273BD4" w:rsidRDefault="0070738C" w:rsidP="0070738C">
      <w:pPr>
        <w:spacing w:after="0" w:line="240" w:lineRule="auto"/>
        <w:jc w:val="both"/>
        <w:rPr>
          <w:rFonts w:ascii="Calibri" w:hAnsi="Calibri" w:cs="Calibri"/>
          <w:b/>
          <w:sz w:val="28"/>
        </w:rPr>
      </w:pPr>
    </w:p>
    <w:p w14:paraId="7B7C1C65" w14:textId="77777777" w:rsidR="0070738C" w:rsidRPr="00273BD4" w:rsidRDefault="0070738C" w:rsidP="0070738C">
      <w:pPr>
        <w:spacing w:after="0" w:line="240" w:lineRule="auto"/>
        <w:jc w:val="both"/>
        <w:rPr>
          <w:rFonts w:ascii="Calibri" w:hAnsi="Calibri" w:cs="Calibri"/>
          <w:b/>
          <w:sz w:val="28"/>
        </w:rPr>
      </w:pPr>
      <w:r w:rsidRPr="00273BD4">
        <w:rPr>
          <w:rFonts w:ascii="Calibri" w:hAnsi="Calibri" w:cs="Calibri"/>
          <w:b/>
          <w:sz w:val="28"/>
        </w:rPr>
        <w:t>Roles and responsibilities</w:t>
      </w:r>
    </w:p>
    <w:p w14:paraId="176C9D27" w14:textId="77777777" w:rsidR="0070738C" w:rsidRPr="00273BD4" w:rsidRDefault="0070738C" w:rsidP="0070738C">
      <w:pPr>
        <w:pStyle w:val="Default"/>
        <w:jc w:val="both"/>
        <w:rPr>
          <w:rFonts w:ascii="Calibri" w:hAnsi="Calibri" w:cs="Calibri"/>
          <w:sz w:val="22"/>
          <w:szCs w:val="22"/>
          <w:lang w:val="en-GB"/>
        </w:rPr>
      </w:pPr>
      <w:r w:rsidRPr="00273BD4">
        <w:rPr>
          <w:rFonts w:ascii="Calibri" w:hAnsi="Calibri" w:cs="Calibri"/>
          <w:sz w:val="22"/>
          <w:szCs w:val="22"/>
          <w:lang w:val="en-GB"/>
        </w:rPr>
        <w:t xml:space="preserve">The Principal Investigator (PI) is responsible for the conduct of the Study at his/her Participating Site, and for protecting the rights, safety and well-being of Study participants. As such the PI must ensure adequate supervision of the Study conduct at the Participating Site. If any tasks are delegated, the PI will maintain a log of appropriately qualified persons to whom he/she has delegated specified Study-related duties. The PI will ensure that adequate training is provided and documented for all Study staff, prior to conducting assigned Study-related activities. Even when certain activities are delegated, the PI will ultimately remain responsible for the conduct of the Study at his/her Participating Site. </w:t>
      </w:r>
    </w:p>
    <w:p w14:paraId="3CD59E29" w14:textId="77777777" w:rsidR="0070738C" w:rsidRPr="00273BD4" w:rsidRDefault="0070738C" w:rsidP="0070738C">
      <w:pPr>
        <w:pStyle w:val="Default"/>
        <w:jc w:val="both"/>
        <w:rPr>
          <w:rFonts w:ascii="Calibri" w:hAnsi="Calibri" w:cs="Calibri"/>
          <w:sz w:val="22"/>
          <w:szCs w:val="22"/>
          <w:lang w:val="en-GB"/>
        </w:rPr>
      </w:pPr>
    </w:p>
    <w:p w14:paraId="6A215F30" w14:textId="77777777" w:rsidR="0070738C" w:rsidRPr="00273BD4" w:rsidRDefault="0070738C" w:rsidP="0070738C">
      <w:pPr>
        <w:pStyle w:val="Default"/>
        <w:jc w:val="both"/>
        <w:rPr>
          <w:rFonts w:ascii="Calibri" w:hAnsi="Calibri" w:cs="Calibri"/>
          <w:sz w:val="22"/>
          <w:szCs w:val="22"/>
          <w:lang w:val="en-GB"/>
        </w:rPr>
      </w:pPr>
      <w:r w:rsidRPr="00273BD4">
        <w:rPr>
          <w:rFonts w:ascii="Calibri" w:hAnsi="Calibri" w:cs="Calibri"/>
          <w:sz w:val="22"/>
          <w:szCs w:val="22"/>
          <w:lang w:val="en-GB"/>
        </w:rPr>
        <w:t xml:space="preserve">It is the Coordinating Investigator's (CI’s) responsibility to supervise the general conduct (e.g. Study progress, communication, protocol training and support of the participating sites, annual reporting to the Ethics Committee (EC), end of Study notification(s) and results reporting…) of the Study. The CI fulfils both Investigator and Sponsor responsibilities, as outlined in International Conference on Harmonisation – Good Clinical Practice (ICH-GCP) E6 (R2) and applicable regulations. </w:t>
      </w:r>
    </w:p>
    <w:p w14:paraId="1D4D9B8B" w14:textId="77777777" w:rsidR="0070738C" w:rsidRPr="00273BD4" w:rsidRDefault="0070738C" w:rsidP="0070738C">
      <w:pPr>
        <w:spacing w:after="0" w:line="240" w:lineRule="auto"/>
        <w:jc w:val="both"/>
        <w:rPr>
          <w:rFonts w:ascii="Calibri" w:hAnsi="Calibri" w:cs="Calibri"/>
        </w:rPr>
      </w:pPr>
      <w:r w:rsidRPr="00273BD4">
        <w:rPr>
          <w:rFonts w:ascii="Calibri" w:hAnsi="Calibri" w:cs="Calibri"/>
        </w:rPr>
        <w:t>PI and CI shall each be referred to as «Investigator(s)».</w:t>
      </w:r>
    </w:p>
    <w:p w14:paraId="21F5F6B5" w14:textId="77777777" w:rsidR="0070738C" w:rsidRPr="00273BD4" w:rsidRDefault="0070738C" w:rsidP="0070738C">
      <w:pPr>
        <w:jc w:val="both"/>
        <w:rPr>
          <w:rFonts w:ascii="Calibri" w:hAnsi="Calibri" w:cs="Calibri"/>
          <w:b/>
          <w:sz w:val="28"/>
        </w:rPr>
      </w:pPr>
    </w:p>
    <w:p w14:paraId="3ED4C866" w14:textId="1C5C74B5" w:rsidR="0070738C" w:rsidRPr="00273BD4" w:rsidRDefault="0070738C" w:rsidP="0070738C">
      <w:pPr>
        <w:spacing w:after="0"/>
        <w:jc w:val="both"/>
        <w:rPr>
          <w:rFonts w:ascii="Calibri" w:hAnsi="Calibri" w:cs="Calibri"/>
          <w:b/>
          <w:sz w:val="28"/>
        </w:rPr>
      </w:pPr>
      <w:r w:rsidRPr="00273BD4">
        <w:rPr>
          <w:rFonts w:ascii="Calibri" w:hAnsi="Calibri" w:cs="Calibri"/>
          <w:b/>
          <w:sz w:val="28"/>
        </w:rPr>
        <w:t>Signatures</w:t>
      </w:r>
    </w:p>
    <w:p w14:paraId="0418D6E3" w14:textId="77777777" w:rsidR="0070738C" w:rsidRPr="00273BD4" w:rsidRDefault="0070738C" w:rsidP="0070738C">
      <w:pPr>
        <w:pStyle w:val="Default"/>
        <w:jc w:val="both"/>
        <w:rPr>
          <w:rFonts w:ascii="Calibri" w:hAnsi="Calibri" w:cs="Calibri"/>
          <w:sz w:val="22"/>
          <w:szCs w:val="22"/>
          <w:lang w:val="en-GB"/>
        </w:rPr>
      </w:pPr>
      <w:r w:rsidRPr="00273BD4">
        <w:rPr>
          <w:rFonts w:ascii="Calibri" w:hAnsi="Calibri" w:cs="Calibri"/>
          <w:sz w:val="22"/>
          <w:szCs w:val="22"/>
          <w:lang w:val="en-GB"/>
        </w:rPr>
        <w:t xml:space="preserve">The undersigned confirm that the above referenced protocol has been acknowledged and accepted, they agree to conduct the Study in compliance with the approved protocol, and will adhere to: the ICH guidelines, the most recent version of the Declaration of Helsinki, the EU General Data Protection Regulation 2016/679 (GDPR), relevant Belgian laws implementing the GDPR, the Belgian Law of August 22nd 2002 on patient rights, and any other regulatory requirements and Standard Operating Procedures (SOPs), as applicable. </w:t>
      </w:r>
    </w:p>
    <w:p w14:paraId="67232543" w14:textId="784E513A" w:rsidR="0070738C" w:rsidRPr="00273BD4" w:rsidRDefault="0070738C" w:rsidP="0070738C">
      <w:pPr>
        <w:jc w:val="both"/>
        <w:rPr>
          <w:rFonts w:ascii="Calibri" w:hAnsi="Calibri" w:cs="Calibri"/>
        </w:rPr>
      </w:pPr>
      <w:r w:rsidRPr="00273BD4">
        <w:rPr>
          <w:rFonts w:ascii="Calibri" w:hAnsi="Calibri" w:cs="Calibri"/>
        </w:rPr>
        <w:t>The undersigned agree not to disclose the confidential information contained in this document for any purpose other than the evaluation or conduct of the Study, without prior written consent of the Sponsor.</w:t>
      </w:r>
    </w:p>
    <w:p w14:paraId="20F41A2F" w14:textId="77777777" w:rsidR="0070738C" w:rsidRPr="00273BD4" w:rsidRDefault="0070738C" w:rsidP="0070738C">
      <w:pPr>
        <w:spacing w:after="0"/>
        <w:rPr>
          <w:rFonts w:ascii="Calibri" w:hAnsi="Calibri" w:cs="Calibri"/>
          <w:i/>
        </w:rPr>
      </w:pPr>
      <w:r w:rsidRPr="00273BD4">
        <w:rPr>
          <w:rFonts w:ascii="Calibri" w:hAnsi="Calibri" w:cs="Calibri"/>
        </w:rPr>
        <w:tab/>
      </w:r>
      <w:r w:rsidRPr="00273BD4">
        <w:rPr>
          <w:rFonts w:ascii="Calibri" w:hAnsi="Calibri" w:cs="Calibri"/>
        </w:rPr>
        <w:tab/>
      </w:r>
      <w:r w:rsidRPr="00273BD4">
        <w:rPr>
          <w:rFonts w:ascii="Calibri" w:hAnsi="Calibri" w:cs="Calibri"/>
        </w:rPr>
        <w:tab/>
      </w:r>
      <w:r w:rsidRPr="00273BD4">
        <w:rPr>
          <w:rFonts w:ascii="Calibri" w:hAnsi="Calibri" w:cs="Calibri"/>
        </w:rPr>
        <w:tab/>
      </w:r>
      <w:r w:rsidRPr="00273BD4">
        <w:rPr>
          <w:rFonts w:ascii="Calibri" w:hAnsi="Calibri" w:cs="Calibri"/>
        </w:rPr>
        <w:tab/>
      </w:r>
      <w:r w:rsidRPr="00273BD4">
        <w:rPr>
          <w:rFonts w:ascii="Calibri" w:hAnsi="Calibri" w:cs="Calibri"/>
        </w:rPr>
        <w:tab/>
      </w:r>
      <w:r w:rsidRPr="00273BD4">
        <w:rPr>
          <w:rFonts w:ascii="Calibri" w:hAnsi="Calibri" w:cs="Calibri"/>
          <w:i/>
        </w:rPr>
        <w:t>Signature</w:t>
      </w:r>
      <w:r w:rsidRPr="00273BD4">
        <w:rPr>
          <w:rFonts w:ascii="Calibri" w:hAnsi="Calibri" w:cs="Calibri"/>
        </w:rPr>
        <w:tab/>
      </w:r>
      <w:r w:rsidRPr="00273BD4">
        <w:rPr>
          <w:rFonts w:ascii="Calibri" w:hAnsi="Calibri" w:cs="Calibri"/>
        </w:rPr>
        <w:tab/>
      </w:r>
      <w:r w:rsidRPr="00273BD4">
        <w:rPr>
          <w:rFonts w:ascii="Calibri" w:hAnsi="Calibri" w:cs="Calibri"/>
        </w:rPr>
        <w:tab/>
        <w:t xml:space="preserve">            </w:t>
      </w:r>
      <w:r w:rsidRPr="00273BD4">
        <w:rPr>
          <w:rFonts w:ascii="Calibri" w:hAnsi="Calibri" w:cs="Calibri"/>
          <w:i/>
        </w:rPr>
        <w:t>Date</w:t>
      </w:r>
    </w:p>
    <w:p w14:paraId="4F9D3A84" w14:textId="77777777" w:rsidR="0070738C" w:rsidRPr="00273BD4" w:rsidRDefault="0070738C" w:rsidP="0070738C">
      <w:pPr>
        <w:spacing w:after="0" w:line="240" w:lineRule="auto"/>
        <w:rPr>
          <w:rFonts w:ascii="Calibri" w:hAnsi="Calibri" w:cs="Calibri"/>
          <w:sz w:val="24"/>
          <w:szCs w:val="32"/>
        </w:rPr>
      </w:pPr>
      <w:r w:rsidRPr="00273BD4">
        <w:rPr>
          <w:rFonts w:ascii="Calibri" w:hAnsi="Calibri" w:cs="Calibri"/>
          <w:b/>
          <w:sz w:val="24"/>
          <w:szCs w:val="32"/>
        </w:rPr>
        <w:t xml:space="preserve">Coordinating investigator: </w:t>
      </w:r>
      <w:r w:rsidRPr="00273BD4">
        <w:rPr>
          <w:rFonts w:ascii="Calibri" w:hAnsi="Calibri" w:cs="Calibri"/>
          <w:sz w:val="24"/>
          <w:szCs w:val="32"/>
        </w:rPr>
        <w:tab/>
      </w:r>
    </w:p>
    <w:p w14:paraId="5DDAB1B1" w14:textId="77777777" w:rsidR="0070738C" w:rsidRPr="00273BD4" w:rsidRDefault="0070738C" w:rsidP="0070738C">
      <w:pPr>
        <w:spacing w:after="0" w:line="240" w:lineRule="auto"/>
        <w:rPr>
          <w:rFonts w:ascii="Calibri" w:hAnsi="Calibri" w:cs="Calibri"/>
          <w:szCs w:val="32"/>
        </w:rPr>
      </w:pPr>
    </w:p>
    <w:p w14:paraId="29DFC80A" w14:textId="62E7D15B"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Prof. Kevin Deschamps</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090A0153" w14:textId="77777777" w:rsidR="0070738C" w:rsidRPr="00273BD4" w:rsidRDefault="0070738C" w:rsidP="0070738C">
      <w:pPr>
        <w:spacing w:after="0" w:line="240" w:lineRule="auto"/>
        <w:rPr>
          <w:rFonts w:ascii="Calibri" w:hAnsi="Calibri" w:cs="Calibri"/>
          <w:sz w:val="24"/>
          <w:szCs w:val="32"/>
        </w:rPr>
      </w:pPr>
    </w:p>
    <w:p w14:paraId="5FE190E3" w14:textId="77777777" w:rsidR="0070738C" w:rsidRPr="00273BD4" w:rsidRDefault="0070738C" w:rsidP="0070738C">
      <w:pPr>
        <w:spacing w:after="0" w:line="240" w:lineRule="auto"/>
        <w:rPr>
          <w:rFonts w:ascii="Calibri" w:hAnsi="Calibri" w:cs="Calibri"/>
        </w:rPr>
      </w:pPr>
      <w:r w:rsidRPr="00273BD4">
        <w:rPr>
          <w:rFonts w:ascii="Calibri" w:hAnsi="Calibri" w:cs="Calibri"/>
        </w:rPr>
        <w:tab/>
      </w:r>
    </w:p>
    <w:p w14:paraId="6B803618" w14:textId="77777777" w:rsidR="0070738C" w:rsidRPr="00273BD4" w:rsidRDefault="0070738C" w:rsidP="0070738C">
      <w:pPr>
        <w:spacing w:after="0"/>
        <w:ind w:left="3538" w:firstLine="709"/>
        <w:rPr>
          <w:rFonts w:ascii="Calibri" w:hAnsi="Calibri" w:cs="Calibri"/>
          <w:i/>
        </w:rPr>
      </w:pPr>
      <w:r w:rsidRPr="00273BD4">
        <w:rPr>
          <w:rFonts w:ascii="Calibri" w:hAnsi="Calibri" w:cs="Calibri"/>
          <w:i/>
        </w:rPr>
        <w:t>Signature</w:t>
      </w:r>
      <w:r w:rsidRPr="00273BD4">
        <w:rPr>
          <w:rFonts w:ascii="Calibri" w:hAnsi="Calibri" w:cs="Calibri"/>
        </w:rPr>
        <w:tab/>
      </w:r>
      <w:r w:rsidRPr="00273BD4">
        <w:rPr>
          <w:rFonts w:ascii="Calibri" w:hAnsi="Calibri" w:cs="Calibri"/>
        </w:rPr>
        <w:tab/>
      </w:r>
      <w:r w:rsidRPr="00273BD4">
        <w:rPr>
          <w:rFonts w:ascii="Calibri" w:hAnsi="Calibri" w:cs="Calibri"/>
        </w:rPr>
        <w:tab/>
        <w:t xml:space="preserve">            </w:t>
      </w:r>
      <w:r w:rsidRPr="00273BD4">
        <w:rPr>
          <w:rFonts w:ascii="Calibri" w:hAnsi="Calibri" w:cs="Calibri"/>
          <w:i/>
        </w:rPr>
        <w:t>Date</w:t>
      </w:r>
    </w:p>
    <w:p w14:paraId="30A82A8F" w14:textId="2B55BFC8" w:rsidR="0070738C" w:rsidRPr="00273BD4" w:rsidRDefault="50F89C6D" w:rsidP="0070738C">
      <w:pPr>
        <w:spacing w:after="0" w:line="240" w:lineRule="auto"/>
        <w:rPr>
          <w:rFonts w:ascii="Calibri" w:hAnsi="Calibri" w:cs="Calibri"/>
          <w:sz w:val="24"/>
          <w:szCs w:val="24"/>
        </w:rPr>
      </w:pPr>
      <w:r w:rsidRPr="00273BD4">
        <w:rPr>
          <w:rFonts w:ascii="Calibri" w:hAnsi="Calibri" w:cs="Calibri"/>
          <w:b/>
          <w:bCs/>
          <w:sz w:val="24"/>
          <w:szCs w:val="24"/>
        </w:rPr>
        <w:t xml:space="preserve">Academic subinvestigators: </w:t>
      </w:r>
      <w:r w:rsidR="0070738C" w:rsidRPr="00273BD4">
        <w:tab/>
      </w:r>
    </w:p>
    <w:p w14:paraId="3AE7415C" w14:textId="77777777" w:rsidR="0070738C" w:rsidRPr="00273BD4" w:rsidRDefault="0070738C" w:rsidP="00434E0F">
      <w:pPr>
        <w:rPr>
          <w:rFonts w:ascii="Calibri" w:hAnsi="Calibri" w:cs="Calibri"/>
          <w:sz w:val="24"/>
          <w:szCs w:val="32"/>
        </w:rPr>
      </w:pPr>
    </w:p>
    <w:p w14:paraId="31798A0A" w14:textId="1A1675D2"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Prof. Fabienne Dobbels</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6AFAC58C" w14:textId="77777777" w:rsidR="0070738C" w:rsidRPr="00273BD4" w:rsidRDefault="0070738C" w:rsidP="00434E0F">
      <w:pPr>
        <w:rPr>
          <w:rFonts w:ascii="Calibri" w:hAnsi="Calibri" w:cs="Calibri"/>
          <w:sz w:val="24"/>
          <w:szCs w:val="32"/>
        </w:rPr>
      </w:pPr>
    </w:p>
    <w:p w14:paraId="1B1D0271" w14:textId="5DF4080D"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lastRenderedPageBreak/>
        <w:t>Prof. Maaike Fobelets</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192E2A64" w14:textId="77777777" w:rsidR="0070738C" w:rsidRPr="00273BD4" w:rsidRDefault="0070738C" w:rsidP="00434E0F">
      <w:pPr>
        <w:rPr>
          <w:rFonts w:ascii="Calibri" w:hAnsi="Calibri" w:cs="Calibri"/>
          <w:sz w:val="24"/>
          <w:szCs w:val="32"/>
        </w:rPr>
      </w:pPr>
    </w:p>
    <w:p w14:paraId="4B9E71A3" w14:textId="16FB5EDA"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Prof. Koen Putman</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0DD55159" w14:textId="77777777" w:rsidR="0070738C" w:rsidRPr="00273BD4" w:rsidRDefault="0070738C" w:rsidP="00434E0F">
      <w:pPr>
        <w:rPr>
          <w:rFonts w:ascii="Calibri" w:hAnsi="Calibri" w:cs="Calibri"/>
          <w:sz w:val="24"/>
          <w:szCs w:val="32"/>
        </w:rPr>
      </w:pPr>
    </w:p>
    <w:p w14:paraId="61C4592A" w14:textId="39B601EB" w:rsidR="0070738C" w:rsidRPr="00317505" w:rsidRDefault="0070738C" w:rsidP="00434E0F">
      <w:pPr>
        <w:rPr>
          <w:rFonts w:ascii="Calibri" w:hAnsi="Calibri" w:cs="Calibri"/>
          <w:sz w:val="24"/>
          <w:szCs w:val="32"/>
          <w:lang w:val="fr-FR"/>
        </w:rPr>
      </w:pPr>
      <w:r w:rsidRPr="00317505">
        <w:rPr>
          <w:rFonts w:ascii="Calibri" w:hAnsi="Calibri" w:cs="Calibri"/>
          <w:b/>
          <w:sz w:val="24"/>
          <w:szCs w:val="32"/>
          <w:lang w:val="fr-FR"/>
        </w:rPr>
        <w:t>Clinical Site subinvestigators</w:t>
      </w:r>
    </w:p>
    <w:p w14:paraId="07B31886" w14:textId="6A93C949" w:rsidR="0070738C" w:rsidRPr="00317505" w:rsidRDefault="0070738C" w:rsidP="0070738C">
      <w:pPr>
        <w:spacing w:after="0" w:line="240" w:lineRule="auto"/>
        <w:rPr>
          <w:rFonts w:ascii="Calibri" w:hAnsi="Calibri" w:cs="Calibri"/>
          <w:sz w:val="24"/>
          <w:szCs w:val="32"/>
          <w:lang w:val="fr-FR"/>
        </w:rPr>
      </w:pPr>
      <w:r w:rsidRPr="00317505">
        <w:rPr>
          <w:rFonts w:ascii="Calibri" w:hAnsi="Calibri" w:cs="Calibri"/>
          <w:szCs w:val="32"/>
          <w:lang w:val="fr-FR"/>
        </w:rPr>
        <w:t>Prof. Giovanni Matricali</w:t>
      </w:r>
      <w:r w:rsidRPr="00317505">
        <w:rPr>
          <w:rFonts w:ascii="Calibri" w:hAnsi="Calibri" w:cs="Calibri"/>
          <w:szCs w:val="32"/>
          <w:lang w:val="fr-FR"/>
        </w:rPr>
        <w:tab/>
      </w:r>
      <w:r w:rsidRPr="00317505">
        <w:rPr>
          <w:rFonts w:ascii="Calibri" w:hAnsi="Calibri" w:cs="Calibri"/>
          <w:sz w:val="24"/>
          <w:szCs w:val="32"/>
          <w:lang w:val="fr-FR"/>
        </w:rPr>
        <w:tab/>
      </w:r>
      <w:r w:rsidRPr="00317505">
        <w:rPr>
          <w:rFonts w:ascii="Calibri" w:hAnsi="Calibri" w:cs="Calibri"/>
          <w:sz w:val="24"/>
          <w:szCs w:val="32"/>
          <w:lang w:val="fr-FR"/>
        </w:rPr>
        <w:tab/>
        <w:t>______________________</w:t>
      </w:r>
      <w:r w:rsidRPr="00317505">
        <w:rPr>
          <w:rFonts w:ascii="Calibri" w:hAnsi="Calibri" w:cs="Calibri"/>
          <w:sz w:val="24"/>
          <w:szCs w:val="32"/>
          <w:lang w:val="fr-FR"/>
        </w:rPr>
        <w:tab/>
      </w:r>
      <w:r w:rsidRPr="00317505">
        <w:rPr>
          <w:rFonts w:ascii="Calibri" w:hAnsi="Calibri" w:cs="Calibri"/>
          <w:sz w:val="24"/>
          <w:szCs w:val="32"/>
          <w:lang w:val="fr-FR"/>
        </w:rPr>
        <w:tab/>
        <w:t>______________</w:t>
      </w:r>
    </w:p>
    <w:p w14:paraId="6BF9B95E" w14:textId="3F998952" w:rsidR="0070738C" w:rsidRPr="00273BD4" w:rsidRDefault="00A32A99" w:rsidP="00434E0F">
      <w:pPr>
        <w:rPr>
          <w:rFonts w:ascii="Calibri" w:hAnsi="Calibri" w:cs="Calibri"/>
          <w:i/>
          <w:iCs/>
          <w:sz w:val="20"/>
          <w:szCs w:val="20"/>
        </w:rPr>
      </w:pPr>
      <w:r w:rsidRPr="00273BD4">
        <w:rPr>
          <w:rFonts w:ascii="Calibri" w:hAnsi="Calibri" w:cs="Calibri"/>
          <w:i/>
          <w:iCs/>
          <w:sz w:val="20"/>
          <w:szCs w:val="20"/>
        </w:rPr>
        <w:t>University Hospitals Leuven</w:t>
      </w:r>
    </w:p>
    <w:p w14:paraId="339D1990" w14:textId="60C8BD25"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Prof. Caren Randon</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0151A113" w14:textId="4A044B8D" w:rsidR="0070738C" w:rsidRPr="00273BD4" w:rsidRDefault="00A32A99" w:rsidP="00434E0F">
      <w:pPr>
        <w:rPr>
          <w:rFonts w:ascii="Calibri" w:hAnsi="Calibri" w:cs="Calibri"/>
          <w:i/>
          <w:iCs/>
          <w:sz w:val="20"/>
          <w:szCs w:val="20"/>
        </w:rPr>
      </w:pPr>
      <w:r w:rsidRPr="00273BD4">
        <w:rPr>
          <w:rFonts w:ascii="Calibri" w:hAnsi="Calibri" w:cs="Calibri"/>
          <w:i/>
          <w:iCs/>
          <w:sz w:val="20"/>
          <w:szCs w:val="20"/>
        </w:rPr>
        <w:t>University Hospital Gent</w:t>
      </w:r>
    </w:p>
    <w:p w14:paraId="18A21A72" w14:textId="2F21956C"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Prof. Eveline Dirinck</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5B8AEFDC" w14:textId="22697AC3" w:rsidR="00A32A99" w:rsidRPr="00273BD4" w:rsidRDefault="00A32A99" w:rsidP="00A32A99">
      <w:pPr>
        <w:rPr>
          <w:rFonts w:ascii="Calibri" w:hAnsi="Calibri" w:cs="Calibri"/>
          <w:i/>
          <w:iCs/>
          <w:sz w:val="20"/>
          <w:szCs w:val="20"/>
        </w:rPr>
      </w:pPr>
      <w:r w:rsidRPr="00273BD4">
        <w:rPr>
          <w:rFonts w:ascii="Calibri" w:hAnsi="Calibri" w:cs="Calibri"/>
          <w:i/>
          <w:iCs/>
          <w:sz w:val="20"/>
          <w:szCs w:val="20"/>
        </w:rPr>
        <w:t>University Hospital Antwerp</w:t>
      </w:r>
    </w:p>
    <w:p w14:paraId="14FCD248" w14:textId="2C95F5AA" w:rsidR="0070738C" w:rsidRPr="00273BD4" w:rsidRDefault="66B0ECFD" w:rsidP="0070738C">
      <w:pPr>
        <w:spacing w:after="0" w:line="240" w:lineRule="auto"/>
        <w:rPr>
          <w:rFonts w:ascii="Calibri" w:hAnsi="Calibri" w:cs="Calibri"/>
          <w:sz w:val="24"/>
          <w:szCs w:val="24"/>
        </w:rPr>
      </w:pPr>
      <w:r w:rsidRPr="00273BD4">
        <w:rPr>
          <w:rFonts w:ascii="Calibri" w:hAnsi="Calibri" w:cs="Calibri"/>
        </w:rPr>
        <w:t>Prof</w:t>
      </w:r>
      <w:r w:rsidR="50F89C6D" w:rsidRPr="00273BD4">
        <w:rPr>
          <w:rFonts w:ascii="Calibri" w:hAnsi="Calibri" w:cs="Calibri"/>
        </w:rPr>
        <w:t>. Frank Nobels</w:t>
      </w:r>
      <w:r w:rsidR="0070738C" w:rsidRPr="00273BD4">
        <w:tab/>
      </w:r>
      <w:r w:rsidR="0070738C" w:rsidRPr="00273BD4">
        <w:tab/>
      </w:r>
      <w:r w:rsidR="0070738C" w:rsidRPr="00273BD4">
        <w:tab/>
      </w:r>
      <w:r w:rsidR="50F89C6D" w:rsidRPr="00273BD4">
        <w:rPr>
          <w:rFonts w:ascii="Calibri" w:hAnsi="Calibri" w:cs="Calibri"/>
          <w:sz w:val="24"/>
          <w:szCs w:val="24"/>
        </w:rPr>
        <w:t>______________________</w:t>
      </w:r>
      <w:r w:rsidR="0070738C" w:rsidRPr="00273BD4">
        <w:tab/>
      </w:r>
      <w:r w:rsidR="0070738C" w:rsidRPr="00273BD4">
        <w:tab/>
      </w:r>
      <w:r w:rsidR="50F89C6D" w:rsidRPr="00273BD4">
        <w:rPr>
          <w:rFonts w:ascii="Calibri" w:hAnsi="Calibri" w:cs="Calibri"/>
          <w:sz w:val="24"/>
          <w:szCs w:val="24"/>
        </w:rPr>
        <w:t>______________</w:t>
      </w:r>
    </w:p>
    <w:p w14:paraId="4A17FAC9" w14:textId="65B05044" w:rsidR="0070738C" w:rsidRPr="00273BD4" w:rsidRDefault="00A32A99" w:rsidP="00434E0F">
      <w:pPr>
        <w:rPr>
          <w:rFonts w:ascii="Calibri" w:hAnsi="Calibri" w:cs="Calibri"/>
          <w:sz w:val="24"/>
          <w:szCs w:val="32"/>
        </w:rPr>
      </w:pPr>
      <w:r w:rsidRPr="00273BD4">
        <w:rPr>
          <w:rFonts w:ascii="Calibri" w:hAnsi="Calibri" w:cs="Calibri"/>
          <w:i/>
          <w:iCs/>
          <w:sz w:val="20"/>
          <w:szCs w:val="20"/>
        </w:rPr>
        <w:t>Hospital Azorg</w:t>
      </w:r>
    </w:p>
    <w:p w14:paraId="077015FA" w14:textId="1AA0DB24"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 xml:space="preserve">Dr. Youri Taes       </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3D7332C9" w14:textId="4D1A6300" w:rsidR="0070738C" w:rsidRPr="00273BD4" w:rsidRDefault="00A32A99" w:rsidP="00434E0F">
      <w:pPr>
        <w:rPr>
          <w:rFonts w:ascii="Calibri" w:hAnsi="Calibri" w:cs="Calibri"/>
          <w:i/>
          <w:iCs/>
          <w:sz w:val="20"/>
          <w:szCs w:val="20"/>
        </w:rPr>
      </w:pPr>
      <w:r w:rsidRPr="00273BD4">
        <w:rPr>
          <w:rFonts w:ascii="Calibri" w:hAnsi="Calibri" w:cs="Calibri"/>
          <w:i/>
          <w:iCs/>
          <w:sz w:val="20"/>
          <w:szCs w:val="20"/>
        </w:rPr>
        <w:t>AZ</w:t>
      </w:r>
      <w:r w:rsidR="00E71CCC" w:rsidRPr="00273BD4">
        <w:rPr>
          <w:rFonts w:ascii="Calibri" w:hAnsi="Calibri" w:cs="Calibri"/>
          <w:i/>
          <w:iCs/>
          <w:sz w:val="20"/>
          <w:szCs w:val="20"/>
        </w:rPr>
        <w:t xml:space="preserve"> Sint-Jan</w:t>
      </w:r>
      <w:r w:rsidRPr="00273BD4">
        <w:rPr>
          <w:rFonts w:ascii="Calibri" w:hAnsi="Calibri" w:cs="Calibri"/>
          <w:i/>
          <w:iCs/>
          <w:sz w:val="20"/>
          <w:szCs w:val="20"/>
        </w:rPr>
        <w:t xml:space="preserve"> Brugge Hospital </w:t>
      </w:r>
    </w:p>
    <w:p w14:paraId="6AA7E718" w14:textId="29958224" w:rsidR="0070738C" w:rsidRPr="00273BD4" w:rsidRDefault="0070738C" w:rsidP="0070738C">
      <w:pPr>
        <w:spacing w:after="0" w:line="240" w:lineRule="auto"/>
        <w:rPr>
          <w:rFonts w:ascii="Calibri" w:hAnsi="Calibri" w:cs="Calibri"/>
          <w:sz w:val="24"/>
          <w:szCs w:val="32"/>
        </w:rPr>
      </w:pPr>
      <w:r w:rsidRPr="00273BD4">
        <w:rPr>
          <w:rFonts w:ascii="Calibri" w:hAnsi="Calibri" w:cs="Calibri"/>
          <w:szCs w:val="32"/>
        </w:rPr>
        <w:t>Dr. Gertjan Vereecke</w:t>
      </w:r>
      <w:r w:rsidRPr="00273BD4">
        <w:rPr>
          <w:rFonts w:ascii="Calibri" w:hAnsi="Calibri" w:cs="Calibri"/>
          <w:szCs w:val="32"/>
        </w:rPr>
        <w:tab/>
      </w:r>
      <w:r w:rsidRPr="00273BD4">
        <w:rPr>
          <w:rFonts w:ascii="Calibri" w:hAnsi="Calibri" w:cs="Calibri"/>
          <w:sz w:val="24"/>
          <w:szCs w:val="32"/>
        </w:rPr>
        <w:tab/>
      </w:r>
      <w:r w:rsidRPr="00273BD4">
        <w:rPr>
          <w:rFonts w:ascii="Calibri" w:hAnsi="Calibri" w:cs="Calibri"/>
          <w:sz w:val="24"/>
          <w:szCs w:val="32"/>
        </w:rPr>
        <w:tab/>
        <w:t>______________________</w:t>
      </w:r>
      <w:r w:rsidRPr="00273BD4">
        <w:rPr>
          <w:rFonts w:ascii="Calibri" w:hAnsi="Calibri" w:cs="Calibri"/>
          <w:sz w:val="24"/>
          <w:szCs w:val="32"/>
        </w:rPr>
        <w:tab/>
      </w:r>
      <w:r w:rsidRPr="00273BD4">
        <w:rPr>
          <w:rFonts w:ascii="Calibri" w:hAnsi="Calibri" w:cs="Calibri"/>
          <w:sz w:val="24"/>
          <w:szCs w:val="32"/>
        </w:rPr>
        <w:tab/>
        <w:t>______________</w:t>
      </w:r>
    </w:p>
    <w:p w14:paraId="325710B9" w14:textId="6178E1EF" w:rsidR="00A32A99" w:rsidRPr="00273BD4" w:rsidRDefault="00A32A99" w:rsidP="00A32A99">
      <w:pPr>
        <w:rPr>
          <w:rFonts w:ascii="Calibri" w:hAnsi="Calibri" w:cs="Calibri"/>
          <w:i/>
          <w:iCs/>
          <w:sz w:val="20"/>
          <w:szCs w:val="20"/>
        </w:rPr>
      </w:pPr>
      <w:r w:rsidRPr="00273BD4">
        <w:rPr>
          <w:rFonts w:ascii="Calibri" w:hAnsi="Calibri" w:cs="Calibri"/>
          <w:i/>
          <w:iCs/>
          <w:sz w:val="20"/>
          <w:szCs w:val="20"/>
        </w:rPr>
        <w:t>AZ Groeninge Hospital</w:t>
      </w:r>
    </w:p>
    <w:p w14:paraId="2D71326A" w14:textId="60419E2D" w:rsidR="00333BA8" w:rsidRPr="00273BD4" w:rsidRDefault="00333BA8">
      <w:pPr>
        <w:rPr>
          <w:rFonts w:ascii="Calibri" w:hAnsi="Calibri" w:cs="Calibri"/>
          <w:sz w:val="24"/>
          <w:szCs w:val="32"/>
        </w:rPr>
      </w:pPr>
      <w:r w:rsidRPr="00273BD4">
        <w:rPr>
          <w:rFonts w:ascii="Calibri" w:hAnsi="Calibri" w:cs="Calibri"/>
          <w:sz w:val="24"/>
          <w:szCs w:val="32"/>
        </w:rPr>
        <w:br w:type="page"/>
      </w:r>
    </w:p>
    <w:sdt>
      <w:sdtPr>
        <w:rPr>
          <w:rFonts w:asciiTheme="minorHAnsi" w:eastAsiaTheme="minorEastAsia" w:hAnsiTheme="minorHAnsi" w:cs="Calibri"/>
          <w:b w:val="0"/>
          <w:kern w:val="2"/>
          <w:sz w:val="22"/>
          <w:szCs w:val="22"/>
          <w:lang w:val="en-GB"/>
          <w14:ligatures w14:val="standardContextual"/>
        </w:rPr>
        <w:id w:val="1005628379"/>
        <w:docPartObj>
          <w:docPartGallery w:val="Table of Contents"/>
          <w:docPartUnique/>
        </w:docPartObj>
      </w:sdtPr>
      <w:sdtEndPr>
        <w:rPr>
          <w:noProof/>
        </w:rPr>
      </w:sdtEndPr>
      <w:sdtContent>
        <w:p w14:paraId="3334F74C" w14:textId="1E7F4F73" w:rsidR="008428D7" w:rsidRPr="00273BD4" w:rsidRDefault="008428D7">
          <w:pPr>
            <w:pStyle w:val="Kopvaninhoudsopgave"/>
            <w:rPr>
              <w:rFonts w:cs="Calibri"/>
              <w:lang w:val="en-GB"/>
            </w:rPr>
          </w:pPr>
          <w:r w:rsidRPr="00273BD4">
            <w:rPr>
              <w:rFonts w:cs="Calibri"/>
              <w:lang w:val="en-GB"/>
            </w:rPr>
            <w:t>Table of contents</w:t>
          </w:r>
        </w:p>
        <w:p w14:paraId="48E53D8A" w14:textId="515EC961" w:rsidR="003723B2" w:rsidRDefault="008428D7">
          <w:pPr>
            <w:pStyle w:val="Inhopg1"/>
            <w:tabs>
              <w:tab w:val="left" w:pos="440"/>
              <w:tab w:val="right" w:leader="dot" w:pos="9016"/>
            </w:tabs>
            <w:rPr>
              <w:rFonts w:eastAsiaTheme="minorEastAsia"/>
              <w:noProof/>
              <w:sz w:val="24"/>
              <w:szCs w:val="24"/>
            </w:rPr>
          </w:pPr>
          <w:r w:rsidRPr="00273BD4">
            <w:rPr>
              <w:rFonts w:ascii="Calibri" w:hAnsi="Calibri" w:cs="Calibri"/>
            </w:rPr>
            <w:fldChar w:fldCharType="begin"/>
          </w:r>
          <w:r w:rsidRPr="00273BD4">
            <w:rPr>
              <w:rFonts w:ascii="Calibri" w:hAnsi="Calibri" w:cs="Calibri"/>
            </w:rPr>
            <w:instrText xml:space="preserve"> TOC \o "1-3" \h \z \u </w:instrText>
          </w:r>
          <w:r w:rsidRPr="00273BD4">
            <w:rPr>
              <w:rFonts w:ascii="Calibri" w:hAnsi="Calibri" w:cs="Calibri"/>
            </w:rPr>
            <w:fldChar w:fldCharType="separate"/>
          </w:r>
          <w:hyperlink w:anchor="_Toc229929303" w:history="1">
            <w:r w:rsidR="003723B2" w:rsidRPr="00BB711F">
              <w:rPr>
                <w:rStyle w:val="Hyperlink"/>
                <w:rFonts w:cs="Calibri"/>
                <w:noProof/>
              </w:rPr>
              <w:t>1.</w:t>
            </w:r>
            <w:r w:rsidR="003723B2">
              <w:rPr>
                <w:rFonts w:eastAsiaTheme="minorEastAsia"/>
                <w:noProof/>
                <w:sz w:val="24"/>
                <w:szCs w:val="24"/>
              </w:rPr>
              <w:tab/>
            </w:r>
            <w:r w:rsidR="003723B2" w:rsidRPr="00BB711F">
              <w:rPr>
                <w:rStyle w:val="Hyperlink"/>
                <w:rFonts w:cs="Calibri"/>
                <w:noProof/>
              </w:rPr>
              <w:t>Study synopsis</w:t>
            </w:r>
            <w:r w:rsidR="003723B2">
              <w:rPr>
                <w:noProof/>
                <w:webHidden/>
              </w:rPr>
              <w:tab/>
            </w:r>
            <w:r w:rsidR="003723B2">
              <w:rPr>
                <w:noProof/>
                <w:webHidden/>
              </w:rPr>
              <w:fldChar w:fldCharType="begin"/>
            </w:r>
            <w:r w:rsidR="003723B2">
              <w:rPr>
                <w:noProof/>
                <w:webHidden/>
              </w:rPr>
              <w:instrText xml:space="preserve"> PAGEREF _Toc229929303 \h </w:instrText>
            </w:r>
            <w:r w:rsidR="003723B2">
              <w:rPr>
                <w:noProof/>
                <w:webHidden/>
              </w:rPr>
            </w:r>
            <w:r w:rsidR="003723B2">
              <w:rPr>
                <w:noProof/>
                <w:webHidden/>
              </w:rPr>
              <w:fldChar w:fldCharType="separate"/>
            </w:r>
            <w:r w:rsidR="003723B2">
              <w:rPr>
                <w:noProof/>
                <w:webHidden/>
              </w:rPr>
              <w:t>6</w:t>
            </w:r>
            <w:r w:rsidR="003723B2">
              <w:rPr>
                <w:noProof/>
                <w:webHidden/>
              </w:rPr>
              <w:fldChar w:fldCharType="end"/>
            </w:r>
          </w:hyperlink>
        </w:p>
        <w:p w14:paraId="1D76A031" w14:textId="5D5F8C94" w:rsidR="003723B2" w:rsidRDefault="003723B2">
          <w:pPr>
            <w:pStyle w:val="Inhopg1"/>
            <w:tabs>
              <w:tab w:val="left" w:pos="440"/>
              <w:tab w:val="right" w:leader="dot" w:pos="9016"/>
            </w:tabs>
            <w:rPr>
              <w:rFonts w:eastAsiaTheme="minorEastAsia"/>
              <w:noProof/>
              <w:sz w:val="24"/>
              <w:szCs w:val="24"/>
            </w:rPr>
          </w:pPr>
          <w:hyperlink w:anchor="_Toc229929304" w:history="1">
            <w:r w:rsidRPr="00BB711F">
              <w:rPr>
                <w:rStyle w:val="Hyperlink"/>
                <w:rFonts w:cs="Calibri"/>
                <w:noProof/>
              </w:rPr>
              <w:t>2.</w:t>
            </w:r>
            <w:r>
              <w:rPr>
                <w:rFonts w:eastAsiaTheme="minorEastAsia"/>
                <w:noProof/>
                <w:sz w:val="24"/>
                <w:szCs w:val="24"/>
              </w:rPr>
              <w:tab/>
            </w:r>
            <w:r w:rsidRPr="00BB711F">
              <w:rPr>
                <w:rStyle w:val="Hyperlink"/>
                <w:rFonts w:cs="Calibri"/>
                <w:noProof/>
              </w:rPr>
              <w:t>Background and Rationale</w:t>
            </w:r>
            <w:r>
              <w:rPr>
                <w:noProof/>
                <w:webHidden/>
              </w:rPr>
              <w:tab/>
            </w:r>
            <w:r>
              <w:rPr>
                <w:noProof/>
                <w:webHidden/>
              </w:rPr>
              <w:fldChar w:fldCharType="begin"/>
            </w:r>
            <w:r>
              <w:rPr>
                <w:noProof/>
                <w:webHidden/>
              </w:rPr>
              <w:instrText xml:space="preserve"> PAGEREF _Toc229929304 \h </w:instrText>
            </w:r>
            <w:r>
              <w:rPr>
                <w:noProof/>
                <w:webHidden/>
              </w:rPr>
            </w:r>
            <w:r>
              <w:rPr>
                <w:noProof/>
                <w:webHidden/>
              </w:rPr>
              <w:fldChar w:fldCharType="separate"/>
            </w:r>
            <w:r>
              <w:rPr>
                <w:noProof/>
                <w:webHidden/>
              </w:rPr>
              <w:t>10</w:t>
            </w:r>
            <w:r>
              <w:rPr>
                <w:noProof/>
                <w:webHidden/>
              </w:rPr>
              <w:fldChar w:fldCharType="end"/>
            </w:r>
          </w:hyperlink>
        </w:p>
        <w:p w14:paraId="6AEC2F18" w14:textId="791A5989" w:rsidR="003723B2" w:rsidRDefault="003723B2">
          <w:pPr>
            <w:pStyle w:val="Inhopg1"/>
            <w:tabs>
              <w:tab w:val="right" w:leader="dot" w:pos="9016"/>
            </w:tabs>
            <w:rPr>
              <w:rFonts w:eastAsiaTheme="minorEastAsia"/>
              <w:noProof/>
              <w:sz w:val="24"/>
              <w:szCs w:val="24"/>
            </w:rPr>
          </w:pPr>
          <w:hyperlink w:anchor="_Toc229929305" w:history="1">
            <w:r w:rsidRPr="00BB711F">
              <w:rPr>
                <w:rStyle w:val="Hyperlink"/>
                <w:rFonts w:cs="Calibri"/>
                <w:noProof/>
              </w:rPr>
              <w:t>3. Study Objectives and Design</w:t>
            </w:r>
            <w:r>
              <w:rPr>
                <w:noProof/>
                <w:webHidden/>
              </w:rPr>
              <w:tab/>
            </w:r>
            <w:r>
              <w:rPr>
                <w:noProof/>
                <w:webHidden/>
              </w:rPr>
              <w:fldChar w:fldCharType="begin"/>
            </w:r>
            <w:r>
              <w:rPr>
                <w:noProof/>
                <w:webHidden/>
              </w:rPr>
              <w:instrText xml:space="preserve"> PAGEREF _Toc229929305 \h </w:instrText>
            </w:r>
            <w:r>
              <w:rPr>
                <w:noProof/>
                <w:webHidden/>
              </w:rPr>
            </w:r>
            <w:r>
              <w:rPr>
                <w:noProof/>
                <w:webHidden/>
              </w:rPr>
              <w:fldChar w:fldCharType="separate"/>
            </w:r>
            <w:r>
              <w:rPr>
                <w:noProof/>
                <w:webHidden/>
              </w:rPr>
              <w:t>13</w:t>
            </w:r>
            <w:r>
              <w:rPr>
                <w:noProof/>
                <w:webHidden/>
              </w:rPr>
              <w:fldChar w:fldCharType="end"/>
            </w:r>
          </w:hyperlink>
        </w:p>
        <w:p w14:paraId="01D7ADE0" w14:textId="61A6A494" w:rsidR="003723B2" w:rsidRDefault="003723B2">
          <w:pPr>
            <w:pStyle w:val="Inhopg2"/>
            <w:tabs>
              <w:tab w:val="right" w:leader="dot" w:pos="9016"/>
            </w:tabs>
            <w:rPr>
              <w:rFonts w:eastAsiaTheme="minorEastAsia"/>
              <w:noProof/>
              <w:sz w:val="24"/>
              <w:szCs w:val="24"/>
            </w:rPr>
          </w:pPr>
          <w:hyperlink w:anchor="_Toc229929306" w:history="1">
            <w:r w:rsidRPr="00BB711F">
              <w:rPr>
                <w:rStyle w:val="Hyperlink"/>
                <w:rFonts w:cs="Calibri"/>
                <w:noProof/>
              </w:rPr>
              <w:t>3.1. Study objectives and hypotheses</w:t>
            </w:r>
            <w:r>
              <w:rPr>
                <w:noProof/>
                <w:webHidden/>
              </w:rPr>
              <w:tab/>
            </w:r>
            <w:r>
              <w:rPr>
                <w:noProof/>
                <w:webHidden/>
              </w:rPr>
              <w:fldChar w:fldCharType="begin"/>
            </w:r>
            <w:r>
              <w:rPr>
                <w:noProof/>
                <w:webHidden/>
              </w:rPr>
              <w:instrText xml:space="preserve"> PAGEREF _Toc229929306 \h </w:instrText>
            </w:r>
            <w:r>
              <w:rPr>
                <w:noProof/>
                <w:webHidden/>
              </w:rPr>
            </w:r>
            <w:r>
              <w:rPr>
                <w:noProof/>
                <w:webHidden/>
              </w:rPr>
              <w:fldChar w:fldCharType="separate"/>
            </w:r>
            <w:r>
              <w:rPr>
                <w:noProof/>
                <w:webHidden/>
              </w:rPr>
              <w:t>13</w:t>
            </w:r>
            <w:r>
              <w:rPr>
                <w:noProof/>
                <w:webHidden/>
              </w:rPr>
              <w:fldChar w:fldCharType="end"/>
            </w:r>
          </w:hyperlink>
        </w:p>
        <w:p w14:paraId="4A360B1E" w14:textId="3A847E75" w:rsidR="003723B2" w:rsidRDefault="003723B2">
          <w:pPr>
            <w:pStyle w:val="Inhopg2"/>
            <w:tabs>
              <w:tab w:val="right" w:leader="dot" w:pos="9016"/>
            </w:tabs>
            <w:rPr>
              <w:rFonts w:eastAsiaTheme="minorEastAsia"/>
              <w:noProof/>
              <w:sz w:val="24"/>
              <w:szCs w:val="24"/>
            </w:rPr>
          </w:pPr>
          <w:hyperlink w:anchor="_Toc229929307" w:history="1">
            <w:r w:rsidRPr="00BB711F">
              <w:rPr>
                <w:rStyle w:val="Hyperlink"/>
                <w:rFonts w:cs="Calibri"/>
                <w:noProof/>
              </w:rPr>
              <w:t>3.2.  Study endpoints</w:t>
            </w:r>
            <w:r>
              <w:rPr>
                <w:noProof/>
                <w:webHidden/>
              </w:rPr>
              <w:tab/>
            </w:r>
            <w:r>
              <w:rPr>
                <w:noProof/>
                <w:webHidden/>
              </w:rPr>
              <w:fldChar w:fldCharType="begin"/>
            </w:r>
            <w:r>
              <w:rPr>
                <w:noProof/>
                <w:webHidden/>
              </w:rPr>
              <w:instrText xml:space="preserve"> PAGEREF _Toc229929307 \h </w:instrText>
            </w:r>
            <w:r>
              <w:rPr>
                <w:noProof/>
                <w:webHidden/>
              </w:rPr>
            </w:r>
            <w:r>
              <w:rPr>
                <w:noProof/>
                <w:webHidden/>
              </w:rPr>
              <w:fldChar w:fldCharType="separate"/>
            </w:r>
            <w:r>
              <w:rPr>
                <w:noProof/>
                <w:webHidden/>
              </w:rPr>
              <w:t>14</w:t>
            </w:r>
            <w:r>
              <w:rPr>
                <w:noProof/>
                <w:webHidden/>
              </w:rPr>
              <w:fldChar w:fldCharType="end"/>
            </w:r>
          </w:hyperlink>
        </w:p>
        <w:p w14:paraId="16556634" w14:textId="3A0AA8AE" w:rsidR="003723B2" w:rsidRDefault="003723B2">
          <w:pPr>
            <w:pStyle w:val="Inhopg3"/>
            <w:tabs>
              <w:tab w:val="right" w:leader="dot" w:pos="9016"/>
            </w:tabs>
            <w:rPr>
              <w:rFonts w:eastAsiaTheme="minorEastAsia"/>
              <w:noProof/>
              <w:sz w:val="24"/>
              <w:szCs w:val="24"/>
            </w:rPr>
          </w:pPr>
          <w:hyperlink w:anchor="_Toc229929308" w:history="1">
            <w:r w:rsidRPr="00BB711F">
              <w:rPr>
                <w:rStyle w:val="Hyperlink"/>
                <w:noProof/>
              </w:rPr>
              <w:t>3.2.1. Risk of contamination - blinding</w:t>
            </w:r>
            <w:r>
              <w:rPr>
                <w:noProof/>
                <w:webHidden/>
              </w:rPr>
              <w:tab/>
            </w:r>
            <w:r>
              <w:rPr>
                <w:noProof/>
                <w:webHidden/>
              </w:rPr>
              <w:fldChar w:fldCharType="begin"/>
            </w:r>
            <w:r>
              <w:rPr>
                <w:noProof/>
                <w:webHidden/>
              </w:rPr>
              <w:instrText xml:space="preserve"> PAGEREF _Toc229929308 \h </w:instrText>
            </w:r>
            <w:r>
              <w:rPr>
                <w:noProof/>
                <w:webHidden/>
              </w:rPr>
            </w:r>
            <w:r>
              <w:rPr>
                <w:noProof/>
                <w:webHidden/>
              </w:rPr>
              <w:fldChar w:fldCharType="separate"/>
            </w:r>
            <w:r>
              <w:rPr>
                <w:noProof/>
                <w:webHidden/>
              </w:rPr>
              <w:t>14</w:t>
            </w:r>
            <w:r>
              <w:rPr>
                <w:noProof/>
                <w:webHidden/>
              </w:rPr>
              <w:fldChar w:fldCharType="end"/>
            </w:r>
          </w:hyperlink>
        </w:p>
        <w:p w14:paraId="653E9D60" w14:textId="067394A9" w:rsidR="003723B2" w:rsidRDefault="003723B2">
          <w:pPr>
            <w:pStyle w:val="Inhopg3"/>
            <w:tabs>
              <w:tab w:val="right" w:leader="dot" w:pos="9016"/>
            </w:tabs>
            <w:rPr>
              <w:rFonts w:eastAsiaTheme="minorEastAsia"/>
              <w:noProof/>
              <w:sz w:val="24"/>
              <w:szCs w:val="24"/>
            </w:rPr>
          </w:pPr>
          <w:hyperlink w:anchor="_Toc229929309" w:history="1">
            <w:r w:rsidRPr="00BB711F">
              <w:rPr>
                <w:rStyle w:val="Hyperlink"/>
                <w:noProof/>
              </w:rPr>
              <w:t>3.2.2. Primary endpoints</w:t>
            </w:r>
            <w:r>
              <w:rPr>
                <w:noProof/>
                <w:webHidden/>
              </w:rPr>
              <w:tab/>
            </w:r>
            <w:r>
              <w:rPr>
                <w:noProof/>
                <w:webHidden/>
              </w:rPr>
              <w:fldChar w:fldCharType="begin"/>
            </w:r>
            <w:r>
              <w:rPr>
                <w:noProof/>
                <w:webHidden/>
              </w:rPr>
              <w:instrText xml:space="preserve"> PAGEREF _Toc229929309 \h </w:instrText>
            </w:r>
            <w:r>
              <w:rPr>
                <w:noProof/>
                <w:webHidden/>
              </w:rPr>
            </w:r>
            <w:r>
              <w:rPr>
                <w:noProof/>
                <w:webHidden/>
              </w:rPr>
              <w:fldChar w:fldCharType="separate"/>
            </w:r>
            <w:r>
              <w:rPr>
                <w:noProof/>
                <w:webHidden/>
              </w:rPr>
              <w:t>14</w:t>
            </w:r>
            <w:r>
              <w:rPr>
                <w:noProof/>
                <w:webHidden/>
              </w:rPr>
              <w:fldChar w:fldCharType="end"/>
            </w:r>
          </w:hyperlink>
        </w:p>
        <w:p w14:paraId="2E284677" w14:textId="6BF734ED" w:rsidR="003723B2" w:rsidRDefault="003723B2">
          <w:pPr>
            <w:pStyle w:val="Inhopg3"/>
            <w:tabs>
              <w:tab w:val="right" w:leader="dot" w:pos="9016"/>
            </w:tabs>
            <w:rPr>
              <w:rFonts w:eastAsiaTheme="minorEastAsia"/>
              <w:noProof/>
              <w:sz w:val="24"/>
              <w:szCs w:val="24"/>
            </w:rPr>
          </w:pPr>
          <w:hyperlink w:anchor="_Toc229929310" w:history="1">
            <w:r w:rsidRPr="00BB711F">
              <w:rPr>
                <w:rStyle w:val="Hyperlink"/>
                <w:noProof/>
              </w:rPr>
              <w:t>3.2.3. Secondary endpoints</w:t>
            </w:r>
            <w:r>
              <w:rPr>
                <w:noProof/>
                <w:webHidden/>
              </w:rPr>
              <w:tab/>
            </w:r>
            <w:r>
              <w:rPr>
                <w:noProof/>
                <w:webHidden/>
              </w:rPr>
              <w:fldChar w:fldCharType="begin"/>
            </w:r>
            <w:r>
              <w:rPr>
                <w:noProof/>
                <w:webHidden/>
              </w:rPr>
              <w:instrText xml:space="preserve"> PAGEREF _Toc229929310 \h </w:instrText>
            </w:r>
            <w:r>
              <w:rPr>
                <w:noProof/>
                <w:webHidden/>
              </w:rPr>
            </w:r>
            <w:r>
              <w:rPr>
                <w:noProof/>
                <w:webHidden/>
              </w:rPr>
              <w:fldChar w:fldCharType="separate"/>
            </w:r>
            <w:r>
              <w:rPr>
                <w:noProof/>
                <w:webHidden/>
              </w:rPr>
              <w:t>15</w:t>
            </w:r>
            <w:r>
              <w:rPr>
                <w:noProof/>
                <w:webHidden/>
              </w:rPr>
              <w:fldChar w:fldCharType="end"/>
            </w:r>
          </w:hyperlink>
        </w:p>
        <w:p w14:paraId="5A240DDC" w14:textId="3EB88728" w:rsidR="003723B2" w:rsidRDefault="003723B2">
          <w:pPr>
            <w:pStyle w:val="Inhopg2"/>
            <w:tabs>
              <w:tab w:val="right" w:leader="dot" w:pos="9016"/>
            </w:tabs>
            <w:rPr>
              <w:rFonts w:eastAsiaTheme="minorEastAsia"/>
              <w:noProof/>
              <w:sz w:val="24"/>
              <w:szCs w:val="24"/>
            </w:rPr>
          </w:pPr>
          <w:hyperlink w:anchor="_Toc229929311" w:history="1">
            <w:r w:rsidRPr="00BB711F">
              <w:rPr>
                <w:rStyle w:val="Hyperlink"/>
                <w:rFonts w:cs="Calibri"/>
                <w:noProof/>
              </w:rPr>
              <w:t>3.3.  Study design</w:t>
            </w:r>
            <w:r>
              <w:rPr>
                <w:noProof/>
                <w:webHidden/>
              </w:rPr>
              <w:tab/>
            </w:r>
            <w:r>
              <w:rPr>
                <w:noProof/>
                <w:webHidden/>
              </w:rPr>
              <w:fldChar w:fldCharType="begin"/>
            </w:r>
            <w:r>
              <w:rPr>
                <w:noProof/>
                <w:webHidden/>
              </w:rPr>
              <w:instrText xml:space="preserve"> PAGEREF _Toc229929311 \h </w:instrText>
            </w:r>
            <w:r>
              <w:rPr>
                <w:noProof/>
                <w:webHidden/>
              </w:rPr>
            </w:r>
            <w:r>
              <w:rPr>
                <w:noProof/>
                <w:webHidden/>
              </w:rPr>
              <w:fldChar w:fldCharType="separate"/>
            </w:r>
            <w:r>
              <w:rPr>
                <w:noProof/>
                <w:webHidden/>
              </w:rPr>
              <w:t>17</w:t>
            </w:r>
            <w:r>
              <w:rPr>
                <w:noProof/>
                <w:webHidden/>
              </w:rPr>
              <w:fldChar w:fldCharType="end"/>
            </w:r>
          </w:hyperlink>
        </w:p>
        <w:p w14:paraId="34348777" w14:textId="6E48FF6F" w:rsidR="003723B2" w:rsidRDefault="003723B2">
          <w:pPr>
            <w:pStyle w:val="Inhopg1"/>
            <w:tabs>
              <w:tab w:val="right" w:leader="dot" w:pos="9016"/>
            </w:tabs>
            <w:rPr>
              <w:rFonts w:eastAsiaTheme="minorEastAsia"/>
              <w:noProof/>
              <w:sz w:val="24"/>
              <w:szCs w:val="24"/>
            </w:rPr>
          </w:pPr>
          <w:hyperlink w:anchor="_Toc229929312" w:history="1">
            <w:r w:rsidRPr="00BB711F">
              <w:rPr>
                <w:rStyle w:val="Hyperlink"/>
                <w:rFonts w:cs="Calibri"/>
                <w:noProof/>
              </w:rPr>
              <w:t>4. Study Population/Eligibility Criteria</w:t>
            </w:r>
            <w:r>
              <w:rPr>
                <w:noProof/>
                <w:webHidden/>
              </w:rPr>
              <w:tab/>
            </w:r>
            <w:r>
              <w:rPr>
                <w:noProof/>
                <w:webHidden/>
              </w:rPr>
              <w:fldChar w:fldCharType="begin"/>
            </w:r>
            <w:r>
              <w:rPr>
                <w:noProof/>
                <w:webHidden/>
              </w:rPr>
              <w:instrText xml:space="preserve"> PAGEREF _Toc229929312 \h </w:instrText>
            </w:r>
            <w:r>
              <w:rPr>
                <w:noProof/>
                <w:webHidden/>
              </w:rPr>
            </w:r>
            <w:r>
              <w:rPr>
                <w:noProof/>
                <w:webHidden/>
              </w:rPr>
              <w:fldChar w:fldCharType="separate"/>
            </w:r>
            <w:r>
              <w:rPr>
                <w:noProof/>
                <w:webHidden/>
              </w:rPr>
              <w:t>17</w:t>
            </w:r>
            <w:r>
              <w:rPr>
                <w:noProof/>
                <w:webHidden/>
              </w:rPr>
              <w:fldChar w:fldCharType="end"/>
            </w:r>
          </w:hyperlink>
        </w:p>
        <w:p w14:paraId="5E3DB233" w14:textId="16564B72" w:rsidR="003723B2" w:rsidRDefault="003723B2">
          <w:pPr>
            <w:pStyle w:val="Inhopg2"/>
            <w:tabs>
              <w:tab w:val="right" w:leader="dot" w:pos="9016"/>
            </w:tabs>
            <w:rPr>
              <w:rFonts w:eastAsiaTheme="minorEastAsia"/>
              <w:noProof/>
              <w:sz w:val="24"/>
              <w:szCs w:val="24"/>
            </w:rPr>
          </w:pPr>
          <w:hyperlink w:anchor="_Toc229929313" w:history="1">
            <w:r w:rsidRPr="00BB711F">
              <w:rPr>
                <w:rStyle w:val="Hyperlink"/>
                <w:rFonts w:cs="Calibri"/>
                <w:noProof/>
              </w:rPr>
              <w:t>4.1. Inclusion and exclusion criteria</w:t>
            </w:r>
            <w:r>
              <w:rPr>
                <w:noProof/>
                <w:webHidden/>
              </w:rPr>
              <w:tab/>
            </w:r>
            <w:r>
              <w:rPr>
                <w:noProof/>
                <w:webHidden/>
              </w:rPr>
              <w:fldChar w:fldCharType="begin"/>
            </w:r>
            <w:r>
              <w:rPr>
                <w:noProof/>
                <w:webHidden/>
              </w:rPr>
              <w:instrText xml:space="preserve"> PAGEREF _Toc229929313 \h </w:instrText>
            </w:r>
            <w:r>
              <w:rPr>
                <w:noProof/>
                <w:webHidden/>
              </w:rPr>
            </w:r>
            <w:r>
              <w:rPr>
                <w:noProof/>
                <w:webHidden/>
              </w:rPr>
              <w:fldChar w:fldCharType="separate"/>
            </w:r>
            <w:r>
              <w:rPr>
                <w:noProof/>
                <w:webHidden/>
              </w:rPr>
              <w:t>17</w:t>
            </w:r>
            <w:r>
              <w:rPr>
                <w:noProof/>
                <w:webHidden/>
              </w:rPr>
              <w:fldChar w:fldCharType="end"/>
            </w:r>
          </w:hyperlink>
        </w:p>
        <w:p w14:paraId="7FEA43C9" w14:textId="1871093B" w:rsidR="003723B2" w:rsidRDefault="003723B2">
          <w:pPr>
            <w:pStyle w:val="Inhopg2"/>
            <w:tabs>
              <w:tab w:val="right" w:leader="dot" w:pos="9016"/>
            </w:tabs>
            <w:rPr>
              <w:rFonts w:eastAsiaTheme="minorEastAsia"/>
              <w:noProof/>
              <w:sz w:val="24"/>
              <w:szCs w:val="24"/>
            </w:rPr>
          </w:pPr>
          <w:hyperlink w:anchor="_Toc229929314" w:history="1">
            <w:r w:rsidRPr="00BB711F">
              <w:rPr>
                <w:rStyle w:val="Hyperlink"/>
                <w:rFonts w:cs="Calibri"/>
                <w:noProof/>
              </w:rPr>
              <w:t>4.2. Expected duration of the trial</w:t>
            </w:r>
            <w:r>
              <w:rPr>
                <w:noProof/>
                <w:webHidden/>
              </w:rPr>
              <w:tab/>
            </w:r>
            <w:r>
              <w:rPr>
                <w:noProof/>
                <w:webHidden/>
              </w:rPr>
              <w:fldChar w:fldCharType="begin"/>
            </w:r>
            <w:r>
              <w:rPr>
                <w:noProof/>
                <w:webHidden/>
              </w:rPr>
              <w:instrText xml:space="preserve"> PAGEREF _Toc229929314 \h </w:instrText>
            </w:r>
            <w:r>
              <w:rPr>
                <w:noProof/>
                <w:webHidden/>
              </w:rPr>
            </w:r>
            <w:r>
              <w:rPr>
                <w:noProof/>
                <w:webHidden/>
              </w:rPr>
              <w:fldChar w:fldCharType="separate"/>
            </w:r>
            <w:r>
              <w:rPr>
                <w:noProof/>
                <w:webHidden/>
              </w:rPr>
              <w:t>18</w:t>
            </w:r>
            <w:r>
              <w:rPr>
                <w:noProof/>
                <w:webHidden/>
              </w:rPr>
              <w:fldChar w:fldCharType="end"/>
            </w:r>
          </w:hyperlink>
        </w:p>
        <w:p w14:paraId="5937807C" w14:textId="03C232C5" w:rsidR="003723B2" w:rsidRDefault="003723B2">
          <w:pPr>
            <w:pStyle w:val="Inhopg1"/>
            <w:tabs>
              <w:tab w:val="right" w:leader="dot" w:pos="9016"/>
            </w:tabs>
            <w:rPr>
              <w:rFonts w:eastAsiaTheme="minorEastAsia"/>
              <w:noProof/>
              <w:sz w:val="24"/>
              <w:szCs w:val="24"/>
            </w:rPr>
          </w:pPr>
          <w:hyperlink w:anchor="_Toc229929315" w:history="1">
            <w:r w:rsidRPr="00BB711F">
              <w:rPr>
                <w:rStyle w:val="Hyperlink"/>
                <w:rFonts w:cs="Calibri"/>
                <w:noProof/>
              </w:rPr>
              <w:t>5. Study Procedures</w:t>
            </w:r>
            <w:r>
              <w:rPr>
                <w:noProof/>
                <w:webHidden/>
              </w:rPr>
              <w:tab/>
            </w:r>
            <w:r>
              <w:rPr>
                <w:noProof/>
                <w:webHidden/>
              </w:rPr>
              <w:fldChar w:fldCharType="begin"/>
            </w:r>
            <w:r>
              <w:rPr>
                <w:noProof/>
                <w:webHidden/>
              </w:rPr>
              <w:instrText xml:space="preserve"> PAGEREF _Toc229929315 \h </w:instrText>
            </w:r>
            <w:r>
              <w:rPr>
                <w:noProof/>
                <w:webHidden/>
              </w:rPr>
            </w:r>
            <w:r>
              <w:rPr>
                <w:noProof/>
                <w:webHidden/>
              </w:rPr>
              <w:fldChar w:fldCharType="separate"/>
            </w:r>
            <w:r>
              <w:rPr>
                <w:noProof/>
                <w:webHidden/>
              </w:rPr>
              <w:t>19</w:t>
            </w:r>
            <w:r>
              <w:rPr>
                <w:noProof/>
                <w:webHidden/>
              </w:rPr>
              <w:fldChar w:fldCharType="end"/>
            </w:r>
          </w:hyperlink>
        </w:p>
        <w:p w14:paraId="414908A9" w14:textId="5B44B0F0" w:rsidR="003723B2" w:rsidRDefault="003723B2">
          <w:pPr>
            <w:pStyle w:val="Inhopg2"/>
            <w:tabs>
              <w:tab w:val="right" w:leader="dot" w:pos="9016"/>
            </w:tabs>
            <w:rPr>
              <w:rFonts w:eastAsiaTheme="minorEastAsia"/>
              <w:noProof/>
              <w:sz w:val="24"/>
              <w:szCs w:val="24"/>
            </w:rPr>
          </w:pPr>
          <w:hyperlink w:anchor="_Toc229929316" w:history="1">
            <w:r w:rsidRPr="00BB711F">
              <w:rPr>
                <w:rStyle w:val="Hyperlink"/>
                <w:rFonts w:cs="Calibri"/>
                <w:noProof/>
              </w:rPr>
              <w:t>5.1. Participant consent and withdrawal of consent</w:t>
            </w:r>
            <w:r>
              <w:rPr>
                <w:noProof/>
                <w:webHidden/>
              </w:rPr>
              <w:tab/>
            </w:r>
            <w:r>
              <w:rPr>
                <w:noProof/>
                <w:webHidden/>
              </w:rPr>
              <w:fldChar w:fldCharType="begin"/>
            </w:r>
            <w:r>
              <w:rPr>
                <w:noProof/>
                <w:webHidden/>
              </w:rPr>
              <w:instrText xml:space="preserve"> PAGEREF _Toc229929316 \h </w:instrText>
            </w:r>
            <w:r>
              <w:rPr>
                <w:noProof/>
                <w:webHidden/>
              </w:rPr>
            </w:r>
            <w:r>
              <w:rPr>
                <w:noProof/>
                <w:webHidden/>
              </w:rPr>
              <w:fldChar w:fldCharType="separate"/>
            </w:r>
            <w:r>
              <w:rPr>
                <w:noProof/>
                <w:webHidden/>
              </w:rPr>
              <w:t>19</w:t>
            </w:r>
            <w:r>
              <w:rPr>
                <w:noProof/>
                <w:webHidden/>
              </w:rPr>
              <w:fldChar w:fldCharType="end"/>
            </w:r>
          </w:hyperlink>
        </w:p>
        <w:p w14:paraId="29DE1FA6" w14:textId="6C4BBD14" w:rsidR="003723B2" w:rsidRDefault="003723B2">
          <w:pPr>
            <w:pStyle w:val="Inhopg3"/>
            <w:tabs>
              <w:tab w:val="right" w:leader="dot" w:pos="9016"/>
            </w:tabs>
            <w:rPr>
              <w:rFonts w:eastAsiaTheme="minorEastAsia"/>
              <w:noProof/>
              <w:sz w:val="24"/>
              <w:szCs w:val="24"/>
            </w:rPr>
          </w:pPr>
          <w:hyperlink w:anchor="_Toc229929317" w:history="1">
            <w:r w:rsidRPr="00BB711F">
              <w:rPr>
                <w:rStyle w:val="Hyperlink"/>
                <w:noProof/>
              </w:rPr>
              <w:t>5.1.1. Screening (before informed consent)</w:t>
            </w:r>
            <w:r>
              <w:rPr>
                <w:noProof/>
                <w:webHidden/>
              </w:rPr>
              <w:tab/>
            </w:r>
            <w:r>
              <w:rPr>
                <w:noProof/>
                <w:webHidden/>
              </w:rPr>
              <w:fldChar w:fldCharType="begin"/>
            </w:r>
            <w:r>
              <w:rPr>
                <w:noProof/>
                <w:webHidden/>
              </w:rPr>
              <w:instrText xml:space="preserve"> PAGEREF _Toc229929317 \h </w:instrText>
            </w:r>
            <w:r>
              <w:rPr>
                <w:noProof/>
                <w:webHidden/>
              </w:rPr>
            </w:r>
            <w:r>
              <w:rPr>
                <w:noProof/>
                <w:webHidden/>
              </w:rPr>
              <w:fldChar w:fldCharType="separate"/>
            </w:r>
            <w:r>
              <w:rPr>
                <w:noProof/>
                <w:webHidden/>
              </w:rPr>
              <w:t>19</w:t>
            </w:r>
            <w:r>
              <w:rPr>
                <w:noProof/>
                <w:webHidden/>
              </w:rPr>
              <w:fldChar w:fldCharType="end"/>
            </w:r>
          </w:hyperlink>
        </w:p>
        <w:p w14:paraId="4970FE7E" w14:textId="448F57ED" w:rsidR="003723B2" w:rsidRDefault="003723B2">
          <w:pPr>
            <w:pStyle w:val="Inhopg3"/>
            <w:tabs>
              <w:tab w:val="right" w:leader="dot" w:pos="9016"/>
            </w:tabs>
            <w:rPr>
              <w:rFonts w:eastAsiaTheme="minorEastAsia"/>
              <w:noProof/>
              <w:sz w:val="24"/>
              <w:szCs w:val="24"/>
            </w:rPr>
          </w:pPr>
          <w:hyperlink w:anchor="_Toc229929318" w:history="1">
            <w:r w:rsidRPr="00BB711F">
              <w:rPr>
                <w:rStyle w:val="Hyperlink"/>
                <w:noProof/>
              </w:rPr>
              <w:t>5.1.2. Informed Consent</w:t>
            </w:r>
            <w:r>
              <w:rPr>
                <w:noProof/>
                <w:webHidden/>
              </w:rPr>
              <w:tab/>
            </w:r>
            <w:r>
              <w:rPr>
                <w:noProof/>
                <w:webHidden/>
              </w:rPr>
              <w:fldChar w:fldCharType="begin"/>
            </w:r>
            <w:r>
              <w:rPr>
                <w:noProof/>
                <w:webHidden/>
              </w:rPr>
              <w:instrText xml:space="preserve"> PAGEREF _Toc229929318 \h </w:instrText>
            </w:r>
            <w:r>
              <w:rPr>
                <w:noProof/>
                <w:webHidden/>
              </w:rPr>
            </w:r>
            <w:r>
              <w:rPr>
                <w:noProof/>
                <w:webHidden/>
              </w:rPr>
              <w:fldChar w:fldCharType="separate"/>
            </w:r>
            <w:r>
              <w:rPr>
                <w:noProof/>
                <w:webHidden/>
              </w:rPr>
              <w:t>19</w:t>
            </w:r>
            <w:r>
              <w:rPr>
                <w:noProof/>
                <w:webHidden/>
              </w:rPr>
              <w:fldChar w:fldCharType="end"/>
            </w:r>
          </w:hyperlink>
        </w:p>
        <w:p w14:paraId="0EE003CA" w14:textId="3C2B6BC8" w:rsidR="003723B2" w:rsidRDefault="003723B2">
          <w:pPr>
            <w:pStyle w:val="Inhopg2"/>
            <w:tabs>
              <w:tab w:val="right" w:leader="dot" w:pos="9016"/>
            </w:tabs>
            <w:rPr>
              <w:rFonts w:eastAsiaTheme="minorEastAsia"/>
              <w:noProof/>
              <w:sz w:val="24"/>
              <w:szCs w:val="24"/>
            </w:rPr>
          </w:pPr>
          <w:hyperlink w:anchor="_Toc229929319" w:history="1">
            <w:r w:rsidRPr="00BB711F">
              <w:rPr>
                <w:rStyle w:val="Hyperlink"/>
                <w:rFonts w:cs="Calibri"/>
                <w:noProof/>
              </w:rPr>
              <w:t>5.2. Selection of Participants / Recruitment</w:t>
            </w:r>
            <w:r>
              <w:rPr>
                <w:noProof/>
                <w:webHidden/>
              </w:rPr>
              <w:tab/>
            </w:r>
            <w:r>
              <w:rPr>
                <w:noProof/>
                <w:webHidden/>
              </w:rPr>
              <w:fldChar w:fldCharType="begin"/>
            </w:r>
            <w:r>
              <w:rPr>
                <w:noProof/>
                <w:webHidden/>
              </w:rPr>
              <w:instrText xml:space="preserve"> PAGEREF _Toc229929319 \h </w:instrText>
            </w:r>
            <w:r>
              <w:rPr>
                <w:noProof/>
                <w:webHidden/>
              </w:rPr>
            </w:r>
            <w:r>
              <w:rPr>
                <w:noProof/>
                <w:webHidden/>
              </w:rPr>
              <w:fldChar w:fldCharType="separate"/>
            </w:r>
            <w:r>
              <w:rPr>
                <w:noProof/>
                <w:webHidden/>
              </w:rPr>
              <w:t>19</w:t>
            </w:r>
            <w:r>
              <w:rPr>
                <w:noProof/>
                <w:webHidden/>
              </w:rPr>
              <w:fldChar w:fldCharType="end"/>
            </w:r>
          </w:hyperlink>
        </w:p>
        <w:p w14:paraId="42FE11F5" w14:textId="72F0A956" w:rsidR="003723B2" w:rsidRDefault="003723B2">
          <w:pPr>
            <w:pStyle w:val="Inhopg3"/>
            <w:tabs>
              <w:tab w:val="right" w:leader="dot" w:pos="9016"/>
            </w:tabs>
            <w:rPr>
              <w:rFonts w:eastAsiaTheme="minorEastAsia"/>
              <w:noProof/>
              <w:sz w:val="24"/>
              <w:szCs w:val="24"/>
            </w:rPr>
          </w:pPr>
          <w:hyperlink w:anchor="_Toc229929320" w:history="1">
            <w:r w:rsidRPr="00BB711F">
              <w:rPr>
                <w:rStyle w:val="Hyperlink"/>
                <w:noProof/>
              </w:rPr>
              <w:t>5.2.1. Participant recruitment</w:t>
            </w:r>
            <w:r>
              <w:rPr>
                <w:noProof/>
                <w:webHidden/>
              </w:rPr>
              <w:tab/>
            </w:r>
            <w:r>
              <w:rPr>
                <w:noProof/>
                <w:webHidden/>
              </w:rPr>
              <w:fldChar w:fldCharType="begin"/>
            </w:r>
            <w:r>
              <w:rPr>
                <w:noProof/>
                <w:webHidden/>
              </w:rPr>
              <w:instrText xml:space="preserve"> PAGEREF _Toc229929320 \h </w:instrText>
            </w:r>
            <w:r>
              <w:rPr>
                <w:noProof/>
                <w:webHidden/>
              </w:rPr>
            </w:r>
            <w:r>
              <w:rPr>
                <w:noProof/>
                <w:webHidden/>
              </w:rPr>
              <w:fldChar w:fldCharType="separate"/>
            </w:r>
            <w:r>
              <w:rPr>
                <w:noProof/>
                <w:webHidden/>
              </w:rPr>
              <w:t>19</w:t>
            </w:r>
            <w:r>
              <w:rPr>
                <w:noProof/>
                <w:webHidden/>
              </w:rPr>
              <w:fldChar w:fldCharType="end"/>
            </w:r>
          </w:hyperlink>
        </w:p>
        <w:p w14:paraId="2803B8F9" w14:textId="4C0B4517" w:rsidR="003723B2" w:rsidRDefault="003723B2">
          <w:pPr>
            <w:pStyle w:val="Inhopg3"/>
            <w:tabs>
              <w:tab w:val="right" w:leader="dot" w:pos="9016"/>
            </w:tabs>
            <w:rPr>
              <w:rFonts w:eastAsiaTheme="minorEastAsia"/>
              <w:noProof/>
              <w:sz w:val="24"/>
              <w:szCs w:val="24"/>
            </w:rPr>
          </w:pPr>
          <w:hyperlink w:anchor="_Toc229929321" w:history="1">
            <w:r w:rsidRPr="00BB711F">
              <w:rPr>
                <w:rStyle w:val="Hyperlink"/>
                <w:noProof/>
              </w:rPr>
              <w:t>5.2.2. Participant recruitment rate</w:t>
            </w:r>
            <w:r>
              <w:rPr>
                <w:noProof/>
                <w:webHidden/>
              </w:rPr>
              <w:tab/>
            </w:r>
            <w:r>
              <w:rPr>
                <w:noProof/>
                <w:webHidden/>
              </w:rPr>
              <w:fldChar w:fldCharType="begin"/>
            </w:r>
            <w:r>
              <w:rPr>
                <w:noProof/>
                <w:webHidden/>
              </w:rPr>
              <w:instrText xml:space="preserve"> PAGEREF _Toc229929321 \h </w:instrText>
            </w:r>
            <w:r>
              <w:rPr>
                <w:noProof/>
                <w:webHidden/>
              </w:rPr>
            </w:r>
            <w:r>
              <w:rPr>
                <w:noProof/>
                <w:webHidden/>
              </w:rPr>
              <w:fldChar w:fldCharType="separate"/>
            </w:r>
            <w:r>
              <w:rPr>
                <w:noProof/>
                <w:webHidden/>
              </w:rPr>
              <w:t>19</w:t>
            </w:r>
            <w:r>
              <w:rPr>
                <w:noProof/>
                <w:webHidden/>
              </w:rPr>
              <w:fldChar w:fldCharType="end"/>
            </w:r>
          </w:hyperlink>
        </w:p>
        <w:p w14:paraId="31DC018C" w14:textId="5FFA9757" w:rsidR="003723B2" w:rsidRDefault="003723B2">
          <w:pPr>
            <w:pStyle w:val="Inhopg3"/>
            <w:tabs>
              <w:tab w:val="right" w:leader="dot" w:pos="9016"/>
            </w:tabs>
            <w:rPr>
              <w:rFonts w:eastAsiaTheme="minorEastAsia"/>
              <w:noProof/>
              <w:sz w:val="24"/>
              <w:szCs w:val="24"/>
            </w:rPr>
          </w:pPr>
          <w:hyperlink w:anchor="_Toc229929322" w:history="1">
            <w:r w:rsidRPr="00BB711F">
              <w:rPr>
                <w:rStyle w:val="Hyperlink"/>
                <w:noProof/>
              </w:rPr>
              <w:t>5.2.3. Therapist recruitment</w:t>
            </w:r>
            <w:r>
              <w:rPr>
                <w:noProof/>
                <w:webHidden/>
              </w:rPr>
              <w:tab/>
            </w:r>
            <w:r>
              <w:rPr>
                <w:noProof/>
                <w:webHidden/>
              </w:rPr>
              <w:fldChar w:fldCharType="begin"/>
            </w:r>
            <w:r>
              <w:rPr>
                <w:noProof/>
                <w:webHidden/>
              </w:rPr>
              <w:instrText xml:space="preserve"> PAGEREF _Toc229929322 \h </w:instrText>
            </w:r>
            <w:r>
              <w:rPr>
                <w:noProof/>
                <w:webHidden/>
              </w:rPr>
            </w:r>
            <w:r>
              <w:rPr>
                <w:noProof/>
                <w:webHidden/>
              </w:rPr>
              <w:fldChar w:fldCharType="separate"/>
            </w:r>
            <w:r>
              <w:rPr>
                <w:noProof/>
                <w:webHidden/>
              </w:rPr>
              <w:t>20</w:t>
            </w:r>
            <w:r>
              <w:rPr>
                <w:noProof/>
                <w:webHidden/>
              </w:rPr>
              <w:fldChar w:fldCharType="end"/>
            </w:r>
          </w:hyperlink>
        </w:p>
        <w:p w14:paraId="60343093" w14:textId="52674218" w:rsidR="003723B2" w:rsidRDefault="003723B2">
          <w:pPr>
            <w:pStyle w:val="Inhopg3"/>
            <w:tabs>
              <w:tab w:val="right" w:leader="dot" w:pos="9016"/>
            </w:tabs>
            <w:rPr>
              <w:rFonts w:eastAsiaTheme="minorEastAsia"/>
              <w:noProof/>
              <w:sz w:val="24"/>
              <w:szCs w:val="24"/>
            </w:rPr>
          </w:pPr>
          <w:hyperlink w:anchor="_Toc229929323" w:history="1">
            <w:r w:rsidRPr="00BB711F">
              <w:rPr>
                <w:rStyle w:val="Hyperlink"/>
                <w:noProof/>
              </w:rPr>
              <w:t>5.2.4. Management recruitment</w:t>
            </w:r>
            <w:r>
              <w:rPr>
                <w:noProof/>
                <w:webHidden/>
              </w:rPr>
              <w:tab/>
            </w:r>
            <w:r>
              <w:rPr>
                <w:noProof/>
                <w:webHidden/>
              </w:rPr>
              <w:fldChar w:fldCharType="begin"/>
            </w:r>
            <w:r>
              <w:rPr>
                <w:noProof/>
                <w:webHidden/>
              </w:rPr>
              <w:instrText xml:space="preserve"> PAGEREF _Toc229929323 \h </w:instrText>
            </w:r>
            <w:r>
              <w:rPr>
                <w:noProof/>
                <w:webHidden/>
              </w:rPr>
            </w:r>
            <w:r>
              <w:rPr>
                <w:noProof/>
                <w:webHidden/>
              </w:rPr>
              <w:fldChar w:fldCharType="separate"/>
            </w:r>
            <w:r>
              <w:rPr>
                <w:noProof/>
                <w:webHidden/>
              </w:rPr>
              <w:t>20</w:t>
            </w:r>
            <w:r>
              <w:rPr>
                <w:noProof/>
                <w:webHidden/>
              </w:rPr>
              <w:fldChar w:fldCharType="end"/>
            </w:r>
          </w:hyperlink>
        </w:p>
        <w:p w14:paraId="4D3853A3" w14:textId="0D02A511" w:rsidR="003723B2" w:rsidRDefault="003723B2">
          <w:pPr>
            <w:pStyle w:val="Inhopg2"/>
            <w:tabs>
              <w:tab w:val="right" w:leader="dot" w:pos="9016"/>
            </w:tabs>
            <w:rPr>
              <w:rFonts w:eastAsiaTheme="minorEastAsia"/>
              <w:noProof/>
              <w:sz w:val="24"/>
              <w:szCs w:val="24"/>
            </w:rPr>
          </w:pPr>
          <w:hyperlink w:anchor="_Toc229929324" w:history="1">
            <w:r w:rsidRPr="00BB711F">
              <w:rPr>
                <w:rStyle w:val="Hyperlink"/>
                <w:rFonts w:cs="Calibri"/>
                <w:noProof/>
              </w:rPr>
              <w:t>5.3. Choice of comparators and randomization</w:t>
            </w:r>
            <w:r>
              <w:rPr>
                <w:noProof/>
                <w:webHidden/>
              </w:rPr>
              <w:tab/>
            </w:r>
            <w:r>
              <w:rPr>
                <w:noProof/>
                <w:webHidden/>
              </w:rPr>
              <w:fldChar w:fldCharType="begin"/>
            </w:r>
            <w:r>
              <w:rPr>
                <w:noProof/>
                <w:webHidden/>
              </w:rPr>
              <w:instrText xml:space="preserve"> PAGEREF _Toc229929324 \h </w:instrText>
            </w:r>
            <w:r>
              <w:rPr>
                <w:noProof/>
                <w:webHidden/>
              </w:rPr>
            </w:r>
            <w:r>
              <w:rPr>
                <w:noProof/>
                <w:webHidden/>
              </w:rPr>
              <w:fldChar w:fldCharType="separate"/>
            </w:r>
            <w:r>
              <w:rPr>
                <w:noProof/>
                <w:webHidden/>
              </w:rPr>
              <w:t>20</w:t>
            </w:r>
            <w:r>
              <w:rPr>
                <w:noProof/>
                <w:webHidden/>
              </w:rPr>
              <w:fldChar w:fldCharType="end"/>
            </w:r>
          </w:hyperlink>
        </w:p>
        <w:p w14:paraId="04ED8510" w14:textId="77F43397" w:rsidR="003723B2" w:rsidRDefault="003723B2">
          <w:pPr>
            <w:pStyle w:val="Inhopg2"/>
            <w:tabs>
              <w:tab w:val="right" w:leader="dot" w:pos="9016"/>
            </w:tabs>
            <w:rPr>
              <w:rFonts w:eastAsiaTheme="minorEastAsia"/>
              <w:noProof/>
              <w:sz w:val="24"/>
              <w:szCs w:val="24"/>
            </w:rPr>
          </w:pPr>
          <w:hyperlink w:anchor="_Toc229929325" w:history="1">
            <w:r w:rsidRPr="00BB711F">
              <w:rPr>
                <w:rStyle w:val="Hyperlink"/>
                <w:rFonts w:cs="Calibri"/>
                <w:noProof/>
              </w:rPr>
              <w:t>5.3.1. Motivation for the choice of comparators</w:t>
            </w:r>
            <w:r>
              <w:rPr>
                <w:noProof/>
                <w:webHidden/>
              </w:rPr>
              <w:tab/>
            </w:r>
            <w:r>
              <w:rPr>
                <w:noProof/>
                <w:webHidden/>
              </w:rPr>
              <w:fldChar w:fldCharType="begin"/>
            </w:r>
            <w:r>
              <w:rPr>
                <w:noProof/>
                <w:webHidden/>
              </w:rPr>
              <w:instrText xml:space="preserve"> PAGEREF _Toc229929325 \h </w:instrText>
            </w:r>
            <w:r>
              <w:rPr>
                <w:noProof/>
                <w:webHidden/>
              </w:rPr>
            </w:r>
            <w:r>
              <w:rPr>
                <w:noProof/>
                <w:webHidden/>
              </w:rPr>
              <w:fldChar w:fldCharType="separate"/>
            </w:r>
            <w:r>
              <w:rPr>
                <w:noProof/>
                <w:webHidden/>
              </w:rPr>
              <w:t>20</w:t>
            </w:r>
            <w:r>
              <w:rPr>
                <w:noProof/>
                <w:webHidden/>
              </w:rPr>
              <w:fldChar w:fldCharType="end"/>
            </w:r>
          </w:hyperlink>
        </w:p>
        <w:p w14:paraId="2716590E" w14:textId="4275655F" w:rsidR="003723B2" w:rsidRDefault="003723B2">
          <w:pPr>
            <w:pStyle w:val="Inhopg2"/>
            <w:tabs>
              <w:tab w:val="right" w:leader="dot" w:pos="9016"/>
            </w:tabs>
            <w:rPr>
              <w:rFonts w:eastAsiaTheme="minorEastAsia"/>
              <w:noProof/>
              <w:sz w:val="24"/>
              <w:szCs w:val="24"/>
            </w:rPr>
          </w:pPr>
          <w:hyperlink w:anchor="_Toc229929326" w:history="1">
            <w:r w:rsidRPr="00BB711F">
              <w:rPr>
                <w:rStyle w:val="Hyperlink"/>
                <w:rFonts w:cs="Calibri"/>
                <w:noProof/>
              </w:rPr>
              <w:t>5.3.2. Randomization</w:t>
            </w:r>
            <w:r>
              <w:rPr>
                <w:noProof/>
                <w:webHidden/>
              </w:rPr>
              <w:tab/>
            </w:r>
            <w:r>
              <w:rPr>
                <w:noProof/>
                <w:webHidden/>
              </w:rPr>
              <w:fldChar w:fldCharType="begin"/>
            </w:r>
            <w:r>
              <w:rPr>
                <w:noProof/>
                <w:webHidden/>
              </w:rPr>
              <w:instrText xml:space="preserve"> PAGEREF _Toc229929326 \h </w:instrText>
            </w:r>
            <w:r>
              <w:rPr>
                <w:noProof/>
                <w:webHidden/>
              </w:rPr>
            </w:r>
            <w:r>
              <w:rPr>
                <w:noProof/>
                <w:webHidden/>
              </w:rPr>
              <w:fldChar w:fldCharType="separate"/>
            </w:r>
            <w:r>
              <w:rPr>
                <w:noProof/>
                <w:webHidden/>
              </w:rPr>
              <w:t>21</w:t>
            </w:r>
            <w:r>
              <w:rPr>
                <w:noProof/>
                <w:webHidden/>
              </w:rPr>
              <w:fldChar w:fldCharType="end"/>
            </w:r>
          </w:hyperlink>
        </w:p>
        <w:p w14:paraId="1F63484D" w14:textId="2DDB9A67" w:rsidR="003723B2" w:rsidRDefault="003723B2">
          <w:pPr>
            <w:pStyle w:val="Inhopg2"/>
            <w:tabs>
              <w:tab w:val="right" w:leader="dot" w:pos="9016"/>
            </w:tabs>
            <w:rPr>
              <w:rFonts w:eastAsiaTheme="minorEastAsia"/>
              <w:noProof/>
              <w:sz w:val="24"/>
              <w:szCs w:val="24"/>
            </w:rPr>
          </w:pPr>
          <w:hyperlink w:anchor="_Toc229929327" w:history="1">
            <w:r w:rsidRPr="00BB711F">
              <w:rPr>
                <w:rStyle w:val="Hyperlink"/>
                <w:rFonts w:cs="Calibri"/>
                <w:noProof/>
              </w:rPr>
              <w:t>5.4. Trial treatment</w:t>
            </w:r>
            <w:r>
              <w:rPr>
                <w:noProof/>
                <w:webHidden/>
              </w:rPr>
              <w:tab/>
            </w:r>
            <w:r>
              <w:rPr>
                <w:noProof/>
                <w:webHidden/>
              </w:rPr>
              <w:fldChar w:fldCharType="begin"/>
            </w:r>
            <w:r>
              <w:rPr>
                <w:noProof/>
                <w:webHidden/>
              </w:rPr>
              <w:instrText xml:space="preserve"> PAGEREF _Toc229929327 \h </w:instrText>
            </w:r>
            <w:r>
              <w:rPr>
                <w:noProof/>
                <w:webHidden/>
              </w:rPr>
            </w:r>
            <w:r>
              <w:rPr>
                <w:noProof/>
                <w:webHidden/>
              </w:rPr>
              <w:fldChar w:fldCharType="separate"/>
            </w:r>
            <w:r>
              <w:rPr>
                <w:noProof/>
                <w:webHidden/>
              </w:rPr>
              <w:t>21</w:t>
            </w:r>
            <w:r>
              <w:rPr>
                <w:noProof/>
                <w:webHidden/>
              </w:rPr>
              <w:fldChar w:fldCharType="end"/>
            </w:r>
          </w:hyperlink>
        </w:p>
        <w:p w14:paraId="3ED98020" w14:textId="2E70EEBD" w:rsidR="003723B2" w:rsidRDefault="003723B2">
          <w:pPr>
            <w:pStyle w:val="Inhopg3"/>
            <w:tabs>
              <w:tab w:val="right" w:leader="dot" w:pos="9016"/>
            </w:tabs>
            <w:rPr>
              <w:rFonts w:eastAsiaTheme="minorEastAsia"/>
              <w:noProof/>
              <w:sz w:val="24"/>
              <w:szCs w:val="24"/>
            </w:rPr>
          </w:pPr>
          <w:hyperlink w:anchor="_Toc229929328" w:history="1">
            <w:r w:rsidRPr="00BB711F">
              <w:rPr>
                <w:rStyle w:val="Hyperlink"/>
                <w:noProof/>
              </w:rPr>
              <w:t>5.4.1. Usual Care</w:t>
            </w:r>
            <w:r>
              <w:rPr>
                <w:noProof/>
                <w:webHidden/>
              </w:rPr>
              <w:tab/>
            </w:r>
            <w:r>
              <w:rPr>
                <w:noProof/>
                <w:webHidden/>
              </w:rPr>
              <w:fldChar w:fldCharType="begin"/>
            </w:r>
            <w:r>
              <w:rPr>
                <w:noProof/>
                <w:webHidden/>
              </w:rPr>
              <w:instrText xml:space="preserve"> PAGEREF _Toc229929328 \h </w:instrText>
            </w:r>
            <w:r>
              <w:rPr>
                <w:noProof/>
                <w:webHidden/>
              </w:rPr>
            </w:r>
            <w:r>
              <w:rPr>
                <w:noProof/>
                <w:webHidden/>
              </w:rPr>
              <w:fldChar w:fldCharType="separate"/>
            </w:r>
            <w:r>
              <w:rPr>
                <w:noProof/>
                <w:webHidden/>
              </w:rPr>
              <w:t>21</w:t>
            </w:r>
            <w:r>
              <w:rPr>
                <w:noProof/>
                <w:webHidden/>
              </w:rPr>
              <w:fldChar w:fldCharType="end"/>
            </w:r>
          </w:hyperlink>
        </w:p>
        <w:p w14:paraId="39151069" w14:textId="7A5A8412" w:rsidR="003723B2" w:rsidRDefault="003723B2">
          <w:pPr>
            <w:pStyle w:val="Inhopg3"/>
            <w:tabs>
              <w:tab w:val="right" w:leader="dot" w:pos="9016"/>
            </w:tabs>
            <w:rPr>
              <w:rFonts w:eastAsiaTheme="minorEastAsia"/>
              <w:noProof/>
              <w:sz w:val="24"/>
              <w:szCs w:val="24"/>
            </w:rPr>
          </w:pPr>
          <w:hyperlink w:anchor="_Toc229929329" w:history="1">
            <w:r w:rsidRPr="00BB711F">
              <w:rPr>
                <w:rStyle w:val="Hyperlink"/>
                <w:noProof/>
              </w:rPr>
              <w:t>5.4.2. Optimal Care</w:t>
            </w:r>
            <w:r>
              <w:rPr>
                <w:noProof/>
                <w:webHidden/>
              </w:rPr>
              <w:tab/>
            </w:r>
            <w:r>
              <w:rPr>
                <w:noProof/>
                <w:webHidden/>
              </w:rPr>
              <w:fldChar w:fldCharType="begin"/>
            </w:r>
            <w:r>
              <w:rPr>
                <w:noProof/>
                <w:webHidden/>
              </w:rPr>
              <w:instrText xml:space="preserve"> PAGEREF _Toc229929329 \h </w:instrText>
            </w:r>
            <w:r>
              <w:rPr>
                <w:noProof/>
                <w:webHidden/>
              </w:rPr>
            </w:r>
            <w:r>
              <w:rPr>
                <w:noProof/>
                <w:webHidden/>
              </w:rPr>
              <w:fldChar w:fldCharType="separate"/>
            </w:r>
            <w:r>
              <w:rPr>
                <w:noProof/>
                <w:webHidden/>
              </w:rPr>
              <w:t>21</w:t>
            </w:r>
            <w:r>
              <w:rPr>
                <w:noProof/>
                <w:webHidden/>
              </w:rPr>
              <w:fldChar w:fldCharType="end"/>
            </w:r>
          </w:hyperlink>
        </w:p>
        <w:p w14:paraId="78235C3D" w14:textId="239DE67B" w:rsidR="003723B2" w:rsidRDefault="003723B2">
          <w:pPr>
            <w:pStyle w:val="Inhopg3"/>
            <w:tabs>
              <w:tab w:val="right" w:leader="dot" w:pos="9016"/>
            </w:tabs>
            <w:rPr>
              <w:rFonts w:eastAsiaTheme="minorEastAsia"/>
              <w:noProof/>
              <w:sz w:val="24"/>
              <w:szCs w:val="24"/>
            </w:rPr>
          </w:pPr>
          <w:hyperlink w:anchor="_Toc229929330" w:history="1">
            <w:r w:rsidRPr="00BB711F">
              <w:rPr>
                <w:rStyle w:val="Hyperlink"/>
                <w:noProof/>
              </w:rPr>
              <w:t>5.4.3. Criteria for Discontinuing or Modifying Allocated Interventions</w:t>
            </w:r>
            <w:r>
              <w:rPr>
                <w:noProof/>
                <w:webHidden/>
              </w:rPr>
              <w:tab/>
            </w:r>
            <w:r>
              <w:rPr>
                <w:noProof/>
                <w:webHidden/>
              </w:rPr>
              <w:fldChar w:fldCharType="begin"/>
            </w:r>
            <w:r>
              <w:rPr>
                <w:noProof/>
                <w:webHidden/>
              </w:rPr>
              <w:instrText xml:space="preserve"> PAGEREF _Toc229929330 \h </w:instrText>
            </w:r>
            <w:r>
              <w:rPr>
                <w:noProof/>
                <w:webHidden/>
              </w:rPr>
            </w:r>
            <w:r>
              <w:rPr>
                <w:noProof/>
                <w:webHidden/>
              </w:rPr>
              <w:fldChar w:fldCharType="separate"/>
            </w:r>
            <w:r>
              <w:rPr>
                <w:noProof/>
                <w:webHidden/>
              </w:rPr>
              <w:t>23</w:t>
            </w:r>
            <w:r>
              <w:rPr>
                <w:noProof/>
                <w:webHidden/>
              </w:rPr>
              <w:fldChar w:fldCharType="end"/>
            </w:r>
          </w:hyperlink>
        </w:p>
        <w:p w14:paraId="7F969707" w14:textId="3B6C0194" w:rsidR="003723B2" w:rsidRDefault="003723B2">
          <w:pPr>
            <w:pStyle w:val="Inhopg3"/>
            <w:tabs>
              <w:tab w:val="right" w:leader="dot" w:pos="9016"/>
            </w:tabs>
            <w:rPr>
              <w:rFonts w:eastAsiaTheme="minorEastAsia"/>
              <w:noProof/>
              <w:sz w:val="24"/>
              <w:szCs w:val="24"/>
            </w:rPr>
          </w:pPr>
          <w:hyperlink w:anchor="_Toc229929331" w:history="1">
            <w:r w:rsidRPr="00BB711F">
              <w:rPr>
                <w:rStyle w:val="Hyperlink"/>
                <w:noProof/>
              </w:rPr>
              <w:t>5.4.4. Relevant concomitant care permitted or prohibited during the trial</w:t>
            </w:r>
            <w:r>
              <w:rPr>
                <w:noProof/>
                <w:webHidden/>
              </w:rPr>
              <w:tab/>
            </w:r>
            <w:r>
              <w:rPr>
                <w:noProof/>
                <w:webHidden/>
              </w:rPr>
              <w:fldChar w:fldCharType="begin"/>
            </w:r>
            <w:r>
              <w:rPr>
                <w:noProof/>
                <w:webHidden/>
              </w:rPr>
              <w:instrText xml:space="preserve"> PAGEREF _Toc229929331 \h </w:instrText>
            </w:r>
            <w:r>
              <w:rPr>
                <w:noProof/>
                <w:webHidden/>
              </w:rPr>
            </w:r>
            <w:r>
              <w:rPr>
                <w:noProof/>
                <w:webHidden/>
              </w:rPr>
              <w:fldChar w:fldCharType="separate"/>
            </w:r>
            <w:r>
              <w:rPr>
                <w:noProof/>
                <w:webHidden/>
              </w:rPr>
              <w:t>23</w:t>
            </w:r>
            <w:r>
              <w:rPr>
                <w:noProof/>
                <w:webHidden/>
              </w:rPr>
              <w:fldChar w:fldCharType="end"/>
            </w:r>
          </w:hyperlink>
        </w:p>
        <w:p w14:paraId="4F2CE5F2" w14:textId="4EF84E64" w:rsidR="003723B2" w:rsidRDefault="003723B2">
          <w:pPr>
            <w:pStyle w:val="Inhopg3"/>
            <w:tabs>
              <w:tab w:val="right" w:leader="dot" w:pos="9016"/>
            </w:tabs>
            <w:rPr>
              <w:rFonts w:eastAsiaTheme="minorEastAsia"/>
              <w:noProof/>
              <w:sz w:val="24"/>
              <w:szCs w:val="24"/>
            </w:rPr>
          </w:pPr>
          <w:hyperlink w:anchor="_Toc229929332" w:history="1">
            <w:r w:rsidRPr="00BB711F">
              <w:rPr>
                <w:rStyle w:val="Hyperlink"/>
                <w:noProof/>
              </w:rPr>
              <w:t>5.4.5. Instrumentation</w:t>
            </w:r>
            <w:r>
              <w:rPr>
                <w:noProof/>
                <w:webHidden/>
              </w:rPr>
              <w:tab/>
            </w:r>
            <w:r>
              <w:rPr>
                <w:noProof/>
                <w:webHidden/>
              </w:rPr>
              <w:fldChar w:fldCharType="begin"/>
            </w:r>
            <w:r>
              <w:rPr>
                <w:noProof/>
                <w:webHidden/>
              </w:rPr>
              <w:instrText xml:space="preserve"> PAGEREF _Toc229929332 \h </w:instrText>
            </w:r>
            <w:r>
              <w:rPr>
                <w:noProof/>
                <w:webHidden/>
              </w:rPr>
            </w:r>
            <w:r>
              <w:rPr>
                <w:noProof/>
                <w:webHidden/>
              </w:rPr>
              <w:fldChar w:fldCharType="separate"/>
            </w:r>
            <w:r>
              <w:rPr>
                <w:noProof/>
                <w:webHidden/>
              </w:rPr>
              <w:t>23</w:t>
            </w:r>
            <w:r>
              <w:rPr>
                <w:noProof/>
                <w:webHidden/>
              </w:rPr>
              <w:fldChar w:fldCharType="end"/>
            </w:r>
          </w:hyperlink>
        </w:p>
        <w:p w14:paraId="087E5F3E" w14:textId="1CACE635" w:rsidR="003723B2" w:rsidRDefault="003723B2">
          <w:pPr>
            <w:pStyle w:val="Inhopg2"/>
            <w:tabs>
              <w:tab w:val="right" w:leader="dot" w:pos="9016"/>
            </w:tabs>
            <w:rPr>
              <w:rFonts w:eastAsiaTheme="minorEastAsia"/>
              <w:noProof/>
              <w:sz w:val="24"/>
              <w:szCs w:val="24"/>
            </w:rPr>
          </w:pPr>
          <w:hyperlink w:anchor="_Toc229929333" w:history="1">
            <w:r w:rsidRPr="00BB711F">
              <w:rPr>
                <w:rStyle w:val="Hyperlink"/>
                <w:rFonts w:cs="Calibri"/>
                <w:noProof/>
              </w:rPr>
              <w:t>5.5. Participants timeline</w:t>
            </w:r>
            <w:r>
              <w:rPr>
                <w:noProof/>
                <w:webHidden/>
              </w:rPr>
              <w:tab/>
            </w:r>
            <w:r>
              <w:rPr>
                <w:noProof/>
                <w:webHidden/>
              </w:rPr>
              <w:fldChar w:fldCharType="begin"/>
            </w:r>
            <w:r>
              <w:rPr>
                <w:noProof/>
                <w:webHidden/>
              </w:rPr>
              <w:instrText xml:space="preserve"> PAGEREF _Toc229929333 \h </w:instrText>
            </w:r>
            <w:r>
              <w:rPr>
                <w:noProof/>
                <w:webHidden/>
              </w:rPr>
            </w:r>
            <w:r>
              <w:rPr>
                <w:noProof/>
                <w:webHidden/>
              </w:rPr>
              <w:fldChar w:fldCharType="separate"/>
            </w:r>
            <w:r>
              <w:rPr>
                <w:noProof/>
                <w:webHidden/>
              </w:rPr>
              <w:t>24</w:t>
            </w:r>
            <w:r>
              <w:rPr>
                <w:noProof/>
                <w:webHidden/>
              </w:rPr>
              <w:fldChar w:fldCharType="end"/>
            </w:r>
          </w:hyperlink>
        </w:p>
        <w:p w14:paraId="73187755" w14:textId="466977C7" w:rsidR="003723B2" w:rsidRDefault="003723B2">
          <w:pPr>
            <w:pStyle w:val="Inhopg3"/>
            <w:tabs>
              <w:tab w:val="right" w:leader="dot" w:pos="9016"/>
            </w:tabs>
            <w:rPr>
              <w:rFonts w:eastAsiaTheme="minorEastAsia"/>
              <w:noProof/>
              <w:sz w:val="24"/>
              <w:szCs w:val="24"/>
            </w:rPr>
          </w:pPr>
          <w:hyperlink w:anchor="_Toc229929334" w:history="1">
            <w:r w:rsidRPr="00BB711F">
              <w:rPr>
                <w:rStyle w:val="Hyperlink"/>
                <w:noProof/>
              </w:rPr>
              <w:t>5.5.1. Baseline Assessments to Confirm Eligibility (Visit 0)</w:t>
            </w:r>
            <w:r>
              <w:rPr>
                <w:noProof/>
                <w:webHidden/>
              </w:rPr>
              <w:tab/>
            </w:r>
            <w:r>
              <w:rPr>
                <w:noProof/>
                <w:webHidden/>
              </w:rPr>
              <w:fldChar w:fldCharType="begin"/>
            </w:r>
            <w:r>
              <w:rPr>
                <w:noProof/>
                <w:webHidden/>
              </w:rPr>
              <w:instrText xml:space="preserve"> PAGEREF _Toc229929334 \h </w:instrText>
            </w:r>
            <w:r>
              <w:rPr>
                <w:noProof/>
                <w:webHidden/>
              </w:rPr>
            </w:r>
            <w:r>
              <w:rPr>
                <w:noProof/>
                <w:webHidden/>
              </w:rPr>
              <w:fldChar w:fldCharType="separate"/>
            </w:r>
            <w:r>
              <w:rPr>
                <w:noProof/>
                <w:webHidden/>
              </w:rPr>
              <w:t>24</w:t>
            </w:r>
            <w:r>
              <w:rPr>
                <w:noProof/>
                <w:webHidden/>
              </w:rPr>
              <w:fldChar w:fldCharType="end"/>
            </w:r>
          </w:hyperlink>
        </w:p>
        <w:p w14:paraId="0CA6DF5C" w14:textId="3CC120AA" w:rsidR="003723B2" w:rsidRDefault="003723B2">
          <w:pPr>
            <w:pStyle w:val="Inhopg3"/>
            <w:tabs>
              <w:tab w:val="right" w:leader="dot" w:pos="9016"/>
            </w:tabs>
            <w:rPr>
              <w:rFonts w:eastAsiaTheme="minorEastAsia"/>
              <w:noProof/>
              <w:sz w:val="24"/>
              <w:szCs w:val="24"/>
            </w:rPr>
          </w:pPr>
          <w:hyperlink w:anchor="_Toc229929335" w:history="1">
            <w:r w:rsidRPr="00BB711F">
              <w:rPr>
                <w:rStyle w:val="Hyperlink"/>
                <w:noProof/>
              </w:rPr>
              <w:t>5.5.2. Baseline Assessments (Visit 1)</w:t>
            </w:r>
            <w:r>
              <w:rPr>
                <w:noProof/>
                <w:webHidden/>
              </w:rPr>
              <w:tab/>
            </w:r>
            <w:r>
              <w:rPr>
                <w:noProof/>
                <w:webHidden/>
              </w:rPr>
              <w:fldChar w:fldCharType="begin"/>
            </w:r>
            <w:r>
              <w:rPr>
                <w:noProof/>
                <w:webHidden/>
              </w:rPr>
              <w:instrText xml:space="preserve"> PAGEREF _Toc229929335 \h </w:instrText>
            </w:r>
            <w:r>
              <w:rPr>
                <w:noProof/>
                <w:webHidden/>
              </w:rPr>
            </w:r>
            <w:r>
              <w:rPr>
                <w:noProof/>
                <w:webHidden/>
              </w:rPr>
              <w:fldChar w:fldCharType="separate"/>
            </w:r>
            <w:r>
              <w:rPr>
                <w:noProof/>
                <w:webHidden/>
              </w:rPr>
              <w:t>25</w:t>
            </w:r>
            <w:r>
              <w:rPr>
                <w:noProof/>
                <w:webHidden/>
              </w:rPr>
              <w:fldChar w:fldCharType="end"/>
            </w:r>
          </w:hyperlink>
        </w:p>
        <w:p w14:paraId="78D37A0D" w14:textId="4EAA1D04" w:rsidR="003723B2" w:rsidRDefault="003723B2">
          <w:pPr>
            <w:pStyle w:val="Inhopg3"/>
            <w:tabs>
              <w:tab w:val="right" w:leader="dot" w:pos="9016"/>
            </w:tabs>
            <w:rPr>
              <w:rFonts w:eastAsiaTheme="minorEastAsia"/>
              <w:noProof/>
              <w:sz w:val="24"/>
              <w:szCs w:val="24"/>
            </w:rPr>
          </w:pPr>
          <w:hyperlink w:anchor="_Toc229929336" w:history="1">
            <w:r w:rsidRPr="00BB711F">
              <w:rPr>
                <w:rStyle w:val="Hyperlink"/>
                <w:noProof/>
              </w:rPr>
              <w:t>5.5.3. Visit 2 - Assessments (14 days- 1 month)</w:t>
            </w:r>
            <w:r>
              <w:rPr>
                <w:noProof/>
                <w:webHidden/>
              </w:rPr>
              <w:tab/>
            </w:r>
            <w:r>
              <w:rPr>
                <w:noProof/>
                <w:webHidden/>
              </w:rPr>
              <w:fldChar w:fldCharType="begin"/>
            </w:r>
            <w:r>
              <w:rPr>
                <w:noProof/>
                <w:webHidden/>
              </w:rPr>
              <w:instrText xml:space="preserve"> PAGEREF _Toc229929336 \h </w:instrText>
            </w:r>
            <w:r>
              <w:rPr>
                <w:noProof/>
                <w:webHidden/>
              </w:rPr>
            </w:r>
            <w:r>
              <w:rPr>
                <w:noProof/>
                <w:webHidden/>
              </w:rPr>
              <w:fldChar w:fldCharType="separate"/>
            </w:r>
            <w:r>
              <w:rPr>
                <w:noProof/>
                <w:webHidden/>
              </w:rPr>
              <w:t>25</w:t>
            </w:r>
            <w:r>
              <w:rPr>
                <w:noProof/>
                <w:webHidden/>
              </w:rPr>
              <w:fldChar w:fldCharType="end"/>
            </w:r>
          </w:hyperlink>
        </w:p>
        <w:p w14:paraId="63FE3650" w14:textId="6B6B61E6" w:rsidR="003723B2" w:rsidRDefault="003723B2">
          <w:pPr>
            <w:pStyle w:val="Inhopg3"/>
            <w:tabs>
              <w:tab w:val="right" w:leader="dot" w:pos="9016"/>
            </w:tabs>
            <w:rPr>
              <w:rFonts w:eastAsiaTheme="minorEastAsia"/>
              <w:noProof/>
              <w:sz w:val="24"/>
              <w:szCs w:val="24"/>
            </w:rPr>
          </w:pPr>
          <w:hyperlink w:anchor="_Toc229929337" w:history="1">
            <w:r w:rsidRPr="00BB711F">
              <w:rPr>
                <w:rStyle w:val="Hyperlink"/>
                <w:noProof/>
              </w:rPr>
              <w:t>5.5.4. Visits 3 to 8- Assessments (month 3 to month 18)</w:t>
            </w:r>
            <w:r>
              <w:rPr>
                <w:noProof/>
                <w:webHidden/>
              </w:rPr>
              <w:tab/>
            </w:r>
            <w:r>
              <w:rPr>
                <w:noProof/>
                <w:webHidden/>
              </w:rPr>
              <w:fldChar w:fldCharType="begin"/>
            </w:r>
            <w:r>
              <w:rPr>
                <w:noProof/>
                <w:webHidden/>
              </w:rPr>
              <w:instrText xml:space="preserve"> PAGEREF _Toc229929337 \h </w:instrText>
            </w:r>
            <w:r>
              <w:rPr>
                <w:noProof/>
                <w:webHidden/>
              </w:rPr>
            </w:r>
            <w:r>
              <w:rPr>
                <w:noProof/>
                <w:webHidden/>
              </w:rPr>
              <w:fldChar w:fldCharType="separate"/>
            </w:r>
            <w:r>
              <w:rPr>
                <w:noProof/>
                <w:webHidden/>
              </w:rPr>
              <w:t>26</w:t>
            </w:r>
            <w:r>
              <w:rPr>
                <w:noProof/>
                <w:webHidden/>
              </w:rPr>
              <w:fldChar w:fldCharType="end"/>
            </w:r>
          </w:hyperlink>
        </w:p>
        <w:p w14:paraId="2A7682FD" w14:textId="02C7D632" w:rsidR="003723B2" w:rsidRDefault="003723B2">
          <w:pPr>
            <w:pStyle w:val="Inhopg3"/>
            <w:tabs>
              <w:tab w:val="right" w:leader="dot" w:pos="9016"/>
            </w:tabs>
            <w:rPr>
              <w:rFonts w:eastAsiaTheme="minorEastAsia"/>
              <w:noProof/>
              <w:sz w:val="24"/>
              <w:szCs w:val="24"/>
            </w:rPr>
          </w:pPr>
          <w:hyperlink w:anchor="_Toc229929338" w:history="1">
            <w:r w:rsidRPr="00BB711F">
              <w:rPr>
                <w:rStyle w:val="Hyperlink"/>
                <w:noProof/>
              </w:rPr>
              <w:t>5.5.5. Visit 4-6 and 8 – Additional Assessments (month 6-12-18)</w:t>
            </w:r>
            <w:r>
              <w:rPr>
                <w:noProof/>
                <w:webHidden/>
              </w:rPr>
              <w:tab/>
            </w:r>
            <w:r>
              <w:rPr>
                <w:noProof/>
                <w:webHidden/>
              </w:rPr>
              <w:fldChar w:fldCharType="begin"/>
            </w:r>
            <w:r>
              <w:rPr>
                <w:noProof/>
                <w:webHidden/>
              </w:rPr>
              <w:instrText xml:space="preserve"> PAGEREF _Toc229929338 \h </w:instrText>
            </w:r>
            <w:r>
              <w:rPr>
                <w:noProof/>
                <w:webHidden/>
              </w:rPr>
            </w:r>
            <w:r>
              <w:rPr>
                <w:noProof/>
                <w:webHidden/>
              </w:rPr>
              <w:fldChar w:fldCharType="separate"/>
            </w:r>
            <w:r>
              <w:rPr>
                <w:noProof/>
                <w:webHidden/>
              </w:rPr>
              <w:t>26</w:t>
            </w:r>
            <w:r>
              <w:rPr>
                <w:noProof/>
                <w:webHidden/>
              </w:rPr>
              <w:fldChar w:fldCharType="end"/>
            </w:r>
          </w:hyperlink>
        </w:p>
        <w:p w14:paraId="1F8BFB47" w14:textId="5155E762" w:rsidR="003723B2" w:rsidRDefault="003723B2">
          <w:pPr>
            <w:pStyle w:val="Inhopg3"/>
            <w:tabs>
              <w:tab w:val="right" w:leader="dot" w:pos="9016"/>
            </w:tabs>
            <w:rPr>
              <w:rFonts w:eastAsiaTheme="minorEastAsia"/>
              <w:noProof/>
              <w:sz w:val="24"/>
              <w:szCs w:val="24"/>
            </w:rPr>
          </w:pPr>
          <w:hyperlink w:anchor="_Toc229929339" w:history="1">
            <w:r w:rsidRPr="00BB711F">
              <w:rPr>
                <w:rStyle w:val="Hyperlink"/>
                <w:noProof/>
              </w:rPr>
              <w:t>5.5.6. Unscheduled assessments due to foot ulceration</w:t>
            </w:r>
            <w:r>
              <w:rPr>
                <w:noProof/>
                <w:webHidden/>
              </w:rPr>
              <w:tab/>
            </w:r>
            <w:r>
              <w:rPr>
                <w:noProof/>
                <w:webHidden/>
              </w:rPr>
              <w:fldChar w:fldCharType="begin"/>
            </w:r>
            <w:r>
              <w:rPr>
                <w:noProof/>
                <w:webHidden/>
              </w:rPr>
              <w:instrText xml:space="preserve"> PAGEREF _Toc229929339 \h </w:instrText>
            </w:r>
            <w:r>
              <w:rPr>
                <w:noProof/>
                <w:webHidden/>
              </w:rPr>
            </w:r>
            <w:r>
              <w:rPr>
                <w:noProof/>
                <w:webHidden/>
              </w:rPr>
              <w:fldChar w:fldCharType="separate"/>
            </w:r>
            <w:r>
              <w:rPr>
                <w:noProof/>
                <w:webHidden/>
              </w:rPr>
              <w:t>26</w:t>
            </w:r>
            <w:r>
              <w:rPr>
                <w:noProof/>
                <w:webHidden/>
              </w:rPr>
              <w:fldChar w:fldCharType="end"/>
            </w:r>
          </w:hyperlink>
        </w:p>
        <w:p w14:paraId="5833A4B0" w14:textId="2C57DA61" w:rsidR="003723B2" w:rsidRDefault="003723B2">
          <w:pPr>
            <w:pStyle w:val="Inhopg2"/>
            <w:tabs>
              <w:tab w:val="right" w:leader="dot" w:pos="9016"/>
            </w:tabs>
            <w:rPr>
              <w:rFonts w:eastAsiaTheme="minorEastAsia"/>
              <w:noProof/>
              <w:sz w:val="24"/>
              <w:szCs w:val="24"/>
            </w:rPr>
          </w:pPr>
          <w:hyperlink w:anchor="_Toc229929340" w:history="1">
            <w:r w:rsidRPr="00BB711F">
              <w:rPr>
                <w:rStyle w:val="Hyperlink"/>
                <w:noProof/>
              </w:rPr>
              <w:t>5.6. Design and timeline process evaluation</w:t>
            </w:r>
            <w:r>
              <w:rPr>
                <w:noProof/>
                <w:webHidden/>
              </w:rPr>
              <w:tab/>
            </w:r>
            <w:r>
              <w:rPr>
                <w:noProof/>
                <w:webHidden/>
              </w:rPr>
              <w:fldChar w:fldCharType="begin"/>
            </w:r>
            <w:r>
              <w:rPr>
                <w:noProof/>
                <w:webHidden/>
              </w:rPr>
              <w:instrText xml:space="preserve"> PAGEREF _Toc229929340 \h </w:instrText>
            </w:r>
            <w:r>
              <w:rPr>
                <w:noProof/>
                <w:webHidden/>
              </w:rPr>
            </w:r>
            <w:r>
              <w:rPr>
                <w:noProof/>
                <w:webHidden/>
              </w:rPr>
              <w:fldChar w:fldCharType="separate"/>
            </w:r>
            <w:r>
              <w:rPr>
                <w:noProof/>
                <w:webHidden/>
              </w:rPr>
              <w:t>27</w:t>
            </w:r>
            <w:r>
              <w:rPr>
                <w:noProof/>
                <w:webHidden/>
              </w:rPr>
              <w:fldChar w:fldCharType="end"/>
            </w:r>
          </w:hyperlink>
        </w:p>
        <w:p w14:paraId="5041E23B" w14:textId="5425DA07" w:rsidR="003723B2" w:rsidRDefault="003723B2">
          <w:pPr>
            <w:pStyle w:val="Inhopg1"/>
            <w:tabs>
              <w:tab w:val="right" w:leader="dot" w:pos="9016"/>
            </w:tabs>
            <w:rPr>
              <w:rFonts w:eastAsiaTheme="minorEastAsia"/>
              <w:noProof/>
              <w:sz w:val="24"/>
              <w:szCs w:val="24"/>
            </w:rPr>
          </w:pPr>
          <w:hyperlink w:anchor="_Toc229929341" w:history="1">
            <w:r w:rsidRPr="00BB711F">
              <w:rPr>
                <w:rStyle w:val="Hyperlink"/>
                <w:rFonts w:cs="Calibri"/>
                <w:noProof/>
              </w:rPr>
              <w:t>6. Assessments of Safety</w:t>
            </w:r>
            <w:r>
              <w:rPr>
                <w:noProof/>
                <w:webHidden/>
              </w:rPr>
              <w:tab/>
            </w:r>
            <w:r>
              <w:rPr>
                <w:noProof/>
                <w:webHidden/>
              </w:rPr>
              <w:fldChar w:fldCharType="begin"/>
            </w:r>
            <w:r>
              <w:rPr>
                <w:noProof/>
                <w:webHidden/>
              </w:rPr>
              <w:instrText xml:space="preserve"> PAGEREF _Toc229929341 \h </w:instrText>
            </w:r>
            <w:r>
              <w:rPr>
                <w:noProof/>
                <w:webHidden/>
              </w:rPr>
            </w:r>
            <w:r>
              <w:rPr>
                <w:noProof/>
                <w:webHidden/>
              </w:rPr>
              <w:fldChar w:fldCharType="separate"/>
            </w:r>
            <w:r>
              <w:rPr>
                <w:noProof/>
                <w:webHidden/>
              </w:rPr>
              <w:t>27</w:t>
            </w:r>
            <w:r>
              <w:rPr>
                <w:noProof/>
                <w:webHidden/>
              </w:rPr>
              <w:fldChar w:fldCharType="end"/>
            </w:r>
          </w:hyperlink>
        </w:p>
        <w:p w14:paraId="0A90D9AA" w14:textId="2A9FA623" w:rsidR="003723B2" w:rsidRDefault="003723B2">
          <w:pPr>
            <w:pStyle w:val="Inhopg2"/>
            <w:tabs>
              <w:tab w:val="right" w:leader="dot" w:pos="9016"/>
            </w:tabs>
            <w:rPr>
              <w:rFonts w:eastAsiaTheme="minorEastAsia"/>
              <w:noProof/>
              <w:sz w:val="24"/>
              <w:szCs w:val="24"/>
            </w:rPr>
          </w:pPr>
          <w:hyperlink w:anchor="_Toc229929342" w:history="1">
            <w:r w:rsidRPr="00BB711F">
              <w:rPr>
                <w:rStyle w:val="Hyperlink"/>
                <w:rFonts w:cs="Calibri"/>
                <w:noProof/>
              </w:rPr>
              <w:t>6.1. Specification, timing and recording of safety parameters</w:t>
            </w:r>
            <w:r>
              <w:rPr>
                <w:noProof/>
                <w:webHidden/>
              </w:rPr>
              <w:tab/>
            </w:r>
            <w:r>
              <w:rPr>
                <w:noProof/>
                <w:webHidden/>
              </w:rPr>
              <w:fldChar w:fldCharType="begin"/>
            </w:r>
            <w:r>
              <w:rPr>
                <w:noProof/>
                <w:webHidden/>
              </w:rPr>
              <w:instrText xml:space="preserve"> PAGEREF _Toc229929342 \h </w:instrText>
            </w:r>
            <w:r>
              <w:rPr>
                <w:noProof/>
                <w:webHidden/>
              </w:rPr>
            </w:r>
            <w:r>
              <w:rPr>
                <w:noProof/>
                <w:webHidden/>
              </w:rPr>
              <w:fldChar w:fldCharType="separate"/>
            </w:r>
            <w:r>
              <w:rPr>
                <w:noProof/>
                <w:webHidden/>
              </w:rPr>
              <w:t>27</w:t>
            </w:r>
            <w:r>
              <w:rPr>
                <w:noProof/>
                <w:webHidden/>
              </w:rPr>
              <w:fldChar w:fldCharType="end"/>
            </w:r>
          </w:hyperlink>
        </w:p>
        <w:p w14:paraId="71FAF545" w14:textId="49F0A386" w:rsidR="003723B2" w:rsidRDefault="003723B2">
          <w:pPr>
            <w:pStyle w:val="Inhopg2"/>
            <w:tabs>
              <w:tab w:val="right" w:leader="dot" w:pos="9016"/>
            </w:tabs>
            <w:rPr>
              <w:rFonts w:eastAsiaTheme="minorEastAsia"/>
              <w:noProof/>
              <w:sz w:val="24"/>
              <w:szCs w:val="24"/>
            </w:rPr>
          </w:pPr>
          <w:hyperlink w:anchor="_Toc229929343" w:history="1">
            <w:r w:rsidRPr="00BB711F">
              <w:rPr>
                <w:rStyle w:val="Hyperlink"/>
                <w:rFonts w:cs="Calibri"/>
                <w:noProof/>
              </w:rPr>
              <w:t>6.2. Adverse events that do not require reporting</w:t>
            </w:r>
            <w:r>
              <w:rPr>
                <w:noProof/>
                <w:webHidden/>
              </w:rPr>
              <w:tab/>
            </w:r>
            <w:r>
              <w:rPr>
                <w:noProof/>
                <w:webHidden/>
              </w:rPr>
              <w:fldChar w:fldCharType="begin"/>
            </w:r>
            <w:r>
              <w:rPr>
                <w:noProof/>
                <w:webHidden/>
              </w:rPr>
              <w:instrText xml:space="preserve"> PAGEREF _Toc229929343 \h </w:instrText>
            </w:r>
            <w:r>
              <w:rPr>
                <w:noProof/>
                <w:webHidden/>
              </w:rPr>
            </w:r>
            <w:r>
              <w:rPr>
                <w:noProof/>
                <w:webHidden/>
              </w:rPr>
              <w:fldChar w:fldCharType="separate"/>
            </w:r>
            <w:r>
              <w:rPr>
                <w:noProof/>
                <w:webHidden/>
              </w:rPr>
              <w:t>28</w:t>
            </w:r>
            <w:r>
              <w:rPr>
                <w:noProof/>
                <w:webHidden/>
              </w:rPr>
              <w:fldChar w:fldCharType="end"/>
            </w:r>
          </w:hyperlink>
        </w:p>
        <w:p w14:paraId="43A03FD8" w14:textId="2CF72DE3" w:rsidR="003723B2" w:rsidRDefault="003723B2">
          <w:pPr>
            <w:pStyle w:val="Inhopg2"/>
            <w:tabs>
              <w:tab w:val="right" w:leader="dot" w:pos="9016"/>
            </w:tabs>
            <w:rPr>
              <w:rFonts w:eastAsiaTheme="minorEastAsia"/>
              <w:noProof/>
              <w:sz w:val="24"/>
              <w:szCs w:val="24"/>
            </w:rPr>
          </w:pPr>
          <w:hyperlink w:anchor="_Toc229929344" w:history="1">
            <w:r w:rsidRPr="00BB711F">
              <w:rPr>
                <w:rStyle w:val="Hyperlink"/>
                <w:noProof/>
              </w:rPr>
              <w:t>6.3. Treatment stopping / interruption rules</w:t>
            </w:r>
            <w:r>
              <w:rPr>
                <w:noProof/>
                <w:webHidden/>
              </w:rPr>
              <w:tab/>
            </w:r>
            <w:r>
              <w:rPr>
                <w:noProof/>
                <w:webHidden/>
              </w:rPr>
              <w:fldChar w:fldCharType="begin"/>
            </w:r>
            <w:r>
              <w:rPr>
                <w:noProof/>
                <w:webHidden/>
              </w:rPr>
              <w:instrText xml:space="preserve"> PAGEREF _Toc229929344 \h </w:instrText>
            </w:r>
            <w:r>
              <w:rPr>
                <w:noProof/>
                <w:webHidden/>
              </w:rPr>
            </w:r>
            <w:r>
              <w:rPr>
                <w:noProof/>
                <w:webHidden/>
              </w:rPr>
              <w:fldChar w:fldCharType="separate"/>
            </w:r>
            <w:r>
              <w:rPr>
                <w:noProof/>
                <w:webHidden/>
              </w:rPr>
              <w:t>28</w:t>
            </w:r>
            <w:r>
              <w:rPr>
                <w:noProof/>
                <w:webHidden/>
              </w:rPr>
              <w:fldChar w:fldCharType="end"/>
            </w:r>
          </w:hyperlink>
        </w:p>
        <w:p w14:paraId="75BE0AF8" w14:textId="49FA6410" w:rsidR="003723B2" w:rsidRDefault="003723B2">
          <w:pPr>
            <w:pStyle w:val="Inhopg1"/>
            <w:tabs>
              <w:tab w:val="right" w:leader="dot" w:pos="9016"/>
            </w:tabs>
            <w:rPr>
              <w:rFonts w:eastAsiaTheme="minorEastAsia"/>
              <w:noProof/>
              <w:sz w:val="24"/>
              <w:szCs w:val="24"/>
            </w:rPr>
          </w:pPr>
          <w:hyperlink w:anchor="_Toc229929345" w:history="1">
            <w:r w:rsidRPr="00BB711F">
              <w:rPr>
                <w:rStyle w:val="Hyperlink"/>
                <w:rFonts w:cs="Calibri"/>
                <w:noProof/>
              </w:rPr>
              <w:t>7. Statistics and Data Analysis</w:t>
            </w:r>
            <w:r>
              <w:rPr>
                <w:noProof/>
                <w:webHidden/>
              </w:rPr>
              <w:tab/>
            </w:r>
            <w:r>
              <w:rPr>
                <w:noProof/>
                <w:webHidden/>
              </w:rPr>
              <w:fldChar w:fldCharType="begin"/>
            </w:r>
            <w:r>
              <w:rPr>
                <w:noProof/>
                <w:webHidden/>
              </w:rPr>
              <w:instrText xml:space="preserve"> PAGEREF _Toc229929345 \h </w:instrText>
            </w:r>
            <w:r>
              <w:rPr>
                <w:noProof/>
                <w:webHidden/>
              </w:rPr>
            </w:r>
            <w:r>
              <w:rPr>
                <w:noProof/>
                <w:webHidden/>
              </w:rPr>
              <w:fldChar w:fldCharType="separate"/>
            </w:r>
            <w:r>
              <w:rPr>
                <w:noProof/>
                <w:webHidden/>
              </w:rPr>
              <w:t>29</w:t>
            </w:r>
            <w:r>
              <w:rPr>
                <w:noProof/>
                <w:webHidden/>
              </w:rPr>
              <w:fldChar w:fldCharType="end"/>
            </w:r>
          </w:hyperlink>
        </w:p>
        <w:p w14:paraId="16B7D391" w14:textId="42EEA2E3" w:rsidR="003723B2" w:rsidRDefault="003723B2">
          <w:pPr>
            <w:pStyle w:val="Inhopg2"/>
            <w:tabs>
              <w:tab w:val="right" w:leader="dot" w:pos="9016"/>
            </w:tabs>
            <w:rPr>
              <w:rFonts w:eastAsiaTheme="minorEastAsia"/>
              <w:noProof/>
              <w:sz w:val="24"/>
              <w:szCs w:val="24"/>
            </w:rPr>
          </w:pPr>
          <w:hyperlink w:anchor="_Toc229929346" w:history="1">
            <w:r w:rsidRPr="00BB711F">
              <w:rPr>
                <w:rStyle w:val="Hyperlink"/>
                <w:rFonts w:cs="Calibri"/>
                <w:noProof/>
              </w:rPr>
              <w:t>7.1. Statistical analysis plan</w:t>
            </w:r>
            <w:r>
              <w:rPr>
                <w:noProof/>
                <w:webHidden/>
              </w:rPr>
              <w:tab/>
            </w:r>
            <w:r>
              <w:rPr>
                <w:noProof/>
                <w:webHidden/>
              </w:rPr>
              <w:fldChar w:fldCharType="begin"/>
            </w:r>
            <w:r>
              <w:rPr>
                <w:noProof/>
                <w:webHidden/>
              </w:rPr>
              <w:instrText xml:space="preserve"> PAGEREF _Toc229929346 \h </w:instrText>
            </w:r>
            <w:r>
              <w:rPr>
                <w:noProof/>
                <w:webHidden/>
              </w:rPr>
            </w:r>
            <w:r>
              <w:rPr>
                <w:noProof/>
                <w:webHidden/>
              </w:rPr>
              <w:fldChar w:fldCharType="separate"/>
            </w:r>
            <w:r>
              <w:rPr>
                <w:noProof/>
                <w:webHidden/>
              </w:rPr>
              <w:t>29</w:t>
            </w:r>
            <w:r>
              <w:rPr>
                <w:noProof/>
                <w:webHidden/>
              </w:rPr>
              <w:fldChar w:fldCharType="end"/>
            </w:r>
          </w:hyperlink>
        </w:p>
        <w:p w14:paraId="253C24BD" w14:textId="0B158279" w:rsidR="003723B2" w:rsidRDefault="003723B2">
          <w:pPr>
            <w:pStyle w:val="Inhopg1"/>
            <w:tabs>
              <w:tab w:val="right" w:leader="dot" w:pos="9016"/>
            </w:tabs>
            <w:rPr>
              <w:rFonts w:eastAsiaTheme="minorEastAsia"/>
              <w:noProof/>
              <w:sz w:val="24"/>
              <w:szCs w:val="24"/>
            </w:rPr>
          </w:pPr>
          <w:hyperlink w:anchor="_Toc229929347" w:history="1">
            <w:r w:rsidRPr="00BB711F">
              <w:rPr>
                <w:rStyle w:val="Hyperlink"/>
                <w:rFonts w:cs="Calibri"/>
                <w:noProof/>
              </w:rPr>
              <w:t>8. Data handling</w:t>
            </w:r>
            <w:r>
              <w:rPr>
                <w:noProof/>
                <w:webHidden/>
              </w:rPr>
              <w:tab/>
            </w:r>
            <w:r>
              <w:rPr>
                <w:noProof/>
                <w:webHidden/>
              </w:rPr>
              <w:fldChar w:fldCharType="begin"/>
            </w:r>
            <w:r>
              <w:rPr>
                <w:noProof/>
                <w:webHidden/>
              </w:rPr>
              <w:instrText xml:space="preserve"> PAGEREF _Toc229929347 \h </w:instrText>
            </w:r>
            <w:r>
              <w:rPr>
                <w:noProof/>
                <w:webHidden/>
              </w:rPr>
            </w:r>
            <w:r>
              <w:rPr>
                <w:noProof/>
                <w:webHidden/>
              </w:rPr>
              <w:fldChar w:fldCharType="separate"/>
            </w:r>
            <w:r>
              <w:rPr>
                <w:noProof/>
                <w:webHidden/>
              </w:rPr>
              <w:t>31</w:t>
            </w:r>
            <w:r>
              <w:rPr>
                <w:noProof/>
                <w:webHidden/>
              </w:rPr>
              <w:fldChar w:fldCharType="end"/>
            </w:r>
          </w:hyperlink>
        </w:p>
        <w:p w14:paraId="0F5A2FF1" w14:textId="1E4FCA08" w:rsidR="003723B2" w:rsidRDefault="003723B2">
          <w:pPr>
            <w:pStyle w:val="Inhopg2"/>
            <w:tabs>
              <w:tab w:val="right" w:leader="dot" w:pos="9016"/>
            </w:tabs>
            <w:rPr>
              <w:rFonts w:eastAsiaTheme="minorEastAsia"/>
              <w:noProof/>
              <w:sz w:val="24"/>
              <w:szCs w:val="24"/>
            </w:rPr>
          </w:pPr>
          <w:hyperlink w:anchor="_Toc229929348" w:history="1">
            <w:r w:rsidRPr="00BB711F">
              <w:rPr>
                <w:rStyle w:val="Hyperlink"/>
                <w:rFonts w:cs="Calibri"/>
                <w:noProof/>
              </w:rPr>
              <w:t>8.1. General data handling information</w:t>
            </w:r>
            <w:r>
              <w:rPr>
                <w:noProof/>
                <w:webHidden/>
              </w:rPr>
              <w:tab/>
            </w:r>
            <w:r>
              <w:rPr>
                <w:noProof/>
                <w:webHidden/>
              </w:rPr>
              <w:fldChar w:fldCharType="begin"/>
            </w:r>
            <w:r>
              <w:rPr>
                <w:noProof/>
                <w:webHidden/>
              </w:rPr>
              <w:instrText xml:space="preserve"> PAGEREF _Toc229929348 \h </w:instrText>
            </w:r>
            <w:r>
              <w:rPr>
                <w:noProof/>
                <w:webHidden/>
              </w:rPr>
            </w:r>
            <w:r>
              <w:rPr>
                <w:noProof/>
                <w:webHidden/>
              </w:rPr>
              <w:fldChar w:fldCharType="separate"/>
            </w:r>
            <w:r>
              <w:rPr>
                <w:noProof/>
                <w:webHidden/>
              </w:rPr>
              <w:t>31</w:t>
            </w:r>
            <w:r>
              <w:rPr>
                <w:noProof/>
                <w:webHidden/>
              </w:rPr>
              <w:fldChar w:fldCharType="end"/>
            </w:r>
          </w:hyperlink>
        </w:p>
        <w:p w14:paraId="11EDFCC2" w14:textId="69A66E30" w:rsidR="003723B2" w:rsidRDefault="003723B2">
          <w:pPr>
            <w:pStyle w:val="Inhopg2"/>
            <w:tabs>
              <w:tab w:val="right" w:leader="dot" w:pos="9016"/>
            </w:tabs>
            <w:rPr>
              <w:rFonts w:eastAsiaTheme="minorEastAsia"/>
              <w:noProof/>
              <w:sz w:val="24"/>
              <w:szCs w:val="24"/>
            </w:rPr>
          </w:pPr>
          <w:hyperlink w:anchor="_Toc229929349" w:history="1">
            <w:r w:rsidRPr="00BB711F">
              <w:rPr>
                <w:rStyle w:val="Hyperlink"/>
                <w:rFonts w:cs="Calibri"/>
                <w:noProof/>
              </w:rPr>
              <w:t>8.2. Confidentiality</w:t>
            </w:r>
            <w:r>
              <w:rPr>
                <w:noProof/>
                <w:webHidden/>
              </w:rPr>
              <w:tab/>
            </w:r>
            <w:r>
              <w:rPr>
                <w:noProof/>
                <w:webHidden/>
              </w:rPr>
              <w:fldChar w:fldCharType="begin"/>
            </w:r>
            <w:r>
              <w:rPr>
                <w:noProof/>
                <w:webHidden/>
              </w:rPr>
              <w:instrText xml:space="preserve"> PAGEREF _Toc229929349 \h </w:instrText>
            </w:r>
            <w:r>
              <w:rPr>
                <w:noProof/>
                <w:webHidden/>
              </w:rPr>
            </w:r>
            <w:r>
              <w:rPr>
                <w:noProof/>
                <w:webHidden/>
              </w:rPr>
              <w:fldChar w:fldCharType="separate"/>
            </w:r>
            <w:r>
              <w:rPr>
                <w:noProof/>
                <w:webHidden/>
              </w:rPr>
              <w:t>31</w:t>
            </w:r>
            <w:r>
              <w:rPr>
                <w:noProof/>
                <w:webHidden/>
              </w:rPr>
              <w:fldChar w:fldCharType="end"/>
            </w:r>
          </w:hyperlink>
        </w:p>
        <w:p w14:paraId="72064789" w14:textId="504B4DCF" w:rsidR="003723B2" w:rsidRDefault="003723B2">
          <w:pPr>
            <w:pStyle w:val="Inhopg2"/>
            <w:tabs>
              <w:tab w:val="right" w:leader="dot" w:pos="9016"/>
            </w:tabs>
            <w:rPr>
              <w:rFonts w:eastAsiaTheme="minorEastAsia"/>
              <w:noProof/>
              <w:sz w:val="24"/>
              <w:szCs w:val="24"/>
            </w:rPr>
          </w:pPr>
          <w:hyperlink w:anchor="_Toc229929350" w:history="1">
            <w:r w:rsidRPr="00BB711F">
              <w:rPr>
                <w:rStyle w:val="Hyperlink"/>
                <w:rFonts w:cs="Calibri"/>
                <w:noProof/>
              </w:rPr>
              <w:t>8.3. Data collection</w:t>
            </w:r>
            <w:r>
              <w:rPr>
                <w:noProof/>
                <w:webHidden/>
              </w:rPr>
              <w:tab/>
            </w:r>
            <w:r>
              <w:rPr>
                <w:noProof/>
                <w:webHidden/>
              </w:rPr>
              <w:fldChar w:fldCharType="begin"/>
            </w:r>
            <w:r>
              <w:rPr>
                <w:noProof/>
                <w:webHidden/>
              </w:rPr>
              <w:instrText xml:space="preserve"> PAGEREF _Toc229929350 \h </w:instrText>
            </w:r>
            <w:r>
              <w:rPr>
                <w:noProof/>
                <w:webHidden/>
              </w:rPr>
            </w:r>
            <w:r>
              <w:rPr>
                <w:noProof/>
                <w:webHidden/>
              </w:rPr>
              <w:fldChar w:fldCharType="separate"/>
            </w:r>
            <w:r>
              <w:rPr>
                <w:noProof/>
                <w:webHidden/>
              </w:rPr>
              <w:t>32</w:t>
            </w:r>
            <w:r>
              <w:rPr>
                <w:noProof/>
                <w:webHidden/>
              </w:rPr>
              <w:fldChar w:fldCharType="end"/>
            </w:r>
          </w:hyperlink>
        </w:p>
        <w:p w14:paraId="75F34149" w14:textId="13C3014A" w:rsidR="003723B2" w:rsidRDefault="003723B2">
          <w:pPr>
            <w:pStyle w:val="Inhopg2"/>
            <w:tabs>
              <w:tab w:val="right" w:leader="dot" w:pos="9016"/>
            </w:tabs>
            <w:rPr>
              <w:rFonts w:eastAsiaTheme="minorEastAsia"/>
              <w:noProof/>
              <w:sz w:val="24"/>
              <w:szCs w:val="24"/>
            </w:rPr>
          </w:pPr>
          <w:hyperlink w:anchor="_Toc229929351" w:history="1">
            <w:r w:rsidRPr="00BB711F">
              <w:rPr>
                <w:rStyle w:val="Hyperlink"/>
                <w:rFonts w:cs="Calibri"/>
                <w:noProof/>
              </w:rPr>
              <w:t>8.4. Data transfer</w:t>
            </w:r>
            <w:r>
              <w:rPr>
                <w:noProof/>
                <w:webHidden/>
              </w:rPr>
              <w:tab/>
            </w:r>
            <w:r>
              <w:rPr>
                <w:noProof/>
                <w:webHidden/>
              </w:rPr>
              <w:fldChar w:fldCharType="begin"/>
            </w:r>
            <w:r>
              <w:rPr>
                <w:noProof/>
                <w:webHidden/>
              </w:rPr>
              <w:instrText xml:space="preserve"> PAGEREF _Toc229929351 \h </w:instrText>
            </w:r>
            <w:r>
              <w:rPr>
                <w:noProof/>
                <w:webHidden/>
              </w:rPr>
            </w:r>
            <w:r>
              <w:rPr>
                <w:noProof/>
                <w:webHidden/>
              </w:rPr>
              <w:fldChar w:fldCharType="separate"/>
            </w:r>
            <w:r>
              <w:rPr>
                <w:noProof/>
                <w:webHidden/>
              </w:rPr>
              <w:t>32</w:t>
            </w:r>
            <w:r>
              <w:rPr>
                <w:noProof/>
                <w:webHidden/>
              </w:rPr>
              <w:fldChar w:fldCharType="end"/>
            </w:r>
          </w:hyperlink>
        </w:p>
        <w:p w14:paraId="101C8ABA" w14:textId="3776B05E" w:rsidR="003723B2" w:rsidRDefault="003723B2">
          <w:pPr>
            <w:pStyle w:val="Inhopg2"/>
            <w:tabs>
              <w:tab w:val="right" w:leader="dot" w:pos="9016"/>
            </w:tabs>
            <w:rPr>
              <w:rFonts w:eastAsiaTheme="minorEastAsia"/>
              <w:noProof/>
              <w:sz w:val="24"/>
              <w:szCs w:val="24"/>
            </w:rPr>
          </w:pPr>
          <w:hyperlink w:anchor="_Toc229929352" w:history="1">
            <w:r w:rsidRPr="00BB711F">
              <w:rPr>
                <w:rStyle w:val="Hyperlink"/>
                <w:rFonts w:cs="Calibri"/>
                <w:noProof/>
              </w:rPr>
              <w:t>8.5. Legal requirements</w:t>
            </w:r>
            <w:r>
              <w:rPr>
                <w:noProof/>
                <w:webHidden/>
              </w:rPr>
              <w:tab/>
            </w:r>
            <w:r>
              <w:rPr>
                <w:noProof/>
                <w:webHidden/>
              </w:rPr>
              <w:fldChar w:fldCharType="begin"/>
            </w:r>
            <w:r>
              <w:rPr>
                <w:noProof/>
                <w:webHidden/>
              </w:rPr>
              <w:instrText xml:space="preserve"> PAGEREF _Toc229929352 \h </w:instrText>
            </w:r>
            <w:r>
              <w:rPr>
                <w:noProof/>
                <w:webHidden/>
              </w:rPr>
            </w:r>
            <w:r>
              <w:rPr>
                <w:noProof/>
                <w:webHidden/>
              </w:rPr>
              <w:fldChar w:fldCharType="separate"/>
            </w:r>
            <w:r>
              <w:rPr>
                <w:noProof/>
                <w:webHidden/>
              </w:rPr>
              <w:t>32</w:t>
            </w:r>
            <w:r>
              <w:rPr>
                <w:noProof/>
                <w:webHidden/>
              </w:rPr>
              <w:fldChar w:fldCharType="end"/>
            </w:r>
          </w:hyperlink>
        </w:p>
        <w:p w14:paraId="3202C921" w14:textId="6F3F8276" w:rsidR="003723B2" w:rsidRDefault="003723B2">
          <w:pPr>
            <w:pStyle w:val="Inhopg2"/>
            <w:tabs>
              <w:tab w:val="right" w:leader="dot" w:pos="9016"/>
            </w:tabs>
            <w:rPr>
              <w:rFonts w:eastAsiaTheme="minorEastAsia"/>
              <w:noProof/>
              <w:sz w:val="24"/>
              <w:szCs w:val="24"/>
            </w:rPr>
          </w:pPr>
          <w:hyperlink w:anchor="_Toc229929353" w:history="1">
            <w:r w:rsidRPr="00BB711F">
              <w:rPr>
                <w:rStyle w:val="Hyperlink"/>
                <w:rFonts w:cs="Calibri"/>
                <w:noProof/>
              </w:rPr>
              <w:t>8.6. Study specific data handling information</w:t>
            </w:r>
            <w:r>
              <w:rPr>
                <w:noProof/>
                <w:webHidden/>
              </w:rPr>
              <w:tab/>
            </w:r>
            <w:r>
              <w:rPr>
                <w:noProof/>
                <w:webHidden/>
              </w:rPr>
              <w:fldChar w:fldCharType="begin"/>
            </w:r>
            <w:r>
              <w:rPr>
                <w:noProof/>
                <w:webHidden/>
              </w:rPr>
              <w:instrText xml:space="preserve"> PAGEREF _Toc229929353 \h </w:instrText>
            </w:r>
            <w:r>
              <w:rPr>
                <w:noProof/>
                <w:webHidden/>
              </w:rPr>
            </w:r>
            <w:r>
              <w:rPr>
                <w:noProof/>
                <w:webHidden/>
              </w:rPr>
              <w:fldChar w:fldCharType="separate"/>
            </w:r>
            <w:r>
              <w:rPr>
                <w:noProof/>
                <w:webHidden/>
              </w:rPr>
              <w:t>33</w:t>
            </w:r>
            <w:r>
              <w:rPr>
                <w:noProof/>
                <w:webHidden/>
              </w:rPr>
              <w:fldChar w:fldCharType="end"/>
            </w:r>
          </w:hyperlink>
        </w:p>
        <w:p w14:paraId="2FEABC60" w14:textId="387CDD89" w:rsidR="003723B2" w:rsidRDefault="003723B2">
          <w:pPr>
            <w:pStyle w:val="Inhopg2"/>
            <w:tabs>
              <w:tab w:val="right" w:leader="dot" w:pos="9016"/>
            </w:tabs>
            <w:rPr>
              <w:rFonts w:eastAsiaTheme="minorEastAsia"/>
              <w:noProof/>
              <w:sz w:val="24"/>
              <w:szCs w:val="24"/>
            </w:rPr>
          </w:pPr>
          <w:hyperlink w:anchor="_Toc229929354" w:history="1">
            <w:r w:rsidRPr="00BB711F">
              <w:rPr>
                <w:rStyle w:val="Hyperlink"/>
                <w:rFonts w:cs="Calibri"/>
                <w:noProof/>
              </w:rPr>
              <w:t>8.7. Direct Data Access</w:t>
            </w:r>
            <w:r>
              <w:rPr>
                <w:noProof/>
                <w:webHidden/>
              </w:rPr>
              <w:tab/>
            </w:r>
            <w:r>
              <w:rPr>
                <w:noProof/>
                <w:webHidden/>
              </w:rPr>
              <w:fldChar w:fldCharType="begin"/>
            </w:r>
            <w:r>
              <w:rPr>
                <w:noProof/>
                <w:webHidden/>
              </w:rPr>
              <w:instrText xml:space="preserve"> PAGEREF _Toc229929354 \h </w:instrText>
            </w:r>
            <w:r>
              <w:rPr>
                <w:noProof/>
                <w:webHidden/>
              </w:rPr>
            </w:r>
            <w:r>
              <w:rPr>
                <w:noProof/>
                <w:webHidden/>
              </w:rPr>
              <w:fldChar w:fldCharType="separate"/>
            </w:r>
            <w:r>
              <w:rPr>
                <w:noProof/>
                <w:webHidden/>
              </w:rPr>
              <w:t>34</w:t>
            </w:r>
            <w:r>
              <w:rPr>
                <w:noProof/>
                <w:webHidden/>
              </w:rPr>
              <w:fldChar w:fldCharType="end"/>
            </w:r>
          </w:hyperlink>
        </w:p>
        <w:p w14:paraId="5B4969FE" w14:textId="546490CB" w:rsidR="003723B2" w:rsidRDefault="003723B2">
          <w:pPr>
            <w:pStyle w:val="Inhopg2"/>
            <w:tabs>
              <w:tab w:val="right" w:leader="dot" w:pos="9016"/>
            </w:tabs>
            <w:rPr>
              <w:rFonts w:eastAsiaTheme="minorEastAsia"/>
              <w:noProof/>
              <w:sz w:val="24"/>
              <w:szCs w:val="24"/>
            </w:rPr>
          </w:pPr>
          <w:hyperlink w:anchor="_Toc229929355" w:history="1">
            <w:r w:rsidRPr="00BB711F">
              <w:rPr>
                <w:rStyle w:val="Hyperlink"/>
                <w:rFonts w:cs="Calibri"/>
                <w:noProof/>
              </w:rPr>
              <w:t>8.8. Oversight and monitoring</w:t>
            </w:r>
            <w:r>
              <w:rPr>
                <w:noProof/>
                <w:webHidden/>
              </w:rPr>
              <w:tab/>
            </w:r>
            <w:r>
              <w:rPr>
                <w:noProof/>
                <w:webHidden/>
              </w:rPr>
              <w:fldChar w:fldCharType="begin"/>
            </w:r>
            <w:r>
              <w:rPr>
                <w:noProof/>
                <w:webHidden/>
              </w:rPr>
              <w:instrText xml:space="preserve"> PAGEREF _Toc229929355 \h </w:instrText>
            </w:r>
            <w:r>
              <w:rPr>
                <w:noProof/>
                <w:webHidden/>
              </w:rPr>
            </w:r>
            <w:r>
              <w:rPr>
                <w:noProof/>
                <w:webHidden/>
              </w:rPr>
              <w:fldChar w:fldCharType="separate"/>
            </w:r>
            <w:r>
              <w:rPr>
                <w:noProof/>
                <w:webHidden/>
              </w:rPr>
              <w:t>34</w:t>
            </w:r>
            <w:r>
              <w:rPr>
                <w:noProof/>
                <w:webHidden/>
              </w:rPr>
              <w:fldChar w:fldCharType="end"/>
            </w:r>
          </w:hyperlink>
        </w:p>
        <w:p w14:paraId="2A741B2D" w14:textId="5AF08409" w:rsidR="003723B2" w:rsidRDefault="003723B2">
          <w:pPr>
            <w:pStyle w:val="Inhopg1"/>
            <w:tabs>
              <w:tab w:val="right" w:leader="dot" w:pos="9016"/>
            </w:tabs>
            <w:rPr>
              <w:rFonts w:eastAsiaTheme="minorEastAsia"/>
              <w:noProof/>
              <w:sz w:val="24"/>
              <w:szCs w:val="24"/>
            </w:rPr>
          </w:pPr>
          <w:hyperlink w:anchor="_Toc229929356" w:history="1">
            <w:r w:rsidRPr="00BB711F">
              <w:rPr>
                <w:rStyle w:val="Hyperlink"/>
                <w:rFonts w:cs="Calibri"/>
                <w:noProof/>
              </w:rPr>
              <w:t>9. Ethical and Regulatory Considerations</w:t>
            </w:r>
            <w:r>
              <w:rPr>
                <w:noProof/>
                <w:webHidden/>
              </w:rPr>
              <w:tab/>
            </w:r>
            <w:r>
              <w:rPr>
                <w:noProof/>
                <w:webHidden/>
              </w:rPr>
              <w:fldChar w:fldCharType="begin"/>
            </w:r>
            <w:r>
              <w:rPr>
                <w:noProof/>
                <w:webHidden/>
              </w:rPr>
              <w:instrText xml:space="preserve"> PAGEREF _Toc229929356 \h </w:instrText>
            </w:r>
            <w:r>
              <w:rPr>
                <w:noProof/>
                <w:webHidden/>
              </w:rPr>
            </w:r>
            <w:r>
              <w:rPr>
                <w:noProof/>
                <w:webHidden/>
              </w:rPr>
              <w:fldChar w:fldCharType="separate"/>
            </w:r>
            <w:r>
              <w:rPr>
                <w:noProof/>
                <w:webHidden/>
              </w:rPr>
              <w:t>34</w:t>
            </w:r>
            <w:r>
              <w:rPr>
                <w:noProof/>
                <w:webHidden/>
              </w:rPr>
              <w:fldChar w:fldCharType="end"/>
            </w:r>
          </w:hyperlink>
        </w:p>
        <w:p w14:paraId="43436863" w14:textId="03D9F803" w:rsidR="003723B2" w:rsidRDefault="003723B2">
          <w:pPr>
            <w:pStyle w:val="Inhopg2"/>
            <w:tabs>
              <w:tab w:val="right" w:leader="dot" w:pos="9016"/>
            </w:tabs>
            <w:rPr>
              <w:rFonts w:eastAsiaTheme="minorEastAsia"/>
              <w:noProof/>
              <w:sz w:val="24"/>
              <w:szCs w:val="24"/>
            </w:rPr>
          </w:pPr>
          <w:hyperlink w:anchor="_Toc229929357" w:history="1">
            <w:r w:rsidRPr="00BB711F">
              <w:rPr>
                <w:rStyle w:val="Hyperlink"/>
                <w:rFonts w:cs="Calibri"/>
                <w:noProof/>
              </w:rPr>
              <w:t>9.1. Ethics Committee (EC) review &amp; reports</w:t>
            </w:r>
            <w:r>
              <w:rPr>
                <w:noProof/>
                <w:webHidden/>
              </w:rPr>
              <w:tab/>
            </w:r>
            <w:r>
              <w:rPr>
                <w:noProof/>
                <w:webHidden/>
              </w:rPr>
              <w:fldChar w:fldCharType="begin"/>
            </w:r>
            <w:r>
              <w:rPr>
                <w:noProof/>
                <w:webHidden/>
              </w:rPr>
              <w:instrText xml:space="preserve"> PAGEREF _Toc229929357 \h </w:instrText>
            </w:r>
            <w:r>
              <w:rPr>
                <w:noProof/>
                <w:webHidden/>
              </w:rPr>
            </w:r>
            <w:r>
              <w:rPr>
                <w:noProof/>
                <w:webHidden/>
              </w:rPr>
              <w:fldChar w:fldCharType="separate"/>
            </w:r>
            <w:r>
              <w:rPr>
                <w:noProof/>
                <w:webHidden/>
              </w:rPr>
              <w:t>34</w:t>
            </w:r>
            <w:r>
              <w:rPr>
                <w:noProof/>
                <w:webHidden/>
              </w:rPr>
              <w:fldChar w:fldCharType="end"/>
            </w:r>
          </w:hyperlink>
        </w:p>
        <w:p w14:paraId="0C086C0B" w14:textId="5F52B51E" w:rsidR="003723B2" w:rsidRDefault="003723B2">
          <w:pPr>
            <w:pStyle w:val="Inhopg2"/>
            <w:tabs>
              <w:tab w:val="right" w:leader="dot" w:pos="9016"/>
            </w:tabs>
            <w:rPr>
              <w:rFonts w:eastAsiaTheme="minorEastAsia"/>
              <w:noProof/>
              <w:sz w:val="24"/>
              <w:szCs w:val="24"/>
            </w:rPr>
          </w:pPr>
          <w:hyperlink w:anchor="_Toc229929358" w:history="1">
            <w:r w:rsidRPr="00BB711F">
              <w:rPr>
                <w:rStyle w:val="Hyperlink"/>
                <w:rFonts w:cs="Calibri"/>
                <w:noProof/>
              </w:rPr>
              <w:t>9.2. Protocol/GCP compliance</w:t>
            </w:r>
            <w:r>
              <w:rPr>
                <w:noProof/>
                <w:webHidden/>
              </w:rPr>
              <w:tab/>
            </w:r>
            <w:r>
              <w:rPr>
                <w:noProof/>
                <w:webHidden/>
              </w:rPr>
              <w:fldChar w:fldCharType="begin"/>
            </w:r>
            <w:r>
              <w:rPr>
                <w:noProof/>
                <w:webHidden/>
              </w:rPr>
              <w:instrText xml:space="preserve"> PAGEREF _Toc229929358 \h </w:instrText>
            </w:r>
            <w:r>
              <w:rPr>
                <w:noProof/>
                <w:webHidden/>
              </w:rPr>
            </w:r>
            <w:r>
              <w:rPr>
                <w:noProof/>
                <w:webHidden/>
              </w:rPr>
              <w:fldChar w:fldCharType="separate"/>
            </w:r>
            <w:r>
              <w:rPr>
                <w:noProof/>
                <w:webHidden/>
              </w:rPr>
              <w:t>35</w:t>
            </w:r>
            <w:r>
              <w:rPr>
                <w:noProof/>
                <w:webHidden/>
              </w:rPr>
              <w:fldChar w:fldCharType="end"/>
            </w:r>
          </w:hyperlink>
        </w:p>
        <w:p w14:paraId="3A259FD0" w14:textId="7A2D8A41" w:rsidR="003723B2" w:rsidRDefault="003723B2">
          <w:pPr>
            <w:pStyle w:val="Inhopg2"/>
            <w:tabs>
              <w:tab w:val="right" w:leader="dot" w:pos="9016"/>
            </w:tabs>
            <w:rPr>
              <w:rFonts w:eastAsiaTheme="minorEastAsia"/>
              <w:noProof/>
              <w:sz w:val="24"/>
              <w:szCs w:val="24"/>
            </w:rPr>
          </w:pPr>
          <w:hyperlink w:anchor="_Toc229929359" w:history="1">
            <w:r w:rsidRPr="00BB711F">
              <w:rPr>
                <w:rStyle w:val="Hyperlink"/>
                <w:rFonts w:cs="Calibri"/>
                <w:noProof/>
              </w:rPr>
              <w:t>9.3. Data protection and participant confidentiality</w:t>
            </w:r>
            <w:r>
              <w:rPr>
                <w:noProof/>
                <w:webHidden/>
              </w:rPr>
              <w:tab/>
            </w:r>
            <w:r>
              <w:rPr>
                <w:noProof/>
                <w:webHidden/>
              </w:rPr>
              <w:fldChar w:fldCharType="begin"/>
            </w:r>
            <w:r>
              <w:rPr>
                <w:noProof/>
                <w:webHidden/>
              </w:rPr>
              <w:instrText xml:space="preserve"> PAGEREF _Toc229929359 \h </w:instrText>
            </w:r>
            <w:r>
              <w:rPr>
                <w:noProof/>
                <w:webHidden/>
              </w:rPr>
            </w:r>
            <w:r>
              <w:rPr>
                <w:noProof/>
                <w:webHidden/>
              </w:rPr>
              <w:fldChar w:fldCharType="separate"/>
            </w:r>
            <w:r>
              <w:rPr>
                <w:noProof/>
                <w:webHidden/>
              </w:rPr>
              <w:t>35</w:t>
            </w:r>
            <w:r>
              <w:rPr>
                <w:noProof/>
                <w:webHidden/>
              </w:rPr>
              <w:fldChar w:fldCharType="end"/>
            </w:r>
          </w:hyperlink>
        </w:p>
        <w:p w14:paraId="5070C2C8" w14:textId="5479851A" w:rsidR="003723B2" w:rsidRDefault="003723B2">
          <w:pPr>
            <w:pStyle w:val="Inhopg1"/>
            <w:tabs>
              <w:tab w:val="right" w:leader="dot" w:pos="9016"/>
            </w:tabs>
            <w:rPr>
              <w:rFonts w:eastAsiaTheme="minorEastAsia"/>
              <w:noProof/>
              <w:sz w:val="24"/>
              <w:szCs w:val="24"/>
            </w:rPr>
          </w:pPr>
          <w:hyperlink w:anchor="_Toc229929360" w:history="1">
            <w:r w:rsidRPr="00BB711F">
              <w:rPr>
                <w:rStyle w:val="Hyperlink"/>
                <w:rFonts w:cs="Calibri"/>
                <w:noProof/>
              </w:rPr>
              <w:t>10. Research Registration, Dissemination of Results and Publication Policy</w:t>
            </w:r>
            <w:r>
              <w:rPr>
                <w:noProof/>
                <w:webHidden/>
              </w:rPr>
              <w:tab/>
            </w:r>
            <w:r>
              <w:rPr>
                <w:noProof/>
                <w:webHidden/>
              </w:rPr>
              <w:fldChar w:fldCharType="begin"/>
            </w:r>
            <w:r>
              <w:rPr>
                <w:noProof/>
                <w:webHidden/>
              </w:rPr>
              <w:instrText xml:space="preserve"> PAGEREF _Toc229929360 \h </w:instrText>
            </w:r>
            <w:r>
              <w:rPr>
                <w:noProof/>
                <w:webHidden/>
              </w:rPr>
            </w:r>
            <w:r>
              <w:rPr>
                <w:noProof/>
                <w:webHidden/>
              </w:rPr>
              <w:fldChar w:fldCharType="separate"/>
            </w:r>
            <w:r>
              <w:rPr>
                <w:noProof/>
                <w:webHidden/>
              </w:rPr>
              <w:t>35</w:t>
            </w:r>
            <w:r>
              <w:rPr>
                <w:noProof/>
                <w:webHidden/>
              </w:rPr>
              <w:fldChar w:fldCharType="end"/>
            </w:r>
          </w:hyperlink>
        </w:p>
        <w:p w14:paraId="10ED52CB" w14:textId="3207B35B" w:rsidR="003723B2" w:rsidRDefault="003723B2">
          <w:pPr>
            <w:pStyle w:val="Inhopg1"/>
            <w:tabs>
              <w:tab w:val="right" w:leader="dot" w:pos="9016"/>
            </w:tabs>
            <w:rPr>
              <w:rFonts w:eastAsiaTheme="minorEastAsia"/>
              <w:noProof/>
              <w:sz w:val="24"/>
              <w:szCs w:val="24"/>
            </w:rPr>
          </w:pPr>
          <w:hyperlink w:anchor="_Toc229929361" w:history="1">
            <w:r w:rsidRPr="00BB711F">
              <w:rPr>
                <w:rStyle w:val="Hyperlink"/>
                <w:rFonts w:eastAsia="Times New Roman" w:cs="Calibri"/>
                <w:noProof/>
              </w:rPr>
              <w:t>11. Insurance/Indemnity</w:t>
            </w:r>
            <w:r>
              <w:rPr>
                <w:noProof/>
                <w:webHidden/>
              </w:rPr>
              <w:tab/>
            </w:r>
            <w:r>
              <w:rPr>
                <w:noProof/>
                <w:webHidden/>
              </w:rPr>
              <w:fldChar w:fldCharType="begin"/>
            </w:r>
            <w:r>
              <w:rPr>
                <w:noProof/>
                <w:webHidden/>
              </w:rPr>
              <w:instrText xml:space="preserve"> PAGEREF _Toc229929361 \h </w:instrText>
            </w:r>
            <w:r>
              <w:rPr>
                <w:noProof/>
                <w:webHidden/>
              </w:rPr>
            </w:r>
            <w:r>
              <w:rPr>
                <w:noProof/>
                <w:webHidden/>
              </w:rPr>
              <w:fldChar w:fldCharType="separate"/>
            </w:r>
            <w:r>
              <w:rPr>
                <w:noProof/>
                <w:webHidden/>
              </w:rPr>
              <w:t>36</w:t>
            </w:r>
            <w:r>
              <w:rPr>
                <w:noProof/>
                <w:webHidden/>
              </w:rPr>
              <w:fldChar w:fldCharType="end"/>
            </w:r>
          </w:hyperlink>
        </w:p>
        <w:p w14:paraId="7B8DEAF1" w14:textId="6626C333" w:rsidR="003723B2" w:rsidRDefault="003723B2">
          <w:pPr>
            <w:pStyle w:val="Inhopg1"/>
            <w:tabs>
              <w:tab w:val="right" w:leader="dot" w:pos="9016"/>
            </w:tabs>
            <w:rPr>
              <w:rFonts w:eastAsiaTheme="minorEastAsia"/>
              <w:noProof/>
              <w:sz w:val="24"/>
              <w:szCs w:val="24"/>
            </w:rPr>
          </w:pPr>
          <w:hyperlink w:anchor="_Toc229929362" w:history="1">
            <w:r w:rsidRPr="00BB711F">
              <w:rPr>
                <w:rStyle w:val="Hyperlink"/>
                <w:rFonts w:eastAsia="Times New Roman"/>
                <w:noProof/>
              </w:rPr>
              <w:t>12. References</w:t>
            </w:r>
            <w:r>
              <w:rPr>
                <w:noProof/>
                <w:webHidden/>
              </w:rPr>
              <w:tab/>
            </w:r>
            <w:r>
              <w:rPr>
                <w:noProof/>
                <w:webHidden/>
              </w:rPr>
              <w:fldChar w:fldCharType="begin"/>
            </w:r>
            <w:r>
              <w:rPr>
                <w:noProof/>
                <w:webHidden/>
              </w:rPr>
              <w:instrText xml:space="preserve"> PAGEREF _Toc229929362 \h </w:instrText>
            </w:r>
            <w:r>
              <w:rPr>
                <w:noProof/>
                <w:webHidden/>
              </w:rPr>
            </w:r>
            <w:r>
              <w:rPr>
                <w:noProof/>
                <w:webHidden/>
              </w:rPr>
              <w:fldChar w:fldCharType="separate"/>
            </w:r>
            <w:r>
              <w:rPr>
                <w:noProof/>
                <w:webHidden/>
              </w:rPr>
              <w:t>36</w:t>
            </w:r>
            <w:r>
              <w:rPr>
                <w:noProof/>
                <w:webHidden/>
              </w:rPr>
              <w:fldChar w:fldCharType="end"/>
            </w:r>
          </w:hyperlink>
        </w:p>
        <w:p w14:paraId="11FFE08D" w14:textId="62255149" w:rsidR="008428D7" w:rsidRPr="00273BD4" w:rsidRDefault="008428D7">
          <w:pPr>
            <w:rPr>
              <w:rFonts w:ascii="Calibri" w:hAnsi="Calibri" w:cs="Calibri"/>
            </w:rPr>
          </w:pPr>
          <w:r w:rsidRPr="00273BD4">
            <w:rPr>
              <w:rFonts w:ascii="Calibri" w:hAnsi="Calibri" w:cs="Calibri"/>
              <w:b/>
              <w:bCs/>
              <w:noProof/>
            </w:rPr>
            <w:fldChar w:fldCharType="end"/>
          </w:r>
        </w:p>
      </w:sdtContent>
    </w:sdt>
    <w:p w14:paraId="4CE8661A" w14:textId="2888C842" w:rsidR="00373F1E" w:rsidRPr="00273BD4" w:rsidRDefault="00373F1E">
      <w:pPr>
        <w:rPr>
          <w:rFonts w:ascii="Calibri" w:hAnsi="Calibri" w:cs="Calibri"/>
          <w:sz w:val="24"/>
          <w:szCs w:val="32"/>
        </w:rPr>
      </w:pPr>
      <w:r w:rsidRPr="00273BD4">
        <w:rPr>
          <w:rFonts w:ascii="Calibri" w:hAnsi="Calibri" w:cs="Calibri"/>
          <w:sz w:val="24"/>
          <w:szCs w:val="32"/>
        </w:rPr>
        <w:br w:type="page"/>
      </w:r>
    </w:p>
    <w:p w14:paraId="22775542" w14:textId="0F33837A" w:rsidR="0070738C" w:rsidRPr="00273BD4" w:rsidRDefault="00373F1E" w:rsidP="00373F1E">
      <w:pPr>
        <w:pStyle w:val="Kop1"/>
        <w:numPr>
          <w:ilvl w:val="0"/>
          <w:numId w:val="162"/>
        </w:numPr>
        <w:rPr>
          <w:rFonts w:cs="Calibri"/>
        </w:rPr>
      </w:pPr>
      <w:bookmarkStart w:id="0" w:name="_Toc229929303"/>
      <w:r w:rsidRPr="00273BD4">
        <w:rPr>
          <w:rFonts w:cs="Calibri"/>
        </w:rPr>
        <w:lastRenderedPageBreak/>
        <w:t>Study synopsis</w:t>
      </w:r>
      <w:bookmarkEnd w:id="0"/>
    </w:p>
    <w:p w14:paraId="5E7F5623" w14:textId="77777777" w:rsidR="00373F1E" w:rsidRPr="00273BD4" w:rsidRDefault="00373F1E" w:rsidP="00373F1E">
      <w:pPr>
        <w:pStyle w:val="Lijstalinea"/>
        <w:rPr>
          <w:rFonts w:ascii="Calibri" w:hAnsi="Calibri" w:cs="Calibri"/>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000" w:firstRow="0" w:lastRow="0" w:firstColumn="0" w:lastColumn="0" w:noHBand="0" w:noVBand="0"/>
      </w:tblPr>
      <w:tblGrid>
        <w:gridCol w:w="3006"/>
        <w:gridCol w:w="283"/>
        <w:gridCol w:w="5783"/>
      </w:tblGrid>
      <w:tr w:rsidR="00373F1E" w:rsidRPr="00273BD4" w14:paraId="7B058D10" w14:textId="77777777" w:rsidTr="305CC3A8">
        <w:trPr>
          <w:trHeight w:val="567"/>
        </w:trPr>
        <w:tc>
          <w:tcPr>
            <w:tcW w:w="3006" w:type="dxa"/>
            <w:tcBorders>
              <w:right w:val="single" w:sz="4" w:space="0" w:color="auto"/>
            </w:tcBorders>
          </w:tcPr>
          <w:p w14:paraId="56185BF3"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Title of clinical trial</w:t>
            </w:r>
          </w:p>
        </w:tc>
        <w:tc>
          <w:tcPr>
            <w:tcW w:w="283" w:type="dxa"/>
            <w:tcBorders>
              <w:left w:val="single" w:sz="4" w:space="0" w:color="auto"/>
              <w:bottom w:val="single" w:sz="4" w:space="0" w:color="auto"/>
              <w:right w:val="nil"/>
            </w:tcBorders>
          </w:tcPr>
          <w:p w14:paraId="7F8C4DF1" w14:textId="77777777" w:rsidR="00373F1E" w:rsidRPr="00273BD4" w:rsidRDefault="00373F1E" w:rsidP="00E66CD5">
            <w:pPr>
              <w:rPr>
                <w:rFonts w:ascii="Calibri" w:hAnsi="Calibri" w:cs="Calibri"/>
              </w:rPr>
            </w:pPr>
          </w:p>
          <w:p w14:paraId="4497207E" w14:textId="77777777" w:rsidR="00373F1E" w:rsidRPr="00273BD4" w:rsidRDefault="00373F1E" w:rsidP="00E66CD5">
            <w:pPr>
              <w:rPr>
                <w:rFonts w:ascii="Calibri" w:hAnsi="Calibri" w:cs="Calibri"/>
              </w:rPr>
            </w:pPr>
          </w:p>
        </w:tc>
        <w:tc>
          <w:tcPr>
            <w:tcW w:w="5783" w:type="dxa"/>
            <w:tcBorders>
              <w:left w:val="nil"/>
              <w:bottom w:val="single" w:sz="4" w:space="0" w:color="auto"/>
            </w:tcBorders>
          </w:tcPr>
          <w:p w14:paraId="4E728787" w14:textId="772F93E4" w:rsidR="00373F1E" w:rsidRPr="00273BD4" w:rsidRDefault="00373F1E" w:rsidP="00373F1E">
            <w:pPr>
              <w:pStyle w:val="RapportCF"/>
              <w:pBdr>
                <w:top w:val="none" w:sz="0" w:space="0" w:color="auto"/>
                <w:left w:val="none" w:sz="0" w:space="0" w:color="auto"/>
                <w:bottom w:val="none" w:sz="0" w:space="0" w:color="auto"/>
                <w:right w:val="none" w:sz="0" w:space="0" w:color="auto"/>
              </w:pBdr>
              <w:spacing w:before="0"/>
              <w:ind w:left="0"/>
              <w:contextualSpacing/>
              <w:rPr>
                <w:rFonts w:ascii="Calibri" w:hAnsi="Calibri" w:cs="Calibri"/>
                <w:bCs/>
                <w:szCs w:val="22"/>
              </w:rPr>
            </w:pPr>
            <w:r w:rsidRPr="00273BD4">
              <w:rPr>
                <w:rFonts w:ascii="Calibri" w:hAnsi="Calibri" w:cs="Calibri"/>
                <w:bCs/>
                <w:szCs w:val="22"/>
              </w:rPr>
              <w:t>Towards Pressure-Adherence &amp; Education Driven Service in Diabetic Foot Disease</w:t>
            </w:r>
          </w:p>
          <w:p w14:paraId="74C66B0B" w14:textId="23A36551" w:rsidR="00373F1E" w:rsidRPr="00273BD4" w:rsidRDefault="00373F1E" w:rsidP="00E66CD5">
            <w:pPr>
              <w:autoSpaceDE w:val="0"/>
              <w:autoSpaceDN w:val="0"/>
              <w:adjustRightInd w:val="0"/>
              <w:spacing w:after="0" w:line="240" w:lineRule="auto"/>
              <w:rPr>
                <w:rFonts w:ascii="Calibri" w:hAnsi="Calibri" w:cs="Calibri"/>
              </w:rPr>
            </w:pPr>
          </w:p>
        </w:tc>
      </w:tr>
      <w:tr w:rsidR="00373F1E" w:rsidRPr="00273BD4" w14:paraId="768C51F7" w14:textId="77777777" w:rsidTr="305CC3A8">
        <w:tc>
          <w:tcPr>
            <w:tcW w:w="3006" w:type="dxa"/>
            <w:tcBorders>
              <w:right w:val="single" w:sz="4" w:space="0" w:color="auto"/>
            </w:tcBorders>
          </w:tcPr>
          <w:p w14:paraId="1F01999F"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Protocol Short Title/Acronym</w:t>
            </w:r>
          </w:p>
        </w:tc>
        <w:tc>
          <w:tcPr>
            <w:tcW w:w="283" w:type="dxa"/>
            <w:tcBorders>
              <w:left w:val="single" w:sz="4" w:space="0" w:color="auto"/>
              <w:bottom w:val="single" w:sz="4" w:space="0" w:color="auto"/>
              <w:right w:val="nil"/>
            </w:tcBorders>
          </w:tcPr>
          <w:p w14:paraId="1B6F3784" w14:textId="77777777" w:rsidR="00373F1E" w:rsidRPr="00273BD4" w:rsidRDefault="00373F1E" w:rsidP="00E66CD5">
            <w:pPr>
              <w:rPr>
                <w:rFonts w:ascii="Calibri" w:hAnsi="Calibri" w:cs="Calibri"/>
              </w:rPr>
            </w:pPr>
          </w:p>
        </w:tc>
        <w:tc>
          <w:tcPr>
            <w:tcW w:w="5783" w:type="dxa"/>
            <w:tcBorders>
              <w:left w:val="nil"/>
              <w:bottom w:val="single" w:sz="4" w:space="0" w:color="auto"/>
            </w:tcBorders>
          </w:tcPr>
          <w:p w14:paraId="14B172C3" w14:textId="57CB895F" w:rsidR="00373F1E" w:rsidRPr="00273BD4" w:rsidRDefault="00373F1E" w:rsidP="00E66CD5">
            <w:pPr>
              <w:autoSpaceDE w:val="0"/>
              <w:autoSpaceDN w:val="0"/>
              <w:adjustRightInd w:val="0"/>
              <w:spacing w:after="0" w:line="240" w:lineRule="auto"/>
              <w:rPr>
                <w:rFonts w:ascii="Calibri" w:hAnsi="Calibri" w:cs="Calibri"/>
              </w:rPr>
            </w:pPr>
            <w:r w:rsidRPr="00273BD4">
              <w:rPr>
                <w:rFonts w:ascii="Calibri" w:hAnsi="Calibri" w:cs="Calibri"/>
              </w:rPr>
              <w:t>PARADISE trial</w:t>
            </w:r>
          </w:p>
        </w:tc>
      </w:tr>
      <w:tr w:rsidR="00373F1E" w:rsidRPr="00273BD4" w14:paraId="69D0A0CC" w14:textId="77777777" w:rsidTr="305CC3A8">
        <w:tc>
          <w:tcPr>
            <w:tcW w:w="3006" w:type="dxa"/>
            <w:tcBorders>
              <w:right w:val="single" w:sz="4" w:space="0" w:color="auto"/>
            </w:tcBorders>
          </w:tcPr>
          <w:p w14:paraId="00317A9A"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Sponsor name</w:t>
            </w:r>
          </w:p>
        </w:tc>
        <w:tc>
          <w:tcPr>
            <w:tcW w:w="283" w:type="dxa"/>
            <w:tcBorders>
              <w:top w:val="single" w:sz="4" w:space="0" w:color="auto"/>
              <w:left w:val="single" w:sz="4" w:space="0" w:color="auto"/>
              <w:bottom w:val="single" w:sz="4" w:space="0" w:color="auto"/>
              <w:right w:val="nil"/>
            </w:tcBorders>
          </w:tcPr>
          <w:p w14:paraId="053921D1"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7BD3076B" w14:textId="77777777" w:rsidR="00373F1E" w:rsidRPr="00273BD4" w:rsidRDefault="00373F1E" w:rsidP="00E66CD5">
            <w:pPr>
              <w:rPr>
                <w:rFonts w:ascii="Calibri" w:hAnsi="Calibri" w:cs="Calibri"/>
              </w:rPr>
            </w:pPr>
            <w:r w:rsidRPr="00273BD4">
              <w:rPr>
                <w:rFonts w:ascii="Calibri" w:hAnsi="Calibri" w:cs="Calibri"/>
              </w:rPr>
              <w:t>KU Leuven</w:t>
            </w:r>
          </w:p>
        </w:tc>
      </w:tr>
      <w:tr w:rsidR="00373F1E" w:rsidRPr="00273BD4" w14:paraId="721316A5" w14:textId="77777777" w:rsidTr="305CC3A8">
        <w:tc>
          <w:tcPr>
            <w:tcW w:w="3006" w:type="dxa"/>
            <w:tcBorders>
              <w:right w:val="single" w:sz="4" w:space="0" w:color="auto"/>
            </w:tcBorders>
          </w:tcPr>
          <w:p w14:paraId="03B58EA6"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Coordinating investigator</w:t>
            </w:r>
          </w:p>
        </w:tc>
        <w:tc>
          <w:tcPr>
            <w:tcW w:w="283" w:type="dxa"/>
            <w:tcBorders>
              <w:top w:val="single" w:sz="4" w:space="0" w:color="auto"/>
              <w:left w:val="single" w:sz="4" w:space="0" w:color="auto"/>
              <w:bottom w:val="single" w:sz="4" w:space="0" w:color="auto"/>
              <w:right w:val="nil"/>
            </w:tcBorders>
          </w:tcPr>
          <w:p w14:paraId="672E364B"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72E5B9BA" w14:textId="2C7032E3" w:rsidR="00373F1E" w:rsidRPr="00273BD4" w:rsidRDefault="00373F1E" w:rsidP="00E66CD5">
            <w:pPr>
              <w:rPr>
                <w:rFonts w:ascii="Calibri" w:hAnsi="Calibri" w:cs="Calibri"/>
              </w:rPr>
            </w:pPr>
            <w:r w:rsidRPr="00273BD4">
              <w:rPr>
                <w:rFonts w:ascii="Calibri" w:hAnsi="Calibri" w:cs="Calibri"/>
              </w:rPr>
              <w:t>Prof. Kevin Deschamps</w:t>
            </w:r>
          </w:p>
        </w:tc>
      </w:tr>
      <w:tr w:rsidR="00373F1E" w:rsidRPr="00273BD4" w14:paraId="0EFF6077" w14:textId="77777777" w:rsidTr="305CC3A8">
        <w:tc>
          <w:tcPr>
            <w:tcW w:w="3006" w:type="dxa"/>
            <w:tcBorders>
              <w:right w:val="single" w:sz="4" w:space="0" w:color="auto"/>
            </w:tcBorders>
          </w:tcPr>
          <w:p w14:paraId="61589E5E"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Contact address CI</w:t>
            </w:r>
          </w:p>
        </w:tc>
        <w:tc>
          <w:tcPr>
            <w:tcW w:w="283" w:type="dxa"/>
            <w:tcBorders>
              <w:top w:val="single" w:sz="4" w:space="0" w:color="auto"/>
              <w:left w:val="single" w:sz="4" w:space="0" w:color="auto"/>
              <w:bottom w:val="single" w:sz="4" w:space="0" w:color="auto"/>
              <w:right w:val="nil"/>
            </w:tcBorders>
          </w:tcPr>
          <w:p w14:paraId="1FC061AE"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32700869" w14:textId="2CE72343" w:rsidR="00373F1E" w:rsidRPr="00273BD4" w:rsidRDefault="00373F1E" w:rsidP="67091C3A">
            <w:pPr>
              <w:pStyle w:val="Default"/>
              <w:rPr>
                <w:rFonts w:ascii="Calibri" w:hAnsi="Calibri" w:cs="Calibri"/>
                <w:sz w:val="22"/>
                <w:szCs w:val="22"/>
                <w:lang w:val="en-GB"/>
              </w:rPr>
            </w:pPr>
            <w:r w:rsidRPr="00273BD4">
              <w:rPr>
                <w:rFonts w:ascii="Calibri" w:hAnsi="Calibri" w:cs="Calibri"/>
                <w:sz w:val="22"/>
                <w:szCs w:val="22"/>
                <w:lang w:val="en-GB"/>
              </w:rPr>
              <w:t>Spoorwegstraat 12 – 8200 Brugge</w:t>
            </w:r>
          </w:p>
        </w:tc>
      </w:tr>
      <w:tr w:rsidR="00373F1E" w:rsidRPr="00273BD4" w14:paraId="5491F5FE" w14:textId="77777777" w:rsidTr="305CC3A8">
        <w:tc>
          <w:tcPr>
            <w:tcW w:w="3006" w:type="dxa"/>
            <w:tcBorders>
              <w:right w:val="single" w:sz="4" w:space="0" w:color="auto"/>
            </w:tcBorders>
          </w:tcPr>
          <w:p w14:paraId="7624712C"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Contact email CI</w:t>
            </w:r>
          </w:p>
        </w:tc>
        <w:tc>
          <w:tcPr>
            <w:tcW w:w="283" w:type="dxa"/>
            <w:tcBorders>
              <w:top w:val="single" w:sz="4" w:space="0" w:color="auto"/>
              <w:left w:val="single" w:sz="4" w:space="0" w:color="auto"/>
              <w:bottom w:val="single" w:sz="4" w:space="0" w:color="auto"/>
              <w:right w:val="nil"/>
            </w:tcBorders>
          </w:tcPr>
          <w:p w14:paraId="6F168ACF"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4ED821B5" w14:textId="6285DF3B" w:rsidR="00373F1E" w:rsidRPr="00273BD4" w:rsidRDefault="00373F1E" w:rsidP="00E66CD5">
            <w:pPr>
              <w:pStyle w:val="Default"/>
              <w:rPr>
                <w:rFonts w:ascii="Calibri" w:hAnsi="Calibri" w:cs="Calibri"/>
                <w:sz w:val="22"/>
                <w:szCs w:val="22"/>
                <w:lang w:val="en-GB"/>
              </w:rPr>
            </w:pPr>
            <w:r w:rsidRPr="00273BD4">
              <w:rPr>
                <w:rFonts w:ascii="Calibri" w:hAnsi="Calibri" w:cs="Calibri"/>
                <w:sz w:val="22"/>
                <w:szCs w:val="22"/>
                <w:lang w:val="en-GB"/>
              </w:rPr>
              <w:t xml:space="preserve">Kevin.deschamps@kuleuven.be </w:t>
            </w:r>
          </w:p>
        </w:tc>
      </w:tr>
      <w:tr w:rsidR="00373F1E" w:rsidRPr="00273BD4" w14:paraId="0FB1EDB7" w14:textId="77777777" w:rsidTr="305CC3A8">
        <w:tc>
          <w:tcPr>
            <w:tcW w:w="3006" w:type="dxa"/>
            <w:tcBorders>
              <w:right w:val="single" w:sz="4" w:space="0" w:color="auto"/>
            </w:tcBorders>
          </w:tcPr>
          <w:p w14:paraId="7E96F7EC"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Contact phone CI</w:t>
            </w:r>
          </w:p>
        </w:tc>
        <w:tc>
          <w:tcPr>
            <w:tcW w:w="283" w:type="dxa"/>
            <w:tcBorders>
              <w:top w:val="single" w:sz="4" w:space="0" w:color="auto"/>
              <w:left w:val="single" w:sz="4" w:space="0" w:color="auto"/>
              <w:bottom w:val="single" w:sz="4" w:space="0" w:color="auto"/>
              <w:right w:val="nil"/>
            </w:tcBorders>
          </w:tcPr>
          <w:p w14:paraId="00B21319"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4A934B05" w14:textId="4C4672B5" w:rsidR="00373F1E" w:rsidRPr="00273BD4" w:rsidRDefault="00373F1E" w:rsidP="00E66CD5">
            <w:pPr>
              <w:pStyle w:val="Default"/>
              <w:rPr>
                <w:rFonts w:ascii="Calibri" w:hAnsi="Calibri" w:cs="Calibri"/>
                <w:sz w:val="22"/>
                <w:szCs w:val="22"/>
                <w:lang w:val="en-GB"/>
              </w:rPr>
            </w:pPr>
            <w:r w:rsidRPr="00273BD4">
              <w:rPr>
                <w:rFonts w:ascii="Calibri" w:hAnsi="Calibri" w:cs="Calibri"/>
                <w:sz w:val="22"/>
                <w:szCs w:val="22"/>
                <w:lang w:val="en-GB"/>
              </w:rPr>
              <w:t>+32 477 206 847</w:t>
            </w:r>
          </w:p>
        </w:tc>
      </w:tr>
      <w:tr w:rsidR="00373F1E" w:rsidRPr="00273BD4" w14:paraId="66DA1DB7" w14:textId="77777777" w:rsidTr="305CC3A8">
        <w:tc>
          <w:tcPr>
            <w:tcW w:w="3006" w:type="dxa"/>
            <w:tcBorders>
              <w:right w:val="single" w:sz="4" w:space="0" w:color="auto"/>
            </w:tcBorders>
          </w:tcPr>
          <w:p w14:paraId="3F739022" w14:textId="06BFC3A6" w:rsidR="00373F1E" w:rsidRPr="00273BD4" w:rsidRDefault="00373F1E" w:rsidP="00373F1E">
            <w:pPr>
              <w:spacing w:after="0" w:line="240" w:lineRule="auto"/>
              <w:rPr>
                <w:rFonts w:ascii="Calibri" w:hAnsi="Calibri" w:cs="Calibri"/>
                <w:b/>
                <w:color w:val="0070C0"/>
              </w:rPr>
            </w:pPr>
            <w:r w:rsidRPr="00273BD4">
              <w:rPr>
                <w:rFonts w:ascii="Calibri" w:hAnsi="Calibri" w:cs="Calibri"/>
                <w:b/>
                <w:color w:val="0070C0"/>
              </w:rPr>
              <w:t>Academic subinvestigators</w:t>
            </w:r>
          </w:p>
          <w:p w14:paraId="37F93DD4" w14:textId="2E4014AC" w:rsidR="00373F1E" w:rsidRPr="00273BD4" w:rsidRDefault="00373F1E" w:rsidP="00E66CD5">
            <w:pPr>
              <w:spacing w:before="60"/>
              <w:rPr>
                <w:rFonts w:ascii="Calibri" w:hAnsi="Calibri" w:cs="Calibri"/>
                <w:b/>
                <w:color w:val="0070C0"/>
              </w:rPr>
            </w:pPr>
            <w:r w:rsidRPr="00273BD4">
              <w:rPr>
                <w:rFonts w:ascii="Calibri" w:hAnsi="Calibri" w:cs="Calibri"/>
                <w:b/>
                <w:color w:val="0070C0"/>
              </w:rPr>
              <w:t>(affiliation)</w:t>
            </w:r>
          </w:p>
        </w:tc>
        <w:tc>
          <w:tcPr>
            <w:tcW w:w="283" w:type="dxa"/>
            <w:tcBorders>
              <w:top w:val="single" w:sz="4" w:space="0" w:color="auto"/>
              <w:left w:val="single" w:sz="4" w:space="0" w:color="auto"/>
              <w:bottom w:val="single" w:sz="4" w:space="0" w:color="auto"/>
              <w:right w:val="nil"/>
            </w:tcBorders>
          </w:tcPr>
          <w:p w14:paraId="6FC5B844"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0F3B0922" w14:textId="5143320C" w:rsidR="00373F1E" w:rsidRPr="00273BD4" w:rsidRDefault="00373F1E" w:rsidP="00E66CD5">
            <w:pPr>
              <w:rPr>
                <w:rFonts w:ascii="Calibri" w:hAnsi="Calibri" w:cs="Calibri"/>
              </w:rPr>
            </w:pPr>
            <w:r w:rsidRPr="00273BD4">
              <w:rPr>
                <w:rFonts w:ascii="Calibri" w:hAnsi="Calibri" w:cs="Calibri"/>
              </w:rPr>
              <w:t>Prof. Fabienne Dobbels (KU Leuven), Prof. Koen Putman (VUB), Prof. Maaike Fobelets (VUB)</w:t>
            </w:r>
          </w:p>
        </w:tc>
      </w:tr>
      <w:tr w:rsidR="00373F1E" w:rsidRPr="00F83A5C" w14:paraId="2DB20B3F" w14:textId="77777777" w:rsidTr="305CC3A8">
        <w:tc>
          <w:tcPr>
            <w:tcW w:w="3006" w:type="dxa"/>
            <w:tcBorders>
              <w:right w:val="single" w:sz="4" w:space="0" w:color="auto"/>
            </w:tcBorders>
          </w:tcPr>
          <w:p w14:paraId="58B2D071"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Public database number</w:t>
            </w:r>
          </w:p>
        </w:tc>
        <w:tc>
          <w:tcPr>
            <w:tcW w:w="283" w:type="dxa"/>
            <w:tcBorders>
              <w:top w:val="single" w:sz="4" w:space="0" w:color="auto"/>
              <w:left w:val="single" w:sz="4" w:space="0" w:color="auto"/>
              <w:bottom w:val="single" w:sz="4" w:space="0" w:color="auto"/>
              <w:right w:val="nil"/>
            </w:tcBorders>
          </w:tcPr>
          <w:p w14:paraId="5EF36C85"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7E54EBDE" w14:textId="7684E81D" w:rsidR="005D5C4B" w:rsidRPr="00F83A5C" w:rsidRDefault="00373F1E">
            <w:pPr>
              <w:rPr>
                <w:rFonts w:ascii="Calibri" w:hAnsi="Calibri" w:cs="Calibri"/>
                <w:lang w:val="nl-BE"/>
              </w:rPr>
            </w:pPr>
            <w:r w:rsidRPr="00192FE3">
              <w:rPr>
                <w:rFonts w:ascii="Calibri" w:hAnsi="Calibri" w:cs="Calibri"/>
                <w:lang w:val="nl-BE"/>
              </w:rPr>
              <w:t>TBD</w:t>
            </w:r>
          </w:p>
        </w:tc>
      </w:tr>
      <w:tr w:rsidR="00373F1E" w:rsidRPr="00273BD4" w14:paraId="7B7D204D" w14:textId="77777777" w:rsidTr="00BD2216">
        <w:trPr>
          <w:trHeight w:val="1125"/>
        </w:trPr>
        <w:tc>
          <w:tcPr>
            <w:tcW w:w="3006" w:type="dxa"/>
            <w:tcBorders>
              <w:right w:val="single" w:sz="4" w:space="0" w:color="auto"/>
            </w:tcBorders>
          </w:tcPr>
          <w:p w14:paraId="22662D2E" w14:textId="725EC0BD" w:rsidR="00373F1E" w:rsidRPr="00273BD4" w:rsidRDefault="00373F1E" w:rsidP="00E66CD5">
            <w:pPr>
              <w:spacing w:before="60"/>
              <w:rPr>
                <w:rFonts w:ascii="Calibri" w:hAnsi="Calibri" w:cs="Calibri"/>
                <w:b/>
                <w:color w:val="0070C0"/>
              </w:rPr>
            </w:pPr>
            <w:r w:rsidRPr="00273BD4">
              <w:rPr>
                <w:rFonts w:ascii="Calibri" w:hAnsi="Calibri" w:cs="Calibri"/>
                <w:b/>
                <w:color w:val="0070C0"/>
              </w:rPr>
              <w:t>Clinical site investigators</w:t>
            </w:r>
          </w:p>
          <w:p w14:paraId="44E00784" w14:textId="77777777" w:rsidR="00373F1E" w:rsidRPr="00273BD4" w:rsidRDefault="00373F1E" w:rsidP="00E66CD5">
            <w:pPr>
              <w:spacing w:before="60"/>
              <w:rPr>
                <w:rFonts w:ascii="Calibri" w:hAnsi="Calibri" w:cs="Calibri"/>
                <w:b/>
                <w:color w:val="0070C0"/>
              </w:rPr>
            </w:pPr>
          </w:p>
        </w:tc>
        <w:tc>
          <w:tcPr>
            <w:tcW w:w="283" w:type="dxa"/>
            <w:tcBorders>
              <w:top w:val="single" w:sz="4" w:space="0" w:color="auto"/>
              <w:left w:val="single" w:sz="4" w:space="0" w:color="auto"/>
              <w:bottom w:val="single" w:sz="4" w:space="0" w:color="auto"/>
              <w:right w:val="nil"/>
            </w:tcBorders>
          </w:tcPr>
          <w:p w14:paraId="618D2992"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7F809EFA" w14:textId="2B737E9B" w:rsidR="00373F1E" w:rsidRPr="003723B2" w:rsidRDefault="00373F1E" w:rsidP="00E66CD5">
            <w:pPr>
              <w:spacing w:after="0" w:line="240" w:lineRule="auto"/>
              <w:rPr>
                <w:rFonts w:ascii="Calibri" w:hAnsi="Calibri" w:cs="Calibri"/>
                <w:lang w:val="nl-NL"/>
              </w:rPr>
            </w:pPr>
            <w:r w:rsidRPr="003723B2">
              <w:rPr>
                <w:rFonts w:ascii="Calibri" w:hAnsi="Calibri" w:cs="Calibri"/>
                <w:lang w:val="nl-NL"/>
              </w:rPr>
              <w:t>Universitair Ziekenhuis Leuven, Diabetesvoetkliniek</w:t>
            </w:r>
            <w:r w:rsidRPr="003723B2">
              <w:rPr>
                <w:rFonts w:ascii="Calibri" w:hAnsi="Calibri" w:cs="Calibri"/>
                <w:b/>
                <w:lang w:val="nl-NL"/>
              </w:rPr>
              <w:br/>
            </w:r>
            <w:r w:rsidRPr="003723B2">
              <w:rPr>
                <w:rFonts w:ascii="Calibri" w:hAnsi="Calibri" w:cs="Calibri"/>
                <w:lang w:val="nl-NL"/>
              </w:rPr>
              <w:t>Herestraat 49, 3000 Leuven</w:t>
            </w:r>
            <w:r w:rsidRPr="003723B2">
              <w:rPr>
                <w:rFonts w:ascii="Calibri" w:hAnsi="Calibri" w:cs="Calibri"/>
                <w:lang w:val="nl-NL"/>
              </w:rPr>
              <w:br/>
            </w:r>
            <w:r w:rsidRPr="003723B2">
              <w:rPr>
                <w:rFonts w:ascii="Calibri" w:hAnsi="Calibri" w:cs="Calibri"/>
                <w:u w:val="single"/>
                <w:lang w:val="nl-NL"/>
              </w:rPr>
              <w:t>Principal investigator:</w:t>
            </w:r>
            <w:r w:rsidRPr="003723B2">
              <w:rPr>
                <w:rFonts w:ascii="Calibri" w:hAnsi="Calibri" w:cs="Calibri"/>
                <w:lang w:val="nl-NL"/>
              </w:rPr>
              <w:br/>
              <w:t>Prof. Giovanni Matricali</w:t>
            </w:r>
          </w:p>
          <w:p w14:paraId="045FCDF7" w14:textId="77777777" w:rsidR="00373F1E" w:rsidRPr="003723B2" w:rsidRDefault="00373F1E" w:rsidP="00E66CD5">
            <w:pPr>
              <w:spacing w:after="0" w:line="240" w:lineRule="auto"/>
              <w:rPr>
                <w:rFonts w:ascii="Calibri" w:hAnsi="Calibri" w:cs="Calibri"/>
                <w:lang w:val="nl-NL"/>
              </w:rPr>
            </w:pPr>
          </w:p>
          <w:p w14:paraId="4A63BD39" w14:textId="3F92B842" w:rsidR="00E71CCC" w:rsidRPr="003723B2" w:rsidRDefault="00E71CCC" w:rsidP="00E71CCC">
            <w:pPr>
              <w:spacing w:after="0" w:line="240" w:lineRule="auto"/>
              <w:rPr>
                <w:rFonts w:ascii="Calibri" w:hAnsi="Calibri" w:cs="Calibri"/>
                <w:lang w:val="nl-NL"/>
              </w:rPr>
            </w:pPr>
            <w:r w:rsidRPr="003723B2">
              <w:rPr>
                <w:rFonts w:ascii="Calibri" w:hAnsi="Calibri" w:cs="Calibri"/>
                <w:lang w:val="nl-NL"/>
              </w:rPr>
              <w:t>Universitair Ziekenhuis Antwerpen, Diabetesvoetkliniek</w:t>
            </w:r>
            <w:r w:rsidRPr="003723B2">
              <w:rPr>
                <w:rFonts w:ascii="Calibri" w:hAnsi="Calibri" w:cs="Calibri"/>
                <w:b/>
                <w:lang w:val="nl-NL"/>
              </w:rPr>
              <w:br/>
            </w:r>
            <w:r w:rsidRPr="003723B2">
              <w:rPr>
                <w:rFonts w:ascii="Calibri" w:hAnsi="Calibri" w:cs="Calibri"/>
                <w:lang w:val="nl-NL"/>
              </w:rPr>
              <w:t>Drie Eikenstraat 655</w:t>
            </w:r>
            <w:r w:rsidRPr="003723B2">
              <w:rPr>
                <w:rFonts w:ascii="Calibri" w:hAnsi="Calibri" w:cs="Calibri"/>
                <w:lang w:val="nl-NL"/>
              </w:rPr>
              <w:br/>
              <w:t>2650 Edegem </w:t>
            </w:r>
            <w:r w:rsidRPr="003723B2">
              <w:rPr>
                <w:rFonts w:ascii="Calibri" w:hAnsi="Calibri" w:cs="Calibri"/>
                <w:lang w:val="nl-NL"/>
              </w:rPr>
              <w:br/>
            </w:r>
            <w:r w:rsidRPr="003723B2">
              <w:rPr>
                <w:rFonts w:ascii="Calibri" w:hAnsi="Calibri" w:cs="Calibri"/>
                <w:u w:val="single"/>
                <w:lang w:val="nl-NL"/>
              </w:rPr>
              <w:t>Principal investigator:</w:t>
            </w:r>
            <w:r w:rsidRPr="003723B2">
              <w:rPr>
                <w:rFonts w:ascii="Calibri" w:hAnsi="Calibri" w:cs="Calibri"/>
                <w:lang w:val="nl-NL"/>
              </w:rPr>
              <w:br/>
              <w:t>Prof. Eveline Dirinck</w:t>
            </w:r>
          </w:p>
          <w:p w14:paraId="5500562F" w14:textId="77777777" w:rsidR="00E71CCC" w:rsidRPr="003723B2" w:rsidRDefault="00E71CCC" w:rsidP="00E71CCC">
            <w:pPr>
              <w:spacing w:after="0" w:line="240" w:lineRule="auto"/>
              <w:rPr>
                <w:rFonts w:ascii="Calibri" w:hAnsi="Calibri" w:cs="Calibri"/>
                <w:lang w:val="nl-NL"/>
              </w:rPr>
            </w:pPr>
          </w:p>
          <w:p w14:paraId="1CE71364" w14:textId="2A290FD4" w:rsidR="00E71CCC" w:rsidRPr="003723B2" w:rsidRDefault="00E71CCC" w:rsidP="00E71CCC">
            <w:pPr>
              <w:spacing w:after="0" w:line="240" w:lineRule="auto"/>
              <w:rPr>
                <w:rFonts w:ascii="Calibri" w:hAnsi="Calibri" w:cs="Calibri"/>
                <w:lang w:val="nl-NL"/>
              </w:rPr>
            </w:pPr>
            <w:r w:rsidRPr="003723B2">
              <w:rPr>
                <w:rFonts w:ascii="Calibri" w:hAnsi="Calibri" w:cs="Calibri"/>
                <w:lang w:val="nl-NL"/>
              </w:rPr>
              <w:t>Universitair Ziekenhuis Gent, Diabetesvoetkliniek</w:t>
            </w:r>
            <w:r w:rsidRPr="003723B2">
              <w:rPr>
                <w:rFonts w:ascii="Calibri" w:hAnsi="Calibri" w:cs="Calibri"/>
                <w:b/>
                <w:lang w:val="nl-NL"/>
              </w:rPr>
              <w:br/>
            </w:r>
            <w:r w:rsidRPr="003723B2">
              <w:rPr>
                <w:rFonts w:ascii="Calibri" w:hAnsi="Calibri" w:cs="Calibri"/>
                <w:lang w:val="nl-NL"/>
              </w:rPr>
              <w:t>Corneel Heymanslaan 10, 9000 Gent</w:t>
            </w:r>
            <w:r w:rsidRPr="003723B2">
              <w:rPr>
                <w:rFonts w:ascii="Calibri" w:hAnsi="Calibri" w:cs="Calibri"/>
                <w:lang w:val="nl-NL"/>
              </w:rPr>
              <w:br/>
            </w:r>
            <w:r w:rsidRPr="003723B2">
              <w:rPr>
                <w:rFonts w:ascii="Calibri" w:hAnsi="Calibri" w:cs="Calibri"/>
                <w:u w:val="single"/>
                <w:lang w:val="nl-NL"/>
              </w:rPr>
              <w:t>Principal investigator:</w:t>
            </w:r>
            <w:r w:rsidRPr="003723B2">
              <w:rPr>
                <w:rFonts w:ascii="Calibri" w:hAnsi="Calibri" w:cs="Calibri"/>
                <w:lang w:val="nl-NL"/>
              </w:rPr>
              <w:br/>
              <w:t>Prof. Caren Randon</w:t>
            </w:r>
          </w:p>
          <w:p w14:paraId="0F7894DA" w14:textId="77777777" w:rsidR="00E71CCC" w:rsidRPr="003723B2" w:rsidRDefault="00E71CCC" w:rsidP="00E71CCC">
            <w:pPr>
              <w:spacing w:after="0" w:line="240" w:lineRule="auto"/>
              <w:rPr>
                <w:rFonts w:ascii="Calibri" w:hAnsi="Calibri" w:cs="Calibri"/>
                <w:lang w:val="nl-NL"/>
              </w:rPr>
            </w:pPr>
          </w:p>
          <w:p w14:paraId="36EF0C77" w14:textId="0FFE4C5C" w:rsidR="00E71CCC" w:rsidRPr="003723B2" w:rsidRDefault="07042EEC" w:rsidP="00E71CCC">
            <w:pPr>
              <w:spacing w:after="0" w:line="240" w:lineRule="auto"/>
              <w:rPr>
                <w:rFonts w:ascii="Calibri" w:hAnsi="Calibri" w:cs="Calibri"/>
                <w:lang w:val="nl-NL"/>
              </w:rPr>
            </w:pPr>
            <w:r w:rsidRPr="003723B2">
              <w:rPr>
                <w:rFonts w:ascii="Calibri" w:hAnsi="Calibri" w:cs="Calibri"/>
                <w:lang w:val="nl-NL"/>
              </w:rPr>
              <w:t>Azorg, Diabetesvoetkliniek</w:t>
            </w:r>
            <w:r w:rsidR="00E71CCC" w:rsidRPr="003723B2">
              <w:rPr>
                <w:lang w:val="nl-NL"/>
              </w:rPr>
              <w:br/>
            </w:r>
            <w:r w:rsidRPr="003723B2">
              <w:rPr>
                <w:rFonts w:ascii="Calibri" w:hAnsi="Calibri" w:cs="Calibri"/>
                <w:lang w:val="nl-NL"/>
              </w:rPr>
              <w:t>Moorselbaan 164, 9300 Aalst</w:t>
            </w:r>
            <w:r w:rsidR="00E71CCC" w:rsidRPr="003723B2">
              <w:rPr>
                <w:lang w:val="nl-NL"/>
              </w:rPr>
              <w:br/>
            </w:r>
            <w:r w:rsidRPr="003723B2">
              <w:rPr>
                <w:rFonts w:ascii="Calibri" w:hAnsi="Calibri" w:cs="Calibri"/>
                <w:u w:val="single"/>
                <w:lang w:val="nl-NL"/>
              </w:rPr>
              <w:t>Principal investigator:</w:t>
            </w:r>
            <w:r w:rsidR="00E71CCC" w:rsidRPr="003723B2">
              <w:rPr>
                <w:lang w:val="nl-NL"/>
              </w:rPr>
              <w:br/>
            </w:r>
            <w:r w:rsidR="2EB47657" w:rsidRPr="003723B2">
              <w:rPr>
                <w:lang w:val="nl-NL"/>
              </w:rPr>
              <w:t>Prof</w:t>
            </w:r>
            <w:r w:rsidRPr="003723B2">
              <w:rPr>
                <w:rFonts w:ascii="Calibri" w:hAnsi="Calibri" w:cs="Calibri"/>
                <w:lang w:val="nl-NL"/>
              </w:rPr>
              <w:t>. Frank Nobels</w:t>
            </w:r>
          </w:p>
          <w:p w14:paraId="50BCC64D" w14:textId="77777777" w:rsidR="00E71CCC" w:rsidRPr="003723B2" w:rsidRDefault="00E71CCC" w:rsidP="00E66CD5">
            <w:pPr>
              <w:spacing w:after="0" w:line="240" w:lineRule="auto"/>
              <w:rPr>
                <w:rFonts w:ascii="Calibri" w:hAnsi="Calibri" w:cs="Calibri"/>
                <w:lang w:val="nl-NL"/>
              </w:rPr>
            </w:pPr>
          </w:p>
          <w:p w14:paraId="64F4B0DE" w14:textId="3B541057" w:rsidR="00E71CCC" w:rsidRPr="003723B2" w:rsidRDefault="00E71CCC" w:rsidP="00E66CD5">
            <w:pPr>
              <w:spacing w:after="0" w:line="240" w:lineRule="auto"/>
              <w:rPr>
                <w:rFonts w:ascii="Calibri" w:hAnsi="Calibri" w:cs="Calibri"/>
                <w:lang w:val="nl-NL"/>
              </w:rPr>
            </w:pPr>
            <w:r w:rsidRPr="003723B2">
              <w:rPr>
                <w:rFonts w:ascii="Calibri" w:hAnsi="Calibri" w:cs="Calibri"/>
                <w:lang w:val="nl-NL"/>
              </w:rPr>
              <w:t>AZ Sint-Jan Brugge, Diabetesvoetkliniek</w:t>
            </w:r>
            <w:r w:rsidR="00373F1E" w:rsidRPr="003723B2">
              <w:rPr>
                <w:rFonts w:ascii="Calibri" w:hAnsi="Calibri" w:cs="Calibri"/>
                <w:lang w:val="nl-NL"/>
              </w:rPr>
              <w:br/>
            </w:r>
            <w:r w:rsidRPr="003723B2">
              <w:rPr>
                <w:rFonts w:ascii="Calibri" w:hAnsi="Calibri" w:cs="Calibri"/>
                <w:lang w:val="nl-NL"/>
              </w:rPr>
              <w:t>Ruddershove 10, 8000 Brugge</w:t>
            </w:r>
          </w:p>
          <w:p w14:paraId="79E92FA8" w14:textId="3C24A5AD" w:rsidR="00373F1E" w:rsidRPr="003723B2" w:rsidRDefault="00373F1E" w:rsidP="00E66CD5">
            <w:pPr>
              <w:spacing w:after="0" w:line="240" w:lineRule="auto"/>
              <w:rPr>
                <w:rFonts w:ascii="Calibri" w:hAnsi="Calibri" w:cs="Calibri"/>
                <w:lang w:val="nl-NL"/>
              </w:rPr>
            </w:pPr>
            <w:r w:rsidRPr="003723B2">
              <w:rPr>
                <w:rFonts w:ascii="Calibri" w:hAnsi="Calibri" w:cs="Calibri"/>
                <w:u w:val="single"/>
                <w:lang w:val="nl-NL"/>
              </w:rPr>
              <w:t xml:space="preserve">Principal investigator: </w:t>
            </w:r>
            <w:r w:rsidRPr="003723B2">
              <w:rPr>
                <w:rFonts w:ascii="Calibri" w:hAnsi="Calibri" w:cs="Calibri"/>
                <w:u w:val="single"/>
                <w:lang w:val="nl-NL"/>
              </w:rPr>
              <w:br/>
            </w:r>
            <w:r w:rsidR="00E71CCC" w:rsidRPr="003723B2">
              <w:rPr>
                <w:rFonts w:ascii="Calibri" w:hAnsi="Calibri" w:cs="Calibri"/>
                <w:lang w:val="nl-NL"/>
              </w:rPr>
              <w:t>Dr. Youri Taes</w:t>
            </w:r>
          </w:p>
          <w:p w14:paraId="38BAD9CF" w14:textId="77777777" w:rsidR="00E71CCC" w:rsidRPr="003723B2" w:rsidRDefault="00E71CCC" w:rsidP="00E66CD5">
            <w:pPr>
              <w:spacing w:after="0" w:line="240" w:lineRule="auto"/>
              <w:rPr>
                <w:rFonts w:ascii="Calibri" w:hAnsi="Calibri" w:cs="Calibri"/>
                <w:lang w:val="nl-NL"/>
              </w:rPr>
            </w:pPr>
          </w:p>
          <w:p w14:paraId="133D17EA" w14:textId="77777777" w:rsidR="00E71CCC" w:rsidRPr="003723B2" w:rsidRDefault="00E71CCC" w:rsidP="00E66CD5">
            <w:pPr>
              <w:spacing w:after="0" w:line="240" w:lineRule="auto"/>
              <w:rPr>
                <w:rFonts w:ascii="Calibri" w:hAnsi="Calibri" w:cs="Calibri"/>
                <w:lang w:val="nl-NL"/>
              </w:rPr>
            </w:pPr>
          </w:p>
          <w:p w14:paraId="283633BE" w14:textId="1D78EA82" w:rsidR="00E71CCC" w:rsidRPr="003723B2" w:rsidRDefault="00E71CCC" w:rsidP="00E71CCC">
            <w:pPr>
              <w:spacing w:after="0" w:line="240" w:lineRule="auto"/>
              <w:rPr>
                <w:rFonts w:ascii="Calibri" w:hAnsi="Calibri" w:cs="Calibri"/>
                <w:lang w:val="nl-NL"/>
              </w:rPr>
            </w:pPr>
            <w:r w:rsidRPr="003723B2">
              <w:rPr>
                <w:rFonts w:ascii="Calibri" w:hAnsi="Calibri" w:cs="Calibri"/>
                <w:lang w:val="nl-NL"/>
              </w:rPr>
              <w:lastRenderedPageBreak/>
              <w:t>AZ Groeninge, Diabetesvoetkliniek</w:t>
            </w:r>
            <w:r w:rsidRPr="003723B2">
              <w:rPr>
                <w:rFonts w:ascii="Calibri" w:hAnsi="Calibri" w:cs="Calibri"/>
                <w:lang w:val="nl-NL"/>
              </w:rPr>
              <w:br/>
              <w:t>President Kennedylaan 4, 8500 Kortrijk</w:t>
            </w:r>
          </w:p>
          <w:p w14:paraId="6A6D3AFE" w14:textId="0DDD6B73" w:rsidR="00485F6D" w:rsidRPr="00485F6D" w:rsidRDefault="00E71CCC" w:rsidP="00BD2216">
            <w:pPr>
              <w:tabs>
                <w:tab w:val="left" w:pos="1185"/>
              </w:tabs>
              <w:rPr>
                <w:rFonts w:ascii="Calibri" w:hAnsi="Calibri" w:cs="Calibri"/>
              </w:rPr>
            </w:pPr>
            <w:r w:rsidRPr="00273BD4">
              <w:rPr>
                <w:rFonts w:ascii="Calibri" w:hAnsi="Calibri" w:cs="Calibri"/>
                <w:u w:val="single"/>
              </w:rPr>
              <w:t xml:space="preserve">Principal investigator: </w:t>
            </w:r>
            <w:r w:rsidRPr="00273BD4">
              <w:rPr>
                <w:rFonts w:ascii="Calibri" w:hAnsi="Calibri" w:cs="Calibri"/>
                <w:u w:val="single"/>
              </w:rPr>
              <w:br/>
            </w:r>
            <w:r w:rsidRPr="00273BD4">
              <w:rPr>
                <w:rFonts w:ascii="Calibri" w:hAnsi="Calibri" w:cs="Calibri"/>
              </w:rPr>
              <w:t>Dr. Gertjan Vereeck</w:t>
            </w:r>
            <w:r w:rsidR="005A6D78">
              <w:rPr>
                <w:rFonts w:ascii="Calibri" w:hAnsi="Calibri" w:cs="Calibri"/>
              </w:rPr>
              <w:t>e</w:t>
            </w:r>
          </w:p>
        </w:tc>
      </w:tr>
      <w:tr w:rsidR="00373F1E" w:rsidRPr="00273BD4" w14:paraId="74AA8E7C" w14:textId="77777777" w:rsidTr="305CC3A8">
        <w:tc>
          <w:tcPr>
            <w:tcW w:w="3006" w:type="dxa"/>
            <w:tcBorders>
              <w:right w:val="single" w:sz="4" w:space="0" w:color="auto"/>
            </w:tcBorders>
          </w:tcPr>
          <w:p w14:paraId="0A4D17BF"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lastRenderedPageBreak/>
              <w:t>Medical condition or disease under investigation</w:t>
            </w:r>
          </w:p>
        </w:tc>
        <w:tc>
          <w:tcPr>
            <w:tcW w:w="283" w:type="dxa"/>
            <w:tcBorders>
              <w:top w:val="single" w:sz="4" w:space="0" w:color="auto"/>
              <w:left w:val="single" w:sz="4" w:space="0" w:color="auto"/>
              <w:bottom w:val="single" w:sz="4" w:space="0" w:color="auto"/>
              <w:right w:val="nil"/>
            </w:tcBorders>
          </w:tcPr>
          <w:p w14:paraId="4A94B1E9"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457A01F9" w14:textId="4BA252AE" w:rsidR="00373F1E" w:rsidRPr="00273BD4" w:rsidRDefault="07042EEC" w:rsidP="00E66CD5">
            <w:pPr>
              <w:rPr>
                <w:rFonts w:ascii="Calibri" w:hAnsi="Calibri" w:cs="Calibri"/>
              </w:rPr>
            </w:pPr>
            <w:r w:rsidRPr="00273BD4">
              <w:rPr>
                <w:rFonts w:ascii="Calibri" w:hAnsi="Calibri" w:cs="Calibri"/>
              </w:rPr>
              <w:t>Diabetes mellitus</w:t>
            </w:r>
            <w:r w:rsidR="006726C2" w:rsidRPr="00273BD4">
              <w:rPr>
                <w:rFonts w:ascii="Calibri" w:hAnsi="Calibri" w:cs="Calibri"/>
              </w:rPr>
              <w:t>- Diabetes related Foot Disease</w:t>
            </w:r>
          </w:p>
        </w:tc>
      </w:tr>
      <w:tr w:rsidR="00373F1E" w:rsidRPr="00273BD4" w14:paraId="0930BDCB" w14:textId="77777777" w:rsidTr="305CC3A8">
        <w:trPr>
          <w:trHeight w:val="1975"/>
        </w:trPr>
        <w:tc>
          <w:tcPr>
            <w:tcW w:w="3006" w:type="dxa"/>
            <w:tcBorders>
              <w:right w:val="single" w:sz="4" w:space="0" w:color="auto"/>
            </w:tcBorders>
          </w:tcPr>
          <w:p w14:paraId="4E2933DE"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Purpose of clinical trial</w:t>
            </w:r>
          </w:p>
          <w:p w14:paraId="1DB79934" w14:textId="77777777" w:rsidR="00373F1E" w:rsidRPr="00273BD4" w:rsidRDefault="00373F1E" w:rsidP="00E66CD5">
            <w:pPr>
              <w:spacing w:before="60"/>
              <w:rPr>
                <w:rFonts w:ascii="Calibri" w:hAnsi="Calibri" w:cs="Calibri"/>
                <w:b/>
                <w:color w:val="0070C0"/>
              </w:rPr>
            </w:pPr>
          </w:p>
        </w:tc>
        <w:tc>
          <w:tcPr>
            <w:tcW w:w="283" w:type="dxa"/>
            <w:tcBorders>
              <w:top w:val="single" w:sz="4" w:space="0" w:color="auto"/>
              <w:left w:val="single" w:sz="4" w:space="0" w:color="auto"/>
              <w:bottom w:val="single" w:sz="4" w:space="0" w:color="auto"/>
              <w:right w:val="nil"/>
            </w:tcBorders>
          </w:tcPr>
          <w:p w14:paraId="277D134B" w14:textId="77777777" w:rsidR="00373F1E" w:rsidRPr="00273BD4" w:rsidRDefault="00373F1E" w:rsidP="00E66CD5">
            <w:pPr>
              <w:pStyle w:val="Koptekst"/>
              <w:rPr>
                <w:rFonts w:ascii="Calibri" w:hAnsi="Calibri" w:cs="Calibri"/>
              </w:rPr>
            </w:pPr>
          </w:p>
        </w:tc>
        <w:tc>
          <w:tcPr>
            <w:tcW w:w="5783" w:type="dxa"/>
            <w:tcBorders>
              <w:top w:val="single" w:sz="4" w:space="0" w:color="auto"/>
              <w:left w:val="nil"/>
              <w:bottom w:val="single" w:sz="4" w:space="0" w:color="auto"/>
            </w:tcBorders>
          </w:tcPr>
          <w:p w14:paraId="0459EEF4" w14:textId="03F191FC" w:rsidR="00373F1E" w:rsidRPr="00273BD4" w:rsidRDefault="00781664" w:rsidP="00781664">
            <w:pPr>
              <w:pStyle w:val="Default"/>
              <w:jc w:val="both"/>
              <w:rPr>
                <w:rFonts w:ascii="Calibri" w:hAnsi="Calibri" w:cs="Calibri"/>
                <w:sz w:val="22"/>
                <w:szCs w:val="22"/>
                <w:lang w:val="en-GB"/>
              </w:rPr>
            </w:pPr>
            <w:r w:rsidRPr="00273BD4">
              <w:rPr>
                <w:rFonts w:ascii="Calibri" w:hAnsi="Calibri" w:cs="Calibri"/>
                <w:sz w:val="22"/>
                <w:szCs w:val="22"/>
                <w:lang w:val="en-GB"/>
              </w:rPr>
              <w:t>This project aims to evaluate the clinical effectiveness, cost-effectiveness, and implementation of the Pressure-Adherence-Education Driven Service (PARADISE) for patients with diabetes at high risk of foot complications. The intervention combines pressure-relieving footwear, regular foot care, and structured education with adherence support. The project will further support large-scale implementation by developing an integration framework for diverse clinical settings and providing targeted postgraduate training for relevant healthcare professionals.</w:t>
            </w:r>
          </w:p>
        </w:tc>
      </w:tr>
      <w:tr w:rsidR="00373F1E" w:rsidRPr="00273BD4" w14:paraId="221D1932" w14:textId="77777777" w:rsidTr="305CC3A8">
        <w:tc>
          <w:tcPr>
            <w:tcW w:w="3006" w:type="dxa"/>
            <w:tcBorders>
              <w:right w:val="single" w:sz="4" w:space="0" w:color="auto"/>
            </w:tcBorders>
          </w:tcPr>
          <w:p w14:paraId="2DEDBC3C" w14:textId="1246C242" w:rsidR="00373F1E" w:rsidRPr="00273BD4" w:rsidRDefault="00373F1E" w:rsidP="00E66CD5">
            <w:pPr>
              <w:spacing w:before="60"/>
              <w:rPr>
                <w:rFonts w:ascii="Calibri" w:hAnsi="Calibri" w:cs="Calibri"/>
                <w:b/>
                <w:color w:val="0070C0"/>
              </w:rPr>
            </w:pPr>
            <w:r w:rsidRPr="00273BD4">
              <w:rPr>
                <w:rFonts w:ascii="Calibri" w:hAnsi="Calibri" w:cs="Calibri"/>
                <w:b/>
                <w:color w:val="0070C0"/>
              </w:rPr>
              <w:t>Primary objective</w:t>
            </w:r>
            <w:r w:rsidR="008D5F13" w:rsidRPr="00273BD4">
              <w:rPr>
                <w:rFonts w:ascii="Calibri" w:hAnsi="Calibri" w:cs="Calibri"/>
                <w:b/>
                <w:color w:val="0070C0"/>
              </w:rPr>
              <w:t>s</w:t>
            </w:r>
          </w:p>
        </w:tc>
        <w:tc>
          <w:tcPr>
            <w:tcW w:w="283" w:type="dxa"/>
            <w:tcBorders>
              <w:top w:val="single" w:sz="4" w:space="0" w:color="auto"/>
              <w:left w:val="single" w:sz="4" w:space="0" w:color="auto"/>
              <w:bottom w:val="single" w:sz="4" w:space="0" w:color="auto"/>
              <w:right w:val="nil"/>
            </w:tcBorders>
          </w:tcPr>
          <w:p w14:paraId="145B1913"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40B52D04" w14:textId="661F6726" w:rsidR="00373F1E" w:rsidRPr="00273BD4" w:rsidRDefault="11EAF2C1" w:rsidP="00E66CD5">
            <w:pPr>
              <w:pStyle w:val="Default"/>
              <w:rPr>
                <w:rFonts w:ascii="Calibri" w:hAnsi="Calibri" w:cs="Calibri"/>
                <w:sz w:val="22"/>
                <w:szCs w:val="22"/>
                <w:lang w:val="en-GB"/>
              </w:rPr>
            </w:pPr>
            <w:r w:rsidRPr="6CBED1A4">
              <w:rPr>
                <w:rFonts w:ascii="Calibri" w:hAnsi="Calibri" w:cs="Calibri"/>
                <w:sz w:val="22"/>
                <w:szCs w:val="22"/>
                <w:lang w:val="en-GB"/>
              </w:rPr>
              <w:t xml:space="preserve">- </w:t>
            </w:r>
            <w:r w:rsidR="00781664" w:rsidRPr="6CBED1A4">
              <w:rPr>
                <w:rFonts w:ascii="Calibri" w:hAnsi="Calibri" w:cs="Calibri"/>
                <w:sz w:val="22"/>
                <w:szCs w:val="22"/>
                <w:lang w:val="en-GB"/>
              </w:rPr>
              <w:t>To assess the effectiveness of the Pressure-Adherence-Education Driven Service (PARADISE) in reducing the incidence of foot ulceration in patients with diabetes at high risk of foot complications, compared to usual care</w:t>
            </w:r>
            <w:r w:rsidR="008D5F13" w:rsidRPr="6CBED1A4">
              <w:rPr>
                <w:rFonts w:ascii="Calibri" w:hAnsi="Calibri" w:cs="Calibri"/>
                <w:sz w:val="22"/>
                <w:szCs w:val="22"/>
                <w:lang w:val="en-GB"/>
              </w:rPr>
              <w:t>.</w:t>
            </w:r>
          </w:p>
          <w:p w14:paraId="018CD151" w14:textId="428BE345" w:rsidR="008D5F13" w:rsidRPr="00273BD4" w:rsidRDefault="008D5F13" w:rsidP="67091C3A">
            <w:pPr>
              <w:pStyle w:val="Default"/>
              <w:jc w:val="both"/>
              <w:rPr>
                <w:rFonts w:ascii="Calibri" w:hAnsi="Calibri" w:cs="Calibri"/>
                <w:sz w:val="22"/>
                <w:szCs w:val="22"/>
                <w:lang w:val="en-GB"/>
              </w:rPr>
            </w:pPr>
            <w:r w:rsidRPr="6CBED1A4">
              <w:rPr>
                <w:rFonts w:ascii="Calibri" w:hAnsi="Calibri" w:cs="Calibri"/>
                <w:sz w:val="22"/>
                <w:szCs w:val="22"/>
                <w:lang w:val="en-GB"/>
              </w:rPr>
              <w:t>-</w:t>
            </w:r>
            <w:r w:rsidR="69AE5A1A" w:rsidRPr="6CBED1A4">
              <w:rPr>
                <w:rFonts w:ascii="Calibri" w:hAnsi="Calibri" w:cs="Calibri"/>
                <w:sz w:val="22"/>
                <w:szCs w:val="22"/>
                <w:lang w:val="en-GB"/>
              </w:rPr>
              <w:t xml:space="preserve"> </w:t>
            </w:r>
            <w:r w:rsidRPr="6CBED1A4">
              <w:rPr>
                <w:rFonts w:ascii="Calibri" w:hAnsi="Calibri" w:cs="Calibri"/>
                <w:sz w:val="22"/>
                <w:szCs w:val="22"/>
                <w:lang w:val="en-GB"/>
              </w:rPr>
              <w:t xml:space="preserve">To evaluate patient adherence to prescribed protective footwear within the PARADISE intervention. </w:t>
            </w:r>
          </w:p>
          <w:p w14:paraId="23878C46" w14:textId="7DC98D8B" w:rsidR="008D5F13" w:rsidRPr="00273BD4" w:rsidRDefault="008D5F13" w:rsidP="00E66CD5">
            <w:pPr>
              <w:pStyle w:val="Default"/>
              <w:rPr>
                <w:rFonts w:ascii="Calibri" w:hAnsi="Calibri" w:cs="Calibri"/>
                <w:sz w:val="22"/>
                <w:szCs w:val="22"/>
                <w:lang w:val="en-GB"/>
              </w:rPr>
            </w:pPr>
          </w:p>
        </w:tc>
      </w:tr>
      <w:tr w:rsidR="00373F1E" w:rsidRPr="00273BD4" w14:paraId="4F589BD3" w14:textId="77777777" w:rsidTr="305CC3A8">
        <w:trPr>
          <w:trHeight w:val="2684"/>
        </w:trPr>
        <w:tc>
          <w:tcPr>
            <w:tcW w:w="3006" w:type="dxa"/>
            <w:tcBorders>
              <w:right w:val="single" w:sz="4" w:space="0" w:color="auto"/>
            </w:tcBorders>
          </w:tcPr>
          <w:p w14:paraId="515C5CBE"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Secondary objective (s)</w:t>
            </w:r>
          </w:p>
          <w:p w14:paraId="5F5ECD19" w14:textId="77777777" w:rsidR="00373F1E" w:rsidRPr="00273BD4" w:rsidRDefault="00373F1E" w:rsidP="00E66CD5">
            <w:pPr>
              <w:spacing w:before="60"/>
              <w:rPr>
                <w:rFonts w:ascii="Calibri" w:hAnsi="Calibri" w:cs="Calibri"/>
                <w:b/>
                <w:color w:val="0070C0"/>
              </w:rPr>
            </w:pPr>
          </w:p>
        </w:tc>
        <w:tc>
          <w:tcPr>
            <w:tcW w:w="283" w:type="dxa"/>
            <w:tcBorders>
              <w:top w:val="single" w:sz="4" w:space="0" w:color="auto"/>
              <w:left w:val="single" w:sz="4" w:space="0" w:color="auto"/>
              <w:bottom w:val="single" w:sz="4" w:space="0" w:color="auto"/>
              <w:right w:val="nil"/>
            </w:tcBorders>
          </w:tcPr>
          <w:p w14:paraId="52EF1D62"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25BFFB47" w14:textId="57EB3DF9" w:rsidR="00781664" w:rsidRPr="00273BD4" w:rsidRDefault="00781664" w:rsidP="67091C3A">
            <w:pPr>
              <w:pStyle w:val="Default"/>
              <w:jc w:val="both"/>
              <w:rPr>
                <w:rFonts w:ascii="Calibri" w:hAnsi="Calibri" w:cs="Calibri"/>
                <w:sz w:val="22"/>
                <w:szCs w:val="22"/>
                <w:lang w:val="en-GB"/>
              </w:rPr>
            </w:pPr>
            <w:r w:rsidRPr="6CBED1A4">
              <w:rPr>
                <w:rFonts w:ascii="Calibri" w:hAnsi="Calibri" w:cs="Calibri"/>
                <w:sz w:val="22"/>
                <w:szCs w:val="22"/>
                <w:lang w:val="en-GB"/>
              </w:rPr>
              <w:t>-</w:t>
            </w:r>
            <w:r w:rsidR="20AA392B" w:rsidRPr="6CBED1A4">
              <w:rPr>
                <w:rFonts w:ascii="Calibri" w:hAnsi="Calibri" w:cs="Calibri"/>
                <w:sz w:val="22"/>
                <w:szCs w:val="22"/>
                <w:lang w:val="en-GB"/>
              </w:rPr>
              <w:t xml:space="preserve"> </w:t>
            </w:r>
            <w:r w:rsidRPr="6CBED1A4">
              <w:rPr>
                <w:rFonts w:ascii="Calibri" w:hAnsi="Calibri" w:cs="Calibri"/>
                <w:sz w:val="22"/>
                <w:szCs w:val="22"/>
                <w:lang w:val="en-GB"/>
              </w:rPr>
              <w:t xml:space="preserve">To assess the cost-effectiveness of the PARADISE intervention compared to usual care. </w:t>
            </w:r>
          </w:p>
          <w:p w14:paraId="08F8E43D" w14:textId="155C7FDC" w:rsidR="008D5F13" w:rsidRPr="00273BD4" w:rsidRDefault="00781664" w:rsidP="67091C3A">
            <w:pPr>
              <w:pStyle w:val="Default"/>
              <w:jc w:val="both"/>
              <w:rPr>
                <w:rFonts w:ascii="Calibri" w:hAnsi="Calibri" w:cs="Calibri"/>
                <w:sz w:val="22"/>
                <w:szCs w:val="22"/>
                <w:lang w:val="en-GB"/>
              </w:rPr>
            </w:pPr>
            <w:r w:rsidRPr="6CBED1A4">
              <w:rPr>
                <w:rFonts w:ascii="Calibri" w:hAnsi="Calibri" w:cs="Calibri"/>
                <w:sz w:val="22"/>
                <w:szCs w:val="22"/>
                <w:lang w:val="en-GB"/>
              </w:rPr>
              <w:t>-</w:t>
            </w:r>
            <w:r w:rsidR="26CC8C0C" w:rsidRPr="6CBED1A4">
              <w:rPr>
                <w:rFonts w:ascii="Calibri" w:hAnsi="Calibri" w:cs="Calibri"/>
                <w:sz w:val="22"/>
                <w:szCs w:val="22"/>
                <w:lang w:val="en-GB"/>
              </w:rPr>
              <w:t xml:space="preserve"> </w:t>
            </w:r>
            <w:r w:rsidRPr="6CBED1A4">
              <w:rPr>
                <w:rFonts w:ascii="Calibri" w:hAnsi="Calibri" w:cs="Calibri"/>
                <w:sz w:val="22"/>
                <w:szCs w:val="22"/>
                <w:lang w:val="en-GB"/>
              </w:rPr>
              <w:t>To conduct a comprehensive process evaluation to inform future implementation, including identifying factors influencing intervention success or failure, detecting unanticipated consequences, and determining how the PARADISE service can be optimised for integration into routine clinical practice.</w:t>
            </w:r>
          </w:p>
        </w:tc>
      </w:tr>
      <w:tr w:rsidR="00373F1E" w:rsidRPr="00F83A5C" w14:paraId="50024985" w14:textId="77777777" w:rsidTr="305CC3A8">
        <w:tc>
          <w:tcPr>
            <w:tcW w:w="3006" w:type="dxa"/>
            <w:tcBorders>
              <w:right w:val="single" w:sz="4" w:space="0" w:color="auto"/>
            </w:tcBorders>
          </w:tcPr>
          <w:p w14:paraId="155ED92D"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Trial Design</w:t>
            </w:r>
          </w:p>
        </w:tc>
        <w:tc>
          <w:tcPr>
            <w:tcW w:w="283" w:type="dxa"/>
            <w:tcBorders>
              <w:top w:val="single" w:sz="4" w:space="0" w:color="auto"/>
              <w:left w:val="single" w:sz="4" w:space="0" w:color="auto"/>
              <w:bottom w:val="single" w:sz="4" w:space="0" w:color="auto"/>
              <w:right w:val="nil"/>
            </w:tcBorders>
          </w:tcPr>
          <w:p w14:paraId="72BE5FEC"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1AE9A2E1" w14:textId="51AE8B41" w:rsidR="005D5C4B" w:rsidRPr="00F83A5C" w:rsidRDefault="0080769A" w:rsidP="00F83A5C">
            <w:pPr>
              <w:autoSpaceDE w:val="0"/>
              <w:autoSpaceDN w:val="0"/>
              <w:adjustRightInd w:val="0"/>
              <w:spacing w:after="0" w:line="240" w:lineRule="auto"/>
              <w:rPr>
                <w:rFonts w:ascii="Calibri" w:hAnsi="Calibri" w:cs="Calibri"/>
              </w:rPr>
            </w:pPr>
            <w:r w:rsidRPr="00273BD4">
              <w:rPr>
                <w:rFonts w:ascii="Calibri" w:hAnsi="Calibri" w:cs="Calibri"/>
              </w:rPr>
              <w:t>P</w:t>
            </w:r>
            <w:r w:rsidR="00373F1E" w:rsidRPr="00273BD4">
              <w:rPr>
                <w:rFonts w:ascii="Calibri" w:hAnsi="Calibri" w:cs="Calibri"/>
              </w:rPr>
              <w:t>hase III RCT with a parallel design</w:t>
            </w:r>
          </w:p>
        </w:tc>
      </w:tr>
      <w:tr w:rsidR="00373F1E" w:rsidRPr="00273BD4" w14:paraId="49867CB5" w14:textId="77777777" w:rsidTr="305CC3A8">
        <w:trPr>
          <w:trHeight w:val="1210"/>
        </w:trPr>
        <w:tc>
          <w:tcPr>
            <w:tcW w:w="3006" w:type="dxa"/>
            <w:tcBorders>
              <w:right w:val="single" w:sz="4" w:space="0" w:color="auto"/>
            </w:tcBorders>
          </w:tcPr>
          <w:p w14:paraId="02CB4478"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Endpoints</w:t>
            </w:r>
          </w:p>
          <w:p w14:paraId="4B0E5834" w14:textId="77777777" w:rsidR="00373F1E" w:rsidRPr="00273BD4" w:rsidRDefault="00373F1E" w:rsidP="00E66CD5">
            <w:pPr>
              <w:spacing w:before="60"/>
              <w:rPr>
                <w:rFonts w:ascii="Calibri" w:hAnsi="Calibri" w:cs="Calibri"/>
                <w:b/>
                <w:color w:val="0070C0"/>
              </w:rPr>
            </w:pPr>
          </w:p>
        </w:tc>
        <w:tc>
          <w:tcPr>
            <w:tcW w:w="283" w:type="dxa"/>
            <w:tcBorders>
              <w:top w:val="single" w:sz="4" w:space="0" w:color="auto"/>
              <w:left w:val="single" w:sz="4" w:space="0" w:color="auto"/>
              <w:bottom w:val="single" w:sz="4" w:space="0" w:color="auto"/>
              <w:right w:val="nil"/>
            </w:tcBorders>
          </w:tcPr>
          <w:p w14:paraId="005AADF8"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19A08759" w14:textId="288AEE00" w:rsidR="008428D7" w:rsidRPr="00273BD4" w:rsidRDefault="008428D7" w:rsidP="67091C3A">
            <w:pPr>
              <w:autoSpaceDE w:val="0"/>
              <w:autoSpaceDN w:val="0"/>
              <w:adjustRightInd w:val="0"/>
              <w:spacing w:after="0" w:line="240" w:lineRule="auto"/>
              <w:rPr>
                <w:rFonts w:ascii="Calibri" w:hAnsi="Calibri" w:cs="Calibri"/>
              </w:rPr>
            </w:pPr>
            <w:r w:rsidRPr="00273BD4">
              <w:rPr>
                <w:rFonts w:ascii="Calibri" w:hAnsi="Calibri" w:cs="Calibri"/>
                <w:b w:val="0"/>
              </w:rPr>
              <w:t xml:space="preserve">The </w:t>
            </w:r>
            <w:r w:rsidRPr="00273BD4">
              <w:rPr>
                <w:rFonts w:ascii="Calibri" w:hAnsi="Calibri" w:cs="Calibri"/>
                <w:b/>
                <w:bCs/>
              </w:rPr>
              <w:t>primary endpoint</w:t>
            </w:r>
            <w:r w:rsidR="008D5F13" w:rsidRPr="00273BD4">
              <w:rPr>
                <w:rFonts w:ascii="Calibri" w:hAnsi="Calibri" w:cs="Calibri"/>
                <w:b w:val="0"/>
              </w:rPr>
              <w:t xml:space="preserve"> is the incidence of foot ulceration over an 18-month follow-up period. The </w:t>
            </w:r>
            <w:r w:rsidRPr="00273BD4">
              <w:rPr>
                <w:rFonts w:ascii="Calibri" w:hAnsi="Calibri" w:cs="Calibri"/>
                <w:b/>
              </w:rPr>
              <w:t>secondary endpoints</w:t>
            </w:r>
            <w:r w:rsidR="008D5F13" w:rsidRPr="00273BD4">
              <w:rPr>
                <w:rFonts w:ascii="Calibri" w:hAnsi="Calibri" w:cs="Calibri"/>
                <w:b w:val="0"/>
              </w:rPr>
              <w:t xml:space="preserve"> are: footwear adherence to prescribed protective footwear, assessed every 3 months up to 18 months, which also serves as the pre-specified mediator; cost-effectiveness of the PARADISE intervention compared with usual care over the 18-month follow-up period; and process evaluation outcomes related to implementation, including fidelity, dose, reach, adaptations, and quality of delivery, assessed longitudinally throughout the study.</w:t>
            </w:r>
            <w:r w:rsidRPr="00273BD4">
              <w:rPr>
                <w:rFonts w:ascii="Calibri" w:hAnsi="Calibri" w:cs="Calibri"/>
              </w:rPr>
            </w:r>
            <w:r w:rsidR="008D5F13" w:rsidRPr="00273BD4">
              <w:rPr>
                <w:rFonts w:ascii="Calibri" w:hAnsi="Calibri" w:cs="Calibri"/>
              </w:rPr>
            </w:r>
            <w:r w:rsidRPr="00273BD4">
              <w:rPr>
                <w:rFonts w:ascii="Calibri" w:hAnsi="Calibri" w:cs="Calibri"/>
              </w:rPr>
            </w:r>
            <w:r w:rsidRPr="00273BD4">
              <w:rPr>
                <w:rFonts w:ascii="Calibri" w:hAnsi="Calibri" w:cs="Calibri"/>
                <w:b/>
                <w:bCs/>
              </w:rPr>
            </w:r>
            <w:r w:rsidRPr="00273BD4">
              <w:rPr>
                <w:rFonts w:ascii="Calibri" w:hAnsi="Calibri" w:cs="Calibri"/>
              </w:rPr>
            </w:r>
          </w:p>
          <w:p w14:paraId="3129E724" w14:textId="77777777" w:rsidR="008428D7" w:rsidRPr="00273BD4" w:rsidRDefault="008428D7" w:rsidP="67091C3A">
            <w:pPr>
              <w:numPr>
                <w:ilvl w:val="0"/>
                <w:numId w:val="163"/>
              </w:numPr>
              <w:autoSpaceDE w:val="0"/>
              <w:autoSpaceDN w:val="0"/>
              <w:adjustRightInd w:val="0"/>
              <w:spacing w:after="0" w:line="240" w:lineRule="auto"/>
              <w:rPr>
                <w:rFonts w:ascii="Calibri" w:hAnsi="Calibri" w:cs="Calibri"/>
              </w:rPr>
            </w:pPr>
            <w:r w:rsidRPr="00273BD4">
              <w:rPr>
                <w:rFonts w:ascii="Calibri" w:hAnsi="Calibri" w:cs="Calibri"/>
              </w:rPr>
              <w:t xml:space="preserve">cost-effectiveness of the PARADISE intervention compared with usual care over the 18-month follow-up period; and </w:t>
            </w:r>
          </w:p>
          <w:p w14:paraId="2FEA45DA" w14:textId="2FA1C4AF" w:rsidR="00373F1E" w:rsidRPr="00273BD4" w:rsidRDefault="008428D7" w:rsidP="67091C3A">
            <w:pPr>
              <w:numPr>
                <w:ilvl w:val="0"/>
                <w:numId w:val="163"/>
              </w:numPr>
              <w:autoSpaceDE w:val="0"/>
              <w:autoSpaceDN w:val="0"/>
              <w:adjustRightInd w:val="0"/>
              <w:spacing w:after="0" w:line="240" w:lineRule="auto"/>
              <w:rPr>
                <w:rFonts w:ascii="Calibri" w:hAnsi="Calibri" w:cs="Calibri"/>
              </w:rPr>
            </w:pPr>
            <w:r w:rsidRPr="00273BD4">
              <w:rPr>
                <w:rFonts w:ascii="Calibri" w:hAnsi="Calibri" w:cs="Calibri"/>
              </w:rPr>
              <w:t>process evaluation outcomes related to implementation, including fidelity, dose, reach, adaptations, and quality of delivery, assessed longitudinally throughout the study.</w:t>
            </w:r>
          </w:p>
        </w:tc>
      </w:tr>
      <w:tr w:rsidR="00373F1E" w:rsidRPr="00273BD4" w14:paraId="2AD6107A" w14:textId="77777777" w:rsidTr="305CC3A8">
        <w:tc>
          <w:tcPr>
            <w:tcW w:w="3006" w:type="dxa"/>
            <w:tcBorders>
              <w:right w:val="single" w:sz="4" w:space="0" w:color="auto"/>
            </w:tcBorders>
          </w:tcPr>
          <w:p w14:paraId="476B14A7"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t>Sample Size</w:t>
            </w:r>
          </w:p>
        </w:tc>
        <w:tc>
          <w:tcPr>
            <w:tcW w:w="283" w:type="dxa"/>
            <w:tcBorders>
              <w:top w:val="single" w:sz="4" w:space="0" w:color="auto"/>
              <w:left w:val="single" w:sz="4" w:space="0" w:color="auto"/>
              <w:bottom w:val="single" w:sz="4" w:space="0" w:color="auto"/>
              <w:right w:val="nil"/>
            </w:tcBorders>
          </w:tcPr>
          <w:p w14:paraId="72042FE5"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25AE4D3E" w14:textId="026FD048" w:rsidR="00373F1E" w:rsidRPr="00273BD4" w:rsidRDefault="7B5D4EBC" w:rsidP="008428D7">
            <w:pPr>
              <w:jc w:val="both"/>
              <w:rPr>
                <w:rFonts w:ascii="Calibri" w:hAnsi="Calibri" w:cs="Calibri"/>
              </w:rPr>
            </w:pPr>
            <w:r w:rsidRPr="00273BD4">
              <w:rPr>
                <w:rFonts w:ascii="Calibri" w:hAnsi="Calibri" w:cs="Calibri"/>
              </w:rPr>
              <w:t xml:space="preserve">The study will include 144 participants in total. Recruitment will be performed across six diabetic foot clinics, with each centre </w:t>
            </w:r>
            <w:r w:rsidRPr="00273BD4">
              <w:rPr>
                <w:rFonts w:ascii="Calibri" w:hAnsi="Calibri" w:cs="Calibri"/>
              </w:rPr>
              <w:lastRenderedPageBreak/>
              <w:t>enrolling 24 participants. Per centre, 12 participants will receive the PARADISE intervention (optimal care</w:t>
            </w:r>
            <w:r w:rsidR="00843065" w:rsidRPr="00273BD4">
              <w:rPr>
                <w:rFonts w:ascii="Calibri" w:hAnsi="Calibri" w:cs="Calibri"/>
              </w:rPr>
              <w:t>),</w:t>
            </w:r>
            <w:r w:rsidRPr="00273BD4">
              <w:rPr>
                <w:rFonts w:ascii="Calibri" w:hAnsi="Calibri" w:cs="Calibri"/>
              </w:rPr>
              <w:t xml:space="preserve"> and 12 participants will receive usual care, resulting in a total of 72 participants per study arm.</w:t>
            </w:r>
          </w:p>
        </w:tc>
      </w:tr>
      <w:tr w:rsidR="00373F1E" w:rsidRPr="00273BD4" w14:paraId="0143ABF8" w14:textId="77777777" w:rsidTr="00BD2216">
        <w:trPr>
          <w:trHeight w:val="983"/>
        </w:trPr>
        <w:tc>
          <w:tcPr>
            <w:tcW w:w="3006" w:type="dxa"/>
            <w:tcBorders>
              <w:right w:val="single" w:sz="4" w:space="0" w:color="auto"/>
            </w:tcBorders>
          </w:tcPr>
          <w:p w14:paraId="7142E0B3"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lastRenderedPageBreak/>
              <w:t>Summary of eligibility criteria</w:t>
            </w:r>
          </w:p>
          <w:p w14:paraId="2DB31EB3" w14:textId="77777777" w:rsidR="00373F1E" w:rsidRPr="00273BD4" w:rsidRDefault="00373F1E" w:rsidP="00E66CD5">
            <w:pPr>
              <w:spacing w:before="60"/>
              <w:rPr>
                <w:rFonts w:ascii="Calibri" w:hAnsi="Calibri" w:cs="Calibri"/>
                <w:b/>
                <w:color w:val="0070C0"/>
              </w:rPr>
            </w:pPr>
          </w:p>
        </w:tc>
        <w:tc>
          <w:tcPr>
            <w:tcW w:w="283" w:type="dxa"/>
            <w:tcBorders>
              <w:top w:val="single" w:sz="4" w:space="0" w:color="auto"/>
              <w:left w:val="single" w:sz="4" w:space="0" w:color="auto"/>
              <w:bottom w:val="single" w:sz="4" w:space="0" w:color="auto"/>
              <w:right w:val="nil"/>
            </w:tcBorders>
          </w:tcPr>
          <w:p w14:paraId="4BAD939E"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00D59B8A" w14:textId="5FCD5A8F" w:rsidR="00BF1949" w:rsidRPr="00273BD4" w:rsidRDefault="00BF1949" w:rsidP="00DC522B">
            <w:pPr>
              <w:spacing w:line="240" w:lineRule="auto"/>
              <w:jc w:val="both"/>
              <w:rPr>
                <w:rFonts w:ascii="Calibri" w:hAnsi="Calibri" w:cs="Calibri"/>
                <w:b/>
                <w:bCs/>
                <w:u w:val="single"/>
              </w:rPr>
            </w:pPr>
            <w:r w:rsidRPr="00273BD4">
              <w:rPr>
                <w:rFonts w:ascii="Calibri" w:hAnsi="Calibri" w:cs="Calibri"/>
                <w:b/>
                <w:bCs/>
                <w:u w:val="single"/>
              </w:rPr>
              <w:t xml:space="preserve">Inclusion criteria: </w:t>
            </w:r>
          </w:p>
          <w:p w14:paraId="3A8BFB31" w14:textId="44BF4871" w:rsidR="00BF1949" w:rsidRPr="00273BD4" w:rsidRDefault="00BF1949" w:rsidP="00BF1949">
            <w:pPr>
              <w:pStyle w:val="Lijstalinea"/>
              <w:numPr>
                <w:ilvl w:val="0"/>
                <w:numId w:val="7"/>
              </w:numPr>
              <w:spacing w:line="240" w:lineRule="auto"/>
              <w:jc w:val="both"/>
              <w:rPr>
                <w:rFonts w:ascii="Calibri" w:hAnsi="Calibri" w:cs="Calibri"/>
              </w:rPr>
            </w:pPr>
            <w:r w:rsidRPr="00273BD4">
              <w:rPr>
                <w:rFonts w:ascii="Calibri" w:hAnsi="Calibri" w:cs="Calibri"/>
              </w:rPr>
              <w:t>Adult Dutch-speaking/understanding patients ≥ 18 years</w:t>
            </w:r>
          </w:p>
          <w:p w14:paraId="27305986" w14:textId="77777777" w:rsidR="00BF1949" w:rsidRPr="00273BD4" w:rsidRDefault="00BF1949" w:rsidP="00BF1949">
            <w:pPr>
              <w:pStyle w:val="Lijstalinea"/>
              <w:numPr>
                <w:ilvl w:val="0"/>
                <w:numId w:val="7"/>
              </w:numPr>
              <w:spacing w:line="240" w:lineRule="auto"/>
              <w:jc w:val="both"/>
              <w:rPr>
                <w:rFonts w:ascii="Calibri" w:hAnsi="Calibri" w:cs="Calibri"/>
              </w:rPr>
            </w:pPr>
            <w:r w:rsidRPr="00273BD4">
              <w:rPr>
                <w:rFonts w:ascii="Calibri" w:hAnsi="Calibri" w:cs="Calibri"/>
              </w:rPr>
              <w:t xml:space="preserve">Diabetes mellitus according to ADA/EASD definition (not gestational diabetes) </w:t>
            </w:r>
          </w:p>
          <w:p w14:paraId="04E7318A" w14:textId="333F15E5" w:rsidR="00BF1949" w:rsidRPr="00273BD4" w:rsidRDefault="00BF1949" w:rsidP="00BF1949">
            <w:pPr>
              <w:pStyle w:val="Lijstalinea"/>
              <w:numPr>
                <w:ilvl w:val="0"/>
                <w:numId w:val="7"/>
              </w:numPr>
              <w:spacing w:line="240" w:lineRule="auto"/>
              <w:jc w:val="both"/>
              <w:rPr>
                <w:rFonts w:ascii="Calibri" w:hAnsi="Calibri" w:cs="Calibri"/>
              </w:rPr>
            </w:pPr>
            <w:r w:rsidRPr="00273BD4">
              <w:rPr>
                <w:rFonts w:ascii="Calibri" w:hAnsi="Calibri" w:cs="Calibri"/>
              </w:rPr>
              <w:t>At-risk foot (category 3)</w:t>
            </w:r>
            <w:sdt>
              <w:sdtPr>
                <w:rPr>
                  <w:rFonts w:ascii="Calibri" w:hAnsi="Calibri" w:cs="Calibri"/>
                  <w:vertAlign w:val="superscript"/>
                </w:rPr>
                <w:tag w:val="MENDELEY_CITATION_v3_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"/>
                <w:id w:val="770284980"/>
                <w:placeholder>
                  <w:docPart w:val="526A11ED2AAC4B59A619082443C07AE5"/>
                </w:placeholder>
              </w:sdtPr>
              <w:sdtContent>
                <w:r w:rsidRPr="00273BD4">
                  <w:rPr>
                    <w:rFonts w:ascii="Calibri" w:hAnsi="Calibri" w:cs="Calibri"/>
                    <w:vertAlign w:val="superscript"/>
                  </w:rPr>
                  <w:t>1</w:t>
                </w:r>
              </w:sdtContent>
            </w:sdt>
            <w:r w:rsidRPr="00273BD4">
              <w:rPr>
                <w:rFonts w:ascii="Calibri" w:hAnsi="Calibri" w:cs="Calibri"/>
              </w:rPr>
              <w:t xml:space="preserve"> with a recently healed plantar foot ulcer or a partial foot amputation (one or multiple toes, </w:t>
            </w:r>
            <w:r w:rsidR="006C1493" w:rsidRPr="00273BD4">
              <w:rPr>
                <w:rFonts w:ascii="Calibri" w:hAnsi="Calibri" w:cs="Calibri"/>
              </w:rPr>
              <w:t>in</w:t>
            </w:r>
            <w:r w:rsidRPr="00273BD4">
              <w:rPr>
                <w:rFonts w:ascii="Calibri" w:hAnsi="Calibri" w:cs="Calibri"/>
              </w:rPr>
              <w:t>cluding hallux) or resection of one or several metatarsal heads (including the first metatarsal head) in the preceding 18 months until 2 weeks prior to inclusion</w:t>
            </w:r>
          </w:p>
          <w:p w14:paraId="34643607" w14:textId="5DD01FFD" w:rsidR="00BF1949" w:rsidRPr="00273BD4" w:rsidRDefault="00BF1949" w:rsidP="00BF1949">
            <w:pPr>
              <w:pStyle w:val="Lijstalinea"/>
              <w:numPr>
                <w:ilvl w:val="0"/>
                <w:numId w:val="7"/>
              </w:numPr>
              <w:spacing w:line="240" w:lineRule="auto"/>
              <w:jc w:val="both"/>
              <w:rPr>
                <w:rFonts w:ascii="Calibri" w:hAnsi="Calibri" w:cs="Calibri"/>
              </w:rPr>
            </w:pPr>
            <w:r w:rsidRPr="00273BD4">
              <w:rPr>
                <w:rFonts w:ascii="Calibri" w:hAnsi="Calibri" w:cs="Calibri"/>
              </w:rPr>
              <w:t xml:space="preserve">Vascular status must be classified as PEDIS perfusion grade 1 or 2, indicating no critical limb ischemia (cfr. more information below). Stable vascular status based on the clinical judgment of the </w:t>
            </w:r>
            <w:r w:rsidR="006C1493" w:rsidRPr="00273BD4">
              <w:rPr>
                <w:rFonts w:ascii="Calibri" w:hAnsi="Calibri" w:cs="Calibri"/>
              </w:rPr>
              <w:t>medical supervisors.</w:t>
            </w:r>
          </w:p>
          <w:p w14:paraId="66854488" w14:textId="77777777" w:rsidR="00BF1949" w:rsidRPr="00273BD4" w:rsidRDefault="00BF1949" w:rsidP="00BF1949">
            <w:pPr>
              <w:pStyle w:val="Lijstalinea"/>
              <w:numPr>
                <w:ilvl w:val="0"/>
                <w:numId w:val="7"/>
              </w:numPr>
              <w:spacing w:line="240" w:lineRule="auto"/>
              <w:jc w:val="both"/>
              <w:rPr>
                <w:rFonts w:ascii="Calibri" w:hAnsi="Calibri" w:cs="Calibri"/>
              </w:rPr>
            </w:pPr>
            <w:r w:rsidRPr="00273BD4">
              <w:rPr>
                <w:rFonts w:ascii="Calibri" w:hAnsi="Calibri" w:cs="Calibri"/>
              </w:rPr>
              <w:t>Able to walk barefoot independently and without support</w:t>
            </w:r>
          </w:p>
          <w:p w14:paraId="21A308B9" w14:textId="29C4117B" w:rsidR="00BF1949" w:rsidRPr="00273BD4" w:rsidRDefault="00BF1949" w:rsidP="00BF1949">
            <w:pPr>
              <w:pStyle w:val="Lijstalinea"/>
              <w:numPr>
                <w:ilvl w:val="0"/>
                <w:numId w:val="7"/>
              </w:numPr>
              <w:spacing w:after="120" w:line="240" w:lineRule="auto"/>
              <w:contextualSpacing w:val="0"/>
              <w:jc w:val="both"/>
              <w:rPr>
                <w:rFonts w:ascii="Calibri" w:hAnsi="Calibri" w:cs="Calibri"/>
              </w:rPr>
            </w:pPr>
            <w:r w:rsidRPr="00273BD4">
              <w:rPr>
                <w:rFonts w:ascii="Calibri" w:hAnsi="Calibri" w:cs="Calibri"/>
              </w:rPr>
              <w:t>In possession of protective footwear that is either fully custom-made (‘Orthopaedic Footwear’) or custom-made foot ortho</w:t>
            </w:r>
            <w:r w:rsidR="00FC6F7A" w:rsidRPr="00273BD4">
              <w:rPr>
                <w:rFonts w:ascii="Calibri" w:hAnsi="Calibri" w:cs="Calibri"/>
              </w:rPr>
              <w:t>ses</w:t>
            </w:r>
            <w:r w:rsidRPr="00273BD4">
              <w:rPr>
                <w:rFonts w:ascii="Calibri" w:hAnsi="Calibri" w:cs="Calibri"/>
              </w:rPr>
              <w:t xml:space="preserve"> worn in semi-orthopaedic footwear or adequate extra-depth off the shelf shoes. If the patient has not yet one of these shoes, he/she should accept to switch to such protective footwear (covered by RIZIV-INAMI).</w:t>
            </w:r>
          </w:p>
          <w:p w14:paraId="64FE988F" w14:textId="2D9D9256" w:rsidR="00BF1949" w:rsidRPr="00273BD4" w:rsidRDefault="00BF1949" w:rsidP="00DC522B">
            <w:pPr>
              <w:spacing w:before="120" w:after="120" w:line="240" w:lineRule="auto"/>
              <w:rPr>
                <w:rFonts w:ascii="Calibri" w:hAnsi="Calibri" w:cs="Calibri"/>
              </w:rPr>
            </w:pPr>
            <w:r w:rsidRPr="00273BD4">
              <w:rPr>
                <w:rFonts w:ascii="Calibri" w:hAnsi="Calibri" w:cs="Calibri"/>
                <w:b/>
                <w:bCs/>
                <w:u w:val="single"/>
              </w:rPr>
              <w:t xml:space="preserve">Exclusion criteria: </w:t>
            </w:r>
            <w:r w:rsidRPr="00273BD4">
              <w:rPr>
                <w:rFonts w:ascii="Calibri" w:hAnsi="Calibri" w:cs="Calibri"/>
              </w:rPr>
              <w:t xml:space="preserve">Patients with diabetes will be excluded if they: </w:t>
            </w:r>
          </w:p>
          <w:p w14:paraId="63689CEE" w14:textId="1A64FE1D"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 xml:space="preserve">Underwent an amputation proximal to the metatarsophalangeal joints, </w:t>
            </w:r>
          </w:p>
          <w:p w14:paraId="162F930C" w14:textId="39584F28"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present with an active foot ulcer or Charcot deformity</w:t>
            </w:r>
          </w:p>
          <w:p w14:paraId="50DE5260" w14:textId="578BF62C"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 xml:space="preserve">Vascular status classified as PEDIS GRADE 3:  Critical limb ischemia, as defined by • systolic ankle blood pressure &lt;50 mm Hg or • systolic toe blood pressure </w:t>
            </w:r>
            <w:r w:rsidR="002D0E3F" w:rsidRPr="002D0E3F">
              <w:rPr>
                <w:rFonts w:ascii="Calibri" w:hAnsi="Calibri" w:cs="Calibri"/>
              </w:rPr>
              <w:t>&lt;30 mm Hg or • TcpO2 &lt;30 mm Hg.</w:t>
            </w:r>
          </w:p>
          <w:p w14:paraId="7C0B0EA7" w14:textId="2EFDE2F1"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 xml:space="preserve">Are </w:t>
            </w:r>
            <w:r w:rsidR="135DC5F1" w:rsidRPr="00273BD4">
              <w:rPr>
                <w:rFonts w:ascii="Calibri" w:hAnsi="Calibri" w:cs="Calibri"/>
              </w:rPr>
              <w:t xml:space="preserve">treated with </w:t>
            </w:r>
            <w:r w:rsidR="3D51E3D5" w:rsidRPr="00273BD4">
              <w:rPr>
                <w:rFonts w:ascii="Calibri" w:hAnsi="Calibri" w:cs="Calibri"/>
              </w:rPr>
              <w:t>renal replacement therapy</w:t>
            </w:r>
          </w:p>
          <w:p w14:paraId="4F3E1E71" w14:textId="77777777"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Are receiving immunosuppressive therapy</w:t>
            </w:r>
          </w:p>
          <w:p w14:paraId="1D22C5F8" w14:textId="096E0C48" w:rsidR="00BF1949" w:rsidRPr="00273BD4" w:rsidRDefault="00BF1949" w:rsidP="00BF1949">
            <w:pPr>
              <w:pStyle w:val="Lijstalinea"/>
              <w:numPr>
                <w:ilvl w:val="0"/>
                <w:numId w:val="8"/>
              </w:numPr>
              <w:spacing w:line="240" w:lineRule="auto"/>
              <w:jc w:val="both"/>
              <w:rPr>
                <w:rFonts w:ascii="Calibri" w:hAnsi="Calibri" w:cs="Calibri"/>
              </w:rPr>
            </w:pPr>
            <w:r w:rsidRPr="305CC3A8">
              <w:rPr>
                <w:rFonts w:ascii="Calibri" w:hAnsi="Calibri" w:cs="Calibri"/>
              </w:rPr>
              <w:t xml:space="preserve">Have a severe illness limiting 18-month survival (judged by </w:t>
            </w:r>
            <w:r w:rsidR="1787323D" w:rsidRPr="305CC3A8">
              <w:rPr>
                <w:rFonts w:ascii="Calibri" w:hAnsi="Calibri" w:cs="Calibri"/>
              </w:rPr>
              <w:t xml:space="preserve">the </w:t>
            </w:r>
            <w:r w:rsidRPr="305CC3A8">
              <w:rPr>
                <w:rFonts w:ascii="Calibri" w:hAnsi="Calibri" w:cs="Calibri"/>
              </w:rPr>
              <w:t>treating physician)</w:t>
            </w:r>
          </w:p>
          <w:p w14:paraId="5A118AAB" w14:textId="77777777"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t>Are unable to consent or follow the study instructions</w:t>
            </w:r>
          </w:p>
          <w:p w14:paraId="6E019836" w14:textId="77777777" w:rsidR="00BF1949" w:rsidRPr="00273BD4" w:rsidRDefault="00BF1949" w:rsidP="00BF1949">
            <w:pPr>
              <w:pStyle w:val="Lijstalinea"/>
              <w:numPr>
                <w:ilvl w:val="0"/>
                <w:numId w:val="8"/>
              </w:numPr>
              <w:spacing w:line="240" w:lineRule="auto"/>
              <w:jc w:val="both"/>
              <w:rPr>
                <w:rFonts w:ascii="Calibri" w:hAnsi="Calibri" w:cs="Calibri"/>
              </w:rPr>
            </w:pPr>
            <w:r w:rsidRPr="00273BD4">
              <w:rPr>
                <w:rFonts w:ascii="Calibri" w:hAnsi="Calibri" w:cs="Calibri"/>
              </w:rPr>
              <w:lastRenderedPageBreak/>
              <w:t>Use devices limiting pressure sensor application (e.g. ankle-foot orthosis)</w:t>
            </w:r>
          </w:p>
          <w:p w14:paraId="1EECE616" w14:textId="29C8A2BF" w:rsidR="00373F1E" w:rsidRPr="00273BD4" w:rsidRDefault="00BF1949" w:rsidP="00E66CD5">
            <w:pPr>
              <w:pStyle w:val="Default"/>
              <w:rPr>
                <w:rFonts w:ascii="Calibri" w:hAnsi="Calibri" w:cs="Calibri"/>
                <w:sz w:val="22"/>
                <w:szCs w:val="22"/>
                <w:lang w:val="en-GB"/>
              </w:rPr>
            </w:pPr>
            <w:r w:rsidRPr="00192FE3">
              <w:rPr>
                <w:rFonts w:ascii="Calibri" w:hAnsi="Calibri" w:cs="Calibri"/>
                <w:lang w:val="en-GB"/>
              </w:rPr>
              <w:t>Refuse to wear specified protective footwear, or refuse the adherence sensor (Orthotimer) embedded in the orthosis</w:t>
            </w:r>
          </w:p>
        </w:tc>
      </w:tr>
      <w:tr w:rsidR="00373F1E" w:rsidRPr="00273BD4" w14:paraId="0CD5B90A" w14:textId="77777777" w:rsidTr="305CC3A8">
        <w:tc>
          <w:tcPr>
            <w:tcW w:w="3006" w:type="dxa"/>
            <w:tcBorders>
              <w:right w:val="single" w:sz="4" w:space="0" w:color="auto"/>
            </w:tcBorders>
          </w:tcPr>
          <w:p w14:paraId="1C28F1A2" w14:textId="77777777" w:rsidR="00373F1E" w:rsidRPr="00273BD4" w:rsidRDefault="00373F1E" w:rsidP="00E66CD5">
            <w:pPr>
              <w:spacing w:before="60"/>
              <w:rPr>
                <w:rFonts w:ascii="Calibri" w:hAnsi="Calibri" w:cs="Calibri"/>
                <w:b/>
                <w:color w:val="0070C0"/>
              </w:rPr>
            </w:pPr>
            <w:r w:rsidRPr="00273BD4">
              <w:rPr>
                <w:rFonts w:ascii="Calibri" w:hAnsi="Calibri" w:cs="Calibri"/>
                <w:b/>
                <w:color w:val="0070C0"/>
              </w:rPr>
              <w:lastRenderedPageBreak/>
              <w:t>Maximum duration of treatment of a participant</w:t>
            </w:r>
          </w:p>
        </w:tc>
        <w:tc>
          <w:tcPr>
            <w:tcW w:w="283" w:type="dxa"/>
            <w:tcBorders>
              <w:top w:val="single" w:sz="4" w:space="0" w:color="auto"/>
              <w:left w:val="single" w:sz="4" w:space="0" w:color="auto"/>
              <w:bottom w:val="single" w:sz="4" w:space="0" w:color="auto"/>
              <w:right w:val="nil"/>
            </w:tcBorders>
          </w:tcPr>
          <w:p w14:paraId="69CA9197"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1B404CF9" w14:textId="1CD8EAD8" w:rsidR="00373F1E" w:rsidRPr="00273BD4" w:rsidRDefault="008428D7" w:rsidP="00E66CD5">
            <w:pPr>
              <w:rPr>
                <w:rFonts w:ascii="Calibri" w:hAnsi="Calibri" w:cs="Calibri"/>
              </w:rPr>
            </w:pPr>
            <w:r w:rsidRPr="00273BD4">
              <w:rPr>
                <w:rFonts w:ascii="Calibri" w:hAnsi="Calibri" w:cs="Calibri"/>
              </w:rPr>
              <w:t>18 months</w:t>
            </w:r>
          </w:p>
        </w:tc>
      </w:tr>
      <w:tr w:rsidR="00373F1E" w:rsidRPr="00273BD4" w14:paraId="17EEDE83" w14:textId="77777777" w:rsidTr="305CC3A8">
        <w:tc>
          <w:tcPr>
            <w:tcW w:w="3006" w:type="dxa"/>
            <w:tcBorders>
              <w:right w:val="single" w:sz="4" w:space="0" w:color="auto"/>
            </w:tcBorders>
          </w:tcPr>
          <w:p w14:paraId="7E285A2B" w14:textId="77777777" w:rsidR="00373F1E" w:rsidRPr="00273BD4" w:rsidRDefault="00373F1E" w:rsidP="00E66CD5">
            <w:pPr>
              <w:pStyle w:val="Default"/>
              <w:rPr>
                <w:rFonts w:ascii="Calibri" w:hAnsi="Calibri" w:cs="Calibri"/>
                <w:b/>
                <w:color w:val="0070C0"/>
                <w:sz w:val="22"/>
                <w:szCs w:val="22"/>
                <w:lang w:val="en-GB"/>
              </w:rPr>
            </w:pPr>
            <w:r w:rsidRPr="00273BD4">
              <w:rPr>
                <w:rFonts w:ascii="Calibri" w:hAnsi="Calibri" w:cs="Calibri"/>
                <w:b/>
                <w:color w:val="0070C0"/>
                <w:sz w:val="22"/>
                <w:szCs w:val="22"/>
                <w:lang w:val="en-GB"/>
              </w:rPr>
              <w:t xml:space="preserve">Anticipated First Patient First Visit (FPFV) </w:t>
            </w:r>
          </w:p>
        </w:tc>
        <w:tc>
          <w:tcPr>
            <w:tcW w:w="283" w:type="dxa"/>
            <w:tcBorders>
              <w:top w:val="single" w:sz="4" w:space="0" w:color="auto"/>
              <w:left w:val="single" w:sz="4" w:space="0" w:color="auto"/>
              <w:bottom w:val="single" w:sz="4" w:space="0" w:color="auto"/>
              <w:right w:val="nil"/>
            </w:tcBorders>
          </w:tcPr>
          <w:p w14:paraId="6D1823E5"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52260732" w14:textId="609D3E6E" w:rsidR="00373F1E" w:rsidRPr="00273BD4" w:rsidRDefault="008428D7" w:rsidP="00E66CD5">
            <w:pPr>
              <w:rPr>
                <w:rFonts w:ascii="Calibri" w:hAnsi="Calibri" w:cs="Calibri"/>
              </w:rPr>
            </w:pPr>
            <w:r w:rsidRPr="00273BD4">
              <w:rPr>
                <w:rFonts w:ascii="Calibri" w:hAnsi="Calibri" w:cs="Calibri"/>
              </w:rPr>
              <w:t>February 2027</w:t>
            </w:r>
          </w:p>
        </w:tc>
      </w:tr>
      <w:tr w:rsidR="00373F1E" w:rsidRPr="00273BD4" w14:paraId="329E8F60" w14:textId="77777777" w:rsidTr="305CC3A8">
        <w:tc>
          <w:tcPr>
            <w:tcW w:w="3006" w:type="dxa"/>
            <w:tcBorders>
              <w:right w:val="single" w:sz="4" w:space="0" w:color="auto"/>
            </w:tcBorders>
          </w:tcPr>
          <w:p w14:paraId="41DAF6CB" w14:textId="77777777" w:rsidR="00373F1E" w:rsidRPr="00273BD4" w:rsidRDefault="00373F1E" w:rsidP="00E66CD5">
            <w:pPr>
              <w:pStyle w:val="Default"/>
              <w:rPr>
                <w:rFonts w:ascii="Calibri" w:hAnsi="Calibri" w:cs="Calibri"/>
                <w:b/>
                <w:color w:val="0070C0"/>
                <w:lang w:val="en-GB"/>
              </w:rPr>
            </w:pPr>
            <w:r w:rsidRPr="00273BD4">
              <w:rPr>
                <w:rFonts w:ascii="Calibri" w:hAnsi="Calibri" w:cs="Calibri"/>
                <w:b/>
                <w:color w:val="0070C0"/>
                <w:sz w:val="22"/>
                <w:szCs w:val="22"/>
                <w:lang w:val="en-GB"/>
              </w:rPr>
              <w:t xml:space="preserve">Anticipated Last Patient Last Visit (LPLV) </w:t>
            </w:r>
          </w:p>
        </w:tc>
        <w:tc>
          <w:tcPr>
            <w:tcW w:w="283" w:type="dxa"/>
            <w:tcBorders>
              <w:top w:val="single" w:sz="4" w:space="0" w:color="auto"/>
              <w:left w:val="single" w:sz="4" w:space="0" w:color="auto"/>
              <w:bottom w:val="single" w:sz="4" w:space="0" w:color="auto"/>
              <w:right w:val="nil"/>
            </w:tcBorders>
          </w:tcPr>
          <w:p w14:paraId="083AB439" w14:textId="77777777" w:rsidR="00373F1E" w:rsidRPr="00273BD4" w:rsidRDefault="00373F1E" w:rsidP="00E66CD5">
            <w:pPr>
              <w:rPr>
                <w:rFonts w:ascii="Calibri" w:hAnsi="Calibri" w:cs="Calibri"/>
              </w:rPr>
            </w:pPr>
          </w:p>
        </w:tc>
        <w:tc>
          <w:tcPr>
            <w:tcW w:w="5783" w:type="dxa"/>
            <w:tcBorders>
              <w:top w:val="single" w:sz="4" w:space="0" w:color="auto"/>
              <w:left w:val="nil"/>
              <w:bottom w:val="single" w:sz="4" w:space="0" w:color="auto"/>
            </w:tcBorders>
          </w:tcPr>
          <w:p w14:paraId="4F20A674" w14:textId="636CB0BE" w:rsidR="00373F1E" w:rsidRPr="00273BD4" w:rsidRDefault="008428D7" w:rsidP="00E66CD5">
            <w:pPr>
              <w:rPr>
                <w:rFonts w:ascii="Calibri" w:hAnsi="Calibri" w:cs="Calibri"/>
              </w:rPr>
            </w:pPr>
            <w:r w:rsidRPr="00273BD4">
              <w:rPr>
                <w:rFonts w:ascii="Calibri" w:hAnsi="Calibri" w:cs="Calibri"/>
              </w:rPr>
              <w:t>September 2029</w:t>
            </w:r>
          </w:p>
        </w:tc>
      </w:tr>
    </w:tbl>
    <w:p w14:paraId="07EF2A8C" w14:textId="77777777" w:rsidR="00373F1E" w:rsidRPr="00273BD4" w:rsidRDefault="00373F1E" w:rsidP="008428D7">
      <w:pPr>
        <w:pStyle w:val="Default"/>
        <w:rPr>
          <w:rFonts w:ascii="Calibri" w:hAnsi="Calibri" w:cs="Calibri"/>
          <w:b/>
          <w:sz w:val="28"/>
          <w:szCs w:val="22"/>
          <w:lang w:val="en-GB"/>
        </w:rPr>
      </w:pPr>
    </w:p>
    <w:p w14:paraId="0C1B87C1" w14:textId="40C8A762" w:rsidR="00755E38" w:rsidRPr="00755E38" w:rsidRDefault="00373F1E" w:rsidP="00755E38">
      <w:pPr>
        <w:pStyle w:val="Kop1"/>
        <w:rPr>
          <w:rFonts w:cs="Calibri"/>
          <w:sz w:val="28"/>
          <w:szCs w:val="28"/>
        </w:rPr>
      </w:pPr>
      <w:r w:rsidRPr="00273BD4">
        <w:rPr>
          <w:rFonts w:cs="Calibri"/>
          <w:sz w:val="28"/>
        </w:rPr>
        <w:br w:type="page"/>
      </w:r>
      <w:r w:rsidR="00755E38">
        <w:rPr>
          <w:rFonts w:cs="Calibri"/>
          <w:sz w:val="28"/>
        </w:rPr>
        <w:lastRenderedPageBreak/>
        <w:t xml:space="preserve">1.1 </w:t>
      </w:r>
      <w:r w:rsidR="00755E38" w:rsidRPr="00755E38">
        <w:rPr>
          <w:rFonts w:cs="Calibri"/>
          <w:sz w:val="28"/>
          <w:szCs w:val="28"/>
        </w:rPr>
        <w:t>Glossary of Roles</w:t>
      </w:r>
    </w:p>
    <w:p w14:paraId="1733ADAA" w14:textId="77777777" w:rsidR="00755E38" w:rsidRPr="00755E38" w:rsidRDefault="00755E38" w:rsidP="00755E38">
      <w:pPr>
        <w:rPr>
          <w:rFonts w:ascii="Calibri" w:hAnsi="Calibri" w:cs="Calibri"/>
        </w:rPr>
      </w:pPr>
      <w:r w:rsidRPr="00755E38">
        <w:rPr>
          <w:rFonts w:ascii="Calibri" w:hAnsi="Calibri" w:cs="Calibri"/>
        </w:rPr>
        <w:t>For clarity, the following roles are used consistently throughout this protocol:</w:t>
      </w:r>
    </w:p>
    <w:p w14:paraId="349A0F3A" w14:textId="77777777" w:rsidR="00755E38" w:rsidRPr="00755E38" w:rsidRDefault="00755E38" w:rsidP="00755E38">
      <w:pPr>
        <w:rPr>
          <w:rFonts w:ascii="Calibri" w:hAnsi="Calibri" w:cs="Calibri"/>
        </w:rPr>
      </w:pPr>
      <w:r w:rsidRPr="00755E38">
        <w:rPr>
          <w:rFonts w:ascii="Calibri" w:hAnsi="Calibri" w:cs="Calibri"/>
          <w:b/>
        </w:rPr>
        <w:t xml:space="preserve">Sponsor: </w:t>
      </w:r>
      <w:r w:rsidRPr="00755E38">
        <w:rPr>
          <w:rFonts w:ascii="Calibri" w:hAnsi="Calibri" w:cs="Calibri"/>
        </w:rPr>
        <w:t>KU Leuven, the legal entity responsible for the initiation and management of the study.</w:t>
      </w:r>
    </w:p>
    <w:p w14:paraId="1546EDF4" w14:textId="77777777" w:rsidR="00755E38" w:rsidRPr="00755E38" w:rsidRDefault="00755E38" w:rsidP="00755E38">
      <w:pPr>
        <w:rPr>
          <w:rFonts w:ascii="Calibri" w:hAnsi="Calibri" w:cs="Calibri"/>
        </w:rPr>
      </w:pPr>
      <w:r w:rsidRPr="00755E38">
        <w:rPr>
          <w:rFonts w:ascii="Calibri" w:hAnsi="Calibri" w:cs="Calibri"/>
          <w:b/>
        </w:rPr>
        <w:t xml:space="preserve">Coordinating Investigator (CI): </w:t>
      </w:r>
      <w:r w:rsidRPr="00755E38">
        <w:rPr>
          <w:rFonts w:ascii="Calibri" w:hAnsi="Calibri" w:cs="Calibri"/>
        </w:rPr>
        <w:t>Prof. Kevin Deschamps. Responsible for supervising the general conduct of the study across all participating sites (study progress, communication, protocol training and support of participating sites, annual reporting to the Ethics Committee).</w:t>
      </w:r>
    </w:p>
    <w:p w14:paraId="5D2360DC" w14:textId="77777777" w:rsidR="00755E38" w:rsidRPr="00755E38" w:rsidRDefault="00755E38" w:rsidP="00755E38">
      <w:pPr>
        <w:rPr>
          <w:rFonts w:ascii="Calibri" w:hAnsi="Calibri" w:cs="Calibri"/>
        </w:rPr>
      </w:pPr>
      <w:r w:rsidRPr="00755E38">
        <w:rPr>
          <w:rFonts w:ascii="Calibri" w:hAnsi="Calibri" w:cs="Calibri"/>
          <w:b/>
        </w:rPr>
        <w:t xml:space="preserve">Principal Investigator (PI): </w:t>
      </w:r>
      <w:r w:rsidRPr="00755E38">
        <w:rPr>
          <w:rFonts w:ascii="Calibri" w:hAnsi="Calibri" w:cs="Calibri"/>
        </w:rPr>
        <w:t>The lead investigator at each participating Diabetic Foot Clinic (DFC), responsible for the conduct of the study at that site and for protecting the rights, safety and well-being of participants at that site.</w:t>
      </w:r>
    </w:p>
    <w:p w14:paraId="3147D31B" w14:textId="77777777" w:rsidR="00755E38" w:rsidRPr="00755E38" w:rsidRDefault="00755E38" w:rsidP="00755E38">
      <w:pPr>
        <w:rPr>
          <w:rFonts w:ascii="Calibri" w:hAnsi="Calibri" w:cs="Calibri"/>
        </w:rPr>
      </w:pPr>
      <w:r w:rsidRPr="00755E38">
        <w:rPr>
          <w:rFonts w:ascii="Calibri" w:hAnsi="Calibri" w:cs="Calibri"/>
          <w:b/>
        </w:rPr>
        <w:t xml:space="preserve">Investigator: </w:t>
      </w:r>
      <w:r w:rsidRPr="00755E38">
        <w:rPr>
          <w:rFonts w:ascii="Calibri" w:hAnsi="Calibri" w:cs="Calibri"/>
        </w:rPr>
        <w:t>Collective term referring to both the PI and the CI.</w:t>
      </w:r>
    </w:p>
    <w:p w14:paraId="2B7A7DF7" w14:textId="77777777" w:rsidR="00755E38" w:rsidRPr="00755E38" w:rsidRDefault="00755E38" w:rsidP="00755E38">
      <w:pPr>
        <w:rPr>
          <w:rFonts w:ascii="Calibri" w:hAnsi="Calibri" w:cs="Calibri"/>
        </w:rPr>
      </w:pPr>
      <w:r w:rsidRPr="00755E38">
        <w:rPr>
          <w:rFonts w:ascii="Calibri" w:hAnsi="Calibri" w:cs="Calibri"/>
          <w:b/>
        </w:rPr>
        <w:t xml:space="preserve">PARADISE therapist: </w:t>
      </w:r>
      <w:r w:rsidRPr="00755E38">
        <w:rPr>
          <w:rFonts w:ascii="Calibri" w:hAnsi="Calibri" w:cs="Calibri"/>
        </w:rPr>
        <w:t>A healthcare professional delivering the PARADISE intervention at a participating DFC, in practice, a podiatrist, nurse, pedorthist, or physician who is a pre-designated site staff member (eCRF-Document 03/04).</w:t>
      </w:r>
    </w:p>
    <w:p w14:paraId="153F2754" w14:textId="77777777" w:rsidR="00755E38" w:rsidRPr="00755E38" w:rsidRDefault="00755E38" w:rsidP="00755E38">
      <w:pPr>
        <w:rPr>
          <w:rFonts w:ascii="Calibri" w:hAnsi="Calibri" w:cs="Calibri"/>
        </w:rPr>
      </w:pPr>
      <w:r w:rsidRPr="00755E38">
        <w:rPr>
          <w:rFonts w:ascii="Calibri" w:hAnsi="Calibri" w:cs="Calibri"/>
          <w:b/>
        </w:rPr>
        <w:t xml:space="preserve">Podiatrist: </w:t>
      </w:r>
      <w:r w:rsidRPr="00755E38">
        <w:rPr>
          <w:rFonts w:ascii="Calibri" w:hAnsi="Calibri" w:cs="Calibri"/>
        </w:rPr>
        <w:t>Site staff member responsible for foot and footwear screening, education, and adherence follow-up.</w:t>
      </w:r>
    </w:p>
    <w:p w14:paraId="32D476A4" w14:textId="77777777" w:rsidR="00755E38" w:rsidRPr="00755E38" w:rsidRDefault="00755E38" w:rsidP="00755E38">
      <w:pPr>
        <w:rPr>
          <w:rFonts w:ascii="Calibri" w:hAnsi="Calibri" w:cs="Calibri"/>
        </w:rPr>
      </w:pPr>
      <w:r w:rsidRPr="00755E38">
        <w:rPr>
          <w:rFonts w:ascii="Calibri" w:hAnsi="Calibri" w:cs="Calibri"/>
          <w:b/>
        </w:rPr>
        <w:t xml:space="preserve">Pedorthist: </w:t>
      </w:r>
      <w:r w:rsidRPr="00755E38">
        <w:rPr>
          <w:rFonts w:ascii="Calibri" w:hAnsi="Calibri" w:cs="Calibri"/>
        </w:rPr>
        <w:t>Certified professional responsible for manufacturing and fitting the custom-made foot orthosis (CMFO).</w:t>
      </w:r>
    </w:p>
    <w:p w14:paraId="1BD8431A" w14:textId="77777777" w:rsidR="00755E38" w:rsidRPr="00755E38" w:rsidRDefault="00755E38" w:rsidP="00755E38">
      <w:pPr>
        <w:rPr>
          <w:rFonts w:ascii="Calibri" w:hAnsi="Calibri" w:cs="Calibri"/>
        </w:rPr>
      </w:pPr>
      <w:r w:rsidRPr="00755E38">
        <w:rPr>
          <w:rFonts w:ascii="Calibri" w:hAnsi="Calibri" w:cs="Calibri"/>
          <w:b/>
        </w:rPr>
        <w:t xml:space="preserve">Physician / treating physician / diabetologist: </w:t>
      </w:r>
      <w:r w:rsidRPr="00755E38">
        <w:rPr>
          <w:rFonts w:ascii="Calibri" w:hAnsi="Calibri" w:cs="Calibri"/>
        </w:rPr>
        <w:t>Medical doctor at the participating site (e.g. diabetologist, vascular surgeon) responsible for medical evaluation, safety oversight, and clinical decision-making.</w:t>
      </w:r>
    </w:p>
    <w:p w14:paraId="529307E6" w14:textId="77777777" w:rsidR="00755E38" w:rsidRPr="00755E38" w:rsidRDefault="00755E38" w:rsidP="00755E38">
      <w:pPr>
        <w:rPr>
          <w:rFonts w:ascii="Calibri" w:hAnsi="Calibri" w:cs="Calibri"/>
        </w:rPr>
      </w:pPr>
      <w:r w:rsidRPr="00755E38">
        <w:rPr>
          <w:rFonts w:ascii="Calibri" w:hAnsi="Calibri" w:cs="Calibri"/>
          <w:b/>
        </w:rPr>
        <w:t xml:space="preserve">Footwear technician: </w:t>
      </w:r>
      <w:r w:rsidRPr="00755E38">
        <w:rPr>
          <w:rFonts w:ascii="Calibri" w:hAnsi="Calibri" w:cs="Calibri"/>
        </w:rPr>
        <w:t>Site staff member involved in the technical aspects of footwear fitting and adjustment.</w:t>
      </w:r>
    </w:p>
    <w:p w14:paraId="6DA2D905" w14:textId="77777777" w:rsidR="00755E38" w:rsidRPr="00755E38" w:rsidRDefault="00755E38" w:rsidP="00755E38">
      <w:pPr>
        <w:rPr>
          <w:rFonts w:ascii="Calibri" w:hAnsi="Calibri" w:cs="Calibri"/>
        </w:rPr>
      </w:pPr>
      <w:r w:rsidRPr="00755E38">
        <w:rPr>
          <w:rFonts w:ascii="Calibri" w:hAnsi="Calibri" w:cs="Calibri"/>
          <w:b/>
        </w:rPr>
        <w:t xml:space="preserve">Care pathway lead: </w:t>
      </w:r>
      <w:r w:rsidRPr="00755E38">
        <w:rPr>
          <w:rFonts w:ascii="Calibri" w:hAnsi="Calibri" w:cs="Calibri"/>
        </w:rPr>
        <w:t>Local staff member at each participating site responsible for the organisational implementation of the PARADISE care pathway. This role will often coincide with the site PI. The care pathway lead is considered an organisational stakeholder in the process evaluation.</w:t>
      </w:r>
    </w:p>
    <w:p w14:paraId="132BB3F6" w14:textId="77777777" w:rsidR="007738CF" w:rsidRDefault="00000000">
      <w:r>
        <w:t>Site staff: Personnel at a participating Diabetic Foot Clinic (DFC) who are trained and delegated by the site Principal Investigator to perform study procedures as part of routine clinical care (eCRF-Document 03), including the treating physician, podiatrist, pedorthist, nurse and footwear technician. Distinct from the research team.</w:t>
      </w:r>
    </w:p>
    <w:p w14:paraId="1B6C862F" w14:textId="77777777" w:rsidR="00755E38" w:rsidRPr="00755E38" w:rsidRDefault="00755E38" w:rsidP="00755E38">
      <w:pPr>
        <w:rPr>
          <w:rFonts w:ascii="Calibri" w:hAnsi="Calibri" w:cs="Calibri"/>
        </w:rPr>
      </w:pPr>
      <w:r w:rsidRPr="00755E38">
        <w:rPr>
          <w:rFonts w:ascii="Calibri" w:hAnsi="Calibri" w:cs="Calibri"/>
          <w:b/>
        </w:rPr>
        <w:t xml:space="preserve">Research team / study team: </w:t>
      </w:r>
      <w:r w:rsidRPr="00755E38">
        <w:rPr>
          <w:rFonts w:ascii="Calibri" w:hAnsi="Calibri" w:cs="Calibri"/>
        </w:rPr>
        <w:t>The PARADISE research staff, including the Coordinating Investigator (CI), PhD students, and other researchers responsible for F-Scan GO measurements, data collection, trial coordination, and study oversight, distinct from site personnel who deliver routine clinical care.</w:t>
      </w:r>
    </w:p>
    <w:p w14:paraId="2D648C2C" w14:textId="77777777" w:rsidR="00755E38" w:rsidRPr="00755E38" w:rsidRDefault="00755E38" w:rsidP="00755E38">
      <w:pPr>
        <w:rPr>
          <w:rFonts w:ascii="Calibri" w:hAnsi="Calibri" w:cs="Calibri"/>
        </w:rPr>
      </w:pPr>
      <w:r w:rsidRPr="00755E38">
        <w:rPr>
          <w:rFonts w:ascii="Calibri" w:hAnsi="Calibri" w:cs="Calibri"/>
          <w:b/>
        </w:rPr>
        <w:t xml:space="preserve">PhD student: </w:t>
      </w:r>
      <w:r w:rsidRPr="00755E38">
        <w:rPr>
          <w:rFonts w:ascii="Calibri" w:hAnsi="Calibri" w:cs="Calibri"/>
        </w:rPr>
        <w:t xml:space="preserve">One of the two doctoral researchers supporting trial conduct, recruitment, and data collection as part of the research team </w:t>
      </w:r>
    </w:p>
    <w:p w14:paraId="7D3FFA13" w14:textId="05623853" w:rsidR="00373F1E" w:rsidRDefault="00373F1E" w:rsidP="00755E38">
      <w:pPr>
        <w:rPr>
          <w:rFonts w:ascii="Calibri" w:hAnsi="Calibri" w:cs="Calibri"/>
          <w:b/>
          <w:color w:val="000000"/>
          <w:sz w:val="28"/>
        </w:rPr>
      </w:pPr>
    </w:p>
    <w:p w14:paraId="06EC1107" w14:textId="77777777" w:rsidR="00755E38" w:rsidRPr="00755E38" w:rsidRDefault="00755E38" w:rsidP="00755E38">
      <w:pPr>
        <w:rPr>
          <w:rFonts w:ascii="Calibri" w:hAnsi="Calibri" w:cs="Calibri"/>
          <w:b/>
          <w:color w:val="000000"/>
          <w:sz w:val="28"/>
        </w:rPr>
      </w:pPr>
    </w:p>
    <w:p w14:paraId="12013C6C" w14:textId="4F973E7D" w:rsidR="009828AA" w:rsidRPr="00273BD4" w:rsidRDefault="008428D7" w:rsidP="008428D7">
      <w:pPr>
        <w:pStyle w:val="Kop1"/>
        <w:numPr>
          <w:ilvl w:val="0"/>
          <w:numId w:val="164"/>
        </w:numPr>
        <w:rPr>
          <w:rFonts w:cs="Calibri"/>
        </w:rPr>
      </w:pPr>
      <w:bookmarkStart w:id="1" w:name="_Toc229929304"/>
      <w:r w:rsidRPr="00273BD4">
        <w:rPr>
          <w:rFonts w:cs="Calibri"/>
        </w:rPr>
        <w:lastRenderedPageBreak/>
        <w:t>Background and Rationale</w:t>
      </w:r>
      <w:bookmarkEnd w:id="1"/>
    </w:p>
    <w:p w14:paraId="67A01D5D" w14:textId="4C85EB74" w:rsidR="009D7BE7" w:rsidRPr="00273BD4" w:rsidRDefault="009D7BE7" w:rsidP="009D7BE7">
      <w:pPr>
        <w:spacing w:after="0" w:line="240" w:lineRule="auto"/>
        <w:contextualSpacing/>
        <w:jc w:val="both"/>
        <w:rPr>
          <w:rFonts w:ascii="Calibri" w:hAnsi="Calibri" w:cs="Calibri"/>
          <w:color w:val="000000" w:themeColor="text1"/>
        </w:rPr>
      </w:pPr>
      <w:r w:rsidRPr="00273BD4">
        <w:rPr>
          <w:rFonts w:ascii="Calibri" w:hAnsi="Calibri" w:cs="Calibri"/>
          <w:b/>
          <w:bCs/>
        </w:rPr>
        <w:t>Diabetes Mellitus</w:t>
      </w:r>
      <w:r w:rsidRPr="00273BD4">
        <w:rPr>
          <w:rFonts w:ascii="Calibri" w:hAnsi="Calibri" w:cs="Calibri"/>
        </w:rPr>
        <w:t xml:space="preserve"> (DM), an epidemic disease </w:t>
      </w:r>
      <w:sdt>
        <w:sdtPr>
          <w:rPr>
            <w:rFonts w:ascii="Calibri" w:hAnsi="Calibri" w:cs="Calibri"/>
            <w:color w:val="000000"/>
            <w:vertAlign w:val="superscript"/>
          </w:rPr>
          <w:tag w:val="MENDELEY_CITATION_v3_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"/>
          <w:id w:val="1819350522"/>
          <w:placeholder>
            <w:docPart w:val="54F5F35203EF478982AA353B33222150"/>
          </w:placeholder>
        </w:sdtPr>
        <w:sdtContent>
          <w:r w:rsidR="00641039" w:rsidRPr="00273BD4">
            <w:rPr>
              <w:rFonts w:ascii="Calibri" w:hAnsi="Calibri" w:cs="Calibri"/>
              <w:color w:val="000000"/>
              <w:vertAlign w:val="superscript"/>
            </w:rPr>
            <w:t>2</w:t>
          </w:r>
        </w:sdtContent>
      </w:sdt>
      <w:r w:rsidRPr="00273BD4">
        <w:rPr>
          <w:rFonts w:ascii="Calibri" w:hAnsi="Calibri" w:cs="Calibri"/>
          <w:color w:val="000000" w:themeColor="text1"/>
        </w:rPr>
        <w:t>,</w:t>
      </w:r>
      <w:r w:rsidRPr="00273BD4">
        <w:rPr>
          <w:rFonts w:ascii="Calibri" w:hAnsi="Calibri" w:cs="Calibri"/>
        </w:rPr>
        <w:t xml:space="preserve"> is becoming increasingly common due to ageing of the population. By 2045, it is estimated that about 783 million of the global population will have diabetes, representing an increase of 55% compared to 2021. In </w:t>
      </w:r>
      <w:r w:rsidRPr="00273BD4">
        <w:rPr>
          <w:rFonts w:ascii="Calibri" w:hAnsi="Calibri" w:cs="Calibri"/>
          <w:b/>
          <w:bCs/>
        </w:rPr>
        <w:t>Flanders</w:t>
      </w:r>
      <w:r w:rsidRPr="00273BD4">
        <w:rPr>
          <w:rFonts w:ascii="Calibri" w:hAnsi="Calibri" w:cs="Calibri"/>
        </w:rPr>
        <w:t xml:space="preserve">, about </w:t>
      </w:r>
      <w:r w:rsidRPr="00273BD4">
        <w:rPr>
          <w:rFonts w:ascii="Calibri" w:hAnsi="Calibri" w:cs="Calibri"/>
          <w:b/>
          <w:bCs/>
        </w:rPr>
        <w:t>400.000 people are living with DM</w:t>
      </w:r>
      <w:r w:rsidRPr="00273BD4">
        <w:rPr>
          <w:rFonts w:ascii="Calibri" w:hAnsi="Calibri" w:cs="Calibri"/>
        </w:rPr>
        <w:t xml:space="preserve">, with another </w:t>
      </w:r>
      <w:r w:rsidRPr="00273BD4">
        <w:rPr>
          <w:rFonts w:ascii="Calibri" w:hAnsi="Calibri" w:cs="Calibri"/>
          <w:b/>
          <w:bCs/>
        </w:rPr>
        <w:t>420.000 likely to be diagnosed in the next 20 years</w:t>
      </w:r>
      <w:r w:rsidRPr="00273BD4">
        <w:rPr>
          <w:rFonts w:ascii="Calibri" w:hAnsi="Calibri" w:cs="Calibri"/>
        </w:rPr>
        <w:t xml:space="preserve">. DM causes tissue damage that results from a complex interaction between hyperglycaemia, genetic determinants and independent accelerating factors </w:t>
      </w:r>
      <w:sdt>
        <w:sdtPr>
          <w:rPr>
            <w:rFonts w:ascii="Calibri" w:hAnsi="Calibri" w:cs="Calibri"/>
            <w:color w:val="000000"/>
            <w:vertAlign w:val="superscript"/>
          </w:rPr>
          <w:tag w:val="MENDELEY_CITATION_v3_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"/>
          <w:id w:val="702120967"/>
          <w:placeholder>
            <w:docPart w:val="E16F4113463C4042AA9D56501A76A403"/>
          </w:placeholder>
        </w:sdtPr>
        <w:sdtContent>
          <w:r w:rsidR="00641039" w:rsidRPr="00273BD4">
            <w:rPr>
              <w:rFonts w:ascii="Calibri" w:eastAsia="Times New Roman" w:hAnsi="Calibri" w:cs="Calibri"/>
              <w:color w:val="000000"/>
              <w:vertAlign w:val="superscript"/>
            </w:rPr>
            <w:t>3</w:t>
          </w:r>
        </w:sdtContent>
      </w:sdt>
      <w:r w:rsidRPr="00273BD4">
        <w:rPr>
          <w:rFonts w:ascii="Calibri" w:hAnsi="Calibri" w:cs="Calibri"/>
        </w:rPr>
        <w:t xml:space="preserve">. It is a leading cause of cardiovascular disease, blindness, kidney failure, and lower-limb amputation. Some of the most </w:t>
      </w:r>
      <w:r w:rsidRPr="00273BD4">
        <w:rPr>
          <w:rFonts w:ascii="Calibri" w:hAnsi="Calibri" w:cs="Calibri"/>
          <w:b/>
          <w:bCs/>
        </w:rPr>
        <w:t>serious complications of DM</w:t>
      </w:r>
      <w:r w:rsidRPr="00273BD4">
        <w:rPr>
          <w:rFonts w:ascii="Calibri" w:hAnsi="Calibri" w:cs="Calibri"/>
        </w:rPr>
        <w:t xml:space="preserve"> happen to the feet </w:t>
      </w:r>
      <w:sdt>
        <w:sdtPr>
          <w:rPr>
            <w:rFonts w:ascii="Calibri" w:hAnsi="Calibri" w:cs="Calibri"/>
            <w:color w:val="000000"/>
            <w:vertAlign w:val="superscript"/>
          </w:rPr>
          <w:tag w:val="MENDELEY_CITATION_v3_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"/>
          <w:id w:val="1570276874"/>
          <w:placeholder>
            <w:docPart w:val="54F5F35203EF478982AA353B33222150"/>
          </w:placeholder>
        </w:sdtPr>
        <w:sdtContent>
          <w:r w:rsidR="00641039" w:rsidRPr="00273BD4">
            <w:rPr>
              <w:rFonts w:ascii="Calibri" w:hAnsi="Calibri" w:cs="Calibri"/>
              <w:color w:val="000000"/>
              <w:vertAlign w:val="superscript"/>
            </w:rPr>
            <w:t>4</w:t>
          </w:r>
        </w:sdtContent>
      </w:sdt>
      <w:r w:rsidRPr="00273BD4">
        <w:rPr>
          <w:rFonts w:ascii="Calibri" w:hAnsi="Calibri" w:cs="Calibri"/>
        </w:rPr>
        <w:t xml:space="preserve">. </w:t>
      </w:r>
      <w:r w:rsidRPr="00273BD4">
        <w:rPr>
          <w:rFonts w:ascii="Calibri" w:hAnsi="Calibri" w:cs="Calibri"/>
          <w:b/>
          <w:bCs/>
        </w:rPr>
        <w:t>Diabetes-related foot disease</w:t>
      </w:r>
      <w:r w:rsidRPr="00273BD4">
        <w:rPr>
          <w:rFonts w:ascii="Calibri" w:hAnsi="Calibri" w:cs="Calibri"/>
        </w:rPr>
        <w:t xml:space="preserve"> (DFD), which includes foot ulcers, infections and gangrene, is one of the </w:t>
      </w:r>
      <w:r w:rsidRPr="00273BD4">
        <w:rPr>
          <w:rFonts w:ascii="Calibri" w:hAnsi="Calibri" w:cs="Calibri"/>
          <w:b/>
          <w:bCs/>
        </w:rPr>
        <w:t>10 leading causes of disability</w:t>
      </w:r>
      <w:r w:rsidRPr="00273BD4">
        <w:rPr>
          <w:rFonts w:ascii="Calibri" w:hAnsi="Calibri" w:cs="Calibri"/>
        </w:rPr>
        <w:t xml:space="preserve"> </w:t>
      </w:r>
      <w:sdt>
        <w:sdtPr>
          <w:rPr>
            <w:rFonts w:ascii="Calibri" w:hAnsi="Calibri" w:cs="Calibri"/>
            <w:color w:val="000000"/>
            <w:vertAlign w:val="superscript"/>
          </w:rPr>
          <w:tag w:val="MENDELEY_CITATION_v3_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"/>
          <w:id w:val="1522033713"/>
          <w:placeholder>
            <w:docPart w:val="54F5F35203EF478982AA353B33222150"/>
          </w:placeholder>
        </w:sdtPr>
        <w:sdtContent>
          <w:r w:rsidR="00641039" w:rsidRPr="00273BD4">
            <w:rPr>
              <w:rFonts w:ascii="Calibri" w:hAnsi="Calibri" w:cs="Calibri"/>
              <w:color w:val="000000"/>
              <w:vertAlign w:val="superscript"/>
            </w:rPr>
            <w:t>5</w:t>
          </w:r>
        </w:sdtContent>
      </w:sdt>
      <w:r w:rsidRPr="00273BD4">
        <w:rPr>
          <w:rFonts w:ascii="Calibri" w:hAnsi="Calibri" w:cs="Calibri"/>
          <w:color w:val="000000" w:themeColor="text1"/>
        </w:rPr>
        <w:t xml:space="preserve">. </w:t>
      </w:r>
    </w:p>
    <w:p w14:paraId="049360B7" w14:textId="2404B3E3" w:rsidR="009D7BE7" w:rsidRPr="00273BD4" w:rsidRDefault="009D7BE7" w:rsidP="009D7BE7">
      <w:pPr>
        <w:spacing w:before="120" w:after="0" w:line="240" w:lineRule="auto"/>
        <w:contextualSpacing/>
        <w:jc w:val="both"/>
        <w:rPr>
          <w:rFonts w:ascii="Calibri" w:hAnsi="Calibri" w:cs="Calibri"/>
        </w:rPr>
      </w:pPr>
      <w:r w:rsidRPr="00273BD4">
        <w:rPr>
          <w:rFonts w:ascii="Calibri" w:hAnsi="Calibri" w:cs="Calibri"/>
        </w:rPr>
        <w:t xml:space="preserve">Managing patients with </w:t>
      </w:r>
      <w:r w:rsidRPr="00273BD4">
        <w:rPr>
          <w:rFonts w:ascii="Calibri" w:hAnsi="Calibri" w:cs="Calibri"/>
          <w:b/>
          <w:bCs/>
        </w:rPr>
        <w:t>at-risk feet in diabetes</w:t>
      </w:r>
      <w:r w:rsidRPr="00273BD4">
        <w:rPr>
          <w:rFonts w:ascii="Calibri" w:hAnsi="Calibri" w:cs="Calibri"/>
        </w:rPr>
        <w:t xml:space="preserve">, however, is a challenging task due to the complex nature of diabetic foot complications. The difficulty lies not only in treating existing issues, but also in preventing new ones. Roughly </w:t>
      </w:r>
      <w:r w:rsidRPr="00273BD4">
        <w:rPr>
          <w:rFonts w:ascii="Calibri" w:hAnsi="Calibri" w:cs="Calibri"/>
          <w:b/>
          <w:bCs/>
        </w:rPr>
        <w:t>half of all foot ulcers</w:t>
      </w:r>
      <w:r w:rsidRPr="00273BD4">
        <w:rPr>
          <w:rFonts w:ascii="Calibri" w:hAnsi="Calibri" w:cs="Calibri"/>
        </w:rPr>
        <w:t xml:space="preserve"> occur on the plantar surface of the foot </w:t>
      </w:r>
      <w:sdt>
        <w:sdtPr>
          <w:rPr>
            <w:rFonts w:ascii="Calibri" w:hAnsi="Calibri" w:cs="Calibri"/>
            <w:color w:val="000000"/>
            <w:vertAlign w:val="superscript"/>
          </w:rPr>
          <w:tag w:val="MENDELEY_CITATION_v3_eyJjaXRhdGlvbklEIjoiTUVOREVMRVlfQ0lUQVRJT05fMmEzZGYzOTYtODgwOC00YTM5LWI1YzQtMDQxMjEzMjkxNzY3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
          <w:id w:val="1270361645"/>
          <w:placeholder>
            <w:docPart w:val="6A9A28FB5E574A72BCE54FC285CD81C5"/>
          </w:placeholder>
        </w:sdtPr>
        <w:sdtContent>
          <w:r w:rsidR="00641039" w:rsidRPr="00273BD4">
            <w:rPr>
              <w:rFonts w:ascii="Calibri" w:hAnsi="Calibri" w:cs="Calibri"/>
              <w:color w:val="000000"/>
              <w:vertAlign w:val="superscript"/>
            </w:rPr>
            <w:t>6</w:t>
          </w:r>
        </w:sdtContent>
      </w:sdt>
      <w:r w:rsidRPr="00273BD4">
        <w:rPr>
          <w:rFonts w:ascii="Calibri" w:hAnsi="Calibri" w:cs="Calibri"/>
        </w:rPr>
        <w:t xml:space="preserve"> and about </w:t>
      </w:r>
      <w:r w:rsidRPr="00273BD4">
        <w:rPr>
          <w:rFonts w:ascii="Calibri" w:hAnsi="Calibri" w:cs="Calibri"/>
          <w:b/>
          <w:bCs/>
        </w:rPr>
        <w:t>40% of patients</w:t>
      </w:r>
      <w:r w:rsidRPr="00273BD4">
        <w:rPr>
          <w:rFonts w:ascii="Calibri" w:hAnsi="Calibri" w:cs="Calibri"/>
        </w:rPr>
        <w:t xml:space="preserve"> who develop a </w:t>
      </w:r>
      <w:r w:rsidRPr="00273BD4">
        <w:rPr>
          <w:rFonts w:ascii="Calibri" w:hAnsi="Calibri" w:cs="Calibri"/>
          <w:b/>
          <w:bCs/>
        </w:rPr>
        <w:t>foot ulcer</w:t>
      </w:r>
      <w:r w:rsidRPr="00273BD4">
        <w:rPr>
          <w:rFonts w:ascii="Calibri" w:hAnsi="Calibri" w:cs="Calibri"/>
        </w:rPr>
        <w:t xml:space="preserve"> experience a </w:t>
      </w:r>
      <w:r w:rsidRPr="00273BD4">
        <w:rPr>
          <w:rFonts w:ascii="Calibri" w:hAnsi="Calibri" w:cs="Calibri"/>
          <w:b/>
          <w:bCs/>
        </w:rPr>
        <w:t>recurrence within 1 year</w:t>
      </w:r>
      <w:r w:rsidRPr="00273BD4">
        <w:rPr>
          <w:rFonts w:ascii="Calibri" w:hAnsi="Calibri" w:cs="Calibri"/>
        </w:rPr>
        <w:t xml:space="preserve">. The main pathophysiological driver behind these (re)ulcerations is </w:t>
      </w:r>
      <w:r w:rsidRPr="00273BD4">
        <w:rPr>
          <w:rFonts w:ascii="Calibri" w:hAnsi="Calibri" w:cs="Calibri"/>
          <w:b/>
          <w:bCs/>
        </w:rPr>
        <w:t>repetitive mechanical stress</w:t>
      </w:r>
      <w:r w:rsidRPr="00273BD4">
        <w:rPr>
          <w:rFonts w:ascii="Calibri" w:hAnsi="Calibri" w:cs="Calibri"/>
        </w:rPr>
        <w:t xml:space="preserve"> combined with a </w:t>
      </w:r>
      <w:r w:rsidRPr="00273BD4">
        <w:rPr>
          <w:rFonts w:ascii="Calibri" w:hAnsi="Calibri" w:cs="Calibri"/>
          <w:b/>
          <w:bCs/>
        </w:rPr>
        <w:t>loss of protective sensation</w:t>
      </w:r>
      <w:r w:rsidRPr="00273BD4">
        <w:rPr>
          <w:rFonts w:ascii="Calibri" w:hAnsi="Calibri" w:cs="Calibri"/>
        </w:rPr>
        <w:t xml:space="preserve"> caused by peripheral neuropathy </w:t>
      </w:r>
      <w:sdt>
        <w:sdtPr>
          <w:rPr>
            <w:rFonts w:ascii="Calibri" w:hAnsi="Calibri" w:cs="Calibri"/>
            <w:color w:val="000000"/>
            <w:vertAlign w:val="superscript"/>
          </w:rPr>
          <w:tag w:val="MENDELEY_CITATION_v3_eyJjaXRhdGlvbklEIjoiTUVOREVMRVlfQ0lUQVRJT05fMThhMzQ2YmEtMzI1MS00MGU5LWI3NmYtZjA4NmFhMGRjZTg2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
          <w:id w:val="-1011913226"/>
          <w:placeholder>
            <w:docPart w:val="6A9A28FB5E574A72BCE54FC285CD81C5"/>
          </w:placeholder>
        </w:sdtPr>
        <w:sdtContent>
          <w:r w:rsidR="00641039" w:rsidRPr="00273BD4">
            <w:rPr>
              <w:rFonts w:ascii="Calibri" w:hAnsi="Calibri" w:cs="Calibri"/>
              <w:color w:val="000000"/>
              <w:vertAlign w:val="superscript"/>
            </w:rPr>
            <w:t>6</w:t>
          </w:r>
        </w:sdtContent>
      </w:sdt>
      <w:r w:rsidRPr="00273BD4">
        <w:rPr>
          <w:rFonts w:ascii="Calibri" w:hAnsi="Calibri" w:cs="Calibri"/>
        </w:rPr>
        <w:t xml:space="preserve">. Other important factors include non-adherence to protective footwear, poor offloading provided by the protective footwear and lack of knowledge about foot self-care. This makes </w:t>
      </w:r>
      <w:r w:rsidRPr="00273BD4">
        <w:rPr>
          <w:rFonts w:ascii="Calibri" w:hAnsi="Calibri" w:cs="Calibri"/>
          <w:b/>
          <w:bCs/>
        </w:rPr>
        <w:t>DFD</w:t>
      </w:r>
      <w:r w:rsidRPr="00273BD4">
        <w:rPr>
          <w:rFonts w:ascii="Calibri" w:hAnsi="Calibri" w:cs="Calibri"/>
        </w:rPr>
        <w:t xml:space="preserve"> a </w:t>
      </w:r>
      <w:r w:rsidRPr="00273BD4">
        <w:rPr>
          <w:rFonts w:ascii="Calibri" w:hAnsi="Calibri" w:cs="Calibri"/>
          <w:b/>
          <w:bCs/>
        </w:rPr>
        <w:t>chronic condition</w:t>
      </w:r>
      <w:r w:rsidRPr="00273BD4">
        <w:rPr>
          <w:rFonts w:ascii="Calibri" w:hAnsi="Calibri" w:cs="Calibri"/>
        </w:rPr>
        <w:t xml:space="preserve">, for which the focus should be on </w:t>
      </w:r>
      <w:r w:rsidRPr="00273BD4">
        <w:rPr>
          <w:rFonts w:ascii="Calibri" w:hAnsi="Calibri" w:cs="Calibri"/>
          <w:b/>
          <w:bCs/>
        </w:rPr>
        <w:t>avoiding re-ulceration</w:t>
      </w:r>
      <w:r w:rsidRPr="00273BD4">
        <w:rPr>
          <w:rFonts w:ascii="Calibri" w:hAnsi="Calibri" w:cs="Calibri"/>
        </w:rPr>
        <w:t xml:space="preserve">, and consequently the </w:t>
      </w:r>
      <w:r w:rsidRPr="00273BD4">
        <w:rPr>
          <w:rFonts w:ascii="Calibri" w:hAnsi="Calibri" w:cs="Calibri"/>
          <w:b/>
          <w:bCs/>
        </w:rPr>
        <w:t>risk for amputation</w:t>
      </w:r>
      <w:r w:rsidRPr="00273BD4">
        <w:rPr>
          <w:rFonts w:ascii="Calibri" w:hAnsi="Calibri" w:cs="Calibri"/>
        </w:rPr>
        <w:t xml:space="preserve"> and </w:t>
      </w:r>
      <w:r w:rsidRPr="00273BD4">
        <w:rPr>
          <w:rFonts w:ascii="Calibri" w:hAnsi="Calibri" w:cs="Calibri"/>
          <w:b/>
          <w:bCs/>
        </w:rPr>
        <w:t>premature death</w:t>
      </w:r>
      <w:sdt>
        <w:sdtPr>
          <w:rPr>
            <w:rFonts w:ascii="Calibri" w:hAnsi="Calibri" w:cs="Calibri"/>
            <w:color w:val="000000"/>
            <w:vertAlign w:val="superscript"/>
          </w:rPr>
          <w:tag w:val="MENDELEY_CITATION_v3_eyJjaXRhdGlvbklEIjoiTUVOREVMRVlfQ0lUQVRJT05fZDIzODJmM2ItOTI5My00YjNhLWFjMTYtYWQ0YzQ5NDdlYTcz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
          <w:id w:val="-810319954"/>
          <w:placeholder>
            <w:docPart w:val="5CA6F980593F43D68EE06A8B14557CCD"/>
          </w:placeholder>
        </w:sdtPr>
        <w:sdtContent>
          <w:r w:rsidR="00641039" w:rsidRPr="00273BD4">
            <w:rPr>
              <w:rFonts w:ascii="Calibri" w:hAnsi="Calibri" w:cs="Calibri"/>
              <w:color w:val="000000"/>
              <w:vertAlign w:val="superscript"/>
            </w:rPr>
            <w:t>6</w:t>
          </w:r>
        </w:sdtContent>
      </w:sdt>
      <w:r w:rsidRPr="00273BD4">
        <w:rPr>
          <w:rFonts w:ascii="Calibri" w:hAnsi="Calibri" w:cs="Calibri"/>
        </w:rPr>
        <w:t>.</w:t>
      </w:r>
      <w:r w:rsidRPr="00273BD4">
        <w:rPr>
          <w:rFonts w:ascii="Calibri" w:hAnsi="Calibri" w:cs="Calibri"/>
          <w:b/>
          <w:bCs/>
        </w:rPr>
        <w:t xml:space="preserve"> </w:t>
      </w:r>
      <w:r w:rsidRPr="00273BD4">
        <w:rPr>
          <w:rFonts w:ascii="Calibri" w:hAnsi="Calibri" w:cs="Calibri"/>
        </w:rPr>
        <w:t xml:space="preserve">Diabetic foot ulcers also impose a substantial economic burden due to the extensive healthcare resources required for their management as shown in a cost-oriented systematic literature review </w:t>
      </w:r>
      <w:sdt>
        <w:sdtPr>
          <w:rPr>
            <w:rFonts w:ascii="Calibri" w:hAnsi="Calibri" w:cs="Calibri"/>
            <w:color w:val="000000"/>
            <w:vertAlign w:val="superscript"/>
          </w:rPr>
          <w:tag w:val="MENDELEY_CITATION_v3_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"/>
          <w:id w:val="-105112693"/>
          <w:placeholder>
            <w:docPart w:val="6A9A28FB5E574A72BCE54FC285CD81C5"/>
          </w:placeholder>
        </w:sdtPr>
        <w:sdtContent>
          <w:r w:rsidR="00641039" w:rsidRPr="00273BD4">
            <w:rPr>
              <w:rFonts w:ascii="Calibri" w:hAnsi="Calibri" w:cs="Calibri"/>
              <w:color w:val="000000"/>
              <w:vertAlign w:val="superscript"/>
            </w:rPr>
            <w:t>7</w:t>
          </w:r>
        </w:sdtContent>
      </w:sdt>
      <w:r w:rsidRPr="00273BD4">
        <w:rPr>
          <w:rFonts w:ascii="Calibri" w:hAnsi="Calibri" w:cs="Calibri"/>
        </w:rPr>
        <w:t>.</w:t>
      </w:r>
    </w:p>
    <w:p w14:paraId="24F208F3" w14:textId="20A602F7" w:rsidR="009D7BE7" w:rsidRPr="00273BD4" w:rsidRDefault="009D7BE7" w:rsidP="3D1D236C">
      <w:pPr>
        <w:spacing w:after="0" w:line="240" w:lineRule="auto"/>
        <w:contextualSpacing/>
        <w:jc w:val="both"/>
        <w:rPr>
          <w:rFonts w:ascii="Calibri" w:hAnsi="Calibri" w:cs="Calibri"/>
        </w:rPr>
      </w:pPr>
      <w:r w:rsidRPr="00273BD4">
        <w:rPr>
          <w:rFonts w:ascii="Calibri" w:hAnsi="Calibri" w:cs="Calibri"/>
        </w:rPr>
        <w:t xml:space="preserve">In </w:t>
      </w:r>
      <w:r w:rsidRPr="00273BD4">
        <w:rPr>
          <w:rFonts w:ascii="Calibri" w:hAnsi="Calibri" w:cs="Calibri"/>
          <w:b/>
          <w:bCs/>
        </w:rPr>
        <w:t>Belgium</w:t>
      </w:r>
      <w:r w:rsidRPr="00273BD4">
        <w:rPr>
          <w:rFonts w:ascii="Calibri" w:hAnsi="Calibri" w:cs="Calibri"/>
        </w:rPr>
        <w:t xml:space="preserve">, the care for patients with high-risk feet and a foot ulcer or a history of a foot-ulcer is coordinated by the staff of recognized </w:t>
      </w:r>
      <w:r w:rsidRPr="00273BD4">
        <w:rPr>
          <w:rFonts w:ascii="Calibri" w:hAnsi="Calibri" w:cs="Calibri"/>
          <w:b/>
          <w:bCs/>
        </w:rPr>
        <w:t>Diabetic Foot Clinics (DFC(s))</w:t>
      </w:r>
      <w:r w:rsidRPr="00273BD4">
        <w:rPr>
          <w:rFonts w:ascii="Calibri" w:hAnsi="Calibri" w:cs="Calibri"/>
        </w:rPr>
        <w:t xml:space="preserve"> that employ a multidisciplinary team, consisting of a diabetologist, podiatrist, diabetes nurse, footwear technician (or pedorthist), and a surgeon</w:t>
      </w:r>
      <w:r w:rsidR="00FC6F7A" w:rsidRPr="00273BD4">
        <w:rPr>
          <w:rFonts w:ascii="Calibri" w:hAnsi="Calibri" w:cs="Calibri"/>
        </w:rPr>
        <w:t xml:space="preserve"> (e.g. vascular surgeon, orthopaedic surgeon)</w:t>
      </w:r>
      <w:sdt>
        <w:sdtPr>
          <w:rPr>
            <w:rFonts w:ascii="Calibri" w:hAnsi="Calibri" w:cs="Calibri"/>
            <w:color w:val="000000" w:themeColor="text1"/>
            <w:vertAlign w:val="superscript"/>
          </w:rPr>
          <w:tag w:val="MENDELEY_CITATION_v3_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"/>
          <w:id w:val="1517356074"/>
          <w:placeholder>
            <w:docPart w:val="FCD3D9F1984F4644912475A39731CCA3"/>
          </w:placeholder>
        </w:sdtPr>
        <w:sdtContent>
          <w:r w:rsidR="00641039" w:rsidRPr="00273BD4">
            <w:rPr>
              <w:rFonts w:ascii="Calibri" w:hAnsi="Calibri" w:cs="Calibri"/>
              <w:color w:val="000000" w:themeColor="text1"/>
              <w:vertAlign w:val="superscript"/>
            </w:rPr>
            <w:t>8</w:t>
          </w:r>
        </w:sdtContent>
      </w:sdt>
      <w:r w:rsidRPr="00273BD4">
        <w:rPr>
          <w:rFonts w:ascii="Calibri" w:hAnsi="Calibri" w:cs="Calibri"/>
        </w:rPr>
        <w:t xml:space="preserve">. DFCs were created to provide comprehensive care, requiring expertise in vascular assessment, wound care, infection control, and specialized protective footwear. This multidisciplinary approach addresses care gaps that </w:t>
      </w:r>
      <w:r w:rsidRPr="00273BD4">
        <w:rPr>
          <w:rFonts w:ascii="Calibri" w:hAnsi="Calibri" w:cs="Calibri"/>
          <w:b/>
          <w:bCs/>
        </w:rPr>
        <w:t>private practices</w:t>
      </w:r>
      <w:r w:rsidRPr="00273BD4">
        <w:rPr>
          <w:rFonts w:ascii="Calibri" w:hAnsi="Calibri" w:cs="Calibri"/>
        </w:rPr>
        <w:t xml:space="preserve"> or </w:t>
      </w:r>
      <w:r w:rsidRPr="00273BD4">
        <w:rPr>
          <w:rFonts w:ascii="Calibri" w:hAnsi="Calibri" w:cs="Calibri"/>
          <w:b/>
          <w:bCs/>
        </w:rPr>
        <w:t>non-specialized clinics</w:t>
      </w:r>
      <w:r w:rsidRPr="00273BD4">
        <w:rPr>
          <w:rFonts w:ascii="Calibri" w:hAnsi="Calibri" w:cs="Calibri"/>
        </w:rPr>
        <w:t xml:space="preserve"> may </w:t>
      </w:r>
      <w:r w:rsidRPr="00273BD4">
        <w:rPr>
          <w:rFonts w:ascii="Calibri" w:hAnsi="Calibri" w:cs="Calibri"/>
          <w:b/>
          <w:bCs/>
        </w:rPr>
        <w:t>not manage effectively</w:t>
      </w:r>
      <w:r w:rsidRPr="00273BD4">
        <w:rPr>
          <w:rFonts w:ascii="Calibri" w:hAnsi="Calibri" w:cs="Calibri"/>
        </w:rPr>
        <w:t xml:space="preserve"> </w:t>
      </w:r>
      <w:sdt>
        <w:sdtPr>
          <w:rPr>
            <w:rFonts w:ascii="Calibri" w:hAnsi="Calibri" w:cs="Calibri"/>
            <w:color w:val="000000" w:themeColor="text1"/>
            <w:vertAlign w:val="superscript"/>
          </w:rPr>
          <w:tag w:val="MENDELEY_CITATION_v3_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fSwiaXNUZW1wb3JhcnkiOmZhbHNlfV19"/>
          <w:id w:val="1255395636"/>
          <w:placeholder>
            <w:docPart w:val="3D871B7DFB7346E988FAE5B29B85E3E6"/>
          </w:placeholder>
        </w:sdtPr>
        <w:sdtContent>
          <w:r w:rsidR="00641039" w:rsidRPr="00273BD4">
            <w:rPr>
              <w:rFonts w:ascii="Calibri" w:hAnsi="Calibri" w:cs="Calibri"/>
              <w:color w:val="000000" w:themeColor="text1"/>
              <w:vertAlign w:val="superscript"/>
            </w:rPr>
            <w:t>9,10</w:t>
          </w:r>
        </w:sdtContent>
      </w:sdt>
      <w:r w:rsidRPr="00273BD4">
        <w:rPr>
          <w:rFonts w:ascii="Calibri" w:hAnsi="Calibri" w:cs="Calibri"/>
        </w:rPr>
        <w:t xml:space="preserve">. More specifically, before the DFCs existed, patients often received fragmented care (e.g. inconsistencies in offloading techniques), leading to inconsistent outcomes and higher complication risks. </w:t>
      </w:r>
      <w:r w:rsidRPr="00273BD4">
        <w:rPr>
          <w:rFonts w:ascii="Calibri" w:hAnsi="Calibri" w:cs="Calibri"/>
          <w:b/>
          <w:bCs/>
        </w:rPr>
        <w:t>DFCs offer coordinated, continuous care tailored to patients' needs</w:t>
      </w:r>
      <w:sdt>
        <w:sdtPr>
          <w:rPr>
            <w:rFonts w:ascii="Calibri" w:hAnsi="Calibri" w:cs="Calibri"/>
            <w:color w:val="000000" w:themeColor="text1"/>
            <w:vertAlign w:val="superscript"/>
          </w:rPr>
          <w:tag w:val="MENDELEY_CITATION_v3_eyJjaXRhdGlvbklEIjoiTUVOREVMRVlfQ0lUQVRJT05fODU1MmE5MWMtMjMzYy00MDhlLWE1ZmYtMDU4YzBiMWVjZjc4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
          <w:id w:val="1164284459"/>
          <w:placeholder>
            <w:docPart w:val="3E6E99FE793648A9AA2F93E089A1B4BC"/>
          </w:placeholder>
        </w:sdtPr>
        <w:sdtContent>
          <w:r w:rsidR="00641039" w:rsidRPr="00273BD4">
            <w:rPr>
              <w:rFonts w:ascii="Calibri" w:hAnsi="Calibri" w:cs="Calibri"/>
              <w:color w:val="000000" w:themeColor="text1"/>
              <w:vertAlign w:val="superscript"/>
            </w:rPr>
            <w:t>11</w:t>
          </w:r>
        </w:sdtContent>
      </w:sdt>
      <w:r w:rsidRPr="00273BD4">
        <w:rPr>
          <w:rFonts w:ascii="Calibri" w:hAnsi="Calibri" w:cs="Calibri"/>
        </w:rPr>
        <w:t xml:space="preserve">. They focus on early intervention, evidence-based treatment protocols, reducing foot ulcers, preventing amputations, and improving the quality of life for people with diabetes </w:t>
      </w:r>
      <w:sdt>
        <w:sdtPr>
          <w:rPr>
            <w:rFonts w:ascii="Calibri" w:hAnsi="Calibri" w:cs="Calibri"/>
            <w:color w:val="000000" w:themeColor="text1"/>
            <w:vertAlign w:val="superscript"/>
          </w:rPr>
          <w:tag w:val="MENDELEY_CITATION_v3_eyJjaXRhdGlvbklEIjoiTUVOREVMRVlfQ0lUQVRJT05fZTQ1ZDRkZTUtYTJjMC00ZTNjLWJkODgtYWUwYjYyMDRjOThj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
          <w:id w:val="-1086228787"/>
          <w:placeholder>
            <w:docPart w:val="3302949F58424BCA90B0F36B376ACE8E"/>
          </w:placeholder>
        </w:sdtPr>
        <w:sdtContent>
          <w:r w:rsidR="00641039" w:rsidRPr="00273BD4">
            <w:rPr>
              <w:rFonts w:ascii="Calibri" w:hAnsi="Calibri" w:cs="Calibri"/>
              <w:color w:val="000000" w:themeColor="text1"/>
              <w:vertAlign w:val="superscript"/>
            </w:rPr>
            <w:t>11</w:t>
          </w:r>
        </w:sdtContent>
      </w:sdt>
      <w:r w:rsidRPr="00273BD4">
        <w:rPr>
          <w:rFonts w:ascii="Calibri" w:hAnsi="Calibri" w:cs="Calibri"/>
        </w:rPr>
        <w:t xml:space="preserve">. Healthcare systems can anticipate a </w:t>
      </w:r>
      <w:r w:rsidRPr="00273BD4">
        <w:rPr>
          <w:rFonts w:ascii="Calibri" w:hAnsi="Calibri" w:cs="Calibri"/>
          <w:b/>
          <w:bCs/>
        </w:rPr>
        <w:t>39–56% reduction in amputation rates</w:t>
      </w:r>
      <w:sdt>
        <w:sdtPr>
          <w:rPr>
            <w:rFonts w:ascii="Calibri" w:hAnsi="Calibri" w:cs="Calibri"/>
            <w:color w:val="000000" w:themeColor="text1"/>
            <w:vertAlign w:val="superscript"/>
          </w:rPr>
          <w:tag w:val="MENDELEY_CITATION_v3_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"/>
          <w:id w:val="553663947"/>
          <w:placeholder>
            <w:docPart w:val="2B9ED4B905EE4B62A7A984DAE5CCE769"/>
          </w:placeholder>
        </w:sdtPr>
        <w:sdtContent>
          <w:r w:rsidR="00641039" w:rsidRPr="00273BD4">
            <w:rPr>
              <w:rFonts w:ascii="Calibri" w:hAnsi="Calibri" w:cs="Calibri"/>
              <w:color w:val="000000" w:themeColor="text1"/>
              <w:vertAlign w:val="superscript"/>
            </w:rPr>
            <w:t>12</w:t>
          </w:r>
        </w:sdtContent>
      </w:sdt>
      <w:r w:rsidRPr="00273BD4">
        <w:rPr>
          <w:rFonts w:ascii="Calibri" w:hAnsi="Calibri" w:cs="Calibri"/>
        </w:rPr>
        <w:t xml:space="preserve"> following the implementation of a </w:t>
      </w:r>
      <w:r w:rsidRPr="00273BD4">
        <w:rPr>
          <w:rFonts w:ascii="Calibri" w:hAnsi="Calibri" w:cs="Calibri"/>
          <w:b/>
          <w:bCs/>
        </w:rPr>
        <w:t>multidisciplinary care team</w:t>
      </w:r>
      <w:r w:rsidRPr="00273BD4">
        <w:rPr>
          <w:rFonts w:ascii="Calibri" w:hAnsi="Calibri" w:cs="Calibri"/>
        </w:rPr>
        <w:t xml:space="preserve"> within an amputation prevention program. During the </w:t>
      </w:r>
      <w:r w:rsidRPr="00273BD4">
        <w:rPr>
          <w:rFonts w:ascii="Calibri" w:hAnsi="Calibri" w:cs="Calibri"/>
          <w:b/>
          <w:bCs/>
        </w:rPr>
        <w:t>first audit-feedback quality improvement initiative</w:t>
      </w:r>
      <w:r w:rsidRPr="00273BD4">
        <w:rPr>
          <w:rFonts w:ascii="Calibri" w:hAnsi="Calibri" w:cs="Calibri"/>
        </w:rPr>
        <w:t xml:space="preserve"> in Belgian DFCs between </w:t>
      </w:r>
      <w:r w:rsidRPr="00273BD4">
        <w:rPr>
          <w:rFonts w:ascii="Calibri" w:hAnsi="Calibri" w:cs="Calibri"/>
          <w:b/>
          <w:bCs/>
        </w:rPr>
        <w:t>2008 and 2011</w:t>
      </w:r>
      <w:r w:rsidRPr="00273BD4">
        <w:rPr>
          <w:rFonts w:ascii="Calibri" w:hAnsi="Calibri" w:cs="Calibri"/>
        </w:rPr>
        <w:t xml:space="preserve">, there was a </w:t>
      </w:r>
      <w:r w:rsidRPr="00273BD4">
        <w:rPr>
          <w:rFonts w:ascii="Calibri" w:hAnsi="Calibri" w:cs="Calibri"/>
          <w:b/>
          <w:bCs/>
        </w:rPr>
        <w:t>notable increase in ulcer healing rates</w:t>
      </w:r>
      <w:r w:rsidRPr="00273BD4">
        <w:rPr>
          <w:rFonts w:ascii="Calibri" w:hAnsi="Calibri" w:cs="Calibri"/>
        </w:rPr>
        <w:t xml:space="preserve"> (from </w:t>
      </w:r>
      <w:r w:rsidRPr="00273BD4">
        <w:rPr>
          <w:rFonts w:ascii="Calibri" w:hAnsi="Calibri" w:cs="Calibri"/>
          <w:b/>
          <w:bCs/>
        </w:rPr>
        <w:t>48.7% to 53.7%</w:t>
      </w:r>
      <w:r w:rsidRPr="00273BD4">
        <w:rPr>
          <w:rFonts w:ascii="Calibri" w:hAnsi="Calibri" w:cs="Calibri"/>
        </w:rPr>
        <w:t xml:space="preserve">) </w:t>
      </w:r>
      <w:sdt>
        <w:sdtPr>
          <w:rPr>
            <w:rFonts w:ascii="Calibri" w:hAnsi="Calibri" w:cs="Calibri"/>
            <w:color w:val="000000" w:themeColor="text1"/>
            <w:vertAlign w:val="superscript"/>
          </w:rPr>
          <w:tag w:val="MENDELEY_CITATION_v3_eyJjaXRhdGlvbklEIjoiTUVOREVMRVlfQ0lUQVRJT05fMDQ0NzYwNGQtZTk5NS00ZGIwLWI5MjItOTc0YWI3ZmY1MTQ3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
          <w:id w:val="1057827777"/>
          <w:placeholder>
            <w:docPart w:val="E38782F57CE94864B38F7EFF54E69BF3"/>
          </w:placeholder>
        </w:sdtPr>
        <w:sdtContent>
          <w:r w:rsidR="00641039" w:rsidRPr="00273BD4">
            <w:rPr>
              <w:rFonts w:ascii="Calibri" w:hAnsi="Calibri" w:cs="Calibri"/>
              <w:color w:val="000000" w:themeColor="text1"/>
              <w:vertAlign w:val="superscript"/>
            </w:rPr>
            <w:t>11</w:t>
          </w:r>
        </w:sdtContent>
      </w:sdt>
      <w:r w:rsidRPr="00273BD4">
        <w:rPr>
          <w:rFonts w:ascii="Calibri" w:hAnsi="Calibri" w:cs="Calibri"/>
        </w:rPr>
        <w:t xml:space="preserve"> as well as a rise in </w:t>
      </w:r>
      <w:r w:rsidRPr="00273BD4">
        <w:rPr>
          <w:rFonts w:ascii="Calibri" w:hAnsi="Calibri" w:cs="Calibri"/>
          <w:b/>
          <w:bCs/>
        </w:rPr>
        <w:t>minor amputations before healing</w:t>
      </w:r>
      <w:r w:rsidRPr="00273BD4">
        <w:rPr>
          <w:rFonts w:ascii="Calibri" w:hAnsi="Calibri" w:cs="Calibri"/>
        </w:rPr>
        <w:t xml:space="preserve"> (from </w:t>
      </w:r>
      <w:r w:rsidRPr="00273BD4">
        <w:rPr>
          <w:rFonts w:ascii="Calibri" w:hAnsi="Calibri" w:cs="Calibri"/>
          <w:b/>
          <w:bCs/>
        </w:rPr>
        <w:t>9.3% to 13.0%</w:t>
      </w:r>
      <w:r w:rsidRPr="00273BD4">
        <w:rPr>
          <w:rFonts w:ascii="Calibri" w:hAnsi="Calibri" w:cs="Calibri"/>
        </w:rPr>
        <w:t>)</w:t>
      </w:r>
      <w:sdt>
        <w:sdtPr>
          <w:rPr>
            <w:rFonts w:ascii="Calibri" w:hAnsi="Calibri" w:cs="Calibri"/>
            <w:color w:val="000000" w:themeColor="text1"/>
            <w:vertAlign w:val="superscript"/>
          </w:rPr>
          <w:tag w:val="MENDELEY_CITATION_v3_eyJjaXRhdGlvbklEIjoiTUVOREVMRVlfQ0lUQVRJT05fYTNkM2QwYzMtZjJlYS00NjA4LTg0MjUtOTkzYjBiZGRjMjE3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
          <w:id w:val="-1730983500"/>
          <w:placeholder>
            <w:docPart w:val="7EF89DB80F2B4A1FA7970B6DCEC9AA13"/>
          </w:placeholder>
        </w:sdtPr>
        <w:sdtContent>
          <w:r w:rsidR="00641039" w:rsidRPr="00273BD4">
            <w:rPr>
              <w:rFonts w:ascii="Calibri" w:hAnsi="Calibri" w:cs="Calibri"/>
              <w:color w:val="000000" w:themeColor="text1"/>
              <w:vertAlign w:val="superscript"/>
            </w:rPr>
            <w:t>11</w:t>
          </w:r>
        </w:sdtContent>
      </w:sdt>
      <w:r w:rsidRPr="00273BD4">
        <w:rPr>
          <w:rFonts w:ascii="Calibri" w:hAnsi="Calibri" w:cs="Calibri"/>
        </w:rPr>
        <w:t xml:space="preserve">. More recently (2022-2023 audit), additional promising findings from Belgian DFCs have highlighted the </w:t>
      </w:r>
      <w:r w:rsidRPr="00273BD4">
        <w:rPr>
          <w:rFonts w:ascii="Calibri" w:hAnsi="Calibri" w:cs="Calibri"/>
          <w:b/>
          <w:bCs/>
        </w:rPr>
        <w:t>widespread use of offloading devices (81%)</w:t>
      </w:r>
      <w:r w:rsidRPr="00273BD4">
        <w:rPr>
          <w:rFonts w:ascii="Calibri" w:hAnsi="Calibri" w:cs="Calibri"/>
        </w:rPr>
        <w:t xml:space="preserve">, </w:t>
      </w:r>
      <w:r w:rsidRPr="00273BD4">
        <w:rPr>
          <w:rFonts w:ascii="Calibri" w:hAnsi="Calibri" w:cs="Calibri"/>
          <w:b/>
          <w:bCs/>
        </w:rPr>
        <w:t>vascular imaging (89%)</w:t>
      </w:r>
      <w:r w:rsidRPr="00273BD4">
        <w:rPr>
          <w:rFonts w:ascii="Calibri" w:hAnsi="Calibri" w:cs="Calibri"/>
        </w:rPr>
        <w:t xml:space="preserve">, and </w:t>
      </w:r>
      <w:r w:rsidRPr="00273BD4">
        <w:rPr>
          <w:rFonts w:ascii="Calibri" w:hAnsi="Calibri" w:cs="Calibri"/>
          <w:b/>
          <w:bCs/>
        </w:rPr>
        <w:t>revascularization procedures (70%)</w:t>
      </w:r>
      <w:sdt>
        <w:sdtPr>
          <w:rPr>
            <w:rFonts w:ascii="Calibri" w:hAnsi="Calibri" w:cs="Calibri"/>
            <w:color w:val="000000" w:themeColor="text1"/>
            <w:vertAlign w:val="superscript"/>
          </w:rPr>
          <w:tag w:val="MENDELEY_CITATION_v3_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"/>
          <w:id w:val="-1840534122"/>
          <w:placeholder>
            <w:docPart w:val="54F5F35203EF478982AA353B33222150"/>
          </w:placeholder>
        </w:sdtPr>
        <w:sdtContent>
          <w:r w:rsidR="00641039" w:rsidRPr="00273BD4">
            <w:rPr>
              <w:rFonts w:ascii="Calibri" w:hAnsi="Calibri" w:cs="Calibri"/>
              <w:color w:val="000000" w:themeColor="text1"/>
              <w:vertAlign w:val="superscript"/>
            </w:rPr>
            <w:t>13</w:t>
          </w:r>
        </w:sdtContent>
      </w:sdt>
      <w:r w:rsidRPr="00273BD4">
        <w:rPr>
          <w:rFonts w:ascii="Calibri" w:hAnsi="Calibri" w:cs="Calibri"/>
        </w:rPr>
        <w:t>.</w:t>
      </w:r>
    </w:p>
    <w:p w14:paraId="1191D198" w14:textId="77777777" w:rsidR="000E724D" w:rsidRPr="00273BD4" w:rsidRDefault="000E724D" w:rsidP="009D7BE7">
      <w:pPr>
        <w:spacing w:after="0" w:line="240" w:lineRule="auto"/>
        <w:contextualSpacing/>
        <w:jc w:val="both"/>
        <w:rPr>
          <w:rFonts w:ascii="Calibri" w:hAnsi="Calibri" w:cs="Calibri"/>
        </w:rPr>
      </w:pPr>
    </w:p>
    <w:p w14:paraId="37ACBE9B" w14:textId="77777777" w:rsidR="000E724D" w:rsidRPr="00273BD4" w:rsidRDefault="000E724D" w:rsidP="000E724D">
      <w:pPr>
        <w:pStyle w:val="Lijstalinea"/>
        <w:numPr>
          <w:ilvl w:val="0"/>
          <w:numId w:val="2"/>
        </w:numPr>
        <w:spacing w:before="120" w:after="120" w:line="240" w:lineRule="auto"/>
        <w:ind w:left="1151" w:hanging="357"/>
        <w:jc w:val="both"/>
        <w:rPr>
          <w:rFonts w:ascii="Calibri" w:hAnsi="Calibri" w:cs="Calibri"/>
          <w:b/>
          <w:bCs/>
          <w:i/>
          <w:iCs/>
          <w:sz w:val="24"/>
          <w:szCs w:val="24"/>
        </w:rPr>
      </w:pPr>
      <w:r w:rsidRPr="00273BD4">
        <w:rPr>
          <w:rFonts w:ascii="Calibri" w:hAnsi="Calibri" w:cs="Calibri"/>
          <w:b/>
          <w:bCs/>
          <w:i/>
          <w:iCs/>
          <w:sz w:val="24"/>
          <w:szCs w:val="24"/>
        </w:rPr>
        <w:t>Plantar Pressure:</w:t>
      </w:r>
      <w:r w:rsidRPr="00273BD4">
        <w:rPr>
          <w:rFonts w:ascii="Calibri" w:hAnsi="Calibri" w:cs="Calibri"/>
          <w:b/>
          <w:bCs/>
          <w:sz w:val="24"/>
          <w:szCs w:val="24"/>
        </w:rPr>
        <w:t xml:space="preserve"> </w:t>
      </w:r>
      <w:r w:rsidRPr="00273BD4">
        <w:rPr>
          <w:rFonts w:ascii="Calibri" w:hAnsi="Calibri" w:cs="Calibri"/>
          <w:b/>
          <w:bCs/>
          <w:i/>
          <w:iCs/>
          <w:sz w:val="24"/>
          <w:szCs w:val="24"/>
        </w:rPr>
        <w:t>Monitoring and Off-loading</w:t>
      </w:r>
    </w:p>
    <w:p w14:paraId="79191593" w14:textId="1C14CA2E" w:rsidR="000E724D" w:rsidRPr="00273BD4" w:rsidRDefault="000E724D" w:rsidP="6898190B">
      <w:pPr>
        <w:spacing w:before="120" w:after="0" w:line="240" w:lineRule="auto"/>
        <w:contextualSpacing/>
        <w:jc w:val="both"/>
        <w:rPr>
          <w:rFonts w:ascii="Calibri" w:hAnsi="Calibri" w:cs="Calibri"/>
        </w:rPr>
      </w:pPr>
      <w:r w:rsidRPr="6898190B">
        <w:rPr>
          <w:rFonts w:ascii="Calibri" w:hAnsi="Calibri" w:cs="Calibri"/>
        </w:rPr>
        <w:t xml:space="preserve">Individuals with DM experience </w:t>
      </w:r>
      <w:r w:rsidRPr="6898190B">
        <w:rPr>
          <w:rFonts w:ascii="Calibri" w:hAnsi="Calibri" w:cs="Calibri"/>
          <w:b/>
          <w:bCs/>
        </w:rPr>
        <w:t>increased plantar pressures</w:t>
      </w:r>
      <w:r w:rsidRPr="6898190B">
        <w:rPr>
          <w:rFonts w:ascii="Calibri" w:hAnsi="Calibri" w:cs="Calibri"/>
        </w:rPr>
        <w:t xml:space="preserve"> due to morphological, muscular, and sensory abnormalities</w:t>
      </w:r>
      <w:sdt>
        <w:sdtPr>
          <w:rPr>
            <w:rFonts w:ascii="Calibri" w:hAnsi="Calibri" w:cs="Calibri"/>
            <w:color w:val="000000" w:themeColor="text1"/>
            <w:vertAlign w:val="superscript"/>
          </w:rPr>
          <w:tag w:val="MENDELEY_CITATION_v3_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"/>
          <w:id w:val="1617407739"/>
          <w:placeholder>
            <w:docPart w:val="0C50CE1FD8454B8985000BDE85BE86BB"/>
          </w:placeholder>
        </w:sdtPr>
        <w:sdtContent>
          <w:r w:rsidR="00641039" w:rsidRPr="6898190B">
            <w:rPr>
              <w:rFonts w:ascii="Calibri" w:hAnsi="Calibri" w:cs="Calibri"/>
              <w:color w:val="000000" w:themeColor="text1"/>
              <w:vertAlign w:val="superscript"/>
            </w:rPr>
            <w:t>14</w:t>
          </w:r>
        </w:sdtContent>
      </w:sdt>
      <w:r w:rsidRPr="6898190B">
        <w:rPr>
          <w:rFonts w:ascii="Calibri" w:hAnsi="Calibri" w:cs="Calibri"/>
        </w:rPr>
        <w:t>. One-third have foot deformities leading to higher plantar pressure, especially in the forefoot, increasing the risk for ulcers</w:t>
      </w:r>
      <w:sdt>
        <w:sdtPr>
          <w:rPr>
            <w:rFonts w:ascii="Calibri" w:hAnsi="Calibri" w:cs="Calibri"/>
            <w:color w:val="000000" w:themeColor="text1"/>
            <w:vertAlign w:val="superscript"/>
          </w:rPr>
          <w:tag w:val="MENDELEY_CITATION_v3_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"/>
          <w:id w:val="101697976"/>
          <w:placeholder>
            <w:docPart w:val="92FA16B3E30342A087892388601C5C2D"/>
          </w:placeholder>
        </w:sdtPr>
        <w:sdtContent>
          <w:r w:rsidR="00641039" w:rsidRPr="6898190B">
            <w:rPr>
              <w:rFonts w:ascii="Calibri" w:hAnsi="Calibri" w:cs="Calibri"/>
              <w:color w:val="000000" w:themeColor="text1"/>
              <w:vertAlign w:val="superscript"/>
            </w:rPr>
            <w:t>15</w:t>
          </w:r>
        </w:sdtContent>
      </w:sdt>
      <w:r w:rsidRPr="6898190B">
        <w:rPr>
          <w:rFonts w:ascii="Calibri" w:hAnsi="Calibri" w:cs="Calibri"/>
        </w:rPr>
        <w:t xml:space="preserve">. </w:t>
      </w:r>
      <w:r w:rsidRPr="6898190B">
        <w:rPr>
          <w:rFonts w:ascii="Calibri" w:hAnsi="Calibri" w:cs="Calibri"/>
          <w:b/>
          <w:bCs/>
        </w:rPr>
        <w:t>Therapeutic footwear</w:t>
      </w:r>
      <w:r w:rsidRPr="6898190B">
        <w:rPr>
          <w:rFonts w:ascii="Calibri" w:hAnsi="Calibri" w:cs="Calibri"/>
        </w:rPr>
        <w:t xml:space="preserve"> is crucial for reducing these pressures, as studies show its protective benefits for diabetic feet</w:t>
      </w:r>
      <w:sdt>
        <w:sdtPr>
          <w:rPr>
            <w:rFonts w:ascii="Calibri" w:hAnsi="Calibri" w:cs="Calibri"/>
            <w:color w:val="000000" w:themeColor="text1"/>
            <w:vertAlign w:val="superscript"/>
          </w:rPr>
          <w:tag w:val="MENDELEY_CITATION_v3_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"/>
          <w:id w:val="1672598856"/>
          <w:placeholder>
            <w:docPart w:val="9BBC372248714BBA90ABD74517334E4E"/>
          </w:placeholder>
        </w:sdtPr>
        <w:sdtContent>
          <w:r w:rsidR="00641039" w:rsidRPr="6898190B">
            <w:rPr>
              <w:rFonts w:ascii="Calibri" w:hAnsi="Calibri" w:cs="Calibri"/>
              <w:color w:val="000000" w:themeColor="text1"/>
              <w:vertAlign w:val="superscript"/>
            </w:rPr>
            <w:t>16</w:t>
          </w:r>
        </w:sdtContent>
      </w:sdt>
      <w:r w:rsidRPr="6898190B">
        <w:rPr>
          <w:rFonts w:ascii="Calibri" w:hAnsi="Calibri" w:cs="Calibri"/>
        </w:rPr>
        <w:t xml:space="preserve">. Such footwear is standard for patients with foot deformities and ulcer histories, reducing peak pressure by </w:t>
      </w:r>
      <w:r w:rsidRPr="6898190B">
        <w:rPr>
          <w:rFonts w:ascii="Calibri" w:hAnsi="Calibri" w:cs="Calibri"/>
          <w:b/>
          <w:bCs/>
        </w:rPr>
        <w:t>17-52%</w:t>
      </w:r>
      <w:r w:rsidRPr="6898190B">
        <w:rPr>
          <w:rFonts w:ascii="Calibri" w:hAnsi="Calibri" w:cs="Calibri"/>
        </w:rPr>
        <w:t xml:space="preserve"> </w:t>
      </w:r>
      <w:sdt>
        <w:sdtPr>
          <w:rPr>
            <w:rFonts w:ascii="Calibri" w:hAnsi="Calibri" w:cs="Calibri"/>
            <w:color w:val="000000" w:themeColor="text1"/>
            <w:vertAlign w:val="superscript"/>
          </w:rPr>
          <w:tag w:val="MENDELEY_CITATION_v3_eyJjaXRhdGlvbklEIjoiTUVOREVMRVlfQ0lUQVRJT05fOTlhODdjZTgtZWJmOC00NmY0LWI1MzQtZWRlNGFjOTY4ZjU3IiwicHJvcGVydGllcyI6eyJub3RlSW5kZXgiOjB9LCJpc0VkaXRlZCI6ZmFsc2UsIm1hbnVhbE92ZXJyaWRlIjp7ImlzTWFudWFsbHlPdmVycmlkZGVuIjpmYWxzZSwiY2l0ZXByb2NUZXh0IjoiPHN1cD4xNjwvc3VwPiIsIm1hbnVhbE92ZXJyaWRlVGV4dCI6IiJ9LCJjaXRhdGlvbkl0ZW1zIjpb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V4cGFuZGVkSm91cm5hbFRpdGxlIjoiRGFiZXRlcyBDYXJlICIsImNvbnRhaW5lci10aXRsZS1zaG9ydCI6IiJ9LCJpc1RlbXBvcmFyeSI6ZmFsc2V9XX0="/>
          <w:id w:val="-133412087"/>
          <w:placeholder>
            <w:docPart w:val="06A592EA8B1B42A09713C3815275D52B"/>
          </w:placeholder>
        </w:sdtPr>
        <w:sdtContent>
          <w:r w:rsidR="00641039" w:rsidRPr="6898190B">
            <w:rPr>
              <w:rFonts w:ascii="Calibri" w:hAnsi="Calibri" w:cs="Calibri"/>
              <w:color w:val="000000" w:themeColor="text1"/>
              <w:vertAlign w:val="superscript"/>
            </w:rPr>
            <w:t>17</w:t>
          </w:r>
        </w:sdtContent>
      </w:sdt>
      <w:r w:rsidRPr="6898190B">
        <w:rPr>
          <w:rFonts w:ascii="Calibri" w:hAnsi="Calibri" w:cs="Calibri"/>
        </w:rPr>
        <w:t>. RCTs</w:t>
      </w:r>
      <w:r w:rsidR="00772A15" w:rsidRPr="6898190B">
        <w:rPr>
          <w:rFonts w:ascii="Calibri" w:hAnsi="Calibri" w:cs="Calibri"/>
        </w:rPr>
        <w:t xml:space="preserve"> conducted with the Pedar</w:t>
      </w:r>
      <w:r w:rsidR="00FC6F7A" w:rsidRPr="6898190B">
        <w:rPr>
          <w:rFonts w:ascii="Calibri" w:hAnsi="Calibri" w:cs="Calibri"/>
        </w:rPr>
        <w:t>®</w:t>
      </w:r>
      <w:r w:rsidR="003D2BCA">
        <w:rPr>
          <w:rFonts w:ascii="Calibri" w:hAnsi="Calibri" w:cs="Calibri"/>
        </w:rPr>
        <w:t xml:space="preserve"> </w:t>
      </w:r>
      <w:r w:rsidR="00FC6F7A" w:rsidRPr="6898190B">
        <w:rPr>
          <w:rFonts w:ascii="Calibri" w:hAnsi="Calibri" w:cs="Calibri"/>
        </w:rPr>
        <w:t>(Novel, Munich, Germany)</w:t>
      </w:r>
      <w:r w:rsidR="003D2BCA">
        <w:rPr>
          <w:rFonts w:ascii="Calibri" w:hAnsi="Calibri" w:cs="Calibri"/>
        </w:rPr>
        <w:t xml:space="preserve">, </w:t>
      </w:r>
      <w:r w:rsidR="003D2BCA" w:rsidRPr="003D2BCA">
        <w:rPr>
          <w:rFonts w:ascii="Calibri" w:hAnsi="Calibri" w:cs="Calibri"/>
        </w:rPr>
        <w:t>a validated in-shoe plantar pressure measurement system</w:t>
      </w:r>
      <w:r w:rsidR="003D2BCA">
        <w:rPr>
          <w:rFonts w:ascii="Calibri" w:hAnsi="Calibri" w:cs="Calibri"/>
        </w:rPr>
        <w:t>,</w:t>
      </w:r>
      <w:r w:rsidRPr="6898190B">
        <w:rPr>
          <w:rFonts w:ascii="Calibri" w:hAnsi="Calibri" w:cs="Calibri"/>
        </w:rPr>
        <w:t xml:space="preserve"> indicate that reducing plantar pressure below 200 kPa or by at least 25% lowers </w:t>
      </w:r>
      <w:r w:rsidRPr="6898190B">
        <w:rPr>
          <w:rFonts w:ascii="Calibri" w:hAnsi="Calibri" w:cs="Calibri"/>
          <w:b/>
          <w:bCs/>
        </w:rPr>
        <w:t>re-ulceration risk by 46% over 18 months</w:t>
      </w:r>
      <w:sdt>
        <w:sdtPr>
          <w:rPr>
            <w:rFonts w:ascii="Calibri" w:hAnsi="Calibri" w:cs="Calibri"/>
            <w:color w:val="000000" w:themeColor="text1"/>
            <w:vertAlign w:val="superscript"/>
          </w:rPr>
          <w:tag w:val="MENDELEY_CITATION_v3_eyJjaXRhdGlvbklEIjoiTUVOREVMRVlfQ0lUQVRJT05fNDFmNjNmMzQtY2EzNC00NTc5LWFhY2YtZTg1OGIyNTk3OWNk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
          <w:id w:val="1594742017"/>
          <w:placeholder>
            <w:docPart w:val="8C528AF78290478A9DA1FA4CA98724EA"/>
          </w:placeholder>
        </w:sdtPr>
        <w:sdtContent>
          <w:r w:rsidR="00641039" w:rsidRPr="6898190B">
            <w:rPr>
              <w:rFonts w:ascii="Calibri" w:hAnsi="Calibri" w:cs="Calibri"/>
              <w:color w:val="000000" w:themeColor="text1"/>
              <w:vertAlign w:val="superscript"/>
            </w:rPr>
            <w:t>18</w:t>
          </w:r>
        </w:sdtContent>
      </w:sdt>
      <w:r w:rsidRPr="6898190B">
        <w:rPr>
          <w:rFonts w:ascii="Calibri" w:hAnsi="Calibri" w:cs="Calibri"/>
        </w:rPr>
        <w:t xml:space="preserve">, justifying a </w:t>
      </w:r>
      <w:r w:rsidRPr="6898190B">
        <w:rPr>
          <w:rFonts w:ascii="Calibri" w:hAnsi="Calibri" w:cs="Calibri"/>
          <w:b/>
          <w:bCs/>
        </w:rPr>
        <w:t>'pressure-driven footwear approach'</w:t>
      </w:r>
      <w:r w:rsidRPr="6898190B">
        <w:rPr>
          <w:rFonts w:ascii="Calibri" w:hAnsi="Calibri" w:cs="Calibri"/>
        </w:rPr>
        <w:t xml:space="preserve">. Despite strong evidence, </w:t>
      </w:r>
      <w:r w:rsidRPr="6898190B">
        <w:rPr>
          <w:rFonts w:ascii="Calibri" w:hAnsi="Calibri" w:cs="Calibri"/>
          <w:b/>
          <w:bCs/>
        </w:rPr>
        <w:t>in-shoe plantar pressure technology</w:t>
      </w:r>
      <w:r w:rsidRPr="6898190B">
        <w:rPr>
          <w:rFonts w:ascii="Calibri" w:hAnsi="Calibri" w:cs="Calibri"/>
        </w:rPr>
        <w:t xml:space="preserve"> is not widely used. </w:t>
      </w:r>
      <w:r w:rsidRPr="6898190B">
        <w:rPr>
          <w:rFonts w:ascii="Calibri" w:hAnsi="Calibri" w:cs="Calibri"/>
          <w:b/>
          <w:bCs/>
        </w:rPr>
        <w:t xml:space="preserve">This gap stems </w:t>
      </w:r>
      <w:r w:rsidRPr="6898190B">
        <w:rPr>
          <w:rFonts w:ascii="Calibri" w:hAnsi="Calibri" w:cs="Calibri"/>
        </w:rPr>
        <w:t xml:space="preserve">from factors </w:t>
      </w:r>
      <w:r w:rsidRPr="6898190B">
        <w:rPr>
          <w:rFonts w:ascii="Calibri" w:hAnsi="Calibri" w:cs="Calibri"/>
        </w:rPr>
        <w:lastRenderedPageBreak/>
        <w:t>such as</w:t>
      </w:r>
      <w:r w:rsidRPr="6898190B">
        <w:rPr>
          <w:rFonts w:ascii="Calibri" w:hAnsi="Calibri" w:cs="Calibri"/>
          <w:b/>
          <w:bCs/>
        </w:rPr>
        <w:t xml:space="preserve"> the transition to data-driven methods, financial burden, training required, and reimbursement challenges </w:t>
      </w:r>
      <w:sdt>
        <w:sdtPr>
          <w:rPr>
            <w:rFonts w:ascii="Calibri" w:hAnsi="Calibri" w:cs="Calibri"/>
            <w:color w:val="000000" w:themeColor="text1"/>
            <w:vertAlign w:val="superscript"/>
          </w:rPr>
          <w:tag w:val="MENDELEY_CITATION_v3_eyJjaXRhdGlvbklEIjoiTUVOREVMRVlfQ0lUQVRJT05fZjFmMWM5YjEtMDlmNi00Yzk0LWI1N2QtODI4ZWYxYWFhM2E0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1789847670"/>
          <w:placeholder>
            <w:docPart w:val="9EFBB2AB30BD489B900180D2E6C5C5A7"/>
          </w:placeholder>
        </w:sdtPr>
        <w:sdtContent>
          <w:r w:rsidR="00641039" w:rsidRPr="6898190B">
            <w:rPr>
              <w:rFonts w:ascii="Calibri" w:hAnsi="Calibri" w:cs="Calibri"/>
              <w:color w:val="000000" w:themeColor="text1"/>
              <w:vertAlign w:val="superscript"/>
            </w:rPr>
            <w:t>19</w:t>
          </w:r>
        </w:sdtContent>
      </w:sdt>
      <w:r w:rsidRPr="6898190B">
        <w:rPr>
          <w:rFonts w:ascii="Calibri" w:hAnsi="Calibri" w:cs="Calibri"/>
        </w:rPr>
        <w:t xml:space="preserve">. </w:t>
      </w:r>
    </w:p>
    <w:p w14:paraId="525D9D5D" w14:textId="68999A5A" w:rsidR="000E724D" w:rsidRPr="00273BD4" w:rsidRDefault="000E724D" w:rsidP="000E724D">
      <w:pPr>
        <w:spacing w:after="0" w:line="240" w:lineRule="auto"/>
        <w:contextualSpacing/>
        <w:jc w:val="both"/>
        <w:rPr>
          <w:rFonts w:ascii="Calibri" w:hAnsi="Calibri" w:cs="Calibri"/>
          <w:color w:val="000000" w:themeColor="text1"/>
        </w:rPr>
      </w:pPr>
      <w:r w:rsidRPr="00273BD4">
        <w:rPr>
          <w:rFonts w:ascii="Calibri" w:hAnsi="Calibri" w:cs="Calibri"/>
        </w:rPr>
        <w:t xml:space="preserve">Zwaferink and colleagues were the first to examine the feasibility of implementing this technology in 11 Dutch diabetic private footwear practices </w:t>
      </w:r>
      <w:sdt>
        <w:sdtPr>
          <w:rPr>
            <w:rFonts w:ascii="Calibri" w:hAnsi="Calibri" w:cs="Calibri"/>
            <w:color w:val="000000"/>
            <w:vertAlign w:val="superscript"/>
          </w:rPr>
          <w:tag w:val="MENDELEY_CITATION_v3_eyJjaXRhdGlvbklEIjoiTUVOREVMRVlfQ0lUQVRJT05fZDY5OTgwNjktMWI2MS00YzcxLTk3ZGQtNzgxNDBkZjY3ZTQy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235829786"/>
          <w:placeholder>
            <w:docPart w:val="B27D4F2C2B274754A2692813B5A51477"/>
          </w:placeholder>
        </w:sdtPr>
        <w:sdtContent>
          <w:r w:rsidR="00641039" w:rsidRPr="00273BD4">
            <w:rPr>
              <w:rFonts w:ascii="Calibri" w:hAnsi="Calibri" w:cs="Calibri"/>
              <w:color w:val="000000"/>
              <w:vertAlign w:val="superscript"/>
            </w:rPr>
            <w:t>19</w:t>
          </w:r>
        </w:sdtContent>
      </w:sdt>
      <w:r w:rsidRPr="00273BD4">
        <w:rPr>
          <w:rFonts w:ascii="Calibri" w:hAnsi="Calibri" w:cs="Calibri"/>
        </w:rPr>
        <w:t>. Success, however, varied, with three practices being successful, five being moderately successful, and three being unsuccessful. Factors facilitating implementation of in-shoe plantar pressure technology included management support,</w:t>
      </w:r>
      <w:r w:rsidRPr="00273BD4">
        <w:rPr>
          <w:rStyle w:val="CommentReference"/>
          <w:rFonts w:ascii="Calibri" w:hAnsi="Calibri" w:cs="Calibri"/>
        </w:rPr>
        <w:t xml:space="preserve"> </w:t>
      </w:r>
      <w:r w:rsidRPr="00273BD4">
        <w:rPr>
          <w:rStyle w:val="CommentReference"/>
          <w:rFonts w:ascii="Calibri" w:hAnsi="Calibri" w:cs="Calibri"/>
          <w:sz w:val="24"/>
          <w:szCs w:val="24"/>
        </w:rPr>
        <w:t>h</w:t>
      </w:r>
      <w:r w:rsidRPr="00273BD4">
        <w:rPr>
          <w:rFonts w:ascii="Calibri" w:hAnsi="Calibri" w:cs="Calibri"/>
        </w:rPr>
        <w:t xml:space="preserve">aving dedicated measurement sessions in place, and technician learning. Barriers included costs, usability issues (e.g. serious constraints related to the number of available sensor sizes limiting its application in deformed feet), and limited technician awareness. These findings suggest moderate to large potential for future implementation </w:t>
      </w:r>
      <w:sdt>
        <w:sdtPr>
          <w:rPr>
            <w:rFonts w:ascii="Calibri" w:hAnsi="Calibri" w:cs="Calibri"/>
            <w:color w:val="000000"/>
            <w:vertAlign w:val="superscript"/>
          </w:rPr>
          <w:tag w:val="MENDELEY_CITATION_v3_eyJjaXRhdGlvbklEIjoiTUVOREVMRVlfQ0lUQVRJT05fNmRlMmNjNmEtZjA0ZS00ZGE5LThlOGMtZWYwN2VmYmVhOTVj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1966570589"/>
          <w:placeholder>
            <w:docPart w:val="B27D4F2C2B274754A2692813B5A51477"/>
          </w:placeholder>
        </w:sdtPr>
        <w:sdtContent>
          <w:r w:rsidR="00641039" w:rsidRPr="00273BD4">
            <w:rPr>
              <w:rFonts w:ascii="Calibri" w:hAnsi="Calibri" w:cs="Calibri"/>
              <w:color w:val="000000"/>
              <w:vertAlign w:val="superscript"/>
            </w:rPr>
            <w:t>19</w:t>
          </w:r>
        </w:sdtContent>
      </w:sdt>
      <w:r w:rsidRPr="00273BD4">
        <w:rPr>
          <w:rFonts w:ascii="Calibri" w:hAnsi="Calibri" w:cs="Calibri"/>
        </w:rPr>
        <w:t xml:space="preserve">. The same research group also published a </w:t>
      </w:r>
      <w:r w:rsidRPr="00273BD4">
        <w:rPr>
          <w:rFonts w:ascii="Calibri" w:hAnsi="Calibri" w:cs="Calibri"/>
          <w:b/>
          <w:bCs/>
        </w:rPr>
        <w:t xml:space="preserve">state-of-the art </w:t>
      </w:r>
      <w:r w:rsidRPr="00273BD4">
        <w:rPr>
          <w:rFonts w:ascii="Calibri" w:hAnsi="Calibri" w:cs="Calibri"/>
        </w:rPr>
        <w:t xml:space="preserve">protocol prescription algorithm for designing and optimizing </w:t>
      </w:r>
      <w:r w:rsidRPr="00273BD4">
        <w:rPr>
          <w:rFonts w:ascii="Calibri" w:hAnsi="Calibri" w:cs="Calibri"/>
          <w:b/>
          <w:bCs/>
        </w:rPr>
        <w:t>protective footwear and custom-made foot orthoses for pressure</w:t>
      </w:r>
      <w:r w:rsidRPr="00273BD4">
        <w:rPr>
          <w:rFonts w:ascii="Calibri" w:hAnsi="Calibri" w:cs="Calibri"/>
        </w:rPr>
        <w:t xml:space="preserve"> relief in diabetic patients </w:t>
      </w:r>
      <w:sdt>
        <w:sdtPr>
          <w:rPr>
            <w:rFonts w:ascii="Calibri" w:hAnsi="Calibri" w:cs="Calibri"/>
            <w:color w:val="000000"/>
            <w:vertAlign w:val="superscript"/>
          </w:rPr>
          <w:tag w:val="MENDELEY_CITATION_v3_eyJjaXRhdGlvbklEIjoiTUVOREVMRVlfQ0lUQVRJT05fZGQ4NWYzMDQtMWQ0Yy00ZDMxLTljZTItZmM2MjhiZjJhMzMxIiwicHJvcGVydGllcyI6eyJub3RlSW5kZXgiOjB9LCJpc0VkaXRlZCI6ZmFsc2UsIm1hbnVhbE92ZXJyaWRlIjp7ImlzTWFudWFsbHlPdmVycmlkZGVuIjpmYWxzZSwiY2l0ZXByb2NUZXh0IjoiPHN1cD4xOT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XX0="/>
          <w:id w:val="-64571534"/>
          <w:placeholder>
            <w:docPart w:val="F8CE46D1798D410B991B5397DDC562F5"/>
          </w:placeholder>
        </w:sdtPr>
        <w:sdtContent>
          <w:r w:rsidR="00641039" w:rsidRPr="00273BD4">
            <w:rPr>
              <w:rFonts w:ascii="Calibri" w:hAnsi="Calibri" w:cs="Calibri"/>
              <w:color w:val="000000"/>
              <w:vertAlign w:val="superscript"/>
            </w:rPr>
            <w:t>20</w:t>
          </w:r>
        </w:sdtContent>
      </w:sdt>
      <w:r w:rsidRPr="00273BD4">
        <w:rPr>
          <w:rFonts w:ascii="Calibri" w:hAnsi="Calibri" w:cs="Calibri"/>
          <w:color w:val="000000" w:themeColor="text1"/>
        </w:rPr>
        <w:t>.</w:t>
      </w:r>
    </w:p>
    <w:p w14:paraId="18980CCD" w14:textId="1420C227" w:rsidR="00DC522B" w:rsidRPr="00273BD4" w:rsidRDefault="00DC522B" w:rsidP="000E724D">
      <w:pPr>
        <w:spacing w:after="0" w:line="240" w:lineRule="auto"/>
        <w:contextualSpacing/>
        <w:jc w:val="both"/>
        <w:rPr>
          <w:rFonts w:ascii="Calibri" w:hAnsi="Calibri" w:cs="Calibri"/>
          <w:color w:val="000000" w:themeColor="text1"/>
        </w:rPr>
      </w:pPr>
      <w:r w:rsidRPr="00273BD4">
        <w:rPr>
          <w:rFonts w:ascii="Calibri" w:hAnsi="Calibri" w:cs="Calibri"/>
          <w:color w:val="000000" w:themeColor="text1"/>
        </w:rPr>
        <w:t>Beyond the barriers reported by Zwaferink et al.</w:t>
      </w:r>
      <w:sdt>
        <w:sdtPr>
          <w:rPr>
            <w:rFonts w:ascii="Calibri" w:hAnsi="Calibri" w:cs="Calibri"/>
            <w:color w:val="000000" w:themeColor="text1"/>
            <w:vertAlign w:val="superscript"/>
          </w:rPr>
          <w:tag w:val="MENDELEY_CITATION_v3_eyJjaXRhdGlvbklEIjoiTUVOREVMRVlfQ0lUQVRJT05fYzU1YTY0ODEtNzc2Yi00YjkyLThkODEtY2U5MGUzODNkNmY5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1359390705"/>
          <w:placeholder>
            <w:docPart w:val="C19461BE9DD1422AB6905A604717111D"/>
          </w:placeholder>
        </w:sdtPr>
        <w:sdtContent>
          <w:r w:rsidRPr="00273BD4">
            <w:rPr>
              <w:rFonts w:ascii="Calibri" w:hAnsi="Calibri" w:cs="Calibri"/>
              <w:color w:val="000000" w:themeColor="text1"/>
              <w:vertAlign w:val="superscript"/>
            </w:rPr>
            <w:t>19</w:t>
          </w:r>
        </w:sdtContent>
      </w:sdt>
      <w:r w:rsidRPr="00273BD4">
        <w:rPr>
          <w:rFonts w:ascii="Calibri" w:hAnsi="Calibri" w:cs="Calibri"/>
          <w:color w:val="000000" w:themeColor="text1"/>
        </w:rPr>
        <w:t>, the consortium also identified several additional challenges that may hinder successful implementation of in-shoe plantar pressure technology in routine care. These included the need to outsource pressure measurements, limited interdisciplinary collaboration due to technicians working independently, resistance within private practices toward peer evaluation, and logistical difficulties associated with coordinating implementation across multiple practice locations.</w:t>
      </w:r>
    </w:p>
    <w:p w14:paraId="5C3E31D8" w14:textId="3F13C999" w:rsidR="000E724D" w:rsidRPr="00273BD4" w:rsidRDefault="000E724D" w:rsidP="000E724D">
      <w:pPr>
        <w:spacing w:after="0" w:line="240" w:lineRule="auto"/>
        <w:contextualSpacing/>
        <w:jc w:val="both"/>
        <w:rPr>
          <w:rFonts w:ascii="Calibri" w:hAnsi="Calibri" w:cs="Calibri"/>
          <w:b/>
          <w:bCs/>
        </w:rPr>
      </w:pPr>
      <w:r w:rsidRPr="00273BD4">
        <w:rPr>
          <w:rFonts w:ascii="Calibri" w:hAnsi="Calibri" w:cs="Calibri"/>
          <w:b/>
          <w:bCs/>
        </w:rPr>
        <w:t>The current consortium holds that a pressure-driven footwear approach will be more effectively implemented within multidisciplinary Belgian DFCs; a hypothesis that has already been piloted.</w:t>
      </w:r>
    </w:p>
    <w:p w14:paraId="590B0A1A" w14:textId="77777777" w:rsidR="000E724D" w:rsidRPr="00273BD4" w:rsidRDefault="000E724D" w:rsidP="000E724D">
      <w:pPr>
        <w:pStyle w:val="Lijstalinea"/>
        <w:numPr>
          <w:ilvl w:val="0"/>
          <w:numId w:val="2"/>
        </w:numPr>
        <w:spacing w:before="120" w:after="120" w:line="240" w:lineRule="auto"/>
        <w:rPr>
          <w:rFonts w:ascii="Calibri" w:hAnsi="Calibri" w:cs="Calibri"/>
          <w:b/>
          <w:bCs/>
          <w:i/>
          <w:iCs/>
          <w:sz w:val="24"/>
          <w:szCs w:val="24"/>
        </w:rPr>
      </w:pPr>
      <w:r w:rsidRPr="00273BD4">
        <w:rPr>
          <w:rFonts w:ascii="Calibri" w:hAnsi="Calibri" w:cs="Calibri"/>
          <w:b/>
          <w:bCs/>
          <w:i/>
          <w:iCs/>
          <w:sz w:val="24"/>
          <w:szCs w:val="24"/>
        </w:rPr>
        <w:t>Diabetic Foot Self-Care Practice and Footwear Adherence</w:t>
      </w:r>
    </w:p>
    <w:p w14:paraId="178F7119" w14:textId="26EEFF02" w:rsidR="000E724D" w:rsidRPr="00273BD4" w:rsidRDefault="000E724D" w:rsidP="000E724D">
      <w:pPr>
        <w:spacing w:after="0" w:line="240" w:lineRule="auto"/>
        <w:contextualSpacing/>
        <w:jc w:val="both"/>
        <w:rPr>
          <w:rFonts w:ascii="Calibri" w:hAnsi="Calibri" w:cs="Calibri"/>
          <w:b/>
          <w:bCs/>
          <w:i/>
          <w:iCs/>
          <w:sz w:val="24"/>
          <w:szCs w:val="24"/>
        </w:rPr>
      </w:pPr>
      <w:r w:rsidRPr="00273BD4">
        <w:rPr>
          <w:rFonts w:ascii="Calibri" w:hAnsi="Calibri" w:cs="Calibri"/>
        </w:rPr>
        <w:t xml:space="preserve">Effective strategies to prevent foot ulceration and ulcer recurrence include adequate </w:t>
      </w:r>
      <w:r w:rsidRPr="00273BD4">
        <w:rPr>
          <w:rFonts w:ascii="Calibri" w:hAnsi="Calibri" w:cs="Calibri"/>
          <w:b/>
          <w:bCs/>
        </w:rPr>
        <w:t>foot care and hygiene</w:t>
      </w:r>
      <w:r w:rsidRPr="00273BD4">
        <w:rPr>
          <w:rFonts w:ascii="Calibri" w:hAnsi="Calibri" w:cs="Calibri"/>
        </w:rPr>
        <w:t xml:space="preserve">, </w:t>
      </w:r>
      <w:r w:rsidR="3DDF466B" w:rsidRPr="00273BD4">
        <w:rPr>
          <w:rFonts w:ascii="Calibri" w:hAnsi="Calibri" w:cs="Calibri"/>
        </w:rPr>
        <w:t>and</w:t>
      </w:r>
      <w:r w:rsidRPr="00273BD4">
        <w:rPr>
          <w:rFonts w:ascii="Calibri" w:hAnsi="Calibri" w:cs="Calibri"/>
        </w:rPr>
        <w:t xml:space="preserve"> </w:t>
      </w:r>
      <w:r w:rsidRPr="00273BD4">
        <w:rPr>
          <w:rFonts w:ascii="Calibri" w:hAnsi="Calibri" w:cs="Calibri"/>
          <w:b/>
          <w:bCs/>
        </w:rPr>
        <w:t>regular self-inspection of the feet for wounds and signs of infection or excessive pressure</w:t>
      </w:r>
      <w:r w:rsidRPr="00273BD4">
        <w:rPr>
          <w:rFonts w:ascii="Calibri" w:hAnsi="Calibri" w:cs="Calibri"/>
        </w:rPr>
        <w:t xml:space="preserve">, and optimal glycaemic control </w:t>
      </w:r>
      <w:sdt>
        <w:sdtPr>
          <w:rPr>
            <w:rFonts w:ascii="Calibri" w:hAnsi="Calibri" w:cs="Calibri"/>
            <w:color w:val="000000" w:themeColor="text1"/>
            <w:vertAlign w:val="superscript"/>
          </w:rPr>
          <w:tag w:val="MENDELEY_CITATION_v3_eyJjaXRhdGlvbklEIjoiTUVOREVMRVlfQ0lUQVRJT05fZGFkMDM4ZDQtZTU4My00ZDAzLWI1YjYtNzI0MjM4MjU2MWE2IiwicHJvcGVydGllcyI6eyJub3RlSW5kZXgiOjB9LCJpc0VkaXRlZCI6ZmFsc2UsIm1hbnVhbE92ZXJyaWRlIjp7ImlzTWFudWFsbHlPdmVycmlkZGVuIjpmYWxzZSwiY2l0ZXByb2NUZXh0IjoiPHN1cD4yMCwyMT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"/>
          <w:id w:val="-1014145483"/>
          <w:placeholder>
            <w:docPart w:val="9FCAA43F510A42F88A22442DCBED128B"/>
          </w:placeholder>
        </w:sdtPr>
        <w:sdtContent>
          <w:r w:rsidR="00641039" w:rsidRPr="00273BD4">
            <w:rPr>
              <w:rFonts w:ascii="Calibri" w:hAnsi="Calibri" w:cs="Calibri"/>
              <w:color w:val="000000" w:themeColor="text1"/>
              <w:vertAlign w:val="superscript"/>
            </w:rPr>
            <w:t>1,21</w:t>
          </w:r>
        </w:sdtContent>
      </w:sdt>
      <w:r w:rsidRPr="00273BD4">
        <w:rPr>
          <w:rFonts w:ascii="Calibri" w:hAnsi="Calibri" w:cs="Calibri"/>
        </w:rPr>
        <w:t xml:space="preserve">. These practices lower diabetic foot risks </w:t>
      </w:r>
      <w:sdt>
        <w:sdtPr>
          <w:rPr>
            <w:rFonts w:ascii="Calibri" w:hAnsi="Calibri" w:cs="Calibri"/>
            <w:color w:val="000000" w:themeColor="text1"/>
            <w:vertAlign w:val="superscript"/>
          </w:rPr>
          <w:tag w:val="MENDELEY_CITATION_v3_eyJjaXRhdGlvbklEIjoiTUVOREVMRVlfQ0lUQVRJT05fZDI4MjE1YjMtMTE4YS00Y2QzLTkyOWItYWVlNmM5ZmMxZWE0IiwicHJvcGVydGllcyI6eyJub3RlSW5kZXgiOjB9LCJpc0VkaXRlZCI6ZmFsc2UsIm1hbnVhbE92ZXJyaWRlIjp7ImlzTWFudWFsbHlPdmVycmlkZGVuIjpmYWxzZSwiY2l0ZXByb2NUZXh0IjoiPHN1cD4yMD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XX0="/>
          <w:id w:val="503016686"/>
          <w:placeholder>
            <w:docPart w:val="02A89F0EAD3549D3AFD4F89159C40149"/>
          </w:placeholder>
        </w:sdtPr>
        <w:sdtContent>
          <w:r w:rsidR="00641039" w:rsidRPr="00273BD4">
            <w:rPr>
              <w:rFonts w:ascii="Calibri" w:hAnsi="Calibri" w:cs="Calibri"/>
              <w:color w:val="000000" w:themeColor="text1"/>
              <w:vertAlign w:val="superscript"/>
            </w:rPr>
            <w:t>1</w:t>
          </w:r>
        </w:sdtContent>
      </w:sdt>
      <w:r w:rsidRPr="00273BD4">
        <w:rPr>
          <w:rFonts w:ascii="Calibri" w:hAnsi="Calibri" w:cs="Calibri"/>
        </w:rPr>
        <w:t xml:space="preserve">, but adherence to these self-care recommendations may be challenged by: i) a lack of knowledge on the importance of these self-care behaviours, ii) neuropathy and loss of sensation, explaining why e.g. blisters, wounds, pain or changes in temperature in the feet might not be felt,  iii) physical limitations and comorbidities preventing them from executing all self-care examinations themselves, or iv) psychological factors, including beliefs or low perceived personal risk </w:t>
      </w:r>
      <w:sdt>
        <w:sdtPr>
          <w:rPr>
            <w:rFonts w:ascii="Calibri" w:hAnsi="Calibri" w:cs="Calibri"/>
            <w:color w:val="000000" w:themeColor="text1"/>
            <w:vertAlign w:val="superscript"/>
          </w:rPr>
          <w:tag w:val="MENDELEY_CITATION_v3_eyJjaXRhdGlvbklEIjoiTUVOREVMRVlfQ0lUQVRJT05fNjUwZjBlOWEtZjU4Yi00Njg1LWI0Y2MtOTdjYjRiNmUyODAx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
          <w:id w:val="-121007067"/>
          <w:placeholder>
            <w:docPart w:val="6B8A206112F241BAA3EACB9FA16BD3DD"/>
          </w:placeholder>
        </w:sdtPr>
        <w:sdtContent>
          <w:r w:rsidR="00641039" w:rsidRPr="00273BD4">
            <w:rPr>
              <w:rFonts w:ascii="Calibri" w:hAnsi="Calibri" w:cs="Calibri"/>
              <w:color w:val="000000" w:themeColor="text1"/>
              <w:vertAlign w:val="superscript"/>
            </w:rPr>
            <w:t>6</w:t>
          </w:r>
        </w:sdtContent>
      </w:sdt>
      <w:r w:rsidRPr="00273BD4">
        <w:rPr>
          <w:rFonts w:ascii="Calibri" w:hAnsi="Calibri" w:cs="Calibri"/>
        </w:rPr>
        <w:t>.</w:t>
      </w:r>
    </w:p>
    <w:p w14:paraId="74F283E7" w14:textId="752A7D07" w:rsidR="000E724D" w:rsidRPr="00273BD4" w:rsidRDefault="000E724D" w:rsidP="000E724D">
      <w:pPr>
        <w:spacing w:after="0" w:line="240" w:lineRule="auto"/>
        <w:contextualSpacing/>
        <w:jc w:val="both"/>
        <w:rPr>
          <w:rFonts w:ascii="Calibri" w:hAnsi="Calibri" w:cs="Calibri"/>
          <w:color w:val="000000" w:themeColor="text1"/>
        </w:rPr>
      </w:pPr>
      <w:r w:rsidRPr="00273BD4">
        <w:rPr>
          <w:rFonts w:ascii="Calibri" w:hAnsi="Calibri" w:cs="Calibri"/>
          <w:b/>
          <w:bCs/>
        </w:rPr>
        <w:t>Alongside executing all foot self-care activities, adherence to protective footwear</w:t>
      </w:r>
      <w:r w:rsidRPr="00273BD4">
        <w:rPr>
          <w:rFonts w:ascii="Calibri" w:hAnsi="Calibri" w:cs="Calibri"/>
        </w:rPr>
        <w:t xml:space="preserve"> is also essential as it reduces pressure on sensitive areas and protects against trauma. Protective footwear should be worn both indoors and outdoors all the time when being awake. Evidence shows that protective footwear will only be effective in reducing pressure and preventing re-ulceration if worn for </w:t>
      </w:r>
      <w:r w:rsidRPr="00273BD4">
        <w:rPr>
          <w:rFonts w:ascii="Calibri" w:hAnsi="Calibri" w:cs="Calibri"/>
          <w:b/>
          <w:bCs/>
        </w:rPr>
        <w:t>minimally 80%</w:t>
      </w:r>
      <w:r w:rsidRPr="00273BD4">
        <w:rPr>
          <w:rFonts w:ascii="Calibri" w:hAnsi="Calibri" w:cs="Calibri"/>
        </w:rPr>
        <w:t xml:space="preserve"> of the time when the feet are experiencing pressure. Research for instance showed a non-significant </w:t>
      </w:r>
      <w:r w:rsidRPr="00273BD4">
        <w:rPr>
          <w:rFonts w:ascii="Calibri" w:hAnsi="Calibri" w:cs="Calibri"/>
          <w:b/>
          <w:bCs/>
        </w:rPr>
        <w:t>11% decrease in foot ulcer recurrence</w:t>
      </w:r>
      <w:r w:rsidRPr="00273BD4">
        <w:rPr>
          <w:rFonts w:ascii="Calibri" w:hAnsi="Calibri" w:cs="Calibri"/>
        </w:rPr>
        <w:t xml:space="preserve"> risk with pressure-improved custom-made footwear, increasing to a significant </w:t>
      </w:r>
      <w:r w:rsidRPr="00273BD4">
        <w:rPr>
          <w:rFonts w:ascii="Calibri" w:hAnsi="Calibri" w:cs="Calibri"/>
          <w:b/>
          <w:bCs/>
        </w:rPr>
        <w:t>46% when worn as recommended</w:t>
      </w:r>
      <w:r w:rsidRPr="00273BD4">
        <w:rPr>
          <w:rFonts w:ascii="Calibri" w:hAnsi="Calibri" w:cs="Calibri"/>
        </w:rPr>
        <w:t xml:space="preserve"> </w:t>
      </w:r>
      <w:sdt>
        <w:sdtPr>
          <w:rPr>
            <w:rFonts w:ascii="Calibri" w:hAnsi="Calibri" w:cs="Calibri"/>
            <w:color w:val="000000" w:themeColor="text1"/>
            <w:vertAlign w:val="superscript"/>
          </w:rPr>
          <w:tag w:val="MENDELEY_CITATION_v3_eyJjaXRhdGlvbklEIjoiTUVOREVMRVlfQ0lUQVRJT05fZmMxODA5ZTAtNDQ5Ni00MWRhLThlNWItNjc4YzA3N2M3ZDdm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
          <w:id w:val="154656956"/>
          <w:placeholder>
            <w:docPart w:val="5F7FE8375B494F54AA601CD143E51F27"/>
          </w:placeholder>
        </w:sdtPr>
        <w:sdtContent>
          <w:r w:rsidR="00641039" w:rsidRPr="00273BD4">
            <w:rPr>
              <w:rFonts w:ascii="Calibri" w:hAnsi="Calibri" w:cs="Calibri"/>
              <w:color w:val="000000" w:themeColor="text1"/>
              <w:vertAlign w:val="superscript"/>
            </w:rPr>
            <w:t>18</w:t>
          </w:r>
        </w:sdtContent>
      </w:sdt>
      <w:r w:rsidRPr="00273BD4">
        <w:rPr>
          <w:rFonts w:ascii="Calibri" w:hAnsi="Calibri" w:cs="Calibri"/>
          <w:color w:val="000000" w:themeColor="text1"/>
        </w:rPr>
        <w:t xml:space="preserve">. Irrespective of definition of adherence used, the proportion of patients having footwear nonadherence according to a scoping review including 24 studies ranges between 40% and 72% </w:t>
      </w:r>
      <w:sdt>
        <w:sdtPr>
          <w:rPr>
            <w:rFonts w:ascii="Calibri" w:hAnsi="Calibri" w:cs="Calibri"/>
            <w:color w:val="000000" w:themeColor="text1"/>
            <w:vertAlign w:val="superscript"/>
          </w:rPr>
          <w:tag w:val="MENDELEY_CITATION_v3_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"/>
          <w:id w:val="-761296880"/>
          <w:placeholder>
            <w:docPart w:val="B09F7E01B54841EEBFAC738CA9BA7539"/>
          </w:placeholder>
        </w:sdtPr>
        <w:sdtContent>
          <w:r w:rsidR="00641039" w:rsidRPr="00273BD4">
            <w:rPr>
              <w:rFonts w:ascii="Calibri" w:hAnsi="Calibri" w:cs="Calibri"/>
              <w:color w:val="000000" w:themeColor="text1"/>
              <w:vertAlign w:val="superscript"/>
            </w:rPr>
            <w:t>22</w:t>
          </w:r>
        </w:sdtContent>
      </w:sdt>
      <w:r w:rsidRPr="00273BD4">
        <w:rPr>
          <w:rFonts w:ascii="Calibri" w:hAnsi="Calibri" w:cs="Calibri"/>
          <w:color w:val="000000" w:themeColor="text1"/>
        </w:rPr>
        <w:t xml:space="preserve">. Yet, many adherence studies </w:t>
      </w:r>
      <w:r w:rsidRPr="00273BD4">
        <w:rPr>
          <w:rFonts w:ascii="Calibri" w:hAnsi="Calibri" w:cs="Calibri"/>
        </w:rPr>
        <w:t>have been criticized for their reliance on self-reporting, known to underreport actual wearing time</w:t>
      </w:r>
      <w:r w:rsidRPr="00273BD4">
        <w:rPr>
          <w:rFonts w:ascii="Calibri" w:hAnsi="Calibri" w:cs="Calibri"/>
          <w:color w:val="000000" w:themeColor="text1"/>
        </w:rPr>
        <w:t>. R</w:t>
      </w:r>
      <w:r w:rsidRPr="00273BD4">
        <w:rPr>
          <w:rFonts w:ascii="Calibri" w:hAnsi="Calibri" w:cs="Calibri"/>
          <w:color w:val="212121"/>
        </w:rPr>
        <w:t xml:space="preserve">ecent studies in the domain of </w:t>
      </w:r>
      <w:r w:rsidRPr="00273BD4">
        <w:rPr>
          <w:rFonts w:ascii="Calibri" w:hAnsi="Calibri" w:cs="Calibri"/>
          <w:b/>
          <w:bCs/>
        </w:rPr>
        <w:t>pressure-driven footwear approaches recommend using</w:t>
      </w:r>
      <w:r w:rsidRPr="00273BD4">
        <w:rPr>
          <w:rFonts w:ascii="Calibri" w:hAnsi="Calibri" w:cs="Calibri"/>
        </w:rPr>
        <w:t xml:space="preserve"> </w:t>
      </w:r>
      <w:r w:rsidRPr="00273BD4">
        <w:rPr>
          <w:rFonts w:ascii="Calibri" w:hAnsi="Calibri" w:cs="Calibri"/>
          <w:b/>
          <w:bCs/>
        </w:rPr>
        <w:t xml:space="preserve">more objective, </w:t>
      </w:r>
      <w:r w:rsidRPr="00273BD4">
        <w:rPr>
          <w:rFonts w:ascii="Calibri" w:hAnsi="Calibri" w:cs="Calibri"/>
          <w:b/>
          <w:bCs/>
          <w:color w:val="212121"/>
        </w:rPr>
        <w:t>sensor-based footwear-adherence monitoring</w:t>
      </w:r>
      <w:r w:rsidRPr="00273BD4">
        <w:rPr>
          <w:rFonts w:ascii="Calibri" w:hAnsi="Calibri" w:cs="Calibri"/>
          <w:color w:val="212121"/>
        </w:rPr>
        <w:t xml:space="preserve"> </w:t>
      </w:r>
      <w:sdt>
        <w:sdtPr>
          <w:rPr>
            <w:rFonts w:ascii="Calibri" w:hAnsi="Calibri" w:cs="Calibri"/>
            <w:color w:val="000000" w:themeColor="text1"/>
            <w:vertAlign w:val="superscript"/>
          </w:rPr>
          <w:tag w:val="MENDELEY_CITATION_v3_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"/>
          <w:id w:val="1251365217"/>
          <w:placeholder>
            <w:docPart w:val="2AF709C9BA56431F98C8CC07BDB930F7"/>
          </w:placeholder>
        </w:sdtPr>
        <w:sdtContent>
          <w:r w:rsidR="00641039" w:rsidRPr="00273BD4">
            <w:rPr>
              <w:rFonts w:ascii="Calibri" w:eastAsia="Times New Roman" w:hAnsi="Calibri" w:cs="Calibri"/>
              <w:color w:val="000000" w:themeColor="text1"/>
              <w:vertAlign w:val="superscript"/>
            </w:rPr>
            <w:t>23,24</w:t>
          </w:r>
        </w:sdtContent>
      </w:sdt>
      <w:r w:rsidRPr="00273BD4">
        <w:rPr>
          <w:rFonts w:ascii="Calibri" w:hAnsi="Calibri" w:cs="Calibri"/>
          <w:color w:val="000000" w:themeColor="text1"/>
        </w:rPr>
        <w:t xml:space="preserve"> and their use is recommended in routine clinical care also</w:t>
      </w:r>
      <w:r w:rsidR="00772A15" w:rsidRPr="00273BD4">
        <w:rPr>
          <w:rFonts w:ascii="Calibri" w:hAnsi="Calibri" w:cs="Calibri"/>
          <w:color w:val="000000" w:themeColor="text1"/>
        </w:rPr>
        <w:t xml:space="preserve"> </w:t>
      </w:r>
      <w:sdt>
        <w:sdtPr>
          <w:rPr>
            <w:rFonts w:ascii="Calibri" w:hAnsi="Calibri" w:cs="Calibri"/>
            <w:color w:val="000000" w:themeColor="text1"/>
            <w:vertAlign w:val="superscript"/>
          </w:rPr>
          <w:tag w:val="MENDELEY_CITATION_v3_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"/>
          <w:id w:val="-1598712746"/>
          <w:placeholder>
            <w:docPart w:val="6A617B9C61EE463A9C6FF5F23A82EC84"/>
          </w:placeholder>
        </w:sdtPr>
        <w:sdtContent>
          <w:r w:rsidR="00772A15" w:rsidRPr="00273BD4">
            <w:rPr>
              <w:rFonts w:ascii="Calibri" w:eastAsia="Times New Roman" w:hAnsi="Calibri" w:cs="Calibri"/>
              <w:color w:val="000000" w:themeColor="text1"/>
              <w:vertAlign w:val="superscript"/>
            </w:rPr>
            <w:t>23,25,26</w:t>
          </w:r>
        </w:sdtContent>
      </w:sdt>
      <w:r w:rsidRPr="00273BD4">
        <w:rPr>
          <w:rFonts w:ascii="Calibri" w:hAnsi="Calibri" w:cs="Calibri"/>
          <w:color w:val="000000" w:themeColor="text1"/>
        </w:rPr>
        <w:t xml:space="preserve"> </w:t>
      </w:r>
      <w:r w:rsidRPr="00273BD4">
        <w:rPr>
          <w:rFonts w:ascii="Calibri" w:hAnsi="Calibri" w:cs="Calibri"/>
          <w:color w:val="212121"/>
        </w:rPr>
        <w:t xml:space="preserve">. More specifically, temperature sensors can be embedded in a foot orthotic and, combined with a </w:t>
      </w:r>
      <w:r w:rsidRPr="00273BD4">
        <w:rPr>
          <w:rFonts w:ascii="Calibri" w:hAnsi="Calibri" w:cs="Calibri"/>
        </w:rPr>
        <w:t xml:space="preserve">triaxial accelerometer assessing weight-bearing activities, allow to monitor wearing time accurately for </w:t>
      </w:r>
      <w:r w:rsidRPr="00273BD4">
        <w:rPr>
          <w:rFonts w:ascii="Calibri" w:hAnsi="Calibri" w:cs="Calibri"/>
          <w:color w:val="212121"/>
        </w:rPr>
        <w:t xml:space="preserve">up to 100 days </w:t>
      </w:r>
      <w:sdt>
        <w:sdtPr>
          <w:rPr>
            <w:rFonts w:ascii="Calibri" w:hAnsi="Calibri" w:cs="Calibri"/>
            <w:color w:val="000000" w:themeColor="text1"/>
            <w:vertAlign w:val="superscript"/>
          </w:rPr>
          <w:tag w:val="MENDELEY_CITATION_v3_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"/>
          <w:id w:val="1535806858"/>
          <w:placeholder>
            <w:docPart w:val="B09F7E01B54841EEBFAC738CA9BA7539"/>
          </w:placeholder>
        </w:sdtPr>
        <w:sdtContent>
          <w:r w:rsidR="00641039" w:rsidRPr="00273BD4">
            <w:rPr>
              <w:rFonts w:ascii="Calibri" w:eastAsia="Times New Roman" w:hAnsi="Calibri" w:cs="Calibri"/>
              <w:color w:val="000000" w:themeColor="text1"/>
              <w:vertAlign w:val="superscript"/>
            </w:rPr>
            <w:t>23,25,26</w:t>
          </w:r>
        </w:sdtContent>
      </w:sdt>
      <w:r w:rsidRPr="00273BD4">
        <w:rPr>
          <w:rFonts w:ascii="Calibri" w:hAnsi="Calibri" w:cs="Calibri"/>
          <w:color w:val="000000" w:themeColor="text1"/>
        </w:rPr>
        <w:t xml:space="preserve">. </w:t>
      </w:r>
    </w:p>
    <w:p w14:paraId="16BB1B1F" w14:textId="7A115FC8" w:rsidR="000E724D" w:rsidRPr="00273BD4" w:rsidRDefault="000E724D" w:rsidP="000E724D">
      <w:pPr>
        <w:spacing w:after="0" w:line="240" w:lineRule="auto"/>
        <w:contextualSpacing/>
        <w:jc w:val="both"/>
        <w:rPr>
          <w:rFonts w:ascii="Calibri" w:hAnsi="Calibri" w:cs="Calibri"/>
        </w:rPr>
      </w:pPr>
      <w:r w:rsidRPr="00273BD4">
        <w:rPr>
          <w:rFonts w:ascii="Calibri" w:hAnsi="Calibri" w:cs="Calibri"/>
          <w:color w:val="000000" w:themeColor="text1"/>
        </w:rPr>
        <w:t xml:space="preserve">Many factors explain why </w:t>
      </w:r>
      <w:r w:rsidRPr="00273BD4">
        <w:rPr>
          <w:rFonts w:ascii="Calibri" w:hAnsi="Calibri" w:cs="Calibri"/>
          <w:b/>
          <w:bCs/>
          <w:color w:val="000000" w:themeColor="text1"/>
        </w:rPr>
        <w:t>footwear adherence is problematic</w:t>
      </w:r>
      <w:r w:rsidRPr="00273BD4">
        <w:rPr>
          <w:rFonts w:ascii="Calibri" w:hAnsi="Calibri" w:cs="Calibri"/>
          <w:color w:val="000000" w:themeColor="text1"/>
        </w:rPr>
        <w:t>, with indoor wearing in general being more difficult than outdoor wearing</w:t>
      </w:r>
      <w:sdt>
        <w:sdtPr>
          <w:rPr>
            <w:rFonts w:ascii="Calibri" w:hAnsi="Calibri" w:cs="Calibri"/>
            <w:color w:val="000000"/>
            <w:vertAlign w:val="superscript"/>
          </w:rPr>
          <w:tag w:val="MENDELEY_CITATION_v3_eyJjaXRhdGlvbklEIjoiTUVOREVMRVlfQ0lUQVRJT05fZGRkOTM4OTItZGJlZC00MTg2LTkzYWEtNTA3ZjhiNWRjNGQxIiwicHJvcGVydGllcyI6eyJub3RlSW5kZXgiOjB9LCJpc0VkaXRlZCI6ZmFsc2UsIm1hbnVhbE92ZXJyaWRlIjp7ImlzTWFudWFsbHlPdmVycmlkZGVuIjpmYWxzZSwiY2l0ZXByb2NUZXh0IjoiPHN1cD4yMiw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Y29udGFpbmVyLXRpdGxlLXNob3J0IjoiQk1KIE9wZW4gRGlhYmV0ZXMgUmVzLi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"/>
          <w:id w:val="-649905391"/>
          <w:placeholder>
            <w:docPart w:val="B09F7E01B54841EEBFAC738CA9BA7539"/>
          </w:placeholder>
        </w:sdtPr>
        <w:sdtContent>
          <w:r w:rsidR="00641039" w:rsidRPr="00273BD4">
            <w:rPr>
              <w:rFonts w:ascii="Calibri" w:hAnsi="Calibri" w:cs="Calibri"/>
              <w:color w:val="000000"/>
              <w:vertAlign w:val="superscript"/>
            </w:rPr>
            <w:t>22,27</w:t>
          </w:r>
        </w:sdtContent>
      </w:sdt>
      <w:r w:rsidRPr="00273BD4">
        <w:rPr>
          <w:rFonts w:ascii="Calibri" w:hAnsi="Calibri" w:cs="Calibri"/>
          <w:color w:val="000000" w:themeColor="text1"/>
        </w:rPr>
        <w:t xml:space="preserve">. Factors associated to poor outdoor footwear adherence include lack of knowledge or awareness of the importance of wearing protective footwear, believing that offloading is not needed, footwear appearance, comfort (e.g. weight), poor perceived benefit, feeling ashamed or embarrassed when wearing these shoes, and cost. </w:t>
      </w:r>
      <w:r w:rsidRPr="00273BD4">
        <w:rPr>
          <w:rFonts w:ascii="Calibri" w:hAnsi="Calibri" w:cs="Calibri"/>
          <w:b/>
          <w:bCs/>
        </w:rPr>
        <w:t xml:space="preserve"> </w:t>
      </w:r>
      <w:r w:rsidRPr="00273BD4">
        <w:rPr>
          <w:rFonts w:ascii="Calibri" w:hAnsi="Calibri" w:cs="Calibri"/>
        </w:rPr>
        <w:t xml:space="preserve">Factors linked to poor indoor wearing are believing that offloading is not needed indoors or that the risk for injuries is lower indoors, </w:t>
      </w:r>
      <w:r w:rsidRPr="00273BD4">
        <w:rPr>
          <w:rFonts w:ascii="Calibri" w:hAnsi="Calibri" w:cs="Calibri"/>
        </w:rPr>
        <w:lastRenderedPageBreak/>
        <w:t>the footwear being perceived as being heavy, warm or dirty, difficulties with donning and doffing of footwear, or personal or cultural habits of not wearing shoes inside the house</w:t>
      </w:r>
      <w:sdt>
        <w:sdtPr>
          <w:rPr>
            <w:rFonts w:ascii="Calibri" w:hAnsi="Calibri" w:cs="Calibri"/>
            <w:color w:val="000000"/>
            <w:vertAlign w:val="superscript"/>
          </w:rPr>
          <w:tag w:val="MENDELEY_CITATION_v3_eyJjaXRhdGlvbklEIjoiTUVOREVMRVlfQ0lUQVRJT05fM2ZmNzIzMTAtZWJmYi00MjkxLWIzYmItMGNkNzAzODk1ZTYxIiwicHJvcGVydGllcyI6eyJub3RlSW5kZXgiOjB9LCJpc0VkaXRlZCI6ZmFsc2UsIm1hbnVhbE92ZXJyaWRlIjp7ImlzTWFudWFsbHlPdmVycmlkZGVuIjpmYWxzZSwiY2l0ZXByb2NUZXh0IjoiPHN1cD4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LCJjb250YWluZXItdGl0bGUtc2hvcnQiOiJCTUogT3BlbiBEaWFiZXRlcyBSZXMuIENhcmUifSwiaXNUZW1wb3JhcnkiOmZhbHNlfV19"/>
          <w:id w:val="1172771299"/>
          <w:placeholder>
            <w:docPart w:val="E0D87DEBAF994A4AA9DC595BCD01F725"/>
          </w:placeholder>
        </w:sdtPr>
        <w:sdtContent>
          <w:r w:rsidR="00641039" w:rsidRPr="00273BD4">
            <w:rPr>
              <w:rFonts w:ascii="Calibri" w:hAnsi="Calibri" w:cs="Calibri"/>
              <w:color w:val="000000"/>
              <w:vertAlign w:val="superscript"/>
            </w:rPr>
            <w:t>27</w:t>
          </w:r>
        </w:sdtContent>
      </w:sdt>
      <w:r w:rsidRPr="00273BD4">
        <w:rPr>
          <w:rFonts w:ascii="Calibri" w:hAnsi="Calibri" w:cs="Calibri"/>
        </w:rPr>
        <w:t>.</w:t>
      </w:r>
    </w:p>
    <w:p w14:paraId="230C44D0" w14:textId="77777777" w:rsidR="000E724D" w:rsidRPr="00273BD4" w:rsidRDefault="000E724D" w:rsidP="000E724D">
      <w:pPr>
        <w:spacing w:after="0" w:line="240" w:lineRule="auto"/>
        <w:contextualSpacing/>
        <w:jc w:val="both"/>
        <w:rPr>
          <w:rFonts w:ascii="Calibri" w:hAnsi="Calibri" w:cs="Calibri"/>
          <w:b/>
          <w:bCs/>
        </w:rPr>
      </w:pPr>
      <w:r w:rsidRPr="00273BD4">
        <w:rPr>
          <w:rFonts w:ascii="Calibri" w:hAnsi="Calibri" w:cs="Calibri"/>
          <w:b/>
          <w:bCs/>
        </w:rPr>
        <w:t xml:space="preserve">Thus, a multi-modal approach targeting the effective reduction of (re-)ulceration necessitates a close monitoring of the patients’ adherence to protective footwear throughout the whole day. </w:t>
      </w:r>
    </w:p>
    <w:p w14:paraId="28B89D28" w14:textId="77777777" w:rsidR="000E724D" w:rsidRPr="00273BD4" w:rsidRDefault="000E724D" w:rsidP="000E724D">
      <w:pPr>
        <w:pStyle w:val="Lijstalinea"/>
        <w:numPr>
          <w:ilvl w:val="0"/>
          <w:numId w:val="3"/>
        </w:numPr>
        <w:spacing w:before="120" w:after="120" w:line="240" w:lineRule="auto"/>
        <w:rPr>
          <w:rFonts w:ascii="Calibri" w:hAnsi="Calibri" w:cs="Calibri"/>
          <w:b/>
          <w:bCs/>
          <w:i/>
          <w:iCs/>
          <w:color w:val="000000" w:themeColor="text1"/>
          <w:sz w:val="24"/>
          <w:szCs w:val="24"/>
        </w:rPr>
      </w:pPr>
      <w:r w:rsidRPr="00273BD4">
        <w:rPr>
          <w:rFonts w:ascii="Calibri" w:hAnsi="Calibri" w:cs="Calibri"/>
          <w:b/>
          <w:bCs/>
          <w:i/>
          <w:iCs/>
          <w:sz w:val="24"/>
          <w:szCs w:val="24"/>
        </w:rPr>
        <w:t>Education and adherence support for patient and their caregivers on foot self-</w:t>
      </w:r>
      <w:r w:rsidRPr="00273BD4">
        <w:rPr>
          <w:rFonts w:ascii="Calibri" w:hAnsi="Calibri" w:cs="Calibri"/>
          <w:b/>
          <w:bCs/>
          <w:i/>
          <w:iCs/>
          <w:color w:val="000000" w:themeColor="text1"/>
          <w:sz w:val="24"/>
          <w:szCs w:val="24"/>
        </w:rPr>
        <w:t>care and footwear use</w:t>
      </w:r>
    </w:p>
    <w:p w14:paraId="4D71C6D8" w14:textId="268EA7F0" w:rsidR="000E724D" w:rsidRPr="00273BD4" w:rsidRDefault="000E724D" w:rsidP="000E724D">
      <w:pPr>
        <w:spacing w:after="0" w:line="240" w:lineRule="auto"/>
        <w:contextualSpacing/>
        <w:jc w:val="both"/>
        <w:rPr>
          <w:rFonts w:ascii="Calibri" w:hAnsi="Calibri" w:cs="Calibri"/>
          <w:color w:val="000000" w:themeColor="text1"/>
        </w:rPr>
      </w:pPr>
      <w:r w:rsidRPr="00273BD4">
        <w:rPr>
          <w:rFonts w:ascii="Calibri" w:hAnsi="Calibri" w:cs="Calibri"/>
          <w:color w:val="000000" w:themeColor="text1"/>
        </w:rPr>
        <w:t>Clinical guidelines recommend structured education for patients and caregivers on diabetic foot self-care and footwear</w:t>
      </w:r>
      <w:sdt>
        <w:sdtPr>
          <w:rPr>
            <w:rFonts w:ascii="Calibri" w:hAnsi="Calibri" w:cs="Calibri"/>
            <w:color w:val="000000"/>
            <w:vertAlign w:val="superscript"/>
          </w:rPr>
          <w:tag w:val="MENDELEY_CITATION_v3_eyJjaXRhdGlvbklEIjoiTUVOREVMRVlfQ0lUQVRJT05fZDdlOGIxYzUtNjE5Ni00MzZlLWEyNjAtZjI0NjRhZDYyYTlhIiwicHJvcGVydGllcyI6eyJub3RlSW5kZXgiOjB9LCJpc0VkaXRlZCI6ZmFsc2UsIm1hbnVhbE92ZXJyaWRlIjp7ImlzTWFudWFsbHlPdmVycmlkZGVuIjpmYWxzZSwiY2l0ZXByb2NUZXh0IjoiPHN1cD4yMCwyOD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LHsiaWQiOiJhMDdlMDEwMS00YmE1LTNiYWYtYjUyMy05OTgxYmQ5OWY2MmYiLCJpdGVtRGF0YSI6eyJ0eXBlIjoicmVwb3J0IiwiaWQiOiJhMDdlMDEwMS00YmE1LTNiYWYtYjUyMy05OTgxYmQ5OWY2MmYiLCJ0aXRsZSI6IkRpYWJldGljIGZvb3QgcHJvYmxlbXM6IHByZXZlbnRpb24gYW5kIG1hbmFnZW1lbnQgTklDRSBndWlkZWxpbmUiLCJVUkwiOiJ3d3cubmljZS5vcmcudWsvZ3VpZGFuY2UvbmcxOSIsImlzc3VlZCI6eyJkYXRlLXBhcnRzIjpbWzIwMTVdXX0sImNvbnRhaW5lci10aXRsZS1zaG9ydCI6IiJ9LCJpc1RlbXBvcmFyeSI6ZmFsc2V9XX0="/>
          <w:id w:val="-212280188"/>
          <w:placeholder>
            <w:docPart w:val="1D06DE7F9F964911B9EE9EBBBC08CCC7"/>
          </w:placeholder>
        </w:sdtPr>
        <w:sdtContent>
          <w:r w:rsidR="00641039" w:rsidRPr="00273BD4">
            <w:rPr>
              <w:rFonts w:ascii="Calibri" w:hAnsi="Calibri" w:cs="Calibri"/>
              <w:color w:val="000000"/>
              <w:vertAlign w:val="superscript"/>
            </w:rPr>
            <w:t>1,28</w:t>
          </w:r>
        </w:sdtContent>
      </w:sdt>
      <w:r w:rsidRPr="00273BD4">
        <w:rPr>
          <w:rFonts w:ascii="Calibri" w:hAnsi="Calibri" w:cs="Calibri"/>
          <w:color w:val="000000" w:themeColor="text1"/>
        </w:rPr>
        <w:t xml:space="preserve">. </w:t>
      </w:r>
      <w:r w:rsidRPr="00273BD4">
        <w:rPr>
          <w:rFonts w:ascii="Calibri" w:hAnsi="Calibri" w:cs="Calibri"/>
          <w:b/>
          <w:bCs/>
          <w:color w:val="000000" w:themeColor="text1"/>
        </w:rPr>
        <w:t>However, this education is often incomplete, non-structured, knowledge-focused without skills training, and delivered in a single session, leading to information overload</w:t>
      </w:r>
      <w:sdt>
        <w:sdtPr>
          <w:rPr>
            <w:rFonts w:ascii="Calibri" w:hAnsi="Calibri" w:cs="Calibri"/>
            <w:bCs/>
            <w:color w:val="000000"/>
            <w:vertAlign w:val="superscript"/>
          </w:rPr>
          <w:tag w:val="MENDELEY_CITATION_v3_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"/>
          <w:id w:val="1991206124"/>
          <w:placeholder>
            <w:docPart w:val="B09F7E01B54841EEBFAC738CA9BA7539"/>
          </w:placeholder>
        </w:sdtPr>
        <w:sdtContent>
          <w:r w:rsidR="00641039" w:rsidRPr="00273BD4">
            <w:rPr>
              <w:rFonts w:ascii="Calibri" w:hAnsi="Calibri" w:cs="Calibri"/>
              <w:bCs/>
              <w:color w:val="000000"/>
              <w:vertAlign w:val="superscript"/>
            </w:rPr>
            <w:t>29</w:t>
          </w:r>
        </w:sdtContent>
      </w:sdt>
      <w:r w:rsidRPr="00273BD4">
        <w:rPr>
          <w:rFonts w:ascii="Calibri" w:hAnsi="Calibri" w:cs="Calibri"/>
          <w:bCs/>
          <w:color w:val="000000"/>
        </w:rPr>
        <w:t>.</w:t>
      </w:r>
      <w:r w:rsidRPr="00273BD4">
        <w:rPr>
          <w:rFonts w:ascii="Calibri" w:hAnsi="Calibri" w:cs="Calibri"/>
          <w:color w:val="000000" w:themeColor="text1"/>
        </w:rPr>
        <w:t xml:space="preserve"> </w:t>
      </w:r>
      <w:r w:rsidRPr="00273BD4">
        <w:rPr>
          <w:rFonts w:ascii="Calibri" w:hAnsi="Calibri" w:cs="Calibri"/>
          <w:b/>
          <w:bCs/>
          <w:color w:val="000000" w:themeColor="text1"/>
        </w:rPr>
        <w:t>The Fragile Feet and Trivial Trauma model</w:t>
      </w:r>
      <w:sdt>
        <w:sdtPr>
          <w:rPr>
            <w:rFonts w:ascii="Calibri" w:hAnsi="Calibri" w:cs="Calibri"/>
            <w:bCs/>
            <w:color w:val="000000"/>
            <w:vertAlign w:val="superscript"/>
          </w:rPr>
          <w:tag w:val="MENDELEY_CITATION_v3_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"/>
          <w:id w:val="1056057966"/>
          <w:placeholder>
            <w:docPart w:val="B09F7E01B54841EEBFAC738CA9BA7539"/>
          </w:placeholder>
        </w:sdtPr>
        <w:sdtContent>
          <w:r w:rsidR="00641039" w:rsidRPr="00273BD4">
            <w:rPr>
              <w:rFonts w:ascii="Calibri" w:hAnsi="Calibri" w:cs="Calibri"/>
              <w:bCs/>
              <w:color w:val="000000"/>
              <w:vertAlign w:val="superscript"/>
            </w:rPr>
            <w:t>30</w:t>
          </w:r>
        </w:sdtContent>
      </w:sdt>
      <w:r w:rsidRPr="00273BD4">
        <w:rPr>
          <w:rFonts w:ascii="Calibri" w:hAnsi="Calibri" w:cs="Calibri"/>
          <w:bCs/>
          <w:color w:val="000000" w:themeColor="text1"/>
          <w:vertAlign w:val="superscript"/>
        </w:rPr>
        <w:t xml:space="preserve"> </w:t>
      </w:r>
      <w:r w:rsidRPr="00273BD4">
        <w:rPr>
          <w:rFonts w:ascii="Calibri" w:hAnsi="Calibri" w:cs="Calibri"/>
          <w:b/>
          <w:bCs/>
          <w:color w:val="000000" w:themeColor="text1"/>
        </w:rPr>
        <w:t>has been proposed to aid communication about risk factors and promote self-care behaviours, but further studies are needed to assess its effectiveness.</w:t>
      </w:r>
      <w:r w:rsidRPr="00273BD4">
        <w:rPr>
          <w:rFonts w:ascii="Calibri" w:hAnsi="Calibri" w:cs="Calibri"/>
          <w:color w:val="000000" w:themeColor="text1"/>
        </w:rPr>
        <w:t xml:space="preserve"> Educational content should align with current guidelines and employ best practices, such as breaking information into essential sections ("chop and chunk"), combining verbal and non-verbal communication, emphasizing "how to" over "why," using teach-back methods, considering patients' prior knowledge and needs, and ensuring information is understandable to most patients.​</w:t>
      </w:r>
    </w:p>
    <w:p w14:paraId="20E638F8" w14:textId="77777777" w:rsidR="000E724D" w:rsidRPr="00273BD4" w:rsidRDefault="000E724D" w:rsidP="000E724D">
      <w:pPr>
        <w:spacing w:after="0" w:line="240" w:lineRule="auto"/>
        <w:contextualSpacing/>
        <w:jc w:val="both"/>
        <w:rPr>
          <w:rFonts w:ascii="Calibri" w:hAnsi="Calibri" w:cs="Calibri"/>
          <w:color w:val="000000" w:themeColor="text1"/>
        </w:rPr>
      </w:pPr>
      <w:r w:rsidRPr="00273BD4">
        <w:rPr>
          <w:rFonts w:ascii="Calibri" w:hAnsi="Calibri" w:cs="Calibri"/>
          <w:color w:val="000000" w:themeColor="text1"/>
        </w:rPr>
        <w:t>However, although education is the basis, it is usually not sufficient to ensure adherence to foot self-care and footwear adherence. Healthcare professionals should take patient preferences regarding e.g. the style or colour into account whenever possible. Moreover, given that the reasons for nonadherence are multi-fold and highly individually determined, adherence supportive interventions should be tailored to the patient’s risk profile. For example, some patients are physically much more active than others (</w:t>
      </w:r>
      <w:r w:rsidRPr="00273BD4">
        <w:rPr>
          <w:rFonts w:ascii="Calibri" w:hAnsi="Calibri" w:cs="Calibri"/>
          <w:b/>
          <w:bCs/>
          <w:color w:val="000000" w:themeColor="text1"/>
        </w:rPr>
        <w:t>thus considering physical activity is critical</w:t>
      </w:r>
      <w:r w:rsidRPr="00273BD4">
        <w:rPr>
          <w:rFonts w:ascii="Calibri" w:hAnsi="Calibri" w:cs="Calibri"/>
          <w:color w:val="000000" w:themeColor="text1"/>
        </w:rPr>
        <w:t xml:space="preserve">). </w:t>
      </w:r>
    </w:p>
    <w:p w14:paraId="3B24362B" w14:textId="535C1D3C" w:rsidR="000E724D" w:rsidRPr="00273BD4" w:rsidRDefault="000E724D" w:rsidP="000E724D">
      <w:pPr>
        <w:spacing w:after="0" w:line="240" w:lineRule="auto"/>
        <w:contextualSpacing/>
        <w:jc w:val="both"/>
        <w:rPr>
          <w:rFonts w:ascii="Calibri" w:hAnsi="Calibri" w:cs="Calibri"/>
          <w:color w:val="000000" w:themeColor="text1"/>
        </w:rPr>
      </w:pPr>
      <w:r w:rsidRPr="00273BD4">
        <w:rPr>
          <w:rFonts w:ascii="Calibri" w:hAnsi="Calibri" w:cs="Calibri"/>
          <w:color w:val="000000" w:themeColor="text1"/>
        </w:rPr>
        <w:t>​The COM-B model is a framework for understanding behaviour change, positing that Behaviour (B) results from the interplay of Capability (C), Opportunity (O), and Motivation (M</w:t>
      </w:r>
      <w:r w:rsidRPr="00273BD4">
        <w:rPr>
          <w:rFonts w:ascii="Calibri" w:hAnsi="Calibri" w:cs="Calibri"/>
          <w:b/>
          <w:bCs/>
          <w:color w:val="000000" w:themeColor="text1"/>
        </w:rPr>
        <w:t>) (COM-B model)</w:t>
      </w:r>
      <w:sdt>
        <w:sdtPr>
          <w:rPr>
            <w:rFonts w:ascii="Calibri" w:hAnsi="Calibri" w:cs="Calibri"/>
            <w:bCs/>
            <w:color w:val="000000"/>
            <w:vertAlign w:val="superscript"/>
          </w:rPr>
          <w:tag w:val="MENDELEY_CITATION_v3_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"/>
          <w:id w:val="-1577895957"/>
          <w:placeholder>
            <w:docPart w:val="B09F7E01B54841EEBFAC738CA9BA7539"/>
          </w:placeholder>
        </w:sdtPr>
        <w:sdtContent>
          <w:r w:rsidR="00641039" w:rsidRPr="00273BD4">
            <w:rPr>
              <w:rFonts w:ascii="Calibri" w:hAnsi="Calibri" w:cs="Calibri"/>
              <w:bCs/>
              <w:color w:val="000000"/>
              <w:vertAlign w:val="superscript"/>
            </w:rPr>
            <w:t>31</w:t>
          </w:r>
        </w:sdtContent>
      </w:sdt>
      <w:r w:rsidRPr="00273BD4">
        <w:rPr>
          <w:rFonts w:ascii="Calibri" w:hAnsi="Calibri" w:cs="Calibri"/>
          <w:b/>
          <w:bCs/>
          <w:color w:val="000000" w:themeColor="text1"/>
        </w:rPr>
        <w:t>.</w:t>
      </w:r>
      <w:r w:rsidRPr="00273BD4">
        <w:rPr>
          <w:rFonts w:ascii="Calibri" w:hAnsi="Calibri" w:cs="Calibri"/>
          <w:color w:val="000000" w:themeColor="text1"/>
        </w:rPr>
        <w:t xml:space="preserve"> Capability refers to an individual's physical and psychological ability to perform a behaviour, Opportunity encompasses external factors that facilitate or hinder the behaviour, and Motivation includes both conscious and unconscious cognitive processes driving the behaviour. ​Effective behaviour change interventions should address these components by enhancing education and skills (Capability), removing social or physical barriers (Opportunity), and boosting motivation for the desired behaviour. The </w:t>
      </w:r>
      <w:r w:rsidRPr="00273BD4">
        <w:rPr>
          <w:rFonts w:ascii="Calibri" w:hAnsi="Calibri" w:cs="Calibri"/>
          <w:b/>
          <w:bCs/>
          <w:color w:val="000000" w:themeColor="text1"/>
        </w:rPr>
        <w:t>Behaviour Change Technique Taxonomy</w:t>
      </w:r>
      <w:r w:rsidRPr="00273BD4">
        <w:rPr>
          <w:rFonts w:ascii="Calibri" w:hAnsi="Calibri" w:cs="Calibri"/>
          <w:color w:val="000000" w:themeColor="text1"/>
        </w:rPr>
        <w:t xml:space="preserve"> offers 93 distinct strategies</w:t>
      </w:r>
      <w:sdt>
        <w:sdtPr>
          <w:rPr>
            <w:rFonts w:ascii="Calibri" w:hAnsi="Calibri" w:cs="Calibri"/>
            <w:color w:val="000000"/>
            <w:vertAlign w:val="superscript"/>
          </w:rPr>
          <w:tag w:val="MENDELEY_CITATION_v3_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"/>
          <w:id w:val="1540323792"/>
          <w:placeholder>
            <w:docPart w:val="A29E92C975C848878DAC7C7EA2893F6C"/>
          </w:placeholder>
        </w:sdtPr>
        <w:sdtContent>
          <w:r w:rsidR="00641039" w:rsidRPr="00273BD4">
            <w:rPr>
              <w:rFonts w:ascii="Calibri" w:hAnsi="Calibri" w:cs="Calibri"/>
              <w:color w:val="000000"/>
              <w:vertAlign w:val="superscript"/>
            </w:rPr>
            <w:t>31</w:t>
          </w:r>
        </w:sdtContent>
      </w:sdt>
      <w:r w:rsidRPr="00273BD4">
        <w:rPr>
          <w:rFonts w:ascii="Calibri" w:hAnsi="Calibri" w:cs="Calibri"/>
          <w:color w:val="000000"/>
        </w:rPr>
        <w:t xml:space="preserve"> </w:t>
      </w:r>
      <w:r w:rsidRPr="00273BD4">
        <w:rPr>
          <w:rFonts w:ascii="Calibri" w:hAnsi="Calibri" w:cs="Calibri"/>
          <w:color w:val="000000" w:themeColor="text1"/>
        </w:rPr>
        <w:t xml:space="preserve">to facilitate this process, such as adherence monitoring, providing feedback, problem-solving, and goal setting. Commonly used techniques refer to adherence monitoring and providing feedback, using problem solving and goal setting to overcome barriers. Motivational counselling is a communication style that supports these interventions, focusing on building partnerships to empower individuals, resolving ambivalence, encouraging change talk, and enhancing intrinsic motivation. It can be effectively employed in brief encounters and requires minimal training for professionals (typically about 10 hours spread over time, combined with follow-up coaching sessions). </w:t>
      </w:r>
    </w:p>
    <w:p w14:paraId="773EF2AC" w14:textId="2A5A6A71" w:rsidR="000E724D" w:rsidRPr="00273BD4" w:rsidRDefault="000E724D" w:rsidP="000E724D">
      <w:pPr>
        <w:spacing w:after="0" w:line="240" w:lineRule="auto"/>
        <w:contextualSpacing/>
        <w:jc w:val="both"/>
        <w:rPr>
          <w:rFonts w:ascii="Calibri" w:hAnsi="Calibri" w:cs="Calibri"/>
        </w:rPr>
      </w:pPr>
      <w:r w:rsidRPr="00273BD4">
        <w:rPr>
          <w:rFonts w:ascii="Calibri" w:hAnsi="Calibri" w:cs="Calibri"/>
          <w:b/>
          <w:bCs/>
        </w:rPr>
        <w:t xml:space="preserve">Although proven to be effective in changing a variety of health behaviours, the effect of motivational counselling, combined with a structured educational and behavioural intervention approach has not been tested in a </w:t>
      </w:r>
      <w:r w:rsidR="00991418" w:rsidRPr="00273BD4">
        <w:rPr>
          <w:rFonts w:ascii="Calibri" w:hAnsi="Calibri" w:cs="Calibri"/>
          <w:b/>
          <w:bCs/>
        </w:rPr>
        <w:t>fully powered</w:t>
      </w:r>
      <w:r w:rsidRPr="00273BD4">
        <w:rPr>
          <w:rFonts w:ascii="Calibri" w:hAnsi="Calibri" w:cs="Calibri"/>
          <w:b/>
          <w:bCs/>
        </w:rPr>
        <w:t xml:space="preserve"> RCT</w:t>
      </w:r>
      <w:r w:rsidRPr="00273BD4">
        <w:rPr>
          <w:rFonts w:ascii="Calibri" w:hAnsi="Calibri" w:cs="Calibri"/>
        </w:rPr>
        <w:t xml:space="preserve">. </w:t>
      </w:r>
    </w:p>
    <w:p w14:paraId="1F974AD1" w14:textId="77777777" w:rsidR="000E724D" w:rsidRPr="00273BD4" w:rsidRDefault="000E724D" w:rsidP="009D7BE7">
      <w:pPr>
        <w:spacing w:after="0" w:line="240" w:lineRule="auto"/>
        <w:contextualSpacing/>
        <w:jc w:val="both"/>
        <w:rPr>
          <w:rFonts w:ascii="Calibri" w:hAnsi="Calibri" w:cs="Calibri"/>
        </w:rPr>
      </w:pPr>
    </w:p>
    <w:p w14:paraId="4FCAFA1B" w14:textId="77777777" w:rsidR="000E724D" w:rsidRPr="00273BD4" w:rsidRDefault="000E724D" w:rsidP="000E724D">
      <w:pPr>
        <w:spacing w:before="120" w:after="0" w:line="240" w:lineRule="auto"/>
        <w:jc w:val="both"/>
        <w:rPr>
          <w:rFonts w:ascii="Calibri" w:hAnsi="Calibri" w:cs="Calibri"/>
          <w:b/>
          <w:bCs/>
          <w:sz w:val="26"/>
          <w:szCs w:val="26"/>
        </w:rPr>
      </w:pPr>
      <w:r w:rsidRPr="00273BD4">
        <w:rPr>
          <w:rFonts w:ascii="Calibri" w:hAnsi="Calibri" w:cs="Calibri"/>
          <w:b/>
          <w:bCs/>
          <w:sz w:val="26"/>
          <w:szCs w:val="26"/>
        </w:rPr>
        <w:t>Knowledge gaps</w:t>
      </w:r>
    </w:p>
    <w:p w14:paraId="38E9B10E" w14:textId="39629C33" w:rsidR="000E724D" w:rsidRPr="00273BD4" w:rsidRDefault="2D80B8A3" w:rsidP="000E724D">
      <w:pPr>
        <w:spacing w:before="120" w:after="0" w:line="240" w:lineRule="auto"/>
        <w:jc w:val="both"/>
        <w:rPr>
          <w:rFonts w:ascii="Calibri" w:hAnsi="Calibri" w:cs="Calibri"/>
        </w:rPr>
      </w:pPr>
      <w:r w:rsidRPr="00273BD4">
        <w:rPr>
          <w:rFonts w:ascii="Calibri" w:hAnsi="Calibri" w:cs="Calibri"/>
        </w:rPr>
        <w:t xml:space="preserve">The scientific literature supports the theoretical framework and projected effectiveness of a multi-modal, personalized intervention called </w:t>
      </w:r>
      <w:r w:rsidRPr="00273BD4">
        <w:rPr>
          <w:rFonts w:ascii="Calibri" w:hAnsi="Calibri" w:cs="Calibri"/>
          <w:b/>
          <w:bCs/>
        </w:rPr>
        <w:t>'</w:t>
      </w:r>
      <w:r w:rsidRPr="00273BD4">
        <w:rPr>
          <w:rFonts w:ascii="Calibri" w:hAnsi="Calibri" w:cs="Calibri"/>
          <w:b/>
          <w:bCs/>
          <w:u w:val="single"/>
        </w:rPr>
        <w:t>P</w:t>
      </w:r>
      <w:r w:rsidRPr="00273BD4">
        <w:rPr>
          <w:rFonts w:ascii="Calibri" w:hAnsi="Calibri" w:cs="Calibri"/>
          <w:b/>
          <w:bCs/>
        </w:rPr>
        <w:t>ressure-</w:t>
      </w:r>
      <w:r w:rsidRPr="00273BD4">
        <w:rPr>
          <w:rFonts w:ascii="Calibri" w:hAnsi="Calibri" w:cs="Calibri"/>
          <w:b/>
          <w:bCs/>
          <w:u w:val="single"/>
        </w:rPr>
        <w:t>A</w:t>
      </w:r>
      <w:r w:rsidRPr="00273BD4">
        <w:rPr>
          <w:rFonts w:ascii="Calibri" w:hAnsi="Calibri" w:cs="Calibri"/>
          <w:b/>
          <w:bCs/>
        </w:rPr>
        <w:t>dhe</w:t>
      </w:r>
      <w:r w:rsidRPr="00273BD4">
        <w:rPr>
          <w:rFonts w:ascii="Calibri" w:hAnsi="Calibri" w:cs="Calibri"/>
          <w:b/>
          <w:bCs/>
          <w:u w:val="single"/>
        </w:rPr>
        <w:t>r</w:t>
      </w:r>
      <w:r w:rsidRPr="00273BD4">
        <w:rPr>
          <w:rFonts w:ascii="Calibri" w:hAnsi="Calibri" w:cs="Calibri"/>
          <w:b/>
          <w:bCs/>
        </w:rPr>
        <w:t>ence-Educ</w:t>
      </w:r>
      <w:r w:rsidRPr="00273BD4">
        <w:rPr>
          <w:rFonts w:ascii="Calibri" w:hAnsi="Calibri" w:cs="Calibri"/>
          <w:b/>
          <w:bCs/>
          <w:u w:val="single"/>
        </w:rPr>
        <w:t>a</w:t>
      </w:r>
      <w:r w:rsidRPr="00273BD4">
        <w:rPr>
          <w:rFonts w:ascii="Calibri" w:hAnsi="Calibri" w:cs="Calibri"/>
          <w:b/>
          <w:bCs/>
        </w:rPr>
        <w:t xml:space="preserve">tion </w:t>
      </w:r>
      <w:r w:rsidRPr="00273BD4">
        <w:rPr>
          <w:rFonts w:ascii="Calibri" w:hAnsi="Calibri" w:cs="Calibri"/>
          <w:b/>
          <w:bCs/>
          <w:u w:val="single"/>
        </w:rPr>
        <w:t>D</w:t>
      </w:r>
      <w:r w:rsidRPr="00273BD4">
        <w:rPr>
          <w:rFonts w:ascii="Calibri" w:hAnsi="Calibri" w:cs="Calibri"/>
          <w:b/>
          <w:bCs/>
        </w:rPr>
        <w:t>r</w:t>
      </w:r>
      <w:r w:rsidRPr="00273BD4">
        <w:rPr>
          <w:rFonts w:ascii="Calibri" w:hAnsi="Calibri" w:cs="Calibri"/>
          <w:b/>
          <w:bCs/>
          <w:u w:val="single"/>
        </w:rPr>
        <w:t>i</w:t>
      </w:r>
      <w:r w:rsidRPr="00273BD4">
        <w:rPr>
          <w:rFonts w:ascii="Calibri" w:hAnsi="Calibri" w:cs="Calibri"/>
          <w:b/>
          <w:bCs/>
        </w:rPr>
        <w:t xml:space="preserve">ven </w:t>
      </w:r>
      <w:r w:rsidRPr="00273BD4">
        <w:rPr>
          <w:rFonts w:ascii="Calibri" w:hAnsi="Calibri" w:cs="Calibri"/>
          <w:b/>
          <w:bCs/>
          <w:u w:val="single"/>
        </w:rPr>
        <w:t>Se</w:t>
      </w:r>
      <w:r w:rsidRPr="00273BD4">
        <w:rPr>
          <w:rFonts w:ascii="Calibri" w:hAnsi="Calibri" w:cs="Calibri"/>
          <w:b/>
          <w:bCs/>
        </w:rPr>
        <w:t>rvice' (PARADISE)</w:t>
      </w:r>
      <w:r w:rsidRPr="00273BD4">
        <w:rPr>
          <w:rFonts w:ascii="Calibri" w:hAnsi="Calibri" w:cs="Calibri"/>
        </w:rPr>
        <w:t>. Preliminary implementations of PARADISE have been conducted in selected Diabetic Foot Clinics in Belgium, integrating it into routine clinical practice. However, comprehensive application of this advanced care paradigm is impeded by several knowledge gaps. Addressing these gaps is crucial before formally endorsing PARADISE as a novel management strategy for principal threats to at-risk feet. The consortium has identified four primary knowledge gaps:</w:t>
      </w:r>
    </w:p>
    <w:p w14:paraId="783A385B" w14:textId="09A5FA3C" w:rsidR="000E724D" w:rsidRPr="00273BD4" w:rsidRDefault="000E724D" w:rsidP="000E724D">
      <w:pPr>
        <w:pStyle w:val="Lijstalinea"/>
        <w:numPr>
          <w:ilvl w:val="0"/>
          <w:numId w:val="4"/>
        </w:numPr>
        <w:spacing w:before="120" w:after="0" w:line="240" w:lineRule="auto"/>
        <w:ind w:left="284" w:hanging="284"/>
        <w:jc w:val="both"/>
        <w:rPr>
          <w:rFonts w:ascii="Calibri" w:hAnsi="Calibri" w:cs="Calibri"/>
        </w:rPr>
      </w:pPr>
      <w:r w:rsidRPr="00273BD4">
        <w:rPr>
          <w:rFonts w:ascii="Calibri" w:hAnsi="Calibri" w:cs="Calibri"/>
          <w:b/>
          <w:bCs/>
        </w:rPr>
        <w:lastRenderedPageBreak/>
        <w:t>Gap 1</w:t>
      </w:r>
      <w:r w:rsidRPr="00273BD4">
        <w:rPr>
          <w:rFonts w:ascii="Calibri" w:hAnsi="Calibri" w:cs="Calibri"/>
        </w:rPr>
        <w:t xml:space="preserve">: Expanding proof-of-concept studies beyond the Netherlands </w:t>
      </w:r>
      <w:sdt>
        <w:sdtPr>
          <w:rPr>
            <w:rFonts w:ascii="Calibri" w:hAnsi="Calibri" w:cs="Calibri"/>
            <w:color w:val="000000"/>
            <w:vertAlign w:val="superscript"/>
          </w:rPr>
          <w:tag w:val="MENDELEY_CITATION_v3_eyJjaXRhdGlvbklEIjoiTUVOREVMRVlfQ0lUQVRJT05fYTJlZDcwNmUtYzUwYS00MjllLTkwNDYtNTFiNzMzNGEyNjFiIiwicHJvcGVydGllcyI6eyJub3RlSW5kZXgiOjB9LCJpc0VkaXRlZCI6ZmFsc2UsIm1hbnVhbE92ZXJyaWRlIjp7ImlzTWFudWFsbHlPdmVycmlkZGVuIjpmYWxzZSwiY2l0ZXByb2NUZXh0IjoiPHN1cD4xNiwxOSwyNz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NvbnRhaW5lci10aXRsZS1zaG9ydCI6IiJ9LCJpc1RlbXBvcmFyeSI6ZmFsc2V9XX0="/>
          <w:id w:val="1180155577"/>
          <w:placeholder>
            <w:docPart w:val="A62216A29B874FDAA2B2A099A7317A84"/>
          </w:placeholder>
        </w:sdtPr>
        <w:sdtContent>
          <w:r w:rsidR="00641039" w:rsidRPr="00273BD4">
            <w:rPr>
              <w:rFonts w:ascii="Calibri" w:hAnsi="Calibri" w:cs="Calibri"/>
              <w:color w:val="000000"/>
              <w:vertAlign w:val="superscript"/>
            </w:rPr>
            <w:t>17,20,27</w:t>
          </w:r>
        </w:sdtContent>
      </w:sdt>
      <w:r w:rsidRPr="00273BD4">
        <w:rPr>
          <w:rFonts w:ascii="Calibri" w:hAnsi="Calibri" w:cs="Calibri"/>
        </w:rPr>
        <w:t>, with large-scale studies in Belgium to validate PARADISE’s effectiveness. The current consortium has laid the groundwork for conducting such a study in Belgium.</w:t>
      </w:r>
    </w:p>
    <w:p w14:paraId="6C90E5D4" w14:textId="765A5F52" w:rsidR="000E724D" w:rsidRPr="00273BD4" w:rsidRDefault="000E724D" w:rsidP="000E724D">
      <w:pPr>
        <w:pStyle w:val="Lijstalinea"/>
        <w:numPr>
          <w:ilvl w:val="0"/>
          <w:numId w:val="4"/>
        </w:numPr>
        <w:spacing w:after="0" w:line="240" w:lineRule="auto"/>
        <w:ind w:left="284" w:hanging="284"/>
        <w:jc w:val="both"/>
        <w:rPr>
          <w:rFonts w:ascii="Calibri" w:hAnsi="Calibri" w:cs="Calibri"/>
        </w:rPr>
      </w:pPr>
      <w:r w:rsidRPr="00273BD4">
        <w:rPr>
          <w:rFonts w:ascii="Calibri" w:hAnsi="Calibri" w:cs="Calibri"/>
          <w:b/>
          <w:bCs/>
        </w:rPr>
        <w:t>Gap 2</w:t>
      </w:r>
      <w:r w:rsidRPr="00273BD4">
        <w:rPr>
          <w:rFonts w:ascii="Calibri" w:hAnsi="Calibri" w:cs="Calibri"/>
        </w:rPr>
        <w:t>: Recognizing limitations of prior Dutch multi-modal interventions</w:t>
      </w:r>
      <w:sdt>
        <w:sdtPr>
          <w:rPr>
            <w:rFonts w:ascii="Calibri" w:hAnsi="Calibri" w:cs="Calibri"/>
            <w:color w:val="000000"/>
            <w:vertAlign w:val="superscript"/>
          </w:rPr>
          <w:tag w:val="MENDELEY_CITATION_v3_eyJjaXRhdGlvbklEIjoiTUVOREVMRVlfQ0lUQVRJT05fMTdhMDI2NzktN2UzYy00MTZkLTkzYTktYWQ5ZjE3Zjc2ZDlkIiwicHJvcGVydGllcyI6eyJub3RlSW5kZXgiOjB9LCJpc0VkaXRlZCI6ZmFsc2UsIm1hbnVhbE92ZXJyaWRlIjp7ImlzTWFudWFsbHlPdmVycmlkZGVuIjpmYWxzZSwiY2l0ZXByb2NUZXh0IjoiPHN1cD4xNiwxOSwyNz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NvbnRhaW5lci10aXRsZS1zaG9ydCI6IiJ9LCJpc1RlbXBvcmFyeSI6ZmFsc2V9XX0="/>
          <w:id w:val="1947652669"/>
          <w:placeholder>
            <w:docPart w:val="093C7452FC3F4F12855513A3822961EA"/>
          </w:placeholder>
        </w:sdtPr>
        <w:sdtContent>
          <w:r w:rsidR="00641039" w:rsidRPr="00273BD4">
            <w:rPr>
              <w:rFonts w:ascii="Calibri" w:hAnsi="Calibri" w:cs="Calibri"/>
              <w:color w:val="000000"/>
              <w:vertAlign w:val="superscript"/>
            </w:rPr>
            <w:t>17,20,27</w:t>
          </w:r>
        </w:sdtContent>
      </w:sdt>
      <w:r w:rsidRPr="00273BD4">
        <w:rPr>
          <w:rFonts w:ascii="Calibri" w:hAnsi="Calibri" w:cs="Calibri"/>
          <w:color w:val="000000"/>
          <w:vertAlign w:val="superscript"/>
        </w:rPr>
        <w:t>,</w:t>
      </w:r>
      <w:r w:rsidRPr="00273BD4">
        <w:rPr>
          <w:rFonts w:ascii="Calibri" w:hAnsi="Calibri" w:cs="Calibri"/>
        </w:rPr>
        <w:t xml:space="preserve"> specifically the absence of structured education, behavioural interventions, and sensor-driven footwear adherence monitoring, the consortium has collaboratively formulated a comprehensive five-step </w:t>
      </w:r>
      <w:r w:rsidRPr="00273BD4">
        <w:rPr>
          <w:rFonts w:ascii="Calibri" w:hAnsi="Calibri" w:cs="Calibri"/>
          <w:b/>
          <w:bCs/>
        </w:rPr>
        <w:t>Structured Education and Behavioural Intervention</w:t>
      </w:r>
      <w:r w:rsidRPr="00273BD4">
        <w:rPr>
          <w:rFonts w:ascii="Calibri" w:hAnsi="Calibri" w:cs="Calibri"/>
        </w:rPr>
        <w:t xml:space="preserve"> to elucidate the potential benefits of an enhanced intervention program within the Flemish healthcare system.</w:t>
      </w:r>
    </w:p>
    <w:p w14:paraId="0DCDF014" w14:textId="4743FC88" w:rsidR="000E724D" w:rsidRPr="00273BD4" w:rsidRDefault="000E724D" w:rsidP="000E724D">
      <w:pPr>
        <w:pStyle w:val="Lijstalinea"/>
        <w:numPr>
          <w:ilvl w:val="0"/>
          <w:numId w:val="4"/>
        </w:numPr>
        <w:spacing w:after="0" w:line="240" w:lineRule="auto"/>
        <w:ind w:left="284" w:hanging="284"/>
        <w:jc w:val="both"/>
        <w:rPr>
          <w:rFonts w:ascii="Calibri" w:hAnsi="Calibri" w:cs="Calibri"/>
          <w:b/>
          <w:bCs/>
        </w:rPr>
      </w:pPr>
      <w:r w:rsidRPr="00273BD4">
        <w:rPr>
          <w:rFonts w:ascii="Calibri" w:hAnsi="Calibri" w:cs="Calibri"/>
          <w:b/>
          <w:bCs/>
        </w:rPr>
        <w:t xml:space="preserve">Gap 3: </w:t>
      </w:r>
      <w:r w:rsidRPr="00273BD4">
        <w:rPr>
          <w:rFonts w:ascii="Calibri" w:hAnsi="Calibri" w:cs="Calibri"/>
        </w:rPr>
        <w:t xml:space="preserve">Implementing the PARADISE data-driven care model presents </w:t>
      </w:r>
      <w:r w:rsidRPr="00273BD4">
        <w:rPr>
          <w:rFonts w:ascii="Calibri" w:hAnsi="Calibri" w:cs="Calibri"/>
          <w:b/>
          <w:bCs/>
        </w:rPr>
        <w:t>process evaluation</w:t>
      </w:r>
      <w:r w:rsidRPr="00273BD4">
        <w:rPr>
          <w:rFonts w:ascii="Calibri" w:hAnsi="Calibri" w:cs="Calibri"/>
        </w:rPr>
        <w:t xml:space="preserve"> challenges. Given the moderate success in private practices abroad</w:t>
      </w:r>
      <w:sdt>
        <w:sdtPr>
          <w:rPr>
            <w:rFonts w:ascii="Calibri" w:hAnsi="Calibri" w:cs="Calibri"/>
            <w:color w:val="000000"/>
            <w:vertAlign w:val="superscript"/>
          </w:rPr>
          <w:tag w:val="MENDELEY_CITATION_v3_eyJjaXRhdGlvbklEIjoiTUVOREVMRVlfQ0lUQVRJT05fYzMxMWFjZDItYWJlOC00ZjhkLWEyYWEtZjUwYTY1ZDA0Zjk3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1803025141"/>
          <w:placeholder>
            <w:docPart w:val="F398EB6D9BFF42E194E9FA53871B19EA"/>
          </w:placeholder>
        </w:sdtPr>
        <w:sdtContent>
          <w:r w:rsidR="00641039" w:rsidRPr="00273BD4">
            <w:rPr>
              <w:rFonts w:ascii="Calibri" w:hAnsi="Calibri" w:cs="Calibri"/>
              <w:color w:val="000000"/>
              <w:vertAlign w:val="superscript"/>
            </w:rPr>
            <w:t>19</w:t>
          </w:r>
        </w:sdtContent>
      </w:sdt>
      <w:r w:rsidRPr="00273BD4">
        <w:rPr>
          <w:rFonts w:ascii="Calibri" w:hAnsi="Calibri" w:cs="Calibri"/>
        </w:rPr>
        <w:t xml:space="preserve">, it is unknown whether multidisciplinary Belgian DFCs offer a more robust clinical environment. </w:t>
      </w:r>
    </w:p>
    <w:p w14:paraId="307FDEB2" w14:textId="354C0C59" w:rsidR="000E724D" w:rsidRPr="00273BD4" w:rsidRDefault="000E724D" w:rsidP="000E724D">
      <w:pPr>
        <w:pStyle w:val="Lijstalinea"/>
        <w:numPr>
          <w:ilvl w:val="0"/>
          <w:numId w:val="4"/>
        </w:numPr>
        <w:spacing w:after="120" w:line="240" w:lineRule="auto"/>
        <w:ind w:left="284" w:hanging="284"/>
        <w:contextualSpacing w:val="0"/>
        <w:jc w:val="both"/>
        <w:rPr>
          <w:rFonts w:ascii="Calibri" w:hAnsi="Calibri" w:cs="Calibri"/>
        </w:rPr>
      </w:pPr>
      <w:r w:rsidRPr="00273BD4">
        <w:rPr>
          <w:rFonts w:ascii="Calibri" w:hAnsi="Calibri" w:cs="Calibri"/>
          <w:b/>
          <w:bCs/>
        </w:rPr>
        <w:t xml:space="preserve">Gap 4: Health Economic Evaluation: </w:t>
      </w:r>
      <w:r w:rsidRPr="00273BD4">
        <w:rPr>
          <w:rFonts w:ascii="Calibri" w:hAnsi="Calibri" w:cs="Calibri"/>
        </w:rPr>
        <w:t>While the implementation of PARADISE in DFD necessitates initial financial investment in pressure equipment, training, and measurement time, the potential for long-term cost savings through reduced ulcer incidence and improved Health-Related Quality of Life (HRQoL) remains unclear. Specifically, there is a lack of robust evidence quantifying the cost-effectiveness/cost-utility of this multi-modal approach in a real-world clinical setting, particularly regarding the hypothesis that the investment will be offset by savings in ulcer treatment costs (the average cost for a single foot ulcer is €10,025)</w:t>
      </w:r>
      <w:r w:rsidRPr="00273BD4">
        <w:rPr>
          <w:rFonts w:ascii="Calibri" w:hAnsi="Calibri" w:cs="Calibri"/>
          <w:color w:val="000000" w:themeColor="text1"/>
        </w:rPr>
        <w:t xml:space="preserve"> </w:t>
      </w:r>
      <w:sdt>
        <w:sdtPr>
          <w:rPr>
            <w:rFonts w:ascii="Calibri" w:hAnsi="Calibri" w:cs="Calibri"/>
            <w:color w:val="000000"/>
            <w:vertAlign w:val="superscript"/>
          </w:rPr>
          <w:tag w:val="MENDELEY_CITATION_v3_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"/>
          <w:id w:val="1345053048"/>
          <w:placeholder>
            <w:docPart w:val="A7309070569F4EA1848DC35F3E2478A4"/>
          </w:placeholder>
        </w:sdtPr>
        <w:sdtContent>
          <w:r w:rsidR="00641039" w:rsidRPr="00273BD4">
            <w:rPr>
              <w:rFonts w:ascii="Calibri" w:hAnsi="Calibri" w:cs="Calibri"/>
              <w:color w:val="000000"/>
              <w:vertAlign w:val="superscript"/>
            </w:rPr>
            <w:t>32</w:t>
          </w:r>
        </w:sdtContent>
      </w:sdt>
      <w:r w:rsidRPr="00273BD4">
        <w:rPr>
          <w:rFonts w:ascii="Calibri" w:hAnsi="Calibri" w:cs="Calibri"/>
        </w:rPr>
        <w:t xml:space="preserve"> and result in no overall increase in total treatment expenses, while simultaneously enhancing patients’ HRQoL.</w:t>
      </w:r>
    </w:p>
    <w:p w14:paraId="7733E872" w14:textId="0543FB60" w:rsidR="0080769A" w:rsidRPr="00273BD4" w:rsidRDefault="00EE7523" w:rsidP="00EE7523">
      <w:pPr>
        <w:pStyle w:val="Kop1"/>
        <w:rPr>
          <w:rFonts w:cs="Calibri"/>
        </w:rPr>
      </w:pPr>
      <w:bookmarkStart w:id="2" w:name="_Toc229929305"/>
      <w:r w:rsidRPr="00273BD4">
        <w:rPr>
          <w:rFonts w:cs="Calibri"/>
        </w:rPr>
        <w:t xml:space="preserve">3. </w:t>
      </w:r>
      <w:r w:rsidR="0080769A" w:rsidRPr="00273BD4">
        <w:rPr>
          <w:rFonts w:cs="Calibri"/>
        </w:rPr>
        <w:t>Study Objectives and Design</w:t>
      </w:r>
      <w:bookmarkEnd w:id="2"/>
    </w:p>
    <w:p w14:paraId="6DDA6C7C" w14:textId="70E1853A" w:rsidR="0080769A" w:rsidRPr="00273BD4" w:rsidRDefault="0080769A" w:rsidP="0080769A">
      <w:pPr>
        <w:pStyle w:val="Kop2"/>
        <w:rPr>
          <w:rFonts w:cs="Calibri"/>
        </w:rPr>
      </w:pPr>
      <w:bookmarkStart w:id="3" w:name="_Toc229929306"/>
      <w:r w:rsidRPr="00273BD4">
        <w:rPr>
          <w:rFonts w:cs="Calibri"/>
        </w:rPr>
        <w:t>3.1. Study objectives and hypotheses</w:t>
      </w:r>
      <w:bookmarkEnd w:id="3"/>
    </w:p>
    <w:p w14:paraId="3B4FFCED" w14:textId="77777777" w:rsidR="0080769A" w:rsidRPr="00273BD4" w:rsidRDefault="0080769A" w:rsidP="009D7BE7">
      <w:pPr>
        <w:spacing w:after="0" w:line="240" w:lineRule="auto"/>
        <w:contextualSpacing/>
        <w:jc w:val="both"/>
        <w:rPr>
          <w:rFonts w:ascii="Calibri" w:hAnsi="Calibri" w:cs="Calibri"/>
        </w:rPr>
      </w:pPr>
    </w:p>
    <w:p w14:paraId="5F3A9C6E" w14:textId="25F4C66A" w:rsidR="0080769A" w:rsidRPr="00273BD4" w:rsidRDefault="0080769A" w:rsidP="009D7BE7">
      <w:pPr>
        <w:spacing w:after="0" w:line="240" w:lineRule="auto"/>
        <w:contextualSpacing/>
        <w:jc w:val="both"/>
        <w:rPr>
          <w:rFonts w:ascii="Calibri" w:hAnsi="Calibri" w:cs="Calibri"/>
        </w:rPr>
      </w:pPr>
      <w:r w:rsidRPr="00273BD4">
        <w:rPr>
          <w:rFonts w:ascii="Calibri" w:hAnsi="Calibri" w:cs="Calibri"/>
        </w:rPr>
        <w:t>The overall aim of this project is to evaluate the clinical effectiveness, cost-effectiveness, and implementation of the Pressure-Adherence-Education Driven Service (PARADISE) for patients with diabetes at high risk of foot complications. The intervention combines pressure-relieving footwear, regular foot care, and structured education with adherence support. The project will further support large-scale implementation by developing an integration framework for diverse clinical settings and providing targeted postgraduate training for relevant healthcare professionals.</w:t>
      </w:r>
    </w:p>
    <w:p w14:paraId="2E3398C5" w14:textId="77777777" w:rsidR="0080769A" w:rsidRPr="00273BD4" w:rsidRDefault="0080769A" w:rsidP="009D7BE7">
      <w:pPr>
        <w:spacing w:after="0" w:line="240" w:lineRule="auto"/>
        <w:contextualSpacing/>
        <w:jc w:val="both"/>
        <w:rPr>
          <w:rFonts w:ascii="Calibri" w:hAnsi="Calibri" w:cs="Calibri"/>
        </w:rPr>
      </w:pPr>
    </w:p>
    <w:p w14:paraId="4CE122C0" w14:textId="25A3D1A6" w:rsidR="009D7BE7" w:rsidRPr="00273BD4" w:rsidRDefault="0080769A" w:rsidP="0080769A">
      <w:pPr>
        <w:spacing w:after="0" w:line="240" w:lineRule="auto"/>
        <w:contextualSpacing/>
        <w:jc w:val="both"/>
        <w:rPr>
          <w:rFonts w:ascii="Calibri" w:hAnsi="Calibri" w:cs="Calibri"/>
        </w:rPr>
      </w:pPr>
      <w:r w:rsidRPr="00273BD4">
        <w:rPr>
          <w:rFonts w:ascii="Calibri" w:hAnsi="Calibri" w:cs="Calibri"/>
        </w:rPr>
        <w:t xml:space="preserve">The research question of this project is presented throughout the following PICO statement: </w:t>
      </w:r>
      <w:r w:rsidR="009D7BE7" w:rsidRPr="00273BD4">
        <w:rPr>
          <w:rFonts w:ascii="Calibri" w:hAnsi="Calibri" w:cs="Calibri"/>
          <w:b/>
          <w:bCs/>
          <w:color w:val="0070C0"/>
        </w:rPr>
        <w:t>(P)</w:t>
      </w:r>
      <w:r w:rsidR="009D7BE7" w:rsidRPr="00273BD4">
        <w:rPr>
          <w:rFonts w:ascii="Calibri" w:hAnsi="Calibri" w:cs="Calibri"/>
          <w:color w:val="0070C0"/>
        </w:rPr>
        <w:t xml:space="preserve"> </w:t>
      </w:r>
      <w:r w:rsidR="009D7BE7" w:rsidRPr="00273BD4">
        <w:rPr>
          <w:rFonts w:ascii="Calibri" w:hAnsi="Calibri" w:cs="Calibri"/>
        </w:rPr>
        <w:t xml:space="preserve">Do patients with diabetes and high-risk feet managed by a DFC, </w:t>
      </w:r>
      <w:r w:rsidR="009D7BE7" w:rsidRPr="00273BD4">
        <w:rPr>
          <w:rFonts w:ascii="Calibri" w:hAnsi="Calibri" w:cs="Calibri"/>
          <w:b/>
          <w:bCs/>
          <w:color w:val="0070C0"/>
        </w:rPr>
        <w:t>(I)</w:t>
      </w:r>
      <w:r w:rsidR="009D7BE7" w:rsidRPr="00273BD4">
        <w:rPr>
          <w:rFonts w:ascii="Calibri" w:hAnsi="Calibri" w:cs="Calibri"/>
          <w:color w:val="0070C0"/>
        </w:rPr>
        <w:t xml:space="preserve"> </w:t>
      </w:r>
      <w:r w:rsidR="009D7BE7" w:rsidRPr="00273BD4">
        <w:rPr>
          <w:rFonts w:ascii="Calibri" w:hAnsi="Calibri" w:cs="Calibri"/>
        </w:rPr>
        <w:t xml:space="preserve">receiving an additional Pressure-Adherence-Education Driven Service (PARADISE), </w:t>
      </w:r>
      <w:r w:rsidR="009D7BE7" w:rsidRPr="00273BD4">
        <w:rPr>
          <w:rFonts w:ascii="Calibri" w:hAnsi="Calibri" w:cs="Calibri"/>
          <w:b/>
          <w:bCs/>
          <w:color w:val="0070C0"/>
        </w:rPr>
        <w:t>(C)</w:t>
      </w:r>
      <w:r w:rsidR="009D7BE7" w:rsidRPr="00273BD4">
        <w:rPr>
          <w:rFonts w:ascii="Calibri" w:hAnsi="Calibri" w:cs="Calibri"/>
          <w:color w:val="0070C0"/>
        </w:rPr>
        <w:t xml:space="preserve"> </w:t>
      </w:r>
      <w:r w:rsidR="009D7BE7" w:rsidRPr="00273BD4">
        <w:rPr>
          <w:rFonts w:ascii="Calibri" w:hAnsi="Calibri" w:cs="Calibri"/>
        </w:rPr>
        <w:t xml:space="preserve">compared to Usual Care, have </w:t>
      </w:r>
      <w:r w:rsidR="009D7BE7" w:rsidRPr="00273BD4">
        <w:rPr>
          <w:rFonts w:ascii="Calibri" w:hAnsi="Calibri" w:cs="Calibri"/>
          <w:b/>
          <w:bCs/>
          <w:color w:val="0070C0"/>
        </w:rPr>
        <w:t>(O)</w:t>
      </w:r>
      <w:r w:rsidR="009D7BE7" w:rsidRPr="00273BD4">
        <w:rPr>
          <w:rFonts w:ascii="Calibri" w:hAnsi="Calibri" w:cs="Calibri"/>
          <w:color w:val="0070C0"/>
        </w:rPr>
        <w:t xml:space="preserve"> </w:t>
      </w:r>
      <w:r w:rsidR="009D7BE7" w:rsidRPr="00273BD4">
        <w:rPr>
          <w:rFonts w:ascii="Calibri" w:hAnsi="Calibri" w:cs="Calibri"/>
        </w:rPr>
        <w:t>a reduction in foot ulcer recurrence</w:t>
      </w:r>
      <w:r w:rsidR="001F0260" w:rsidRPr="00273BD4">
        <w:rPr>
          <w:rFonts w:ascii="Calibri" w:hAnsi="Calibri" w:cs="Calibri"/>
        </w:rPr>
        <w:t xml:space="preserve"> and an improvement in</w:t>
      </w:r>
      <w:r w:rsidR="009D7BE7" w:rsidRPr="00273BD4">
        <w:rPr>
          <w:rFonts w:ascii="Calibri" w:hAnsi="Calibri" w:cs="Calibri"/>
        </w:rPr>
        <w:t xml:space="preserve"> </w:t>
      </w:r>
      <w:r w:rsidR="001F0260" w:rsidRPr="00273BD4">
        <w:rPr>
          <w:rFonts w:ascii="Calibri" w:hAnsi="Calibri" w:cs="Calibri"/>
        </w:rPr>
        <w:t xml:space="preserve">footwear </w:t>
      </w:r>
      <w:r w:rsidR="0076516B" w:rsidRPr="00273BD4">
        <w:rPr>
          <w:rFonts w:ascii="Calibri" w:hAnsi="Calibri" w:cs="Calibri"/>
        </w:rPr>
        <w:t>adherence?</w:t>
      </w:r>
      <w:r w:rsidR="009D7BE7" w:rsidRPr="00273BD4">
        <w:rPr>
          <w:rFonts w:ascii="Calibri" w:hAnsi="Calibri" w:cs="Calibri"/>
        </w:rPr>
        <w:t xml:space="preserve"> </w:t>
      </w:r>
    </w:p>
    <w:p w14:paraId="3F2B6DA9" w14:textId="77777777" w:rsidR="0085662E" w:rsidRPr="00273BD4" w:rsidRDefault="0085662E" w:rsidP="0085662E">
      <w:pPr>
        <w:pStyle w:val="Default"/>
        <w:jc w:val="both"/>
        <w:rPr>
          <w:rFonts w:ascii="Calibri" w:hAnsi="Calibri" w:cs="Calibri"/>
          <w:sz w:val="22"/>
          <w:szCs w:val="22"/>
          <w:lang w:val="en-GB"/>
        </w:rPr>
      </w:pPr>
    </w:p>
    <w:p w14:paraId="3B74924D" w14:textId="751F99DA" w:rsidR="0085662E" w:rsidRPr="00273BD4" w:rsidRDefault="0085662E" w:rsidP="0085662E">
      <w:pPr>
        <w:pStyle w:val="Default"/>
        <w:jc w:val="both"/>
        <w:rPr>
          <w:rFonts w:ascii="Calibri" w:hAnsi="Calibri" w:cs="Calibri"/>
          <w:sz w:val="22"/>
          <w:szCs w:val="22"/>
          <w:lang w:val="en-GB"/>
        </w:rPr>
      </w:pPr>
      <w:r w:rsidRPr="00273BD4">
        <w:rPr>
          <w:rFonts w:ascii="Calibri" w:hAnsi="Calibri" w:cs="Calibri"/>
          <w:b/>
          <w:bCs/>
          <w:sz w:val="22"/>
          <w:szCs w:val="22"/>
          <w:lang w:val="en-GB"/>
        </w:rPr>
        <w:t>Primary objectives</w:t>
      </w:r>
      <w:r w:rsidRPr="00273BD4">
        <w:rPr>
          <w:rFonts w:ascii="Calibri" w:hAnsi="Calibri" w:cs="Calibri"/>
          <w:sz w:val="22"/>
          <w:szCs w:val="22"/>
          <w:lang w:val="en-GB"/>
        </w:rPr>
        <w:t xml:space="preserve"> are to assess the effectiveness of the Pressure-Adherence-Education Driven Service (PARADISE) in </w:t>
      </w:r>
      <w:r w:rsidRPr="00273BD4">
        <w:rPr>
          <w:rFonts w:ascii="Calibri" w:hAnsi="Calibri" w:cs="Calibri"/>
          <w:b/>
          <w:bCs/>
          <w:sz w:val="22"/>
          <w:szCs w:val="22"/>
          <w:lang w:val="en-GB"/>
        </w:rPr>
        <w:t>reducing the incidence of foot ulceration</w:t>
      </w:r>
      <w:r w:rsidRPr="00273BD4">
        <w:rPr>
          <w:rFonts w:ascii="Calibri" w:hAnsi="Calibri" w:cs="Calibri"/>
          <w:sz w:val="22"/>
          <w:szCs w:val="22"/>
          <w:lang w:val="en-GB"/>
        </w:rPr>
        <w:t xml:space="preserve"> in patients with diabetes at high risk of foot complications compared with usual care, and to evaluate patient </w:t>
      </w:r>
      <w:r w:rsidRPr="00273BD4">
        <w:rPr>
          <w:rFonts w:ascii="Calibri" w:hAnsi="Calibri" w:cs="Calibri"/>
          <w:b/>
          <w:bCs/>
          <w:sz w:val="22"/>
          <w:szCs w:val="22"/>
          <w:lang w:val="en-GB"/>
        </w:rPr>
        <w:t>adherence to prescribed protective footwear</w:t>
      </w:r>
      <w:r w:rsidRPr="00273BD4">
        <w:rPr>
          <w:rFonts w:ascii="Calibri" w:hAnsi="Calibri" w:cs="Calibri"/>
          <w:sz w:val="22"/>
          <w:szCs w:val="22"/>
          <w:lang w:val="en-GB"/>
        </w:rPr>
        <w:t xml:space="preserve"> within the PARADISE intervention.</w:t>
      </w:r>
    </w:p>
    <w:p w14:paraId="471D4CBC" w14:textId="61BA6DCA" w:rsidR="0080769A" w:rsidRPr="00273BD4" w:rsidRDefault="0080769A" w:rsidP="0085662E">
      <w:pPr>
        <w:spacing w:before="120"/>
        <w:rPr>
          <w:rFonts w:ascii="Calibri" w:hAnsi="Calibri" w:cs="Calibri"/>
        </w:rPr>
      </w:pPr>
      <w:r w:rsidRPr="00273BD4">
        <w:rPr>
          <w:rFonts w:ascii="Calibri" w:hAnsi="Calibri" w:cs="Calibri"/>
        </w:rPr>
        <w:t xml:space="preserve">The </w:t>
      </w:r>
      <w:r w:rsidRPr="00273BD4">
        <w:rPr>
          <w:rFonts w:ascii="Calibri" w:hAnsi="Calibri" w:cs="Calibri"/>
          <w:b/>
          <w:bCs/>
        </w:rPr>
        <w:t>secondary objectives</w:t>
      </w:r>
      <w:r w:rsidRPr="00273BD4">
        <w:rPr>
          <w:rFonts w:ascii="Calibri" w:hAnsi="Calibri" w:cs="Calibri"/>
        </w:rPr>
        <w:t xml:space="preserve"> of the study are: </w:t>
      </w:r>
    </w:p>
    <w:p w14:paraId="33C4D907" w14:textId="77777777" w:rsidR="0080769A" w:rsidRPr="00273BD4" w:rsidRDefault="0080769A" w:rsidP="0080769A">
      <w:pPr>
        <w:pStyle w:val="Default"/>
        <w:jc w:val="both"/>
        <w:rPr>
          <w:rFonts w:ascii="Calibri" w:hAnsi="Calibri" w:cs="Calibri"/>
          <w:sz w:val="22"/>
          <w:szCs w:val="22"/>
          <w:lang w:val="en-GB"/>
        </w:rPr>
      </w:pPr>
      <w:r w:rsidRPr="00273BD4">
        <w:rPr>
          <w:rFonts w:ascii="Calibri" w:hAnsi="Calibri" w:cs="Calibri"/>
          <w:sz w:val="22"/>
          <w:szCs w:val="22"/>
          <w:lang w:val="en-GB"/>
        </w:rPr>
        <w:t xml:space="preserve">-To assess the cost-effectiveness of the PARADISE intervention compared to usual care. </w:t>
      </w:r>
    </w:p>
    <w:p w14:paraId="1BBB4188" w14:textId="5F23EA3F" w:rsidR="0080769A" w:rsidRPr="00273BD4" w:rsidRDefault="295349DB" w:rsidP="01D944E3">
      <w:pPr>
        <w:pStyle w:val="Default"/>
        <w:jc w:val="both"/>
        <w:rPr>
          <w:rFonts w:ascii="Calibri" w:hAnsi="Calibri" w:cs="Calibri"/>
          <w:sz w:val="22"/>
          <w:szCs w:val="22"/>
          <w:lang w:val="en-GB"/>
        </w:rPr>
      </w:pPr>
      <w:r w:rsidRPr="00273BD4">
        <w:rPr>
          <w:rFonts w:ascii="Calibri" w:hAnsi="Calibri" w:cs="Calibri"/>
          <w:sz w:val="22"/>
          <w:szCs w:val="22"/>
          <w:lang w:val="en-GB"/>
        </w:rPr>
        <w:t xml:space="preserve">-To conduct a comprehensive process evaluation to inform future implementation, including identifying factors influencing intervention success or failure, detecting unanticipated consequences, and determining how the PARADISE service can be </w:t>
      </w:r>
      <w:r w:rsidR="00772A15" w:rsidRPr="00273BD4">
        <w:rPr>
          <w:rFonts w:ascii="Calibri" w:hAnsi="Calibri" w:cs="Calibri"/>
          <w:sz w:val="22"/>
          <w:szCs w:val="22"/>
          <w:lang w:val="en-GB"/>
        </w:rPr>
        <w:t>optimized</w:t>
      </w:r>
      <w:r w:rsidRPr="00273BD4">
        <w:rPr>
          <w:rFonts w:ascii="Calibri" w:hAnsi="Calibri" w:cs="Calibri"/>
          <w:sz w:val="22"/>
          <w:szCs w:val="22"/>
          <w:lang w:val="en-GB"/>
        </w:rPr>
        <w:t xml:space="preserve"> for integration into routine clinical practice.</w:t>
      </w:r>
    </w:p>
    <w:p w14:paraId="5FA29722" w14:textId="669D916C" w:rsidR="0080769A" w:rsidRPr="00273BD4" w:rsidRDefault="0080769A">
      <w:pPr>
        <w:rPr>
          <w:rFonts w:ascii="Calibri" w:hAnsi="Calibri" w:cs="Calibri"/>
        </w:rPr>
      </w:pPr>
      <w:r w:rsidRPr="00273BD4">
        <w:rPr>
          <w:rFonts w:ascii="Calibri" w:hAnsi="Calibri" w:cs="Calibri"/>
        </w:rPr>
        <w:t>The PARADISE project will investigate</w:t>
      </w:r>
      <w:r w:rsidR="001F0260" w:rsidRPr="00273BD4">
        <w:rPr>
          <w:rFonts w:ascii="Calibri" w:hAnsi="Calibri" w:cs="Calibri"/>
        </w:rPr>
        <w:t xml:space="preserve"> multiple </w:t>
      </w:r>
      <w:r w:rsidR="001F0260" w:rsidRPr="00273BD4">
        <w:rPr>
          <w:rFonts w:ascii="Calibri" w:hAnsi="Calibri" w:cs="Calibri"/>
          <w:b/>
          <w:bCs/>
        </w:rPr>
        <w:t>clinical hypotheses</w:t>
      </w:r>
      <w:r w:rsidR="001F0260" w:rsidRPr="00273BD4">
        <w:rPr>
          <w:rFonts w:ascii="Calibri" w:hAnsi="Calibri" w:cs="Calibri"/>
        </w:rPr>
        <w:t>, among which the following are of primary interest:</w:t>
      </w:r>
    </w:p>
    <w:p w14:paraId="4CDA708C" w14:textId="77777777" w:rsidR="00391AE2" w:rsidRPr="00273BD4" w:rsidRDefault="00391AE2" w:rsidP="00391AE2">
      <w:pPr>
        <w:pStyle w:val="Lijstalinea"/>
        <w:numPr>
          <w:ilvl w:val="0"/>
          <w:numId w:val="165"/>
        </w:numPr>
        <w:rPr>
          <w:rFonts w:ascii="Calibri" w:hAnsi="Calibri" w:cs="Calibri"/>
        </w:rPr>
      </w:pPr>
      <w:r w:rsidRPr="00273BD4">
        <w:rPr>
          <w:rFonts w:ascii="Calibri" w:hAnsi="Calibri" w:cs="Calibri"/>
        </w:rPr>
        <w:lastRenderedPageBreak/>
        <w:t>Patients receiving the PARADISE intervention will have a lower incidence of diabetes-related foot ulceration over 18 months compared with patients receiving usual care.</w:t>
      </w:r>
    </w:p>
    <w:p w14:paraId="311F9DCF" w14:textId="03B188D1" w:rsidR="00391AE2" w:rsidRPr="00273BD4" w:rsidRDefault="41CD95B9" w:rsidP="01D944E3">
      <w:pPr>
        <w:pStyle w:val="Lijstalinea"/>
        <w:numPr>
          <w:ilvl w:val="0"/>
          <w:numId w:val="165"/>
        </w:numPr>
        <w:rPr>
          <w:rFonts w:ascii="Calibri" w:hAnsi="Calibri" w:cs="Calibri"/>
        </w:rPr>
      </w:pPr>
      <w:r w:rsidRPr="00273BD4">
        <w:rPr>
          <w:rFonts w:ascii="Calibri" w:hAnsi="Calibri" w:cs="Calibri"/>
        </w:rPr>
        <w:t>Patients receiving the PARADISE intervention will demonstrate higher adherence to prescribed protective footwear over the 18-month follow-up period compared with patients receiving usual care.</w:t>
      </w:r>
    </w:p>
    <w:p w14:paraId="0F6AB268" w14:textId="72DBEFA9" w:rsidR="0085662E" w:rsidRPr="00273BD4" w:rsidRDefault="0085662E" w:rsidP="008D5F13">
      <w:pPr>
        <w:pStyle w:val="Kop2"/>
        <w:rPr>
          <w:rFonts w:cs="Calibri"/>
        </w:rPr>
      </w:pPr>
      <w:bookmarkStart w:id="4" w:name="_Toc229929307"/>
      <w:r w:rsidRPr="00273BD4">
        <w:rPr>
          <w:rFonts w:cs="Calibri"/>
        </w:rPr>
        <w:t>3.2.  Study endpoints</w:t>
      </w:r>
      <w:bookmarkEnd w:id="4"/>
    </w:p>
    <w:p w14:paraId="2B8E22AD" w14:textId="77777777" w:rsidR="00DA4FC8" w:rsidRDefault="00DA4FC8" w:rsidP="00DA4FC8">
      <w:pPr>
        <w:rPr>
          <w:rFonts w:cs="Calibri"/>
        </w:rPr>
      </w:pPr>
      <w:bookmarkStart w:id="5" w:name="_Toc229929308"/>
      <w:r w:rsidRPr="00DA4FC8">
        <w:rPr>
          <w:rFonts w:cs="Calibri"/>
        </w:rPr>
        <w:t>Whenever feasible, ulcer recurrence will be assessed by physicians who are not involved in delivering the intervention and who are unaware of treatment allocation. Complete assessor blinding cannot be guaranteed because of the nature of the intervention and the possibility of inadvertent unblinding during routine clinical care. Participants, footwear technicians, podiatrists, and nurses cannot be blinded due to the nature of the intervention.</w:t>
      </w:r>
    </w:p>
    <w:p w14:paraId="56E9EB0F" w14:textId="06D515C0" w:rsidR="0085662E" w:rsidRPr="00273BD4" w:rsidRDefault="008D5F13" w:rsidP="00DA4FC8">
      <w:pPr>
        <w:pStyle w:val="Kop3"/>
        <w:ind w:left="0" w:firstLine="720"/>
      </w:pPr>
      <w:r w:rsidRPr="00273BD4">
        <w:t xml:space="preserve">3.2.1. </w:t>
      </w:r>
      <w:r w:rsidR="0085662E" w:rsidRPr="00273BD4">
        <w:t>Risk of contamination - blinding</w:t>
      </w:r>
      <w:bookmarkEnd w:id="5"/>
    </w:p>
    <w:p w14:paraId="166A2FF3" w14:textId="77777777" w:rsidR="001230E9" w:rsidRPr="00273BD4" w:rsidRDefault="001230E9" w:rsidP="001230E9">
      <w:pPr>
        <w:tabs>
          <w:tab w:val="left" w:pos="1608"/>
        </w:tabs>
        <w:jc w:val="both"/>
        <w:rPr>
          <w:rFonts w:ascii="Calibri" w:hAnsi="Calibri" w:cs="Calibri"/>
        </w:rPr>
      </w:pPr>
      <w:r w:rsidRPr="00273BD4">
        <w:rPr>
          <w:rFonts w:ascii="Calibri" w:hAnsi="Calibri" w:cs="Calibri"/>
        </w:rPr>
        <w:t>In an ideal setting, contamination between study arms would be fully prevented by allocating dedicated healthcare professionals to each arm prior to study initiation. In such a scenario, podiatrists and nurses trained in the Optimal Care intervention (including plantar pressure measurements and the Structured Education and Behavioural Intervention) would exclusively manage participants in that arm and would not interact with professionals delivering Usual Care. This strict separation would ensure that no elements of the multimodal intervention are inadvertently transferred to the control group.</w:t>
      </w:r>
    </w:p>
    <w:p w14:paraId="5F20D9A4" w14:textId="77777777" w:rsidR="001230E9" w:rsidRPr="00273BD4" w:rsidRDefault="001230E9" w:rsidP="001230E9">
      <w:pPr>
        <w:tabs>
          <w:tab w:val="left" w:pos="1608"/>
        </w:tabs>
        <w:jc w:val="both"/>
        <w:rPr>
          <w:rFonts w:ascii="Calibri" w:hAnsi="Calibri" w:cs="Calibri"/>
        </w:rPr>
      </w:pPr>
      <w:r w:rsidRPr="00273BD4">
        <w:rPr>
          <w:rFonts w:ascii="Calibri" w:hAnsi="Calibri" w:cs="Calibri"/>
        </w:rPr>
        <w:t xml:space="preserve">However, within a real-world clinical context, such separation is not feasible. Achieving this level of isolation would require recruiting healthcare professionals who would exclusively treat a limited number of patients (e.g., for the 12 participants in the Optimal Care group per site) without interaction with the broader multidisciplinary team, which is neither practical nor sustainable. An alternative design, such as a cluster randomized controlled trial (e.g., randomization at the level of clinics), was considered. However, this approach was deemed unfeasible based on a priori power calculations. </w:t>
      </w:r>
    </w:p>
    <w:p w14:paraId="49E12126" w14:textId="0316C91A" w:rsidR="001230E9" w:rsidRPr="00273BD4" w:rsidRDefault="001230E9" w:rsidP="00DC522B">
      <w:pPr>
        <w:tabs>
          <w:tab w:val="left" w:pos="1608"/>
        </w:tabs>
        <w:jc w:val="both"/>
        <w:rPr>
          <w:rFonts w:ascii="Calibri" w:hAnsi="Calibri" w:cs="Calibri"/>
        </w:rPr>
      </w:pPr>
      <w:r w:rsidRPr="6898190B">
        <w:rPr>
          <w:rFonts w:ascii="Calibri" w:hAnsi="Calibri" w:cs="Calibri"/>
        </w:rPr>
        <w:t xml:space="preserve">These considerations were extensively discussed within the consortium, leading to the adoption of a pragmatic approach. A pre-defined number of healthcare professionals (podiatrists and nurses) will be specifically trained in the multimodal intervention. While some degree of interaction between professionals cannot be entirely avoided, the risk of contamination will be minimized and controlled through the implementation of two key measures: (1) the introduction of blinding procedures within the graphical user interfaces of the applied technologies (including plantar pressure measurement systems, compliance sensors, and physical activity monitoring), and (2) the use of separate Case Report Forms (CRFs) for each study arm to structurally differentiate data collection and clinical decision-making processes. With respect to the latter, a study-specific booklet (manual for the </w:t>
      </w:r>
      <w:r w:rsidR="00763FF8" w:rsidRPr="00763FF8">
        <w:rPr>
          <w:rFonts w:ascii="Calibri" w:hAnsi="Calibri" w:cs="Calibri"/>
        </w:rPr>
        <w:t xml:space="preserve">Structured Education and Behavioural Intervention Approach </w:t>
      </w:r>
      <w:r w:rsidR="00763FF8">
        <w:rPr>
          <w:rFonts w:ascii="Calibri" w:hAnsi="Calibri" w:cs="Calibri"/>
        </w:rPr>
        <w:t>(</w:t>
      </w:r>
      <w:r w:rsidRPr="6898190B">
        <w:rPr>
          <w:rFonts w:ascii="Calibri" w:hAnsi="Calibri" w:cs="Calibri"/>
        </w:rPr>
        <w:t>SEBIA</w:t>
      </w:r>
      <w:r w:rsidR="00763FF8">
        <w:rPr>
          <w:rFonts w:ascii="Calibri" w:hAnsi="Calibri" w:cs="Calibri"/>
        </w:rPr>
        <w:t>)</w:t>
      </w:r>
      <w:r w:rsidRPr="6898190B">
        <w:rPr>
          <w:rFonts w:ascii="Calibri" w:hAnsi="Calibri" w:cs="Calibri"/>
        </w:rPr>
        <w:t xml:space="preserve">) will be provided within the Usual Care arm. This measure is intended to standardize educational content while reducing reliance on recall of the structured intervention, thereby further limiting the risk of contamination. </w:t>
      </w:r>
    </w:p>
    <w:p w14:paraId="291492CB" w14:textId="230CABDA" w:rsidR="0085662E" w:rsidRPr="00273BD4" w:rsidRDefault="008D5F13" w:rsidP="00ED0CDC">
      <w:pPr>
        <w:pStyle w:val="Kop3"/>
      </w:pPr>
      <w:bookmarkStart w:id="6" w:name="_Toc229929309"/>
      <w:r w:rsidRPr="00273BD4">
        <w:t>3.2.2. Primary endpoint</w:t>
      </w:r>
      <w:r w:rsidR="0085662E" w:rsidRPr="00273BD4"/>
      <w:r w:rsidRPr="00273BD4"/>
      <w:bookmarkEnd w:id="6"/>
    </w:p>
    <w:p w14:paraId="1550343D" w14:textId="33EE4857" w:rsidR="0085662E" w:rsidRPr="00273BD4" w:rsidRDefault="00324CCC" w:rsidP="00273BD4">
      <w:pPr>
        <w:spacing w:before="240" w:after="120" w:line="240" w:lineRule="auto"/>
        <w:jc w:val="both"/>
        <w:rPr>
          <w:rFonts w:ascii="Calibri" w:hAnsi="Calibri" w:cs="Calibri"/>
          <w:b/>
        </w:rPr>
      </w:pPr>
      <w:r w:rsidRPr="00273BD4">
        <w:rPr>
          <w:rFonts w:ascii="Calibri" w:hAnsi="Calibri" w:cs="Calibri"/>
          <w:b/>
        </w:rPr>
        <w:t xml:space="preserve">3.2.2.1. </w:t>
      </w:r>
      <w:r w:rsidR="0085662E" w:rsidRPr="00273BD4">
        <w:rPr>
          <w:rFonts w:ascii="Calibri" w:hAnsi="Calibri" w:cs="Calibri"/>
          <w:b/>
        </w:rPr>
        <w:t>Foot ulcer recurrence during 18-month follow-up</w:t>
      </w:r>
    </w:p>
    <w:p w14:paraId="12C9C95B" w14:textId="68218228" w:rsidR="006C1493" w:rsidRPr="00273BD4" w:rsidRDefault="00E67EE7" w:rsidP="6898190B">
      <w:pPr>
        <w:spacing w:after="0" w:line="240" w:lineRule="auto"/>
        <w:contextualSpacing/>
        <w:jc w:val="both"/>
        <w:rPr>
          <w:rFonts w:ascii="Calibri" w:hAnsi="Calibri" w:cs="Calibri"/>
        </w:rPr>
      </w:pPr>
      <w:r w:rsidRPr="6898190B">
        <w:rPr>
          <w:rFonts w:ascii="Calibri" w:hAnsi="Calibri" w:cs="Calibri"/>
        </w:rPr>
        <w:t xml:space="preserve">The plantar and dorsal aspects of both feet will be systematically screened for the presence of ulcers.  </w:t>
      </w:r>
      <w:r w:rsidR="127CB121" w:rsidRPr="6898190B">
        <w:rPr>
          <w:rFonts w:ascii="Calibri" w:hAnsi="Calibri" w:cs="Calibri"/>
        </w:rPr>
        <w:t>O</w:t>
      </w:r>
      <w:r w:rsidRPr="6898190B">
        <w:rPr>
          <w:rFonts w:ascii="Calibri" w:hAnsi="Calibri" w:cs="Calibri"/>
          <w:b/>
          <w:bCs/>
        </w:rPr>
        <w:t>utcome assessment will consider both feet</w:t>
      </w:r>
      <w:r w:rsidRPr="6898190B">
        <w:rPr>
          <w:rFonts w:ascii="Calibri" w:hAnsi="Calibri" w:cs="Calibri"/>
        </w:rPr>
        <w:t xml:space="preserve">. </w:t>
      </w:r>
      <w:r w:rsidRPr="6898190B">
        <w:rPr>
          <w:rFonts w:ascii="Calibri" w:hAnsi="Calibri" w:cs="Calibri"/>
          <w:b/>
          <w:bCs/>
        </w:rPr>
        <w:t>Foot ulcer recurrence</w:t>
      </w:r>
      <w:r w:rsidRPr="6898190B">
        <w:rPr>
          <w:rFonts w:ascii="Calibri" w:hAnsi="Calibri" w:cs="Calibri"/>
        </w:rPr>
        <w:t xml:space="preserve"> is defined as the development of a new ulcer at the same or a different site following complete epithelialization of a previous ulcer. The IWGDF definition of a foot ulcer will be applied, i.e., ‘a break of the skin of the foot that involves at </w:t>
      </w:r>
      <w:r w:rsidRPr="6898190B">
        <w:rPr>
          <w:rFonts w:ascii="Calibri" w:hAnsi="Calibri" w:cs="Calibri"/>
        </w:rPr>
        <w:lastRenderedPageBreak/>
        <w:t xml:space="preserve">least the epidermis and part of the dermis </w:t>
      </w:r>
      <w:sdt>
        <w:sdtPr>
          <w:rPr>
            <w:rFonts w:ascii="Calibri" w:hAnsi="Calibri" w:cs="Calibri"/>
            <w:color w:val="000000" w:themeColor="text1"/>
            <w:vertAlign w:val="superscript"/>
          </w:rPr>
          <w:tag w:val="MENDELEY_CITATION_v3_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"/>
          <w:id w:val="1536851733"/>
          <w:placeholder>
            <w:docPart w:val="EEB8D318218F43249F7DE3ABD0C8AA73"/>
          </w:placeholder>
        </w:sdtPr>
        <w:sdtContent>
          <w:r w:rsidRPr="6898190B">
            <w:rPr>
              <w:rFonts w:ascii="Calibri" w:hAnsi="Calibri" w:cs="Calibri"/>
              <w:color w:val="000000" w:themeColor="text1"/>
              <w:vertAlign w:val="superscript"/>
            </w:rPr>
            <w:t>29</w:t>
          </w:r>
        </w:sdtContent>
      </w:sdt>
      <w:r w:rsidRPr="6898190B">
        <w:rPr>
          <w:rFonts w:ascii="Calibri" w:hAnsi="Calibri" w:cs="Calibri"/>
        </w:rPr>
        <w:t xml:space="preserve">.’ Foot ulcer occurrence during follow-up—predominantly reflecting recurrence in this high-risk population—will be monitored throughout the entire study period and expressed, at the group level, as the proportion of participants developing </w:t>
      </w:r>
      <w:r w:rsidR="00E63FBE" w:rsidRPr="6898190B">
        <w:rPr>
          <w:rFonts w:ascii="Calibri" w:hAnsi="Calibri" w:cs="Calibri"/>
        </w:rPr>
        <w:t>one or more-foot</w:t>
      </w:r>
      <w:r w:rsidRPr="6898190B">
        <w:rPr>
          <w:rFonts w:ascii="Calibri" w:hAnsi="Calibri" w:cs="Calibri"/>
        </w:rPr>
        <w:t xml:space="preserve"> ulcers, irrespective of the affected foot.</w:t>
      </w:r>
    </w:p>
    <w:p w14:paraId="03EA21DD" w14:textId="1F64AA19" w:rsidR="006C1493" w:rsidRPr="00273BD4" w:rsidRDefault="00273BD4" w:rsidP="00273BD4">
      <w:pPr>
        <w:spacing w:line="240" w:lineRule="auto"/>
        <w:jc w:val="both"/>
        <w:rPr>
          <w:rFonts w:ascii="Calibri" w:hAnsi="Calibri" w:cs="Calibri"/>
        </w:rPr>
      </w:pPr>
      <w:r w:rsidRPr="00273BD4">
        <w:rPr>
          <w:rFonts w:ascii="Calibri" w:hAnsi="Calibri" w:cs="Calibri"/>
          <w:b/>
          <w:bCs/>
        </w:rPr>
        <w:t>IMPORTANT NOTE</w:t>
      </w:r>
      <w:r w:rsidRPr="00273BD4">
        <w:rPr>
          <w:rFonts w:ascii="Calibri" w:hAnsi="Calibri" w:cs="Calibri"/>
        </w:rPr>
        <w:t xml:space="preserve">: </w:t>
      </w:r>
      <w:r w:rsidR="006C1493" w:rsidRPr="00273BD4">
        <w:rPr>
          <w:rFonts w:ascii="Calibri" w:hAnsi="Calibri" w:cs="Calibri"/>
        </w:rPr>
        <w:t>Friction- and pressure-related lesions on the lateral aspects and dorsum of the foot occurring within three weeks after initiation of therapeutic footwear and custom-made insoles</w:t>
      </w:r>
      <w:r w:rsidR="00DC522B" w:rsidRPr="00273BD4">
        <w:rPr>
          <w:rFonts w:ascii="Calibri" w:hAnsi="Calibri" w:cs="Calibri"/>
        </w:rPr>
        <w:t xml:space="preserve"> will not be considered as a foot ulcer recurrence. </w:t>
      </w:r>
    </w:p>
    <w:p w14:paraId="0AD4FF4F" w14:textId="0709425C" w:rsidR="00A628AB" w:rsidRDefault="0085662E" w:rsidP="007275A5">
      <w:pPr>
        <w:spacing w:after="0" w:line="240" w:lineRule="auto"/>
        <w:contextualSpacing/>
        <w:jc w:val="both"/>
      </w:pPr>
      <w:r w:rsidRPr="6898190B">
        <w:rPr>
          <w:rFonts w:ascii="Calibri" w:hAnsi="Calibri" w:cs="Calibri"/>
          <w:b/>
          <w:bCs/>
        </w:rPr>
        <w:t>Sample size calculation including expected drop-out</w:t>
      </w:r>
      <w:r w:rsidRPr="6898190B">
        <w:rPr>
          <w:rFonts w:ascii="Calibri" w:hAnsi="Calibri" w:cs="Calibri"/>
        </w:rPr>
        <w:t>:</w:t>
      </w:r>
      <w:r w:rsidR="00B353D0" w:rsidRPr="00B353D0">
        <w:t xml:space="preserve"> </w:t>
      </w:r>
      <w:r w:rsidR="00B353D0" w:rsidRPr="00B353D0">
        <w:rPr>
          <w:rFonts w:ascii="Calibri" w:hAnsi="Calibri" w:cs="Calibri"/>
        </w:rPr>
        <w:t>Based on RCTs that have recurrent foot ulcers in people with diabetes as an outcome, including the multicentre randomized controlled trial by Bus et al. (2013)</w:t>
      </w:r>
      <w:r w:rsidR="00B353D0" w:rsidRPr="00B353D0">
        <w:rPr>
          <w:rFonts w:ascii="Calibri" w:hAnsi="Calibri" w:cs="Calibri"/>
          <w:color w:val="000000" w:themeColor="text1"/>
          <w:vertAlign w:val="superscript"/>
        </w:rPr>
        <w:t xml:space="preserve"> </w:t>
      </w:r>
      <w:sdt>
        <w:sdtPr>
          <w:rPr>
            <w:rFonts w:ascii="Calibri" w:hAnsi="Calibri" w:cs="Calibri"/>
            <w:color w:val="000000" w:themeColor="text1"/>
            <w:vertAlign w:val="superscript"/>
          </w:rPr>
          <w:tag w:val="MENDELEY_CITATION_v3_eyJjaXRhdGlvbklEIjoiTUVOREVMRVlfQ0lUQVRJT05fMzllNWJhZmUtY2NlOC00MTRiLTlkNzItZTI2MDU1NWU3MThl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
          <w:id w:val="-1645187166"/>
          <w:placeholder>
            <w:docPart w:val="6B89E7F3E55A4FF69990E0827E29A061"/>
          </w:placeholder>
        </w:sdtPr>
        <w:sdtContent>
          <w:r w:rsidR="00B353D0" w:rsidRPr="6898190B">
            <w:rPr>
              <w:rFonts w:ascii="Calibri" w:hAnsi="Calibri" w:cs="Calibri"/>
              <w:color w:val="000000" w:themeColor="text1"/>
              <w:vertAlign w:val="superscript"/>
            </w:rPr>
            <w:t>18</w:t>
          </w:r>
        </w:sdtContent>
      </w:sdt>
      <w:r w:rsidR="00B353D0" w:rsidRPr="00B353D0">
        <w:rPr>
          <w:rFonts w:ascii="Calibri" w:hAnsi="Calibri" w:cs="Calibri"/>
        </w:rPr>
        <w:t>, and considering evidence on therapeutic footwear adherence from Keukenkamp et al. (2022)</w:t>
      </w:r>
      <w:r w:rsidR="00B353D0" w:rsidRPr="00B353D0">
        <w:rPr>
          <w:rFonts w:ascii="Calibri" w:hAnsi="Calibri" w:cs="Calibri"/>
          <w:color w:val="000000" w:themeColor="text1"/>
          <w:vertAlign w:val="superscript"/>
        </w:rPr>
        <w:t xml:space="preserve"> </w:t>
      </w:r>
      <w:sdt>
        <w:sdtPr>
          <w:rPr>
            <w:rFonts w:ascii="Calibri" w:hAnsi="Calibri" w:cs="Calibri"/>
            <w:color w:val="000000" w:themeColor="text1"/>
            <w:vertAlign w:val="superscript"/>
          </w:rPr>
          <w:tag w:val="MENDELEY_CITATION_v3_eyJjaXRhdGlvbklEIjoiTUVOREVMRVlfQ0lUQVRJT05fMzllNWJhZmUtY2NlOC00MTRiLTlkNzItZTI2MDU1NWU3MThl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
          <w:id w:val="1594198440"/>
          <w:placeholder>
            <w:docPart w:val="245172AB6ABF403FA59BBA75C13C8CF5"/>
          </w:placeholder>
        </w:sdtPr>
        <w:sdtContent>
          <w:r w:rsidR="007275A5">
            <w:rPr>
              <w:rFonts w:ascii="Calibri" w:hAnsi="Calibri" w:cs="Calibri"/>
              <w:color w:val="000000" w:themeColor="text1"/>
              <w:vertAlign w:val="superscript"/>
            </w:rPr>
            <w:t>18</w:t>
          </w:r>
        </w:sdtContent>
      </w:sdt>
      <w:r w:rsidR="00B353D0" w:rsidRPr="00B353D0">
        <w:rPr>
          <w:rFonts w:ascii="Calibri" w:hAnsi="Calibri" w:cs="Calibri"/>
        </w:rPr>
        <w:t xml:space="preserve">, the following sample size calculation has been performed. Exponential times to recurrence are assumed. For the current trial, an 18-month recurrence rate of 50% in the Usual Care group and 25% in the intervention group was assumed, representing a clinically relevant treatment effect. We anticipate a 15% dropout in both groups. To be able to demonstrate a significant outcome difference between both groups, 62 subjects per group (124 subjects in total) are required using a two-sided log-rank test with alpha equal to 0.05. However, since the primary analysis will be based on a stratified test, taking centre into account, a total of </w:t>
      </w:r>
      <w:r w:rsidR="00B353D0" w:rsidRPr="007275A5">
        <w:rPr>
          <w:rFonts w:ascii="Calibri" w:hAnsi="Calibri" w:cs="Calibri"/>
        </w:rPr>
        <w:t>130 patients</w:t>
      </w:r>
      <w:r w:rsidR="00B353D0" w:rsidRPr="00B353D0">
        <w:rPr>
          <w:rFonts w:ascii="Calibri" w:hAnsi="Calibri" w:cs="Calibri"/>
        </w:rPr>
        <w:t xml:space="preserve"> will be recruited. Based on this estimation, it was decided that each DFC should include 24 participants (with 6 participating DFCs this results in a total of </w:t>
      </w:r>
      <w:r w:rsidR="00B353D0" w:rsidRPr="007275A5">
        <w:rPr>
          <w:rFonts w:ascii="Calibri" w:hAnsi="Calibri" w:cs="Calibri"/>
          <w:b/>
          <w:bCs/>
        </w:rPr>
        <w:t>144 participants</w:t>
      </w:r>
      <w:r w:rsidR="00B353D0" w:rsidRPr="00B353D0">
        <w:rPr>
          <w:rFonts w:ascii="Calibri" w:hAnsi="Calibri" w:cs="Calibri"/>
        </w:rPr>
        <w:t>).</w:t>
      </w:r>
      <w:r w:rsidR="00B353D0">
        <w:rPr>
          <w:rFonts w:ascii="Calibri" w:hAnsi="Calibri" w:cs="Calibri"/>
        </w:rPr>
        <w:t xml:space="preserve"> </w:t>
      </w:r>
      <w:r w:rsidRPr="6898190B">
        <w:rPr>
          <w:rFonts w:ascii="Calibri" w:hAnsi="Calibri" w:cs="Calibri"/>
        </w:rPr>
        <w:t xml:space="preserve"> </w:t>
      </w:r>
    </w:p>
    <w:p w14:paraId="63881AC9" w14:textId="746BAE07" w:rsidR="008D5F13" w:rsidRPr="00273BD4" w:rsidRDefault="008D5F13" w:rsidP="00ED0CDC">
      <w:pPr>
        <w:pStyle w:val="Kop3"/>
      </w:pPr>
      <w:bookmarkStart w:id="7" w:name="_Toc229929310"/>
      <w:r w:rsidRPr="00273BD4">
        <w:t>3.2.3. Secondary</w:t>
      </w:r>
      <w:r w:rsidR="00EA337F" w:rsidRPr="00273BD4">
        <w:t xml:space="preserve"> endpoints</w:t>
      </w:r>
      <w:bookmarkEnd w:id="7"/>
    </w:p>
    <w:p w14:paraId="6BBF9F85" w14:textId="12F4AE4F" w:rsidR="0085662E" w:rsidRPr="00273BD4" w:rsidRDefault="00324CCC" w:rsidP="00273BD4">
      <w:pPr>
        <w:spacing w:before="120" w:after="120" w:line="240" w:lineRule="auto"/>
        <w:jc w:val="both"/>
        <w:rPr>
          <w:rFonts w:ascii="Calibri" w:eastAsiaTheme="minorEastAsia" w:hAnsi="Calibri" w:cs="Calibri"/>
          <w:b/>
          <w:bCs/>
          <w:iCs/>
        </w:rPr>
      </w:pPr>
      <w:r w:rsidRPr="00273BD4">
        <w:rPr>
          <w:rFonts w:ascii="Calibri" w:eastAsiaTheme="minorEastAsia" w:hAnsi="Calibri" w:cs="Calibri"/>
          <w:b/>
          <w:bCs/>
          <w:iCs/>
        </w:rPr>
        <w:t>3.2.3.1. Footwear adherence — secondary endpoint and pre-specified mediator</w:t>
      </w:r>
      <w:r w:rsidR="0085662E" w:rsidRPr="00273BD4">
        <w:rPr>
          <w:rFonts w:ascii="Calibri" w:eastAsiaTheme="minorEastAsia" w:hAnsi="Calibri" w:cs="Calibri"/>
          <w:b/>
          <w:bCs/>
          <w:iCs/>
        </w:rPr>
      </w:r>
    </w:p>
    <w:p w14:paraId="3157908D" w14:textId="77777777" w:rsidR="0085662E" w:rsidRPr="00273BD4" w:rsidRDefault="0085662E" w:rsidP="0085662E">
      <w:pPr>
        <w:spacing w:after="0" w:line="240" w:lineRule="auto"/>
        <w:contextualSpacing/>
        <w:jc w:val="both"/>
        <w:rPr>
          <w:rFonts w:ascii="Calibri" w:eastAsiaTheme="minorEastAsia" w:hAnsi="Calibri" w:cs="Calibri"/>
          <w:iCs/>
        </w:rPr>
      </w:pPr>
      <w:r w:rsidRPr="00273BD4">
        <w:rPr>
          <w:rFonts w:ascii="Calibri" w:eastAsiaTheme="minorEastAsia" w:hAnsi="Calibri" w:cs="Calibri"/>
          <w:iCs/>
        </w:rPr>
        <w:t>Adherence to footwear will be defined as wearing their sensor-equipped footwear for 80% of the average daily waking time — the period between the two nights, established from the baseline MoveMonitor profile — and this for 7 days per week. Footwear adherence will be calculated throughout the 18-month study duration and will be read-out every three months, with the primary analysis timepoint at 12 months. Adherence is not a primary endpoint: it is reported as a secondary endpoint and is the pre-specified mediator through which the intervention is expected to act on ulcer recurrence. It therefore carries no success criterion of its own.</w:t>
      </w:r>
    </w:p>
    <w:p w14:paraId="075145F8" w14:textId="76C478DF" w:rsidR="0085662E" w:rsidRPr="00273BD4" w:rsidRDefault="0085662E" w:rsidP="0085662E">
      <w:pPr>
        <w:spacing w:after="120" w:line="240" w:lineRule="auto"/>
        <w:jc w:val="both"/>
        <w:rPr>
          <w:rFonts w:ascii="Calibri" w:hAnsi="Calibri" w:cs="Calibri"/>
        </w:rPr>
      </w:pPr>
      <w:r w:rsidRPr="6898190B">
        <w:rPr>
          <w:rFonts w:ascii="Calibri" w:hAnsi="Calibri" w:cs="Calibri"/>
          <w:b/>
          <w:bCs/>
        </w:rPr>
        <w:t>Sample size calculation including expected drop-out: For footwear adherence as a secondary patient-related outcome measure, we expect 71% (SD 25%) adherence in Usual Care at 18 months based on findings from previous research. We expect an increase in footwear adherence in the Optimal Care group to a level of 85% at 18 months, through the effect of the structured education and behavioural support intervention. With α = 0.05 (two-sided) and power = 80%, enrolment ratio of 1, power calculations show that 100 participants are required (50 per study group). Including a drop-out rate of 15%, this leads to 115 participants for this endpoint. The recruitment target of the trial is set by the primary endpoint (144 participants), so this secondary endpoint is adequately powered.</w:t>
      </w:r>
      <w:r w:rsidRPr="6898190B">
        <w:rPr>
          <w:rFonts w:ascii="Calibri" w:hAnsi="Calibri" w:cs="Calibri"/>
        </w:rPr>
      </w:r>
      <w:r w:rsidRPr="6898190B">
        <w:rPr>
          <w:rFonts w:ascii="Calibri" w:hAnsi="Calibri" w:cs="Calibri"/>
          <w:b/>
          <w:bCs/>
        </w:rPr>
      </w:r>
      <w:r w:rsidRPr="6898190B">
        <w:rPr>
          <w:rFonts w:ascii="Calibri" w:hAnsi="Calibri" w:cs="Calibri"/>
        </w:rPr>
      </w:r>
      <w:sdt>
        <w:sdtPr>
          <w:rPr>
            <w:rFonts w:ascii="Calibri" w:hAnsi="Calibri" w:cs="Calibri"/>
            <w:color w:val="000000" w:themeColor="text1"/>
            <w:vertAlign w:val="superscript"/>
          </w:rPr>
          <w:tag w:val="MENDELEY_CITATION_v3_eyJjaXRhdGlvbklEIjoiTUVOREVMRVlfQ0lUQVRJT05fYzZjZTlkMmMtMzliMC00Mjg3LWEzZTgtYjk2YmE0MGM3ODcwIiwicHJvcGVydGllcyI6eyJub3RlSW5kZXgiOjB9LCJpc0VkaXRlZCI6ZmFsc2UsIm1hbnVhbE92ZXJyaWRlIjp7ImlzTWFudWFsbHlPdmVycmlkZGVuIjpmYWxzZSwiY2l0ZXByb2NUZXh0IjoiPHN1cD4xNyw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"/>
          <w:id w:val="-107825839"/>
          <w:placeholder>
            <w:docPart w:val="20F6D4E2C3614041AD6A9BB4C1406C1A"/>
          </w:placeholder>
        </w:sdtPr>
        <w:sdtContent>
          <w:r w:rsidR="00641039" w:rsidRPr="6898190B">
            <w:rPr>
              <w:rFonts w:ascii="Calibri" w:hAnsi="Calibri" w:cs="Calibri"/>
              <w:color w:val="000000" w:themeColor="text1"/>
              <w:vertAlign w:val="superscript"/>
            </w:rPr>
            <w:t>18,27</w:t>
          </w:r>
        </w:sdtContent>
      </w:sdt>
      <w:r w:rsidRPr="6898190B">
        <w:rPr>
          <w:rFonts w:ascii="Calibri" w:hAnsi="Calibri" w:cs="Calibri"/>
        </w:rPr>
      </w:r>
      <w:r w:rsidR="00CE447D">
        <w:rPr>
          <w:rFonts w:ascii="Calibri" w:hAnsi="Calibri" w:cs="Calibri"/>
        </w:rPr>
      </w:r>
      <w:r w:rsidRPr="6898190B">
        <w:rPr>
          <w:rFonts w:ascii="Calibri" w:hAnsi="Calibri" w:cs="Calibri"/>
        </w:rPr>
      </w:r>
      <w:r w:rsidRPr="6898190B">
        <w:rPr>
          <w:rFonts w:ascii="Calibri" w:hAnsi="Calibri" w:cs="Calibri"/>
          <w:b/>
          <w:bCs/>
        </w:rPr>
      </w:r>
      <w:r w:rsidRPr="6898190B">
        <w:rPr>
          <w:rFonts w:ascii="Calibri" w:hAnsi="Calibri" w:cs="Calibri"/>
        </w:rPr>
      </w:r>
    </w:p>
    <w:p w14:paraId="2B5CEA78" w14:textId="260091CE" w:rsidR="00EA337F" w:rsidRPr="00273BD4" w:rsidRDefault="00EA337F" w:rsidP="008D5F13">
      <w:pPr>
        <w:spacing w:after="120" w:line="240" w:lineRule="auto"/>
        <w:jc w:val="both"/>
        <w:rPr>
          <w:rFonts w:ascii="Calibri" w:hAnsi="Calibri" w:cs="Calibri"/>
          <w:u w:val="single"/>
        </w:rPr>
      </w:pPr>
      <w:r w:rsidRPr="00273BD4">
        <w:rPr>
          <w:rFonts w:ascii="Calibri" w:hAnsi="Calibri" w:cs="Calibri"/>
          <w:u w:val="single"/>
        </w:rPr>
        <w:t>Clinical evaluation:</w:t>
      </w:r>
    </w:p>
    <w:p w14:paraId="1F4F2BE0" w14:textId="3824D211" w:rsidR="0085662E" w:rsidRPr="00273BD4" w:rsidRDefault="0085662E" w:rsidP="008D5F13">
      <w:pPr>
        <w:spacing w:after="120" w:line="240" w:lineRule="auto"/>
        <w:jc w:val="both"/>
        <w:rPr>
          <w:rFonts w:ascii="Calibri" w:hAnsi="Calibri" w:cs="Calibri"/>
        </w:rPr>
      </w:pPr>
      <w:r w:rsidRPr="6575C696">
        <w:rPr>
          <w:rFonts w:ascii="Calibri" w:hAnsi="Calibri" w:cs="Calibri"/>
        </w:rPr>
        <w:t xml:space="preserve">The secondary study outcomes include the following endpoints: the proportion of participants with one or more recurrent foot ulcers on the plantar surface of the foot </w:t>
      </w:r>
      <w:sdt>
        <w:sdtPr>
          <w:rPr>
            <w:rFonts w:ascii="Calibri" w:hAnsi="Calibri" w:cs="Calibri"/>
            <w:color w:val="000000" w:themeColor="text1"/>
            <w:vertAlign w:val="superscript"/>
          </w:rPr>
          <w:tag w:val="MENDELEY_CITATION_v3_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"/>
          <w:id w:val="1352908752"/>
          <w:placeholder>
            <w:docPart w:val="C350BAFDA10D406FB0D938305DA5802A"/>
          </w:placeholder>
        </w:sdtPr>
        <w:sdtContent>
          <w:r w:rsidR="00641039" w:rsidRPr="6575C696">
            <w:rPr>
              <w:rFonts w:ascii="Calibri" w:hAnsi="Calibri" w:cs="Calibri"/>
              <w:color w:val="000000" w:themeColor="text1"/>
              <w:vertAlign w:val="superscript"/>
            </w:rPr>
            <w:t>33</w:t>
          </w:r>
        </w:sdtContent>
      </w:sdt>
      <w:r w:rsidRPr="6575C696">
        <w:rPr>
          <w:rFonts w:ascii="Calibri" w:hAnsi="Calibri" w:cs="Calibri"/>
        </w:rPr>
        <w:t xml:space="preserve">; the proportion of participants with one or more recurrent foot ulcers at predefined, personalized high-risk locations </w:t>
      </w:r>
      <w:sdt>
        <w:sdtPr>
          <w:rPr>
            <w:rFonts w:ascii="Calibri" w:hAnsi="Calibri" w:cs="Calibri"/>
            <w:color w:val="000000" w:themeColor="text1"/>
            <w:vertAlign w:val="superscript"/>
          </w:rPr>
          <w:tag w:val="MENDELEY_CITATION_v3_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"/>
          <w:id w:val="-238483464"/>
          <w:placeholder>
            <w:docPart w:val="C350BAFDA10D406FB0D938305DA5802A"/>
          </w:placeholder>
        </w:sdtPr>
        <w:sdtContent>
          <w:r w:rsidR="00641039" w:rsidRPr="6575C696">
            <w:rPr>
              <w:rFonts w:ascii="Calibri" w:hAnsi="Calibri" w:cs="Calibri"/>
              <w:color w:val="000000" w:themeColor="text1"/>
              <w:vertAlign w:val="superscript"/>
            </w:rPr>
            <w:t>33</w:t>
          </w:r>
        </w:sdtContent>
      </w:sdt>
      <w:r w:rsidRPr="6575C696">
        <w:rPr>
          <w:rFonts w:ascii="Calibri" w:hAnsi="Calibri" w:cs="Calibri"/>
        </w:rPr>
        <w:t xml:space="preserve">; ulcer-free survival days </w:t>
      </w:r>
      <w:sdt>
        <w:sdtPr>
          <w:rPr>
            <w:rFonts w:ascii="Calibri" w:hAnsi="Calibri" w:cs="Calibri"/>
            <w:color w:val="000000" w:themeColor="text1"/>
            <w:vertAlign w:val="superscript"/>
          </w:rPr>
          <w:tag w:val="MENDELEY_CITATION_v3_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LCJjb250YWluZXItdGl0bGUtc2hvcnQiOiJEaWFiZXRlcy4gTWV0YWIuIFJlcy4gUmV2LiJ9LCJpc1RlbXBvcmFyeSI6ZmFsc2V9XX0="/>
          <w:id w:val="-316259622"/>
          <w:placeholder>
            <w:docPart w:val="C350BAFDA10D406FB0D938305DA5802A"/>
          </w:placeholder>
        </w:sdtPr>
        <w:sdtContent>
          <w:r w:rsidR="00641039" w:rsidRPr="6575C696">
            <w:rPr>
              <w:rFonts w:ascii="Calibri" w:hAnsi="Calibri" w:cs="Calibri"/>
              <w:color w:val="000000" w:themeColor="text1"/>
              <w:vertAlign w:val="superscript"/>
            </w:rPr>
            <w:t>10</w:t>
          </w:r>
        </w:sdtContent>
      </w:sdt>
      <w:r w:rsidRPr="6575C696">
        <w:rPr>
          <w:rFonts w:ascii="Calibri" w:hAnsi="Calibri" w:cs="Calibri"/>
        </w:rPr>
        <w:t xml:space="preserve">; duration of custom-made footwear use </w:t>
      </w:r>
      <w:sdt>
        <w:sdtPr>
          <w:rPr>
            <w:rFonts w:ascii="Calibri" w:hAnsi="Calibri" w:cs="Calibri"/>
            <w:color w:val="000000" w:themeColor="text1"/>
            <w:vertAlign w:val="superscript"/>
          </w:rPr>
          <w:tag w:val="MENDELEY_CITATION_v3_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"/>
          <w:id w:val="-447774253"/>
          <w:placeholder>
            <w:docPart w:val="C350BAFDA10D406FB0D938305DA5802A"/>
          </w:placeholder>
        </w:sdtPr>
        <w:sdtContent>
          <w:r w:rsidR="00641039" w:rsidRPr="6575C696">
            <w:rPr>
              <w:rFonts w:ascii="Calibri" w:hAnsi="Calibri" w:cs="Calibri"/>
              <w:color w:val="000000" w:themeColor="text1"/>
              <w:vertAlign w:val="superscript"/>
            </w:rPr>
            <w:t>25</w:t>
          </w:r>
        </w:sdtContent>
      </w:sdt>
      <w:r w:rsidRPr="6575C696">
        <w:rPr>
          <w:rFonts w:ascii="Calibri" w:hAnsi="Calibri" w:cs="Calibri"/>
        </w:rPr>
        <w:t xml:space="preserve">; in-shoe peak plantar pressure </w:t>
      </w:r>
      <w:sdt>
        <w:sdtPr>
          <w:rPr>
            <w:rFonts w:ascii="Calibri" w:hAnsi="Calibri" w:cs="Calibri"/>
            <w:color w:val="000000" w:themeColor="text1"/>
            <w:vertAlign w:val="superscript"/>
          </w:rPr>
          <w:tag w:val="MENDELEY_CITATION_v3_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LCJjb250YWluZXItdGl0bGUtc2hvcnQiOiJEaWFiZXRlcy4gTWV0YWIuIFJlcy4gUmV2LiJ9LCJpc1RlbXBvcmFyeSI6ZmFsc2V9XX0="/>
          <w:id w:val="-386568434"/>
          <w:placeholder>
            <w:docPart w:val="C350BAFDA10D406FB0D938305DA5802A"/>
          </w:placeholder>
        </w:sdtPr>
        <w:sdtContent>
          <w:r w:rsidR="00641039" w:rsidRPr="6575C696">
            <w:rPr>
              <w:rFonts w:ascii="Calibri" w:hAnsi="Calibri" w:cs="Calibri"/>
              <w:color w:val="000000" w:themeColor="text1"/>
              <w:vertAlign w:val="superscript"/>
            </w:rPr>
            <w:t>10</w:t>
          </w:r>
        </w:sdtContent>
      </w:sdt>
      <w:r w:rsidRPr="6575C696">
        <w:rPr>
          <w:rFonts w:ascii="Calibri" w:hAnsi="Calibri" w:cs="Calibri"/>
        </w:rPr>
        <w:t xml:space="preserve">; footwear wear-and-tear </w:t>
      </w:r>
      <w:sdt>
        <w:sdtPr>
          <w:rPr>
            <w:rFonts w:ascii="Calibri" w:hAnsi="Calibri" w:cs="Calibri"/>
            <w:color w:val="000000" w:themeColor="text1"/>
            <w:vertAlign w:val="superscript"/>
          </w:rPr>
          <w:tag w:val="MENDELEY_CITATION_v3_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"/>
          <w:id w:val="-1025170825"/>
          <w:placeholder>
            <w:docPart w:val="C350BAFDA10D406FB0D938305DA5802A"/>
          </w:placeholder>
        </w:sdtPr>
        <w:sdtContent>
          <w:r w:rsidR="00641039" w:rsidRPr="6575C696">
            <w:rPr>
              <w:rFonts w:ascii="Calibri" w:hAnsi="Calibri" w:cs="Calibri"/>
              <w:color w:val="000000" w:themeColor="text1"/>
              <w:vertAlign w:val="superscript"/>
            </w:rPr>
            <w:t>34</w:t>
          </w:r>
        </w:sdtContent>
      </w:sdt>
      <w:r w:rsidRPr="6575C696">
        <w:rPr>
          <w:rFonts w:ascii="Calibri" w:hAnsi="Calibri" w:cs="Calibri"/>
        </w:rPr>
        <w:t>; knowledge about diabetes foot self-care (NAFF)</w:t>
      </w:r>
      <w:sdt>
        <w:sdtPr>
          <w:rPr>
            <w:rFonts w:ascii="Calibri" w:hAnsi="Calibri" w:cs="Calibri"/>
            <w:color w:val="000000" w:themeColor="text1"/>
            <w:vertAlign w:val="superscript"/>
          </w:rPr>
          <w:tag w:val="MENDELEY_CITATION_v3_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"/>
          <w:id w:val="-1967737131"/>
          <w:placeholder>
            <w:docPart w:val="C350BAFDA10D406FB0D938305DA5802A"/>
          </w:placeholder>
        </w:sdtPr>
        <w:sdtContent>
          <w:r w:rsidR="00641039" w:rsidRPr="6575C696">
            <w:rPr>
              <w:rFonts w:ascii="Calibri" w:hAnsi="Calibri" w:cs="Calibri"/>
              <w:color w:val="000000" w:themeColor="text1"/>
              <w:vertAlign w:val="superscript"/>
            </w:rPr>
            <w:t>35</w:t>
          </w:r>
        </w:sdtContent>
      </w:sdt>
      <w:r w:rsidRPr="6575C696">
        <w:rPr>
          <w:rFonts w:ascii="Calibri" w:hAnsi="Calibri" w:cs="Calibri"/>
        </w:rPr>
        <w:t>, self-reported footwear adherence (visual analogue scale</w:t>
      </w:r>
      <w:r w:rsidR="1C06E9D0" w:rsidRPr="6575C696">
        <w:rPr>
          <w:rFonts w:ascii="Calibri" w:hAnsi="Calibri" w:cs="Calibri"/>
        </w:rPr>
        <w:t>s</w:t>
      </w:r>
      <w:r w:rsidRPr="6575C696">
        <w:rPr>
          <w:rFonts w:ascii="Calibri" w:hAnsi="Calibri" w:cs="Calibri"/>
        </w:rPr>
        <w:t>)</w:t>
      </w:r>
      <w:r w:rsidR="00273BD4" w:rsidRPr="6575C696">
        <w:rPr>
          <w:rFonts w:ascii="Calibri" w:hAnsi="Calibri" w:cs="Calibri"/>
        </w:rPr>
        <w:t xml:space="preserve"> and</w:t>
      </w:r>
      <w:r w:rsidR="006E377F" w:rsidRPr="6575C696">
        <w:rPr>
          <w:rFonts w:ascii="Calibri" w:hAnsi="Calibri" w:cs="Calibri"/>
        </w:rPr>
        <w:t xml:space="preserve"> </w:t>
      </w:r>
      <w:r w:rsidR="39BD2A0B" w:rsidRPr="6575C696">
        <w:rPr>
          <w:rFonts w:ascii="Calibri" w:hAnsi="Calibri" w:cs="Calibri"/>
        </w:rPr>
        <w:t xml:space="preserve">health-related </w:t>
      </w:r>
      <w:r w:rsidR="006E377F" w:rsidRPr="6575C696">
        <w:rPr>
          <w:rFonts w:ascii="Calibri" w:hAnsi="Calibri" w:cs="Calibri"/>
        </w:rPr>
        <w:t>quality of life, and all-cause mortality</w:t>
      </w:r>
      <w:r w:rsidRPr="6575C696">
        <w:rPr>
          <w:rFonts w:ascii="Calibri" w:hAnsi="Calibri" w:cs="Calibri"/>
        </w:rPr>
        <w:t>. Cost-utility will be monitored during the entire study period</w:t>
      </w:r>
      <w:r w:rsidR="4C5DE9F6" w:rsidRPr="6575C696">
        <w:rPr>
          <w:rFonts w:ascii="Calibri" w:hAnsi="Calibri" w:cs="Calibri"/>
        </w:rPr>
        <w:t>:</w:t>
      </w:r>
      <w:r w:rsidRPr="6575C696">
        <w:rPr>
          <w:rFonts w:ascii="Calibri" w:hAnsi="Calibri" w:cs="Calibri"/>
        </w:rPr>
        <w:t xml:space="preserve"> costs will be recorded prospectively in the health-economic diary</w:t>
      </w:r>
      <w:r w:rsidR="00EC3059" w:rsidRPr="00EC3059">
        <w:rPr>
          <w:rFonts w:ascii="Calibri" w:hAnsi="Calibri" w:cs="Calibri"/>
          <w:color w:val="000000" w:themeColor="text1"/>
          <w:vertAlign w:val="superscript"/>
        </w:rPr>
        <w:t xml:space="preserve"> </w:t>
      </w:r>
      <w:sdt>
        <w:sdtPr>
          <w:rPr>
            <w:rFonts w:ascii="Calibri" w:hAnsi="Calibri" w:cs="Calibri"/>
            <w:color w:val="000000" w:themeColor="text1"/>
            <w:vertAlign w:val="superscript"/>
          </w:rPr>
          <w:tag w:val="MENDELEY_CITATION_v3_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"/>
          <w:id w:val="1579398283"/>
          <w:placeholder>
            <w:docPart w:val="2B26457113DF4E3C98CD04A7BEE5279E"/>
          </w:placeholder>
        </w:sdtPr>
        <w:sdtContent>
          <w:r w:rsidR="00EC3059" w:rsidRPr="6575C696">
            <w:rPr>
              <w:rFonts w:ascii="Calibri" w:hAnsi="Calibri" w:cs="Calibri"/>
              <w:color w:val="000000" w:themeColor="text1"/>
              <w:vertAlign w:val="superscript"/>
            </w:rPr>
            <w:t>36</w:t>
          </w:r>
        </w:sdtContent>
      </w:sdt>
      <w:r w:rsidRPr="6575C696">
        <w:rPr>
          <w:rFonts w:ascii="Calibri" w:hAnsi="Calibri" w:cs="Calibri"/>
        </w:rPr>
        <w:t xml:space="preserve"> (eCRF-Document 45: baseline; 45a: bi-weekly up to month 3; 45b: 3-monthly from month 3 to 18)</w:t>
      </w:r>
      <w:r w:rsidR="00836D49">
        <w:rPr>
          <w:rFonts w:ascii="Calibri" w:hAnsi="Calibri" w:cs="Calibri"/>
        </w:rPr>
        <w:t>,</w:t>
      </w:r>
      <w:r w:rsidRPr="6575C696">
        <w:rPr>
          <w:rFonts w:ascii="Calibri" w:hAnsi="Calibri" w:cs="Calibri"/>
        </w:rPr>
        <w:t xml:space="preserve"> a thorough recall at baseline (Visit 1), bi-weekly recall entries up to month 3, and 3-monthly recall entries from month 3 to month 18; utility is scored with the EQ-5D-5L questionnaire at baseline and at each subsequent quarterly visit (months 3, 6, 9, 12, 15, and 18). For </w:t>
      </w:r>
      <w:r w:rsidRPr="6575C696">
        <w:rPr>
          <w:rFonts w:ascii="Calibri" w:hAnsi="Calibri" w:cs="Calibri"/>
          <w:b/>
          <w:bCs/>
        </w:rPr>
        <w:t>study participants with ulcers</w:t>
      </w:r>
      <w:r w:rsidRPr="6575C696">
        <w:rPr>
          <w:rFonts w:ascii="Calibri" w:hAnsi="Calibri" w:cs="Calibri"/>
        </w:rPr>
        <w:t xml:space="preserve">, additional secondary outcomes </w:t>
      </w:r>
      <w:r w:rsidR="7E9B51ED" w:rsidRPr="6575C696">
        <w:rPr>
          <w:rFonts w:ascii="Calibri" w:hAnsi="Calibri" w:cs="Calibri"/>
        </w:rPr>
        <w:t>will be</w:t>
      </w:r>
      <w:r w:rsidRPr="6575C696">
        <w:rPr>
          <w:rFonts w:ascii="Calibri" w:hAnsi="Calibri" w:cs="Calibri"/>
        </w:rPr>
        <w:t xml:space="preserve"> measured. These include the duration until ulceration occurs </w:t>
      </w:r>
      <w:sdt>
        <w:sdtPr>
          <w:rPr>
            <w:rFonts w:ascii="Calibri" w:hAnsi="Calibri" w:cs="Calibri"/>
            <w:color w:val="000000" w:themeColor="text1"/>
            <w:vertAlign w:val="superscript"/>
          </w:rPr>
          <w:tag w:val="MENDELEY_CITATION_v3_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"/>
          <w:id w:val="-1869589100"/>
          <w:placeholder>
            <w:docPart w:val="C350BAFDA10D406FB0D938305DA5802A"/>
          </w:placeholder>
        </w:sdtPr>
        <w:sdtContent>
          <w:r w:rsidR="00641039" w:rsidRPr="6575C696">
            <w:rPr>
              <w:rFonts w:ascii="Calibri" w:hAnsi="Calibri" w:cs="Calibri"/>
              <w:color w:val="000000" w:themeColor="text1"/>
              <w:vertAlign w:val="superscript"/>
            </w:rPr>
            <w:t>37</w:t>
          </w:r>
        </w:sdtContent>
      </w:sdt>
      <w:r w:rsidRPr="6575C696">
        <w:rPr>
          <w:rFonts w:ascii="Calibri" w:hAnsi="Calibri" w:cs="Calibri"/>
        </w:rPr>
        <w:t xml:space="preserve">, the degree of ulcer severity </w:t>
      </w:r>
      <w:sdt>
        <w:sdtPr>
          <w:rPr>
            <w:rFonts w:ascii="Calibri" w:hAnsi="Calibri" w:cs="Calibri"/>
            <w:color w:val="000000" w:themeColor="text1"/>
            <w:vertAlign w:val="superscript"/>
          </w:rPr>
          <w:tag w:val="MENDELEY_CITATION_v3_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"/>
          <w:id w:val="1499460322"/>
          <w:placeholder>
            <w:docPart w:val="C350BAFDA10D406FB0D938305DA5802A"/>
          </w:placeholder>
        </w:sdtPr>
        <w:sdtContent>
          <w:r w:rsidR="00641039" w:rsidRPr="6575C696">
            <w:rPr>
              <w:rFonts w:ascii="Calibri" w:hAnsi="Calibri" w:cs="Calibri"/>
              <w:color w:val="000000" w:themeColor="text1"/>
              <w:vertAlign w:val="superscript"/>
            </w:rPr>
            <w:t>38</w:t>
          </w:r>
        </w:sdtContent>
      </w:sdt>
      <w:r w:rsidRPr="6575C696">
        <w:rPr>
          <w:rFonts w:ascii="Calibri" w:hAnsi="Calibri" w:cs="Calibri"/>
        </w:rPr>
        <w:t xml:space="preserve">, </w:t>
      </w:r>
      <w:r w:rsidR="3DD2444E" w:rsidRPr="6575C696">
        <w:rPr>
          <w:rFonts w:ascii="Calibri" w:hAnsi="Calibri" w:cs="Calibri"/>
        </w:rPr>
        <w:t xml:space="preserve">and </w:t>
      </w:r>
      <w:r w:rsidRPr="6575C696">
        <w:rPr>
          <w:rFonts w:ascii="Calibri" w:hAnsi="Calibri" w:cs="Calibri"/>
        </w:rPr>
        <w:t xml:space="preserve">the time required for healing (tracked using </w:t>
      </w:r>
      <w:r w:rsidRPr="00B11C6C">
        <w:rPr>
          <w:rFonts w:ascii="Calibri" w:hAnsi="Calibri" w:cs="Calibri"/>
          <w:b/>
          <w:bCs/>
          <w:color w:val="EE0000"/>
        </w:rPr>
        <w:t>eCRF</w:t>
      </w:r>
      <w:r w:rsidR="00B11C6C">
        <w:rPr>
          <w:rFonts w:ascii="Calibri" w:hAnsi="Calibri" w:cs="Calibri"/>
          <w:b/>
          <w:bCs/>
          <w:color w:val="EE0000"/>
        </w:rPr>
        <w:t xml:space="preserve"> </w:t>
      </w:r>
      <w:r w:rsidRPr="00B11C6C">
        <w:rPr>
          <w:rFonts w:ascii="Calibri" w:hAnsi="Calibri" w:cs="Calibri"/>
          <w:b/>
          <w:bCs/>
          <w:color w:val="EE0000"/>
        </w:rPr>
        <w:t>Document 47: Ulcus-vervolgformulier</w:t>
      </w:r>
      <w:r w:rsidRPr="6575C696">
        <w:rPr>
          <w:rFonts w:ascii="Calibri" w:hAnsi="Calibri" w:cs="Calibri"/>
        </w:rPr>
        <w:t xml:space="preserve">), occurrence of infection (classified using PEDIS/WIfI; eCRF-Document 36/38), and occurrence of major (above-ankle) or minor (below-ankle) amputation (captured via adverse </w:t>
      </w:r>
      <w:r w:rsidRPr="6575C696">
        <w:rPr>
          <w:rFonts w:ascii="Calibri" w:hAnsi="Calibri" w:cs="Calibri"/>
        </w:rPr>
        <w:lastRenderedPageBreak/>
        <w:t>event reporting, see Section 6; eCRF-Document 46: AE/SAE Report Form). These four additional outcomes (infection, major amputation, minor amputation, and mortality) are included in line with the international Core Outcome Set for studies assessing interventions for diabetes-related foot ulceration</w:t>
      </w:r>
      <w:r w:rsidRPr="6575C696">
        <w:rPr>
          <w:rFonts w:ascii="Calibri" w:hAnsi="Calibri" w:cs="Calibri"/>
          <w:vertAlign w:val="superscript"/>
        </w:rPr>
        <w:t>41</w:t>
      </w:r>
      <w:sdt>
        <w:sdtPr>
          <w:rPr>
            <w:rFonts w:ascii="Calibri" w:hAnsi="Calibri" w:cs="Calibri"/>
            <w:color w:val="000000" w:themeColor="text1"/>
            <w:vertAlign w:val="superscript"/>
          </w:rPr>
          <w:tag w:val="MENDELEY_CITATION_v3_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"/>
          <w:id w:val="954146544"/>
          <w:placeholder>
            <w:docPart w:val="C350BAFDA10D406FB0D938305DA5802A"/>
          </w:placeholder>
        </w:sdtPr>
        <w:sdtContent>
          <w:r w:rsidR="00641039" w:rsidRPr="6575C696">
            <w:rPr>
              <w:rFonts w:ascii="Calibri" w:hAnsi="Calibri" w:cs="Calibri"/>
              <w:color w:val="000000" w:themeColor="text1"/>
              <w:vertAlign w:val="superscript"/>
            </w:rPr>
            <w:t>37</w:t>
          </w:r>
        </w:sdtContent>
      </w:sdt>
      <w:r w:rsidRPr="6575C696">
        <w:rPr>
          <w:rFonts w:ascii="Calibri" w:hAnsi="Calibri" w:cs="Calibri"/>
        </w:rPr>
        <w:t xml:space="preserve">. The definitions for these secondary outcomes are provided in the cited references following each outcome. Throughout the entire study duration, all secondary outcomes will be tracked using various assessments and questionnaires administered during follow-up appointments. </w:t>
      </w:r>
    </w:p>
    <w:p w14:paraId="7740CC24" w14:textId="77777777" w:rsidR="00EA337F" w:rsidRPr="00273BD4" w:rsidRDefault="00EA337F" w:rsidP="00EA337F">
      <w:pPr>
        <w:pStyle w:val="Default"/>
        <w:jc w:val="both"/>
        <w:rPr>
          <w:rFonts w:ascii="Calibri" w:hAnsi="Calibri" w:cs="Calibri"/>
          <w:color w:val="auto"/>
          <w:sz w:val="22"/>
          <w:szCs w:val="22"/>
          <w:u w:val="single"/>
          <w:lang w:val="en-GB"/>
        </w:rPr>
      </w:pPr>
      <w:r w:rsidRPr="00273BD4">
        <w:rPr>
          <w:rFonts w:ascii="Calibri" w:hAnsi="Calibri" w:cs="Calibri"/>
          <w:color w:val="auto"/>
          <w:sz w:val="22"/>
          <w:szCs w:val="22"/>
          <w:u w:val="single"/>
          <w:lang w:val="en-GB"/>
        </w:rPr>
        <w:t>Health economic evaluation:</w:t>
      </w:r>
    </w:p>
    <w:p w14:paraId="7E1B5A55" w14:textId="2D49BB15" w:rsidR="00EA337F" w:rsidRPr="00273BD4" w:rsidRDefault="078D26DF" w:rsidP="01D944E3">
      <w:pPr>
        <w:spacing w:before="120" w:after="0"/>
        <w:jc w:val="both"/>
        <w:rPr>
          <w:rFonts w:ascii="Calibri" w:hAnsi="Calibri" w:cs="Calibri"/>
        </w:rPr>
      </w:pPr>
      <w:r w:rsidRPr="00273BD4">
        <w:rPr>
          <w:rFonts w:ascii="Calibri" w:hAnsi="Calibri" w:cs="Calibri"/>
        </w:rPr>
        <w:t xml:space="preserve">Information on </w:t>
      </w:r>
      <w:r w:rsidRPr="00273BD4">
        <w:rPr>
          <w:rFonts w:ascii="Calibri" w:hAnsi="Calibri" w:cs="Calibri"/>
          <w:b/>
          <w:bCs/>
        </w:rPr>
        <w:t>healthcare resource utilisation</w:t>
      </w:r>
      <w:r w:rsidRPr="00273BD4">
        <w:rPr>
          <w:rFonts w:ascii="Calibri" w:hAnsi="Calibri" w:cs="Calibri"/>
        </w:rPr>
        <w:t xml:space="preserve"> will be collected in an ambulatory care context throughout the 18-month follow-up period. Data will be gathered at each 3-monthly study visit using a combination of patient-reported questionnaires and structured data collection forms.</w:t>
      </w:r>
    </w:p>
    <w:p w14:paraId="7A656530" w14:textId="45BF1EC3" w:rsidR="00EA337F" w:rsidRPr="00273BD4" w:rsidRDefault="078D26DF" w:rsidP="01D944E3">
      <w:pPr>
        <w:jc w:val="both"/>
        <w:rPr>
          <w:rFonts w:ascii="Calibri" w:hAnsi="Calibri" w:cs="Calibri"/>
        </w:rPr>
      </w:pPr>
      <w:r w:rsidRPr="6898190B">
        <w:rPr>
          <w:rFonts w:ascii="Calibri" w:hAnsi="Calibri" w:cs="Calibri"/>
        </w:rPr>
        <w:t>Participants will be asked to prospectively record their healthcare utilisation in a diary (</w:t>
      </w:r>
      <w:r w:rsidRPr="0003215A">
        <w:rPr>
          <w:rFonts w:ascii="Calibri" w:hAnsi="Calibri" w:cs="Calibri"/>
          <w:b/>
          <w:bCs/>
          <w:color w:val="EE0000"/>
        </w:rPr>
        <w:t>eCRF</w:t>
      </w:r>
      <w:r w:rsidR="0003215A" w:rsidRPr="0003215A">
        <w:rPr>
          <w:rFonts w:ascii="Calibri" w:hAnsi="Calibri" w:cs="Calibri"/>
          <w:b/>
          <w:bCs/>
          <w:color w:val="EE0000"/>
        </w:rPr>
        <w:t xml:space="preserve"> </w:t>
      </w:r>
      <w:r w:rsidRPr="0003215A">
        <w:rPr>
          <w:rFonts w:ascii="Calibri" w:hAnsi="Calibri" w:cs="Calibri"/>
          <w:b/>
          <w:bCs/>
          <w:color w:val="EE0000"/>
        </w:rPr>
        <w:t>Document 45: Health-Economic Diary at baseline; eCRF</w:t>
      </w:r>
      <w:r w:rsidR="0003215A" w:rsidRPr="0003215A">
        <w:rPr>
          <w:rFonts w:ascii="Calibri" w:hAnsi="Calibri" w:cs="Calibri"/>
          <w:b/>
          <w:bCs/>
          <w:color w:val="EE0000"/>
        </w:rPr>
        <w:t xml:space="preserve"> </w:t>
      </w:r>
      <w:r w:rsidRPr="0003215A">
        <w:rPr>
          <w:rFonts w:ascii="Calibri" w:hAnsi="Calibri" w:cs="Calibri"/>
          <w:b/>
          <w:bCs/>
          <w:color w:val="EE0000"/>
        </w:rPr>
        <w:t xml:space="preserve">Document 45a </w:t>
      </w:r>
      <w:r w:rsidRPr="00A64345">
        <w:rPr>
          <w:rFonts w:ascii="Calibri" w:hAnsi="Calibri" w:cs="Calibri"/>
        </w:rPr>
        <w:t>bi-weekly up to month 3</w:t>
      </w:r>
      <w:r w:rsidRPr="0003215A">
        <w:rPr>
          <w:rFonts w:ascii="Calibri" w:hAnsi="Calibri" w:cs="Calibri"/>
          <w:b/>
          <w:bCs/>
          <w:color w:val="EE0000"/>
        </w:rPr>
        <w:t>; eCRF</w:t>
      </w:r>
      <w:r w:rsidR="0003215A" w:rsidRPr="0003215A">
        <w:rPr>
          <w:rFonts w:ascii="Calibri" w:hAnsi="Calibri" w:cs="Calibri"/>
          <w:b/>
          <w:bCs/>
          <w:color w:val="EE0000"/>
        </w:rPr>
        <w:t xml:space="preserve"> </w:t>
      </w:r>
      <w:r w:rsidRPr="0003215A">
        <w:rPr>
          <w:rFonts w:ascii="Calibri" w:hAnsi="Calibri" w:cs="Calibri"/>
          <w:b/>
          <w:bCs/>
          <w:color w:val="EE0000"/>
        </w:rPr>
        <w:t xml:space="preserve">Document 45b, </w:t>
      </w:r>
      <w:r w:rsidRPr="00A64345">
        <w:rPr>
          <w:rFonts w:ascii="Calibri" w:hAnsi="Calibri" w:cs="Calibri"/>
        </w:rPr>
        <w:t>a single booklet covering months 3 to 18 that the participant retains and completes per quarterly period</w:t>
      </w:r>
      <w:r w:rsidRPr="6898190B">
        <w:rPr>
          <w:rFonts w:ascii="Calibri" w:hAnsi="Calibri" w:cs="Calibri"/>
        </w:rPr>
        <w:t xml:space="preserve">) between study visits, including contacts with healthcare professionals (e.g. podiatrists, physicians), use of prescribed footwear and orthotic devices, ulcer-related treatments (when applicable), hospital admissions, and other relevant medical services (all concomitant care and devices are permitted during the trial, see §5.4.4). </w:t>
      </w:r>
      <w:r w:rsidR="003203E1" w:rsidRPr="003203E1">
        <w:rPr>
          <w:rFonts w:ascii="Calibri" w:hAnsi="Calibri" w:cs="Calibri"/>
        </w:rPr>
        <w:t>To support accurate reporting and reduce the workload of treating clinicians, members of the research team will conduct scheduled telephone follow-up calls to collect the recall data, document any changes since the previous assessment, and assist participants in maintaining accurate records.</w:t>
      </w:r>
    </w:p>
    <w:p w14:paraId="3FDA8BBE" w14:textId="48E928B1" w:rsidR="00EA337F" w:rsidRPr="00273BD4" w:rsidRDefault="078D26DF" w:rsidP="01D944E3">
      <w:pPr>
        <w:jc w:val="both"/>
        <w:rPr>
          <w:rFonts w:ascii="Calibri" w:hAnsi="Calibri" w:cs="Calibri"/>
        </w:rPr>
      </w:pPr>
      <w:r w:rsidRPr="00273BD4">
        <w:rPr>
          <w:rFonts w:ascii="Calibri" w:hAnsi="Calibri" w:cs="Calibri"/>
        </w:rPr>
        <w:t>At each follow-up visit, diary data will be reviewed and complemented with a standardized questionnaire to ensure completeness and consistency. In addition, where feasible, relevant clinical and cost data (e.g. intervention-related costs, consultations, and treatments) will be extracted from medical records. This longitudinal data collection approach will enable a comprehensive assessment of direct healthcare costs and, where applicable, indirect costs over the full 18-month study period, forming the basis for the cost-effectiveness analysis of the PARADISE intervention compared with usual care.</w:t>
      </w:r>
    </w:p>
    <w:p w14:paraId="1DD06F29" w14:textId="5E2DC7C3" w:rsidR="00EA337F" w:rsidRPr="00273BD4" w:rsidRDefault="00566862">
      <w:pPr>
        <w:rPr>
          <w:rFonts w:ascii="Calibri" w:hAnsi="Calibri" w:cs="Calibri"/>
          <w:u w:val="single"/>
        </w:rPr>
      </w:pPr>
      <w:r w:rsidRPr="00273BD4">
        <w:rPr>
          <w:rFonts w:ascii="Calibri" w:hAnsi="Calibri" w:cs="Calibri"/>
          <w:u w:val="single"/>
        </w:rPr>
        <w:t>Process evaluation:</w:t>
      </w:r>
    </w:p>
    <w:p w14:paraId="6DEA0A2D" w14:textId="48B3AE01" w:rsidR="006556B7" w:rsidRPr="00273BD4" w:rsidRDefault="00BB0161" w:rsidP="00273BD4">
      <w:pPr>
        <w:jc w:val="both"/>
        <w:rPr>
          <w:rFonts w:ascii="Calibri" w:hAnsi="Calibri" w:cs="Calibri"/>
        </w:rPr>
      </w:pPr>
      <w:r w:rsidRPr="6898190B">
        <w:rPr>
          <w:rFonts w:ascii="Calibri" w:hAnsi="Calibri" w:cs="Calibri"/>
        </w:rPr>
        <w:t>Implementing the PARADISE data-driven care model raises several process evaluation challenges. Given the only moderate success reported in private practice settings abroad</w:t>
      </w:r>
      <w:sdt>
        <w:sdtPr>
          <w:rPr>
            <w:color w:val="000000" w:themeColor="text1"/>
            <w:vertAlign w:val="superscript"/>
          </w:rPr>
          <w:tag w:val="MENDELEY_CITATION_v3_eyJjaXRhdGlvbklEIjoiTUVOREVMRVlfQ0lUQVRJT05fYzMxMWFjZDItYWJlOC00ZjhkLWEyYWEtZjUwYTY1ZDA0Zjk3IiwicHJvcGVydGllcyI6eyJub3RlSW5kZXgiOjB9LCJpc0VkaXRlZCI6ZmFsc2UsIm1hbnVhbE92ZXJyaWRlIjp7ImlzTWFudWFsbHlPdmVycmlkZGVuIjpmYWxzZSwiY2l0ZXByb2NUZXh0IjoiPHN1cD4yNT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
          <w:id w:val="1997137852"/>
          <w:placeholder>
            <w:docPart w:val="2A17F3E6FC0145AFA7D29116F6F49007"/>
          </w:placeholder>
        </w:sdtPr>
        <w:sdtContent>
          <w:r w:rsidRPr="6898190B">
            <w:rPr>
              <w:color w:val="000000" w:themeColor="text1"/>
              <w:vertAlign w:val="superscript"/>
            </w:rPr>
            <w:t>19</w:t>
          </w:r>
        </w:sdtContent>
      </w:sdt>
      <w:r w:rsidRPr="6898190B">
        <w:rPr>
          <w:rFonts w:ascii="Calibri" w:hAnsi="Calibri" w:cs="Calibri"/>
        </w:rPr>
        <w:t xml:space="preserve">, it remains unclear whether multidisciplinary Belgian diabetic foot clinics (DFCs) provide a more robust clinical environment for its implementation. In the current project, the process evaluation is guided by a logic model that has been developed and refined through consortium discussions and is graphically presented in </w:t>
      </w:r>
      <w:r w:rsidRPr="6898190B">
        <w:rPr>
          <w:rFonts w:ascii="Calibri" w:hAnsi="Calibri" w:cs="Calibri"/>
          <w:b/>
          <w:bCs/>
        </w:rPr>
        <w:t>Figure 1</w:t>
      </w:r>
      <w:r w:rsidRPr="6898190B">
        <w:rPr>
          <w:rFonts w:ascii="Calibri" w:hAnsi="Calibri" w:cs="Calibri"/>
        </w:rPr>
        <w:t>.</w:t>
      </w:r>
      <w:commentRangeStart w:id="8"/>
      <w:commentRangeEnd w:id="8"/>
      <w:r w:rsidRPr="00273BD4">
        <w:rPr>
          <w:rStyle w:val="Verwijzingopmerking"/>
          <w:rFonts w:ascii="Calibri" w:hAnsi="Calibri" w:cs="Calibri"/>
          <w:sz w:val="22"/>
          <w:szCs w:val="22"/>
        </w:rPr>
        <w:commentReference w:id="8"/>
      </w:r>
    </w:p>
    <w:p w14:paraId="5C6BFE75" w14:textId="32FF3B52" w:rsidR="00BB0161" w:rsidRPr="00273BD4" w:rsidRDefault="00BB0161">
      <w:pPr>
        <w:rPr>
          <w:rFonts w:ascii="Calibri" w:hAnsi="Calibri" w:cs="Calibri"/>
        </w:rPr>
      </w:pPr>
      <w:r w:rsidRPr="00273BD4">
        <w:rPr>
          <w:noProof/>
        </w:rPr>
        <w:lastRenderedPageBreak/>
        <w:drawing>
          <wp:inline distT="0" distB="0" distL="0" distR="0" wp14:anchorId="04939554" wp14:editId="79B668A6">
            <wp:extent cx="5731510" cy="3224322"/>
            <wp:effectExtent l="0" t="0" r="2540" b="0"/>
            <wp:docPr id="82903004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30041" name="Picture 2"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4322"/>
                    </a:xfrm>
                    <a:prstGeom prst="rect">
                      <a:avLst/>
                    </a:prstGeom>
                    <a:noFill/>
                    <a:ln>
                      <a:noFill/>
                    </a:ln>
                  </pic:spPr>
                </pic:pic>
              </a:graphicData>
            </a:graphic>
          </wp:inline>
        </w:drawing>
      </w:r>
    </w:p>
    <w:p w14:paraId="53623325" w14:textId="77777777" w:rsidR="00BB0161" w:rsidRPr="00273BD4" w:rsidRDefault="00BB0161" w:rsidP="00BB0161">
      <w:pPr>
        <w:spacing w:after="120" w:line="240" w:lineRule="auto"/>
        <w:rPr>
          <w:rFonts w:cstheme="minorHAnsi"/>
          <w:color w:val="000000" w:themeColor="text1"/>
        </w:rPr>
      </w:pPr>
      <w:r w:rsidRPr="00273BD4">
        <w:rPr>
          <w:rFonts w:cstheme="minorHAnsi"/>
          <w:b/>
          <w:bCs/>
          <w:color w:val="000000" w:themeColor="text1"/>
        </w:rPr>
        <w:t>Figure 1</w:t>
      </w:r>
      <w:r w:rsidRPr="00273BD4">
        <w:rPr>
          <w:rFonts w:cstheme="minorHAnsi"/>
          <w:color w:val="000000" w:themeColor="text1"/>
        </w:rPr>
        <w:t>. Logic model underpinning PARADISE.</w:t>
      </w:r>
    </w:p>
    <w:p w14:paraId="1C390764" w14:textId="07F8D1F9" w:rsidR="00566862" w:rsidRPr="00273BD4" w:rsidRDefault="00B6767A" w:rsidP="01D944E3">
      <w:pPr>
        <w:spacing w:after="0"/>
        <w:jc w:val="both"/>
        <w:rPr>
          <w:rFonts w:ascii="Calibri" w:hAnsi="Calibri" w:cs="Calibri"/>
        </w:rPr>
      </w:pPr>
      <w:r w:rsidRPr="00273BD4">
        <w:rPr>
          <w:rFonts w:ascii="Calibri" w:hAnsi="Calibri" w:cs="Calibri"/>
        </w:rPr>
        <w:t xml:space="preserve">The </w:t>
      </w:r>
      <w:r w:rsidR="1BC9D3BE" w:rsidRPr="00273BD4">
        <w:rPr>
          <w:rFonts w:ascii="Calibri" w:hAnsi="Calibri" w:cs="Calibri"/>
        </w:rPr>
        <w:t>comprehensive process evaluation will be conducted alongside the trial to assess implementation and to understand how and why the PARADISE intervention works in routine clinical practice. Semi-structured interviews will be performed with pa</w:t>
      </w:r>
      <w:r w:rsidR="006556B7" w:rsidRPr="00273BD4">
        <w:rPr>
          <w:rFonts w:ascii="Calibri" w:hAnsi="Calibri" w:cs="Calibri"/>
        </w:rPr>
        <w:t>tients</w:t>
      </w:r>
      <w:r w:rsidR="1BC9D3BE" w:rsidRPr="00273BD4">
        <w:rPr>
          <w:rFonts w:ascii="Calibri" w:hAnsi="Calibri" w:cs="Calibri"/>
        </w:rPr>
        <w:t xml:space="preserve">, healthcare professionals involved in delivering PARADISE (e.g. podiatrists, nurses, footwear technicians), and relevant </w:t>
      </w:r>
      <w:r w:rsidR="006556B7" w:rsidRPr="00273BD4">
        <w:rPr>
          <w:rFonts w:ascii="Calibri" w:hAnsi="Calibri" w:cs="Calibri"/>
        </w:rPr>
        <w:t>organizational</w:t>
      </w:r>
      <w:r w:rsidR="1BC9D3BE" w:rsidRPr="00273BD4">
        <w:rPr>
          <w:rFonts w:ascii="Calibri" w:hAnsi="Calibri" w:cs="Calibri"/>
        </w:rPr>
        <w:t xml:space="preserve"> stakeholders to explore satisfaction, acceptability, and perceived facilitators and barriers to implementation. In addition, perceived benefits, relevance, and suggestions for </w:t>
      </w:r>
      <w:r w:rsidR="00273BD4" w:rsidRPr="00273BD4">
        <w:rPr>
          <w:rFonts w:ascii="Calibri" w:hAnsi="Calibri" w:cs="Calibri"/>
        </w:rPr>
        <w:t>optimization</w:t>
      </w:r>
      <w:r w:rsidR="1BC9D3BE" w:rsidRPr="00273BD4">
        <w:rPr>
          <w:rFonts w:ascii="Calibri" w:hAnsi="Calibri" w:cs="Calibri"/>
        </w:rPr>
        <w:t xml:space="preserve"> of the intervention will be explored.</w:t>
      </w:r>
    </w:p>
    <w:p w14:paraId="52DD4225" w14:textId="77777777" w:rsidR="00566862" w:rsidRPr="00273BD4" w:rsidRDefault="1BC9D3BE" w:rsidP="01D944E3">
      <w:pPr>
        <w:spacing w:after="0"/>
        <w:jc w:val="both"/>
        <w:rPr>
          <w:rFonts w:ascii="Calibri" w:hAnsi="Calibri" w:cs="Calibri"/>
        </w:rPr>
      </w:pPr>
      <w:r w:rsidRPr="00273BD4">
        <w:rPr>
          <w:rFonts w:ascii="Calibri" w:hAnsi="Calibri" w:cs="Calibri"/>
        </w:rPr>
        <w:t>A community of practice will be established, consisting of healthcare professionals from each participating diabetic foot clinic (DFC), to provide continuous feedback on the implementation process. Field notes will be collected during these feedback sessions to capture experiences, challenges, and adaptations made throughout the study.</w:t>
      </w:r>
    </w:p>
    <w:p w14:paraId="0D3F75D6" w14:textId="64A351E5" w:rsidR="00566862" w:rsidRPr="00273BD4" w:rsidRDefault="1BC9D3BE" w:rsidP="01D944E3">
      <w:pPr>
        <w:spacing w:after="0"/>
        <w:jc w:val="both"/>
        <w:rPr>
          <w:rFonts w:ascii="Calibri" w:hAnsi="Calibri" w:cs="Calibri"/>
        </w:rPr>
      </w:pPr>
      <w:r w:rsidRPr="6575C696">
        <w:rPr>
          <w:rFonts w:ascii="Calibri" w:hAnsi="Calibri" w:cs="Calibri"/>
        </w:rPr>
        <w:t xml:space="preserve">To assess fidelity and quality of delivery, structured observation schemes will be used during routine care encounters (e.g. footwear provision, foot assessments, and education/adherence support sessions). </w:t>
      </w:r>
      <w:r w:rsidRPr="004146C0">
        <w:rPr>
          <w:rFonts w:ascii="Calibri" w:hAnsi="Calibri" w:cs="Calibri"/>
        </w:rPr>
        <w:t>Where feasible and acceptable, selected clinical interactions may be observed or recorded to allow comparison across sites.</w:t>
      </w:r>
      <w:r w:rsidRPr="004146C0">
        <w:rPr>
          <w:rStyle w:val="CommentReference"/>
          <w:rFonts w:ascii="Calibri" w:hAnsi="Calibri" w:cs="Calibri"/>
          <w:sz w:val="22"/>
          <w:szCs w:val="22"/>
        </w:rPr>
        <w:t xml:space="preserve"> Fidelity of intervention delivery will additionally be documented using a structured checklist (</w:t>
      </w:r>
      <w:r w:rsidRPr="00CC28DC">
        <w:rPr>
          <w:rStyle w:val="CommentReference"/>
          <w:rFonts w:ascii="Calibri" w:hAnsi="Calibri" w:cs="Calibri"/>
          <w:b/>
          <w:bCs/>
          <w:color w:val="EE0000"/>
          <w:sz w:val="22"/>
          <w:szCs w:val="22"/>
        </w:rPr>
        <w:t>eCRF</w:t>
      </w:r>
      <w:r w:rsidR="00CC28DC">
        <w:rPr>
          <w:rStyle w:val="CommentReference"/>
          <w:rFonts w:ascii="Calibri" w:hAnsi="Calibri" w:cs="Calibri"/>
          <w:b/>
          <w:bCs/>
          <w:color w:val="EE0000"/>
          <w:sz w:val="22"/>
          <w:szCs w:val="22"/>
        </w:rPr>
        <w:t xml:space="preserve"> </w:t>
      </w:r>
      <w:r w:rsidRPr="00CC28DC">
        <w:rPr>
          <w:rStyle w:val="CommentReference"/>
          <w:rFonts w:ascii="Calibri" w:hAnsi="Calibri" w:cs="Calibri"/>
          <w:b/>
          <w:bCs/>
          <w:color w:val="EE0000"/>
          <w:sz w:val="22"/>
          <w:szCs w:val="22"/>
        </w:rPr>
        <w:t>Document 44: Fidelity Checklist SEBIA Intervention</w:t>
      </w:r>
      <w:r w:rsidRPr="004146C0">
        <w:rPr>
          <w:rStyle w:val="CommentReference"/>
          <w:rFonts w:ascii="Calibri" w:hAnsi="Calibri" w:cs="Calibri"/>
          <w:sz w:val="22"/>
          <w:szCs w:val="22"/>
        </w:rPr>
        <w:t>), completed by the research team at each site visit.</w:t>
      </w:r>
      <w:r w:rsidRPr="004146C0">
        <w:rPr>
          <w:rFonts w:ascii="Calibri" w:hAnsi="Calibri" w:cs="Calibri"/>
        </w:rPr>
        <w:t xml:space="preserve"> </w:t>
      </w:r>
      <w:r w:rsidR="008F2959" w:rsidRPr="008F2959">
        <w:rPr>
          <w:rFonts w:ascii="Calibri" w:hAnsi="Calibri" w:cs="Calibri"/>
        </w:rPr>
        <w:t>To assess potential contamination, the research team will also document any unintended implementation of intervention components in the Usual Care arm through site monitoring and discussions with local study staff. This approach aims to monitor protocol adherence while minimizing the workload of treating clinicians. All data collection will be conducted in accordance with ethical and privacy regulations.</w:t>
      </w:r>
    </w:p>
    <w:p w14:paraId="569857E6" w14:textId="77777777" w:rsidR="00566862" w:rsidRPr="00273BD4" w:rsidRDefault="1BC9D3BE" w:rsidP="01D944E3">
      <w:pPr>
        <w:spacing w:after="0"/>
        <w:jc w:val="both"/>
        <w:rPr>
          <w:rFonts w:ascii="Calibri" w:hAnsi="Calibri" w:cs="Calibri"/>
        </w:rPr>
      </w:pPr>
      <w:r w:rsidRPr="00273BD4">
        <w:rPr>
          <w:rFonts w:ascii="Calibri" w:hAnsi="Calibri" w:cs="Calibri"/>
        </w:rPr>
        <w:t>In addition, structured logs and case report forms will be used to document key components of intervention delivery, including timing and frequency of visits, content of care provided (e.g. pressure assessment, footwear adjustments, education), patient engagement, and any deviations or adaptations from the protocol.</w:t>
      </w:r>
    </w:p>
    <w:p w14:paraId="2D71057F" w14:textId="77777777" w:rsidR="00566862" w:rsidRPr="00273BD4" w:rsidRDefault="1BC9D3BE" w:rsidP="01D944E3">
      <w:pPr>
        <w:spacing w:after="0"/>
        <w:jc w:val="both"/>
        <w:rPr>
          <w:rFonts w:ascii="Calibri" w:hAnsi="Calibri" w:cs="Calibri"/>
        </w:rPr>
      </w:pPr>
      <w:r w:rsidRPr="00273BD4">
        <w:rPr>
          <w:rFonts w:ascii="Calibri" w:hAnsi="Calibri" w:cs="Calibri"/>
        </w:rPr>
        <w:t xml:space="preserve">Following qualitative analysis, member checking will be performed with participating healthcare professionals to validate findings. The process evaluation will focus on key domains including fidelity, </w:t>
      </w:r>
      <w:r w:rsidRPr="00273BD4">
        <w:rPr>
          <w:rFonts w:ascii="Calibri" w:hAnsi="Calibri" w:cs="Calibri"/>
        </w:rPr>
        <w:lastRenderedPageBreak/>
        <w:t>dose, reach, adaptations, and quality of delivery, as well as contextual factors and mechanisms of impact.</w:t>
      </w:r>
    </w:p>
    <w:p w14:paraId="63ECA50A" w14:textId="77777777" w:rsidR="00566862" w:rsidRPr="00273BD4" w:rsidRDefault="1BC9D3BE" w:rsidP="01D944E3">
      <w:pPr>
        <w:spacing w:after="0"/>
        <w:jc w:val="both"/>
        <w:rPr>
          <w:rFonts w:ascii="Calibri" w:hAnsi="Calibri" w:cs="Calibri"/>
        </w:rPr>
      </w:pPr>
      <w:r w:rsidRPr="00273BD4">
        <w:rPr>
          <w:rFonts w:ascii="Calibri" w:hAnsi="Calibri" w:cs="Calibri"/>
        </w:rPr>
        <w:t>This mixed-methods approach will enable identification of factors influencing successful or suboptimal implementation, detection of unanticipated consequences, and formulation of recommendations to optimise the PARADISE intervention for sustainable integration into routine diabetic foot care.</w:t>
      </w:r>
    </w:p>
    <w:p w14:paraId="53F2FA78" w14:textId="59F32A6C" w:rsidR="0085662E" w:rsidRPr="00273BD4" w:rsidRDefault="00FD1049" w:rsidP="00CC28DC">
      <w:pPr>
        <w:spacing w:after="0"/>
        <w:rPr>
          <w:rFonts w:ascii="Calibri" w:hAnsi="Calibri" w:cs="Calibri"/>
        </w:rPr>
      </w:pPr>
      <w:r w:rsidRPr="00273BD4">
        <w:rPr>
          <w:rFonts w:ascii="Calibri" w:hAnsi="Calibri" w:cs="Calibri"/>
        </w:rPr>
        <w:t>The data for the clinical, health economic and process evaluation will be collected by blinded assessors. There are two blinded assessors in this trial (</w:t>
      </w:r>
      <w:r w:rsidR="00273BD4" w:rsidRPr="00273BD4">
        <w:rPr>
          <w:rFonts w:ascii="Calibri" w:hAnsi="Calibri" w:cs="Calibri"/>
        </w:rPr>
        <w:t>two PhD</w:t>
      </w:r>
      <w:r w:rsidRPr="00273BD4">
        <w:rPr>
          <w:rFonts w:ascii="Calibri" w:hAnsi="Calibri" w:cs="Calibri"/>
        </w:rPr>
        <w:t xml:space="preserve"> students).</w:t>
      </w:r>
    </w:p>
    <w:p w14:paraId="097B3708" w14:textId="7BE1AB5A" w:rsidR="00FD1049" w:rsidRPr="00273BD4" w:rsidRDefault="00FD1049" w:rsidP="00FD1049">
      <w:pPr>
        <w:pStyle w:val="Kop2"/>
        <w:rPr>
          <w:rFonts w:cs="Calibri"/>
        </w:rPr>
      </w:pPr>
      <w:bookmarkStart w:id="9" w:name="_Toc229929311"/>
      <w:r w:rsidRPr="00273BD4">
        <w:rPr>
          <w:rFonts w:cs="Calibri"/>
        </w:rPr>
        <w:t>3.3.  Study design</w:t>
      </w:r>
      <w:bookmarkEnd w:id="9"/>
    </w:p>
    <w:p w14:paraId="28554E1F" w14:textId="77777777" w:rsidR="00EE7523" w:rsidRDefault="00EE7523" w:rsidP="00EE7523">
      <w:pPr>
        <w:pBdr>
          <w:top w:val="nil"/>
          <w:left w:val="nil"/>
          <w:bottom w:val="nil"/>
          <w:right w:val="nil"/>
          <w:between w:val="nil"/>
        </w:pBdr>
        <w:spacing w:before="120" w:after="0" w:line="240" w:lineRule="auto"/>
        <w:jc w:val="both"/>
        <w:rPr>
          <w:rFonts w:ascii="Calibri" w:hAnsi="Calibri" w:cs="Calibri"/>
          <w:bCs/>
        </w:rPr>
      </w:pPr>
      <w:r w:rsidRPr="00273BD4">
        <w:rPr>
          <w:rFonts w:ascii="Calibri" w:hAnsi="Calibri" w:cs="Calibri"/>
          <w:bCs/>
        </w:rPr>
        <w:t xml:space="preserve">The study design is a </w:t>
      </w:r>
      <w:r w:rsidRPr="00273BD4">
        <w:rPr>
          <w:rFonts w:ascii="Calibri" w:hAnsi="Calibri" w:cs="Calibri"/>
          <w:b/>
        </w:rPr>
        <w:t>multicenter,</w:t>
      </w:r>
      <w:r w:rsidRPr="00273BD4">
        <w:rPr>
          <w:rFonts w:ascii="Calibri" w:hAnsi="Calibri" w:cs="Calibri"/>
          <w:bCs/>
        </w:rPr>
        <w:t xml:space="preserve"> parallel-group, RCT with two study arms with a 1:1 allocation ratio:</w:t>
      </w:r>
    </w:p>
    <w:p w14:paraId="796776A9" w14:textId="77777777" w:rsidR="00273BD4" w:rsidRPr="00273BD4" w:rsidRDefault="00273BD4" w:rsidP="00EE7523">
      <w:pPr>
        <w:pBdr>
          <w:top w:val="nil"/>
          <w:left w:val="nil"/>
          <w:bottom w:val="nil"/>
          <w:right w:val="nil"/>
          <w:between w:val="nil"/>
        </w:pBdr>
        <w:spacing w:before="120" w:after="0" w:line="240" w:lineRule="auto"/>
        <w:jc w:val="both"/>
        <w:rPr>
          <w:rFonts w:ascii="Calibri" w:hAnsi="Calibri" w:cs="Calibri"/>
          <w:bCs/>
        </w:rPr>
      </w:pPr>
    </w:p>
    <w:p w14:paraId="5C5E0B96" w14:textId="77777777" w:rsidR="00EE7523" w:rsidRPr="00273BD4" w:rsidRDefault="00EE7523" w:rsidP="00EE7523">
      <w:pPr>
        <w:pStyle w:val="Lijstalinea"/>
        <w:numPr>
          <w:ilvl w:val="0"/>
          <w:numId w:val="5"/>
        </w:numPr>
        <w:spacing w:line="240" w:lineRule="auto"/>
        <w:jc w:val="both"/>
        <w:rPr>
          <w:rFonts w:ascii="Calibri" w:hAnsi="Calibri" w:cs="Calibri"/>
        </w:rPr>
      </w:pPr>
      <w:r w:rsidRPr="00273BD4">
        <w:rPr>
          <w:rFonts w:ascii="Calibri" w:hAnsi="Calibri" w:cs="Calibri"/>
          <w:b/>
          <w:bCs/>
        </w:rPr>
        <w:t>Usual Care</w:t>
      </w:r>
      <w:r w:rsidRPr="00273BD4">
        <w:rPr>
          <w:rFonts w:ascii="Calibri" w:hAnsi="Calibri" w:cs="Calibri"/>
        </w:rPr>
        <w:t xml:space="preserve"> embodies the usual care as provided in Belgium. </w:t>
      </w:r>
    </w:p>
    <w:p w14:paraId="1EEF6FCE" w14:textId="2A6AB433" w:rsidR="00EE7523" w:rsidRPr="00273BD4" w:rsidRDefault="00EE7523" w:rsidP="00EE7523">
      <w:pPr>
        <w:pStyle w:val="Lijstalinea"/>
        <w:numPr>
          <w:ilvl w:val="0"/>
          <w:numId w:val="5"/>
        </w:numPr>
        <w:spacing w:line="240" w:lineRule="auto"/>
        <w:jc w:val="both"/>
        <w:rPr>
          <w:rFonts w:ascii="Calibri" w:hAnsi="Calibri" w:cs="Calibri"/>
        </w:rPr>
      </w:pPr>
      <w:r w:rsidRPr="6898190B">
        <w:rPr>
          <w:rFonts w:ascii="Calibri" w:hAnsi="Calibri" w:cs="Calibri"/>
          <w:b/>
          <w:bCs/>
        </w:rPr>
        <w:t>Optimal Care</w:t>
      </w:r>
      <w:r w:rsidRPr="6898190B">
        <w:rPr>
          <w:rFonts w:ascii="Calibri" w:hAnsi="Calibri" w:cs="Calibri"/>
        </w:rPr>
        <w:t xml:space="preserve"> encompasses Usual Care as provided in Belgium</w:t>
      </w:r>
      <w:r w:rsidR="275CD0EC" w:rsidRPr="6898190B">
        <w:rPr>
          <w:rFonts w:ascii="Calibri" w:hAnsi="Calibri" w:cs="Calibri"/>
        </w:rPr>
        <w:t xml:space="preserve"> and</w:t>
      </w:r>
      <w:r w:rsidRPr="6898190B">
        <w:rPr>
          <w:rFonts w:ascii="Calibri" w:hAnsi="Calibri" w:cs="Calibri"/>
        </w:rPr>
        <w:t xml:space="preserve">, in addition, a pressure-adherence &amp; education driven service </w:t>
      </w:r>
    </w:p>
    <w:p w14:paraId="5632EA10" w14:textId="748EB510" w:rsidR="00EE7523" w:rsidRPr="00273BD4" w:rsidRDefault="00EE7523" w:rsidP="00EE7523">
      <w:pPr>
        <w:pStyle w:val="Kop1"/>
        <w:rPr>
          <w:rFonts w:cs="Calibri"/>
        </w:rPr>
      </w:pPr>
      <w:bookmarkStart w:id="10" w:name="_Toc229929312"/>
      <w:r w:rsidRPr="00273BD4">
        <w:rPr>
          <w:rFonts w:cs="Calibri"/>
        </w:rPr>
        <w:t>4. Study Population/Eligibility Criteria</w:t>
      </w:r>
      <w:bookmarkEnd w:id="10"/>
    </w:p>
    <w:p w14:paraId="0D88C979" w14:textId="41CC1D72" w:rsidR="00EE7523" w:rsidRPr="00273BD4" w:rsidRDefault="00EE7523" w:rsidP="00E05F2F">
      <w:pPr>
        <w:pStyle w:val="Kop2"/>
        <w:rPr>
          <w:rFonts w:cs="Calibri"/>
        </w:rPr>
      </w:pPr>
      <w:bookmarkStart w:id="11" w:name="_Toc229929313"/>
      <w:r w:rsidRPr="00273BD4">
        <w:rPr>
          <w:rFonts w:cs="Calibri"/>
        </w:rPr>
        <w:t>4.</w:t>
      </w:r>
      <w:r w:rsidR="0017463D" w:rsidRPr="00273BD4">
        <w:rPr>
          <w:rFonts w:cs="Calibri"/>
        </w:rPr>
        <w:t>1</w:t>
      </w:r>
      <w:r w:rsidRPr="00273BD4">
        <w:rPr>
          <w:rFonts w:cs="Calibri"/>
        </w:rPr>
        <w:t>. Inclusion and exclusion criteria</w:t>
      </w:r>
      <w:bookmarkEnd w:id="11"/>
    </w:p>
    <w:p w14:paraId="39A0E91D" w14:textId="240542F3" w:rsidR="00D634DF" w:rsidRPr="00273BD4" w:rsidRDefault="00D634DF" w:rsidP="00EE7523">
      <w:pPr>
        <w:spacing w:before="120" w:after="120" w:line="240" w:lineRule="auto"/>
        <w:rPr>
          <w:rFonts w:ascii="Calibri" w:hAnsi="Calibri" w:cs="Calibri"/>
          <w:b/>
          <w:u w:val="single"/>
        </w:rPr>
      </w:pPr>
      <w:r w:rsidRPr="00273BD4">
        <w:rPr>
          <w:rFonts w:ascii="Calibri" w:hAnsi="Calibri" w:cs="Calibri"/>
          <w:b/>
          <w:u w:val="single"/>
        </w:rPr>
        <w:t>Inclusion criteria</w:t>
      </w:r>
      <w:r w:rsidR="00E05F2F" w:rsidRPr="00273BD4">
        <w:rPr>
          <w:rFonts w:ascii="Calibri" w:hAnsi="Calibri" w:cs="Calibri"/>
          <w:b/>
          <w:u w:val="single"/>
        </w:rPr>
        <w:t>:</w:t>
      </w:r>
    </w:p>
    <w:p w14:paraId="56EF10DD" w14:textId="38E9C322" w:rsidR="00D634DF" w:rsidRPr="00273BD4" w:rsidRDefault="00D634DF" w:rsidP="00D634DF">
      <w:pPr>
        <w:spacing w:line="240" w:lineRule="auto"/>
        <w:jc w:val="both"/>
        <w:rPr>
          <w:rFonts w:ascii="Calibri" w:hAnsi="Calibri" w:cs="Calibri"/>
        </w:rPr>
      </w:pPr>
      <w:r w:rsidRPr="00273BD4">
        <w:rPr>
          <w:rFonts w:ascii="Calibri" w:hAnsi="Calibri" w:cs="Calibri"/>
        </w:rPr>
        <w:t>Patients with diabetes will be recruited according to the following criteria</w:t>
      </w:r>
      <w:r w:rsidR="00DC7EF1" w:rsidRPr="006A0EB4">
        <w:rPr>
          <w:rFonts w:ascii="Calibri" w:hAnsi="Calibri" w:cs="Calibri"/>
        </w:rPr>
        <w:t>. A</w:t>
      </w:r>
      <w:r w:rsidR="00DC7EF1" w:rsidRPr="00273BD4">
        <w:rPr>
          <w:rFonts w:ascii="Calibri" w:hAnsi="Calibri" w:cs="Calibri"/>
        </w:rPr>
        <w:t>ll foot-related criteria apply to both feet (bilaterally)</w:t>
      </w:r>
      <w:r w:rsidR="003562B9">
        <w:rPr>
          <w:rFonts w:ascii="Calibri" w:hAnsi="Calibri" w:cs="Calibri"/>
        </w:rPr>
        <w:t>:</w:t>
      </w:r>
    </w:p>
    <w:p w14:paraId="016DFEE4" w14:textId="3C6873D9" w:rsidR="00D634DF" w:rsidRPr="00273BD4" w:rsidRDefault="00D634DF" w:rsidP="006C1493">
      <w:pPr>
        <w:pStyle w:val="Lijstalinea"/>
        <w:numPr>
          <w:ilvl w:val="0"/>
          <w:numId w:val="175"/>
        </w:numPr>
        <w:spacing w:line="240" w:lineRule="auto"/>
        <w:jc w:val="both"/>
        <w:rPr>
          <w:rFonts w:ascii="Calibri" w:hAnsi="Calibri" w:cs="Calibri"/>
        </w:rPr>
      </w:pPr>
      <w:r w:rsidRPr="00273BD4">
        <w:rPr>
          <w:rFonts w:ascii="Calibri" w:hAnsi="Calibri" w:cs="Calibri"/>
        </w:rPr>
        <w:t xml:space="preserve">Adult Dutch-speaking/understanding patients ≥ 18 years, </w:t>
      </w:r>
    </w:p>
    <w:p w14:paraId="306193AC" w14:textId="31853585" w:rsidR="00D634DF" w:rsidRPr="00273BD4" w:rsidRDefault="72BA568C" w:rsidP="006C1493">
      <w:pPr>
        <w:pStyle w:val="Lijstalinea"/>
        <w:numPr>
          <w:ilvl w:val="0"/>
          <w:numId w:val="175"/>
        </w:numPr>
        <w:spacing w:line="240" w:lineRule="auto"/>
        <w:jc w:val="both"/>
        <w:rPr>
          <w:rFonts w:ascii="Calibri" w:hAnsi="Calibri" w:cs="Calibri"/>
        </w:rPr>
      </w:pPr>
      <w:r w:rsidRPr="00273BD4">
        <w:rPr>
          <w:rFonts w:ascii="Calibri" w:hAnsi="Calibri" w:cs="Calibri"/>
        </w:rPr>
        <w:t>Diabetes mellitus</w:t>
      </w:r>
      <w:r w:rsidR="00DC5232" w:rsidRPr="00273BD4">
        <w:rPr>
          <w:rFonts w:ascii="Calibri" w:hAnsi="Calibri" w:cs="Calibri"/>
        </w:rPr>
        <w:t xml:space="preserve"> according to ADA/EASD definition (not gestational diabetes)</w:t>
      </w:r>
      <w:r w:rsidRPr="00273BD4">
        <w:rPr>
          <w:rFonts w:ascii="Calibri" w:hAnsi="Calibri" w:cs="Calibri"/>
        </w:rPr>
        <w:t xml:space="preserve"> </w:t>
      </w:r>
    </w:p>
    <w:p w14:paraId="46D480A4" w14:textId="5898ADC8" w:rsidR="00D634DF" w:rsidRPr="00273BD4" w:rsidRDefault="72BA568C" w:rsidP="006C1493">
      <w:pPr>
        <w:pStyle w:val="Lijstalinea"/>
        <w:numPr>
          <w:ilvl w:val="0"/>
          <w:numId w:val="175"/>
        </w:numPr>
        <w:spacing w:line="240" w:lineRule="auto"/>
        <w:jc w:val="both"/>
        <w:rPr>
          <w:rFonts w:ascii="Calibri" w:hAnsi="Calibri" w:cs="Calibri"/>
        </w:rPr>
      </w:pPr>
      <w:r w:rsidRPr="00273BD4">
        <w:rPr>
          <w:rFonts w:ascii="Calibri" w:hAnsi="Calibri" w:cs="Calibri"/>
        </w:rPr>
        <w:t>At-risk foot (category 3)</w:t>
      </w:r>
      <w:sdt>
        <w:sdtPr>
          <w:rPr>
            <w:rFonts w:ascii="Calibri" w:hAnsi="Calibri" w:cs="Calibri"/>
            <w:color w:val="000000" w:themeColor="text1"/>
            <w:vertAlign w:val="superscript"/>
          </w:rPr>
          <w:tag w:val="MENDELEY_CITATION_v3_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"/>
          <w:id w:val="292643722"/>
          <w:placeholder>
            <w:docPart w:val="15839EF498BD46BF9578D2B6F6E23CC1"/>
          </w:placeholder>
        </w:sdtPr>
        <w:sdtContent>
          <w:r w:rsidR="57513499" w:rsidRPr="00273BD4">
            <w:rPr>
              <w:rFonts w:ascii="Calibri" w:hAnsi="Calibri" w:cs="Calibri"/>
              <w:color w:val="000000" w:themeColor="text1"/>
              <w:vertAlign w:val="superscript"/>
            </w:rPr>
            <w:t>1</w:t>
          </w:r>
        </w:sdtContent>
      </w:sdt>
      <w:r w:rsidRPr="00273BD4">
        <w:rPr>
          <w:rFonts w:ascii="Calibri" w:hAnsi="Calibri" w:cs="Calibri"/>
        </w:rPr>
        <w:t xml:space="preserve"> with a recently healed plantar foot ulcer or a partial foot amputation (one or multiple toes, including hallux) or resection of one or several metatarsal heads (including the first metatarsal head) in the preceding 18 months until 2 weeks prior to inclusion</w:t>
      </w:r>
    </w:p>
    <w:p w14:paraId="0CC22F6C" w14:textId="5E62ED81" w:rsidR="00E46EFB" w:rsidRPr="00273BD4" w:rsidRDefault="00DC7EF1" w:rsidP="006C1493">
      <w:pPr>
        <w:pStyle w:val="Lijstalinea"/>
        <w:numPr>
          <w:ilvl w:val="0"/>
          <w:numId w:val="175"/>
        </w:numPr>
        <w:spacing w:line="240" w:lineRule="auto"/>
        <w:jc w:val="both"/>
        <w:rPr>
          <w:rFonts w:ascii="Calibri" w:hAnsi="Calibri" w:cs="Calibri"/>
        </w:rPr>
      </w:pPr>
      <w:r w:rsidRPr="00273BD4">
        <w:rPr>
          <w:rFonts w:ascii="Calibri" w:hAnsi="Calibri" w:cs="Calibri"/>
        </w:rPr>
        <w:t xml:space="preserve">Vascular status must be classified as PEDIS perfusion grade 1 or 2, indicating no critical limb ischemia: </w:t>
      </w:r>
    </w:p>
    <w:p w14:paraId="2C55CEC0" w14:textId="24D8BA49" w:rsidR="00DC7EF1" w:rsidRPr="00273BD4" w:rsidRDefault="00DC7EF1" w:rsidP="00273BD4">
      <w:pPr>
        <w:pStyle w:val="Lijstalinea"/>
        <w:spacing w:line="240" w:lineRule="auto"/>
        <w:ind w:left="1440" w:firstLine="720"/>
        <w:jc w:val="both"/>
        <w:rPr>
          <w:rFonts w:ascii="Calibri" w:hAnsi="Calibri" w:cs="Calibri"/>
        </w:rPr>
      </w:pPr>
      <w:r w:rsidRPr="00273BD4">
        <w:rPr>
          <w:rFonts w:ascii="Calibri" w:hAnsi="Calibri" w:cs="Calibri"/>
        </w:rPr>
        <w:t xml:space="preserve">-GRADE 1:  No symptoms or signs of PAD in the affected foot, in combination with • palpable dorsal pedal and posterior tibial artery or • ankle-brachial index 0.9 to 1.10 or • toe-brachial index &gt;0.6 or • transcutaneous oxygen pressure (tcpO2) &gt;60 mm Hg. </w:t>
      </w:r>
    </w:p>
    <w:p w14:paraId="3738BD48" w14:textId="1B29FDF0" w:rsidR="00DC7EF1" w:rsidRPr="00273BD4" w:rsidRDefault="00DC7EF1" w:rsidP="00273BD4">
      <w:pPr>
        <w:pStyle w:val="Lijstalinea"/>
        <w:spacing w:line="240" w:lineRule="auto"/>
        <w:ind w:left="1440" w:firstLine="720"/>
        <w:jc w:val="both"/>
        <w:rPr>
          <w:rFonts w:ascii="Calibri" w:hAnsi="Calibri" w:cs="Calibri"/>
        </w:rPr>
      </w:pPr>
      <w:r w:rsidRPr="00273BD4">
        <w:rPr>
          <w:rFonts w:ascii="Calibri" w:hAnsi="Calibri" w:cs="Calibri"/>
        </w:rPr>
        <w:t xml:space="preserve">-GRADE 2: Symptoms or signs of PAD, but not of critical limb ischemia (CLI): • Presence of intermittent claudication (in case of claudication, additional non-invasive assessment should be performed), as defined in the document of the International Consensus on the Diabetic Foot or • Ankle-brachial index &lt; 0.9, but with ankle pressure &gt;50 mm Hg or • Toe-brachial index &lt; 0.6, but systolic toe blood pressure &gt;30 mm Hg or • TcpO2 30− to 60 mm Hg or • Other abnormalities on non-invasive testing, compatible with PAD (but not with CLI). Note: if tests other than ankle or toe pressure or tcpO2 are performed, they should be specified in each study. GRADE 3 Critical limb ischemia, as defined by • systolic ankle blood pressure &lt;50 mm Hg or • systolic toe blood pressure </w:t>
      </w:r>
      <w:r w:rsidR="006E5C93" w:rsidRPr="006E5C93">
        <w:rPr>
          <w:rFonts w:ascii="Calibri" w:hAnsi="Calibri" w:cs="Calibri"/>
        </w:rPr>
        <w:t>&lt;30 mm Hg or • TcpO2 &lt;30 mm Hg.</w:t>
      </w:r>
    </w:p>
    <w:p w14:paraId="1AE31756" w14:textId="2BB5E1AD" w:rsidR="00DC7EF1" w:rsidRPr="00273BD4" w:rsidRDefault="00DC7EF1" w:rsidP="00273BD4">
      <w:pPr>
        <w:spacing w:line="240" w:lineRule="auto"/>
        <w:ind w:left="720" w:firstLine="720"/>
        <w:jc w:val="both"/>
        <w:rPr>
          <w:rFonts w:ascii="Calibri" w:hAnsi="Calibri" w:cs="Calibri"/>
        </w:rPr>
      </w:pPr>
      <w:r w:rsidRPr="00273BD4">
        <w:rPr>
          <w:rFonts w:ascii="Calibri" w:hAnsi="Calibri" w:cs="Calibri"/>
        </w:rPr>
        <w:t xml:space="preserve">- Stable vascular status based on the clinical judgment of the </w:t>
      </w:r>
      <w:r w:rsidR="00273BD4" w:rsidRPr="00273BD4">
        <w:rPr>
          <w:rFonts w:ascii="Calibri" w:hAnsi="Calibri" w:cs="Calibri"/>
        </w:rPr>
        <w:t>medical supervisors.</w:t>
      </w:r>
    </w:p>
    <w:p w14:paraId="72506653" w14:textId="39B1AA36" w:rsidR="00D634DF" w:rsidRPr="003562B9" w:rsidRDefault="72BA568C" w:rsidP="006C1493">
      <w:pPr>
        <w:pStyle w:val="Lijstalinea"/>
        <w:numPr>
          <w:ilvl w:val="0"/>
          <w:numId w:val="175"/>
        </w:numPr>
        <w:spacing w:line="240" w:lineRule="auto"/>
        <w:jc w:val="both"/>
        <w:rPr>
          <w:rFonts w:ascii="Calibri" w:hAnsi="Calibri" w:cs="Calibri"/>
        </w:rPr>
      </w:pPr>
      <w:r w:rsidRPr="00273BD4">
        <w:rPr>
          <w:rFonts w:ascii="Calibri" w:hAnsi="Calibri" w:cs="Calibri"/>
        </w:rPr>
        <w:t>Able to walk barefoot independently and without support</w:t>
      </w:r>
    </w:p>
    <w:p w14:paraId="6D1BD8CC" w14:textId="52623372" w:rsidR="00D634DF" w:rsidRPr="00273BD4" w:rsidRDefault="00D634DF" w:rsidP="006C1493">
      <w:pPr>
        <w:pStyle w:val="Lijstalinea"/>
        <w:numPr>
          <w:ilvl w:val="0"/>
          <w:numId w:val="175"/>
        </w:numPr>
        <w:spacing w:after="120" w:line="240" w:lineRule="auto"/>
        <w:contextualSpacing w:val="0"/>
        <w:jc w:val="both"/>
        <w:rPr>
          <w:rFonts w:ascii="Calibri" w:hAnsi="Calibri" w:cs="Calibri"/>
        </w:rPr>
      </w:pPr>
      <w:r w:rsidRPr="00273BD4">
        <w:rPr>
          <w:rFonts w:ascii="Calibri" w:hAnsi="Calibri" w:cs="Calibri"/>
        </w:rPr>
        <w:lastRenderedPageBreak/>
        <w:t>In possession of protective footwear that is either fully custom-made (‘Orthopaedic Footwear’) or custom-made foot ortho</w:t>
      </w:r>
      <w:r w:rsidR="003562B9">
        <w:rPr>
          <w:rFonts w:ascii="Calibri" w:hAnsi="Calibri" w:cs="Calibri"/>
        </w:rPr>
        <w:t>ses</w:t>
      </w:r>
      <w:r w:rsidRPr="00273BD4">
        <w:rPr>
          <w:rFonts w:ascii="Calibri" w:hAnsi="Calibri" w:cs="Calibri"/>
        </w:rPr>
        <w:t xml:space="preserve"> worn in semi-orthopaedic footwear or adequate extra-depth off the shelf shoes. If the patient has not yet one of these shoes, he/she should accept to switch to such protective footwear (already covered by RIZIV-INAMI).</w:t>
      </w:r>
    </w:p>
    <w:p w14:paraId="6058ED17" w14:textId="6C821AA6" w:rsidR="00D634DF" w:rsidRPr="00273BD4" w:rsidRDefault="00D634DF" w:rsidP="00EE7523">
      <w:pPr>
        <w:spacing w:before="120" w:after="120" w:line="240" w:lineRule="auto"/>
        <w:rPr>
          <w:rFonts w:ascii="Calibri" w:hAnsi="Calibri" w:cs="Calibri"/>
          <w:b/>
          <w:bCs/>
          <w:u w:val="single"/>
        </w:rPr>
      </w:pPr>
      <w:r w:rsidRPr="00273BD4">
        <w:rPr>
          <w:rFonts w:ascii="Calibri" w:hAnsi="Calibri" w:cs="Calibri"/>
          <w:b/>
          <w:bCs/>
          <w:u w:val="single"/>
        </w:rPr>
        <w:t xml:space="preserve">Exclusion criteria </w:t>
      </w:r>
    </w:p>
    <w:p w14:paraId="4BDE729C" w14:textId="77777777" w:rsidR="00D634DF" w:rsidRPr="00330199" w:rsidRDefault="72BA568C" w:rsidP="00D634DF">
      <w:pPr>
        <w:spacing w:line="240" w:lineRule="auto"/>
        <w:jc w:val="both"/>
        <w:rPr>
          <w:rFonts w:ascii="Calibri" w:hAnsi="Calibri" w:cs="Calibri"/>
        </w:rPr>
      </w:pPr>
      <w:r w:rsidRPr="00330199">
        <w:rPr>
          <w:rFonts w:ascii="Calibri" w:hAnsi="Calibri" w:cs="Calibri"/>
        </w:rPr>
        <w:t xml:space="preserve">Patients with diabetes will be excluded if they: </w:t>
      </w:r>
    </w:p>
    <w:p w14:paraId="30E31330" w14:textId="1C5C6BFE" w:rsidR="00BF1949" w:rsidRPr="00330199" w:rsidRDefault="003562B9" w:rsidP="003562B9">
      <w:pPr>
        <w:spacing w:after="0" w:line="240" w:lineRule="auto"/>
        <w:ind w:left="1418" w:hanging="709"/>
        <w:contextualSpacing/>
        <w:jc w:val="both"/>
        <w:rPr>
          <w:rFonts w:ascii="Calibri" w:hAnsi="Calibri" w:cs="Calibri"/>
        </w:rPr>
      </w:pPr>
      <w:r w:rsidRPr="00330199">
        <w:rPr>
          <w:rFonts w:ascii="Calibri" w:hAnsi="Calibri" w:cs="Calibri"/>
          <w:b/>
          <w:bCs/>
        </w:rPr>
        <w:t>i)</w:t>
      </w:r>
      <w:r w:rsidRPr="00330199">
        <w:rPr>
          <w:rFonts w:ascii="Calibri" w:hAnsi="Calibri" w:cs="Calibri"/>
        </w:rPr>
        <w:t xml:space="preserve"> </w:t>
      </w:r>
      <w:r w:rsidRPr="00330199">
        <w:rPr>
          <w:rFonts w:ascii="Calibri" w:hAnsi="Calibri" w:cs="Calibri"/>
        </w:rPr>
        <w:tab/>
      </w:r>
      <w:r w:rsidR="00D634DF" w:rsidRPr="00330199">
        <w:rPr>
          <w:rFonts w:ascii="Calibri" w:hAnsi="Calibri" w:cs="Calibri"/>
        </w:rPr>
        <w:t xml:space="preserve">Underwent </w:t>
      </w:r>
      <w:r w:rsidR="00204C13" w:rsidRPr="00330199">
        <w:rPr>
          <w:rFonts w:ascii="Calibri" w:hAnsi="Calibri" w:cs="Calibri"/>
        </w:rPr>
        <w:t xml:space="preserve">an </w:t>
      </w:r>
      <w:r w:rsidRPr="00330199">
        <w:rPr>
          <w:rFonts w:ascii="Calibri" w:hAnsi="Calibri" w:cs="Calibri"/>
        </w:rPr>
        <w:t>amputation proximal to the metatarsophalangeal joints</w:t>
      </w:r>
    </w:p>
    <w:p w14:paraId="15ACF978" w14:textId="3F1FCF28" w:rsidR="00DC7EF1" w:rsidRPr="00330199" w:rsidRDefault="003562B9" w:rsidP="003562B9">
      <w:pPr>
        <w:spacing w:after="0" w:line="240" w:lineRule="auto"/>
        <w:ind w:left="1440" w:hanging="720"/>
        <w:contextualSpacing/>
        <w:jc w:val="both"/>
        <w:rPr>
          <w:rFonts w:ascii="Calibri" w:hAnsi="Calibri" w:cs="Calibri"/>
        </w:rPr>
      </w:pPr>
      <w:r w:rsidRPr="00330199">
        <w:rPr>
          <w:rFonts w:ascii="Calibri" w:hAnsi="Calibri" w:cs="Calibri"/>
          <w:b/>
          <w:bCs/>
        </w:rPr>
        <w:t>ii)</w:t>
      </w:r>
      <w:r w:rsidRPr="00330199">
        <w:rPr>
          <w:rFonts w:ascii="Calibri" w:hAnsi="Calibri" w:cs="Calibri"/>
        </w:rPr>
        <w:t xml:space="preserve"> </w:t>
      </w:r>
      <w:r w:rsidRPr="00330199">
        <w:rPr>
          <w:rFonts w:ascii="Calibri" w:hAnsi="Calibri" w:cs="Calibri"/>
        </w:rPr>
        <w:tab/>
      </w:r>
      <w:r w:rsidRPr="00330199">
        <w:rPr>
          <w:rStyle w:val="Verwijzingopmerking"/>
          <w:rFonts w:ascii="Calibri" w:hAnsi="Calibri" w:cs="Calibri"/>
          <w:sz w:val="22"/>
          <w:szCs w:val="22"/>
        </w:rPr>
        <w:t>Present with an active foot ulcer or Charcot deformity</w:t>
      </w:r>
    </w:p>
    <w:p w14:paraId="0B3B44A0" w14:textId="77777777" w:rsidR="00A628AB" w:rsidRPr="00330199" w:rsidRDefault="00000000" w:rsidP="00330199">
      <w:pPr>
        <w:pStyle w:val="Lijstalinea"/>
        <w:ind w:left="1440" w:hanging="720"/>
        <w:rPr>
          <w:rFonts w:ascii="Calibri" w:hAnsi="Calibri" w:cs="Calibri"/>
        </w:rPr>
      </w:pPr>
      <w:r w:rsidRPr="00330199">
        <w:rPr>
          <w:rFonts w:ascii="Calibri" w:hAnsi="Calibri" w:cs="Calibri"/>
          <w:b/>
          <w:bCs/>
        </w:rPr>
        <w:t>iii)</w:t>
      </w:r>
      <w:r w:rsidRPr="00330199">
        <w:rPr>
          <w:rFonts w:ascii="Calibri" w:hAnsi="Calibri" w:cs="Calibri"/>
        </w:rPr>
        <w:tab/>
        <w:t>Vascular status classified as PEDIS GRADE 3: Critical limb ischemia, as defined by • systolic ankle blood pressure &lt;50 mm Hg or • systolic toe blood pressure &lt;30 mm Hg or • TcpO2 &lt;30 mm Hg.</w:t>
      </w:r>
    </w:p>
    <w:p w14:paraId="1F488919" w14:textId="1B444883" w:rsidR="00D634DF" w:rsidRPr="00330199" w:rsidRDefault="003562B9" w:rsidP="003562B9">
      <w:pPr>
        <w:pStyle w:val="Lijstalinea"/>
        <w:spacing w:after="0" w:line="240" w:lineRule="auto"/>
        <w:ind w:left="1440" w:hanging="731"/>
        <w:jc w:val="both"/>
        <w:rPr>
          <w:rFonts w:ascii="Calibri" w:hAnsi="Calibri" w:cs="Calibri"/>
        </w:rPr>
      </w:pPr>
      <w:r w:rsidRPr="00330199">
        <w:rPr>
          <w:rFonts w:ascii="Calibri" w:hAnsi="Calibri" w:cs="Calibri"/>
          <w:b/>
          <w:bCs/>
        </w:rPr>
        <w:t>iv)</w:t>
      </w:r>
      <w:r w:rsidRPr="00330199">
        <w:rPr>
          <w:rFonts w:ascii="Calibri" w:hAnsi="Calibri" w:cs="Calibri"/>
        </w:rPr>
        <w:t xml:space="preserve"> </w:t>
      </w:r>
      <w:r w:rsidRPr="00330199">
        <w:rPr>
          <w:rFonts w:ascii="Calibri" w:hAnsi="Calibri" w:cs="Calibri"/>
        </w:rPr>
        <w:tab/>
      </w:r>
      <w:r w:rsidR="72BA568C" w:rsidRPr="00330199">
        <w:rPr>
          <w:rFonts w:ascii="Calibri" w:hAnsi="Calibri" w:cs="Calibri"/>
        </w:rPr>
        <w:t>Are treated with</w:t>
      </w:r>
      <w:r w:rsidR="00DC5232" w:rsidRPr="00330199">
        <w:rPr>
          <w:rFonts w:ascii="Calibri" w:hAnsi="Calibri" w:cs="Calibri"/>
        </w:rPr>
        <w:t xml:space="preserve"> renal replacement therapy</w:t>
      </w:r>
    </w:p>
    <w:p w14:paraId="2DA2C406" w14:textId="34021F5F" w:rsidR="00204C13" w:rsidRPr="00330199" w:rsidRDefault="003562B9" w:rsidP="003562B9">
      <w:pPr>
        <w:pStyle w:val="Lijstalinea"/>
        <w:spacing w:after="0" w:line="240" w:lineRule="auto"/>
        <w:ind w:left="1440" w:hanging="731"/>
        <w:jc w:val="both"/>
        <w:rPr>
          <w:rFonts w:ascii="Calibri" w:hAnsi="Calibri" w:cs="Calibri"/>
        </w:rPr>
      </w:pPr>
      <w:r w:rsidRPr="00330199">
        <w:rPr>
          <w:rFonts w:ascii="Calibri" w:hAnsi="Calibri" w:cs="Calibri"/>
          <w:b/>
          <w:bCs/>
        </w:rPr>
        <w:t>v)</w:t>
      </w:r>
      <w:r w:rsidRPr="00330199">
        <w:rPr>
          <w:rFonts w:ascii="Calibri" w:hAnsi="Calibri" w:cs="Calibri"/>
        </w:rPr>
        <w:t xml:space="preserve"> </w:t>
      </w:r>
      <w:r w:rsidRPr="00330199">
        <w:rPr>
          <w:rFonts w:ascii="Calibri" w:hAnsi="Calibri" w:cs="Calibri"/>
        </w:rPr>
        <w:tab/>
      </w:r>
      <w:r w:rsidR="00204C13" w:rsidRPr="00330199">
        <w:rPr>
          <w:rFonts w:ascii="Calibri" w:hAnsi="Calibri" w:cs="Calibri"/>
        </w:rPr>
        <w:t>Are receiving immunosuppressive therapy</w:t>
      </w:r>
    </w:p>
    <w:p w14:paraId="6465F402" w14:textId="46DCC6F2" w:rsidR="00D634DF" w:rsidRPr="00330199" w:rsidRDefault="003562B9" w:rsidP="003562B9">
      <w:pPr>
        <w:pStyle w:val="Lijstalinea"/>
        <w:spacing w:after="0" w:line="240" w:lineRule="auto"/>
        <w:ind w:left="1440" w:hanging="731"/>
        <w:jc w:val="both"/>
        <w:rPr>
          <w:rFonts w:ascii="Calibri" w:hAnsi="Calibri" w:cs="Calibri"/>
        </w:rPr>
      </w:pPr>
      <w:r w:rsidRPr="00330199">
        <w:rPr>
          <w:rFonts w:ascii="Calibri" w:hAnsi="Calibri" w:cs="Calibri"/>
          <w:b/>
          <w:bCs/>
        </w:rPr>
        <w:t>vi)</w:t>
      </w:r>
      <w:r w:rsidRPr="00330199">
        <w:rPr>
          <w:rFonts w:ascii="Calibri" w:hAnsi="Calibri" w:cs="Calibri"/>
        </w:rPr>
        <w:t xml:space="preserve"> </w:t>
      </w:r>
      <w:r w:rsidRPr="00330199">
        <w:rPr>
          <w:rFonts w:ascii="Calibri" w:hAnsi="Calibri" w:cs="Calibri"/>
        </w:rPr>
        <w:tab/>
      </w:r>
      <w:r w:rsidR="00D634DF" w:rsidRPr="00330199">
        <w:rPr>
          <w:rFonts w:ascii="Calibri" w:hAnsi="Calibri" w:cs="Calibri"/>
        </w:rPr>
        <w:t xml:space="preserve">Have a severe illness limiting 18-month survival (judged by </w:t>
      </w:r>
      <w:r w:rsidR="2F059D6C" w:rsidRPr="00330199">
        <w:rPr>
          <w:rFonts w:ascii="Calibri" w:hAnsi="Calibri" w:cs="Calibri"/>
        </w:rPr>
        <w:t xml:space="preserve">the </w:t>
      </w:r>
      <w:r w:rsidR="00D634DF" w:rsidRPr="00330199">
        <w:rPr>
          <w:rFonts w:ascii="Calibri" w:hAnsi="Calibri" w:cs="Calibri"/>
        </w:rPr>
        <w:t>treating physician)</w:t>
      </w:r>
    </w:p>
    <w:p w14:paraId="10966BA6" w14:textId="04A56ABD" w:rsidR="00D634DF" w:rsidRPr="00330199" w:rsidRDefault="003562B9" w:rsidP="003562B9">
      <w:pPr>
        <w:spacing w:after="0" w:line="240" w:lineRule="auto"/>
        <w:ind w:firstLine="709"/>
        <w:contextualSpacing/>
        <w:jc w:val="both"/>
        <w:rPr>
          <w:rFonts w:ascii="Calibri" w:hAnsi="Calibri" w:cs="Calibri"/>
        </w:rPr>
      </w:pPr>
      <w:r w:rsidRPr="00330199">
        <w:rPr>
          <w:rFonts w:ascii="Calibri" w:hAnsi="Calibri" w:cs="Calibri"/>
          <w:b/>
          <w:bCs/>
        </w:rPr>
        <w:t>vii)</w:t>
      </w:r>
      <w:r w:rsidRPr="00330199">
        <w:rPr>
          <w:rFonts w:ascii="Calibri" w:hAnsi="Calibri" w:cs="Calibri"/>
          <w:b/>
          <w:bCs/>
        </w:rPr>
        <w:tab/>
      </w:r>
      <w:r w:rsidR="00D634DF" w:rsidRPr="00330199">
        <w:rPr>
          <w:rFonts w:ascii="Calibri" w:hAnsi="Calibri" w:cs="Calibri"/>
        </w:rPr>
        <w:t>Are unable to consent or follow the study instructions</w:t>
      </w:r>
    </w:p>
    <w:p w14:paraId="31D60E7F" w14:textId="6B61BF7A" w:rsidR="00E05F2F" w:rsidRPr="00330199" w:rsidRDefault="003562B9" w:rsidP="003562B9">
      <w:pPr>
        <w:spacing w:after="0" w:line="240" w:lineRule="auto"/>
        <w:ind w:firstLine="709"/>
        <w:contextualSpacing/>
        <w:jc w:val="both"/>
        <w:rPr>
          <w:rFonts w:ascii="Calibri" w:hAnsi="Calibri" w:cs="Calibri"/>
        </w:rPr>
      </w:pPr>
      <w:r w:rsidRPr="00330199">
        <w:rPr>
          <w:rFonts w:ascii="Calibri" w:hAnsi="Calibri" w:cs="Calibri"/>
          <w:b/>
          <w:bCs/>
        </w:rPr>
        <w:t>viii)</w:t>
      </w:r>
      <w:r w:rsidRPr="00330199">
        <w:rPr>
          <w:rFonts w:ascii="Calibri" w:hAnsi="Calibri" w:cs="Calibri"/>
          <w:b/>
          <w:bCs/>
        </w:rPr>
        <w:tab/>
      </w:r>
      <w:r w:rsidR="00D634DF" w:rsidRPr="00330199">
        <w:rPr>
          <w:rFonts w:ascii="Calibri" w:hAnsi="Calibri" w:cs="Calibri"/>
        </w:rPr>
        <w:t>Use devices limiting pressure sensor application (e.g. ankle-foot orthosis)</w:t>
      </w:r>
    </w:p>
    <w:p w14:paraId="4E8C633F" w14:textId="1BA8E789" w:rsidR="00D634DF" w:rsidRPr="00330199" w:rsidRDefault="003562B9" w:rsidP="003562B9">
      <w:pPr>
        <w:pStyle w:val="Lijstalinea"/>
        <w:spacing w:after="0" w:line="240" w:lineRule="auto"/>
        <w:ind w:left="1440" w:hanging="731"/>
        <w:jc w:val="both"/>
        <w:rPr>
          <w:rFonts w:ascii="Calibri" w:hAnsi="Calibri" w:cs="Calibri"/>
        </w:rPr>
      </w:pPr>
      <w:r w:rsidRPr="00330199">
        <w:rPr>
          <w:rFonts w:ascii="Calibri" w:hAnsi="Calibri" w:cs="Calibri"/>
          <w:b/>
          <w:bCs/>
        </w:rPr>
        <w:t>ix)</w:t>
      </w:r>
      <w:r w:rsidRPr="00330199">
        <w:rPr>
          <w:rFonts w:ascii="Calibri" w:hAnsi="Calibri" w:cs="Calibri"/>
        </w:rPr>
        <w:t xml:space="preserve"> </w:t>
      </w:r>
      <w:r w:rsidRPr="00330199">
        <w:rPr>
          <w:rFonts w:ascii="Calibri" w:hAnsi="Calibri" w:cs="Calibri"/>
        </w:rPr>
        <w:tab/>
      </w:r>
      <w:r w:rsidR="00D634DF" w:rsidRPr="00330199">
        <w:rPr>
          <w:rFonts w:ascii="Calibri" w:hAnsi="Calibri" w:cs="Calibri"/>
        </w:rPr>
        <w:t>Refuse to wear specified protective footwear, or refuse the adherence sensor (Orthotimer) embedded in the orthosis</w:t>
      </w:r>
    </w:p>
    <w:p w14:paraId="24604E3A" w14:textId="6494E1DA" w:rsidR="00E05F2F" w:rsidRPr="00273BD4" w:rsidRDefault="00E05F2F" w:rsidP="00E05F2F">
      <w:pPr>
        <w:pStyle w:val="Kop2"/>
        <w:rPr>
          <w:rFonts w:cs="Calibri"/>
        </w:rPr>
      </w:pPr>
      <w:bookmarkStart w:id="12" w:name="_Toc229929314"/>
      <w:r w:rsidRPr="00273BD4">
        <w:rPr>
          <w:rFonts w:cs="Calibri"/>
        </w:rPr>
        <w:t>4.</w:t>
      </w:r>
      <w:r w:rsidR="0017463D" w:rsidRPr="00273BD4">
        <w:rPr>
          <w:rFonts w:cs="Calibri"/>
        </w:rPr>
        <w:t>2</w:t>
      </w:r>
      <w:r w:rsidRPr="00273BD4">
        <w:rPr>
          <w:rFonts w:cs="Calibri"/>
        </w:rPr>
        <w:t>. Expected duration of the trial</w:t>
      </w:r>
      <w:bookmarkEnd w:id="12"/>
      <w:r w:rsidRPr="00273BD4">
        <w:rPr>
          <w:rFonts w:cs="Calibri"/>
        </w:rPr>
        <w:t xml:space="preserve"> </w:t>
      </w:r>
    </w:p>
    <w:p w14:paraId="07D1E639" w14:textId="09B7E6BA" w:rsidR="003E6586" w:rsidRPr="00273BD4" w:rsidRDefault="003E6586" w:rsidP="003E6586">
      <w:pPr>
        <w:jc w:val="both"/>
        <w:rPr>
          <w:rFonts w:ascii="Calibri" w:hAnsi="Calibri" w:cs="Calibri"/>
          <w:color w:val="000000"/>
          <w:kern w:val="0"/>
          <w14:ligatures w14:val="none"/>
        </w:rPr>
      </w:pPr>
      <w:r w:rsidRPr="00273BD4">
        <w:rPr>
          <w:rFonts w:ascii="Calibri" w:hAnsi="Calibri" w:cs="Calibri"/>
          <w:color w:val="000000"/>
          <w:kern w:val="0"/>
          <w14:ligatures w14:val="none"/>
        </w:rPr>
        <w:t>The study is scheduled to start in September 2026, with ethical approval obtained prior to initiation. Between September 2026 and February 2027, the study protocol and assessment procedures will be piloted across the six participating diabetic foot clinics. Patient recruitment will take place from February 2027 to February 2028, followed by a follow-up period extending until September 2029</w:t>
      </w:r>
      <w:r w:rsidRPr="6898190B">
        <w:rPr>
          <w:rFonts w:ascii="Calibri" w:hAnsi="Calibri" w:cs="Calibri"/>
          <w:color w:val="000000" w:themeColor="text1"/>
        </w:rPr>
        <w:t>. The maximum study duration for each participant will be 18 months.</w:t>
      </w:r>
    </w:p>
    <w:p w14:paraId="510ACE5F" w14:textId="0A83E673" w:rsidR="00E05F2F" w:rsidRPr="00273BD4" w:rsidRDefault="003E6586" w:rsidP="003E6586">
      <w:pPr>
        <w:pStyle w:val="Kop1"/>
        <w:rPr>
          <w:rFonts w:cs="Calibri"/>
        </w:rPr>
      </w:pPr>
      <w:bookmarkStart w:id="13" w:name="_Toc229929315"/>
      <w:r w:rsidRPr="00273BD4">
        <w:rPr>
          <w:rFonts w:cs="Calibri"/>
        </w:rPr>
        <w:t>5. Study Procedures</w:t>
      </w:r>
      <w:bookmarkEnd w:id="13"/>
    </w:p>
    <w:p w14:paraId="461A9220" w14:textId="38EFAC89" w:rsidR="00E05F2F" w:rsidRPr="00273BD4" w:rsidRDefault="00681AF7" w:rsidP="00681AF7">
      <w:pPr>
        <w:pStyle w:val="Kop2"/>
        <w:rPr>
          <w:rFonts w:cs="Calibri"/>
        </w:rPr>
      </w:pPr>
      <w:bookmarkStart w:id="14" w:name="_Toc229929316"/>
      <w:r w:rsidRPr="00273BD4">
        <w:rPr>
          <w:rFonts w:cs="Calibri"/>
        </w:rPr>
        <w:t>5.1. Participant consent and withdrawal of consent</w:t>
      </w:r>
      <w:bookmarkEnd w:id="14"/>
    </w:p>
    <w:p w14:paraId="64481B15" w14:textId="77777777" w:rsidR="00320AB0" w:rsidRPr="00320AB0" w:rsidRDefault="00320AB0" w:rsidP="00320AB0">
      <w:pPr>
        <w:rPr>
          <w:rFonts w:ascii="Calibri" w:hAnsi="Calibri" w:cs="Calibri"/>
        </w:rPr>
      </w:pPr>
      <w:r w:rsidRPr="00320AB0">
        <w:rPr>
          <w:rFonts w:ascii="Calibri" w:hAnsi="Calibri" w:cs="Calibri"/>
        </w:rPr>
        <w:t>The study will be conducted on the basis of prior written informed consent obtained from all participants and/or their legally authorized representative(s) before any study-specific procedures are performed.</w:t>
      </w:r>
    </w:p>
    <w:p w14:paraId="3D43D06B" w14:textId="77777777" w:rsidR="00320AB0" w:rsidRPr="00320AB0" w:rsidRDefault="00320AB0" w:rsidP="00320AB0">
      <w:pPr>
        <w:rPr>
          <w:rFonts w:ascii="Calibri" w:hAnsi="Calibri" w:cs="Calibri"/>
        </w:rPr>
      </w:pPr>
      <w:r w:rsidRPr="00320AB0">
        <w:rPr>
          <w:rFonts w:ascii="Calibri" w:hAnsi="Calibri" w:cs="Calibri"/>
        </w:rPr>
        <w:t>Prior to obtaining informed consent, a limited screening procedure may be conducted to assess eligibility. This screening will be restricted to routinely available clinical information and non-invasive assessments, in accordance with applicable regulations and ethical requirements. Screening will be performed by the treating physician or appropriately trained and delegated members of the site staff.</w:t>
      </w:r>
    </w:p>
    <w:p w14:paraId="6D9F5FE7" w14:textId="77777777" w:rsidR="00320AB0" w:rsidRPr="00320AB0" w:rsidRDefault="00320AB0" w:rsidP="00320AB0">
      <w:pPr>
        <w:rPr>
          <w:rFonts w:ascii="Calibri" w:hAnsi="Calibri" w:cs="Calibri"/>
        </w:rPr>
      </w:pPr>
      <w:r w:rsidRPr="00320AB0">
        <w:rPr>
          <w:rFonts w:ascii="Calibri" w:hAnsi="Calibri" w:cs="Calibri"/>
        </w:rPr>
        <w:t>Participants will receive detailed information about the study from trained and authorized study personnel, who will ensure that adequate time is provided for questions and consideration before written informed consent is obtained. To minimize potential influence on participants’ decisions, members of the intervention team directly involved in delivering the Optimal Care intervention will not be responsible for obtaining informed consent whenever feasible.</w:t>
      </w:r>
    </w:p>
    <w:p w14:paraId="10C0D537" w14:textId="77777777" w:rsidR="006C21FB" w:rsidRPr="006C21FB" w:rsidRDefault="006C21FB" w:rsidP="006C21FB">
      <w:pPr>
        <w:spacing w:after="0"/>
        <w:jc w:val="both"/>
        <w:rPr>
          <w:rFonts w:ascii="Calibri" w:hAnsi="Calibri" w:cs="Calibri"/>
        </w:rPr>
      </w:pPr>
      <w:r w:rsidRPr="006C21FB">
        <w:rPr>
          <w:rFonts w:ascii="Calibri" w:hAnsi="Calibri" w:cs="Calibri"/>
        </w:rPr>
        <w:t>No study-specific interventions will be initiated before written informed consent has been obtained.</w:t>
      </w:r>
    </w:p>
    <w:p w14:paraId="50C052FB" w14:textId="77777777" w:rsidR="006C21FB" w:rsidRPr="0097545F" w:rsidRDefault="006C21FB" w:rsidP="006C21FB">
      <w:pPr>
        <w:spacing w:after="0"/>
        <w:jc w:val="both"/>
        <w:rPr>
          <w:rFonts w:ascii="Calibri" w:hAnsi="Calibri" w:cs="Calibri"/>
        </w:rPr>
      </w:pPr>
      <w:r w:rsidRPr="006C21FB">
        <w:rPr>
          <w:rFonts w:ascii="Calibri" w:hAnsi="Calibri" w:cs="Calibri"/>
        </w:rPr>
        <w:t xml:space="preserve">The process for obtaining and documenting initial and ongoing informed consent will be conducted in accordance with ISO 14155:2020, applicable regulatory requirements, and internal Standard Operating Procedures (SOPs). </w:t>
      </w:r>
      <w:r w:rsidRPr="0097545F">
        <w:rPr>
          <w:rFonts w:ascii="Calibri" w:hAnsi="Calibri" w:cs="Calibri"/>
        </w:rPr>
        <w:t xml:space="preserve">Original signed Informed Consent Forms (ICFs) will be retained and archived in the </w:t>
      </w:r>
      <w:r w:rsidRPr="0097545F">
        <w:rPr>
          <w:rFonts w:ascii="Calibri" w:hAnsi="Calibri" w:cs="Calibri"/>
        </w:rPr>
        <w:lastRenderedPageBreak/>
        <w:t>Investigator Site File (ISF) at the participating site and will not be destroyed before the end of the required archiving period of 25 years, even if a scanned copy is available.</w:t>
      </w:r>
    </w:p>
    <w:p w14:paraId="7D3C4344" w14:textId="77777777" w:rsidR="006C21FB" w:rsidRPr="0097545F" w:rsidRDefault="006C21FB" w:rsidP="006C21FB">
      <w:pPr>
        <w:spacing w:after="0"/>
        <w:jc w:val="both"/>
        <w:rPr>
          <w:rFonts w:ascii="Calibri" w:hAnsi="Calibri" w:cs="Calibri"/>
        </w:rPr>
      </w:pPr>
      <w:r w:rsidRPr="0097545F">
        <w:rPr>
          <w:rFonts w:ascii="Calibri" w:hAnsi="Calibri" w:cs="Calibri"/>
        </w:rPr>
        <w:t>To ensure oversight and audit readiness across participating sites, a scanned copy of each signed ICF will be securely transferred to the coordinating centre or uploaded according to predefined data management procedures. The coordinating centre will use these copies for quality control, monitoring, and audit purposes only. Original signed ICFs will remain archived at the participating site.</w:t>
      </w:r>
    </w:p>
    <w:p w14:paraId="203E9C91" w14:textId="77777777" w:rsidR="00681AF7" w:rsidRPr="00273BD4" w:rsidRDefault="00681AF7" w:rsidP="00681AF7">
      <w:pPr>
        <w:spacing w:after="0"/>
        <w:jc w:val="both"/>
        <w:rPr>
          <w:rFonts w:ascii="Calibri" w:hAnsi="Calibri" w:cs="Calibri"/>
        </w:rPr>
      </w:pPr>
      <w:r w:rsidRPr="00273BD4">
        <w:rPr>
          <w:rFonts w:ascii="Calibri" w:hAnsi="Calibri" w:cs="Calibri"/>
        </w:rPr>
        <w:t>Participation in the study is entirely voluntary. Participants may withdraw their consent at any time, for any reason, without any consequences for their ongoing or future medical care. Withdrawal of consent will be documented in the participant’s medical record. Data collected prior to withdrawal may be used for the purposes of the study; however, no further study data will be collected after withdrawal.</w:t>
      </w:r>
    </w:p>
    <w:p w14:paraId="65E9564C" w14:textId="407E8ECB" w:rsidR="00C74DD3" w:rsidRPr="00273BD4" w:rsidRDefault="00681AF7" w:rsidP="00ED0CDC">
      <w:pPr>
        <w:pStyle w:val="Kop3"/>
      </w:pPr>
      <w:bookmarkStart w:id="15" w:name="_Toc229929317"/>
      <w:r w:rsidRPr="00273BD4">
        <w:t xml:space="preserve">5.1.1. </w:t>
      </w:r>
      <w:r w:rsidR="00C74DD3" w:rsidRPr="00273BD4">
        <w:t>Screening (before informed consent)</w:t>
      </w:r>
      <w:bookmarkEnd w:id="15"/>
    </w:p>
    <w:p w14:paraId="494C558E" w14:textId="4407B5CC" w:rsidR="009357FE" w:rsidRPr="00273BD4" w:rsidRDefault="009357FE" w:rsidP="009519E7">
      <w:pPr>
        <w:spacing w:line="240" w:lineRule="auto"/>
        <w:jc w:val="both"/>
        <w:rPr>
          <w:rFonts w:ascii="Calibri" w:hAnsi="Calibri" w:cs="Calibri"/>
          <w:b/>
          <w:bCs/>
          <w:color w:val="EE0000"/>
        </w:rPr>
      </w:pPr>
      <w:r w:rsidRPr="00273BD4">
        <w:rPr>
          <w:rFonts w:ascii="Calibri" w:hAnsi="Calibri" w:cs="Calibri"/>
        </w:rPr>
        <w:t xml:space="preserve">Investigators at each DFC will assess eligibility by screening medical records and reviewing the patient’s clinical history. A </w:t>
      </w:r>
      <w:r w:rsidRPr="00273BD4">
        <w:rPr>
          <w:rFonts w:ascii="Calibri" w:hAnsi="Calibri" w:cs="Calibri"/>
          <w:b/>
          <w:bCs/>
        </w:rPr>
        <w:t>screening-before-consent form</w:t>
      </w:r>
      <w:r w:rsidRPr="00273BD4">
        <w:rPr>
          <w:rFonts w:ascii="Calibri" w:hAnsi="Calibri" w:cs="Calibri"/>
        </w:rPr>
        <w:t xml:space="preserve"> will be completed for each medical record reviewed </w:t>
      </w:r>
      <w:r w:rsidRPr="00DB610C">
        <w:rPr>
          <w:rFonts w:ascii="Calibri" w:hAnsi="Calibri" w:cs="Calibri"/>
        </w:rPr>
        <w:t>(</w:t>
      </w:r>
      <w:r w:rsidR="0064348B" w:rsidRPr="00273BD4">
        <w:rPr>
          <w:rFonts w:ascii="Calibri" w:hAnsi="Calibri" w:cs="Calibri"/>
          <w:b/>
          <w:bCs/>
          <w:color w:val="EE0000"/>
        </w:rPr>
        <w:t>eCRF-</w:t>
      </w:r>
      <w:r w:rsidR="007B03BE" w:rsidRPr="00273BD4">
        <w:rPr>
          <w:rFonts w:ascii="Calibri" w:hAnsi="Calibri" w:cs="Calibri"/>
          <w:b/>
          <w:bCs/>
          <w:color w:val="EE0000"/>
        </w:rPr>
        <w:t>Document 0</w:t>
      </w:r>
      <w:r w:rsidRPr="00273BD4">
        <w:rPr>
          <w:rFonts w:ascii="Calibri" w:hAnsi="Calibri" w:cs="Calibri"/>
          <w:b/>
          <w:bCs/>
          <w:color w:val="EE0000"/>
        </w:rPr>
        <w:t>1</w:t>
      </w:r>
      <w:r w:rsidR="0064348B" w:rsidRPr="00273BD4">
        <w:rPr>
          <w:rFonts w:ascii="Calibri" w:hAnsi="Calibri" w:cs="Calibri"/>
          <w:b/>
          <w:bCs/>
          <w:color w:val="EE0000"/>
        </w:rPr>
        <w:t>-Screening-before-consent form</w:t>
      </w:r>
      <w:r w:rsidRPr="00DB610C">
        <w:rPr>
          <w:rFonts w:ascii="Calibri" w:hAnsi="Calibri" w:cs="Calibri"/>
        </w:rPr>
        <w:t>).</w:t>
      </w:r>
    </w:p>
    <w:p w14:paraId="71DC6A73" w14:textId="33EF84D5" w:rsidR="009519E7" w:rsidRPr="00273BD4" w:rsidRDefault="00681AF7" w:rsidP="00ED0CDC">
      <w:pPr>
        <w:pStyle w:val="Kop3"/>
      </w:pPr>
      <w:bookmarkStart w:id="16" w:name="_Toc229929318"/>
      <w:r w:rsidRPr="00273BD4">
        <w:t xml:space="preserve">5.1.2. </w:t>
      </w:r>
      <w:r w:rsidR="00BC682D" w:rsidRPr="00273BD4">
        <w:t>Informed Consent</w:t>
      </w:r>
      <w:bookmarkEnd w:id="16"/>
    </w:p>
    <w:p w14:paraId="0AB54966" w14:textId="77777777" w:rsidR="0097545F" w:rsidRPr="0097545F" w:rsidRDefault="0097545F" w:rsidP="0097545F">
      <w:pPr>
        <w:spacing w:line="240" w:lineRule="auto"/>
        <w:jc w:val="both"/>
        <w:rPr>
          <w:rFonts w:ascii="Calibri" w:hAnsi="Calibri" w:cs="Calibri"/>
        </w:rPr>
      </w:pPr>
      <w:r w:rsidRPr="0097545F">
        <w:rPr>
          <w:rFonts w:ascii="Calibri" w:hAnsi="Calibri" w:cs="Calibri"/>
        </w:rPr>
        <w:t>After an initial assessment of eligibility based on the predefined inclusion and exclusion criteria, potentially eligible participants will be identified by the treating physician or appropriately trained and delegated members of the site staff. Eligible participants will receive information about the study from trained and authorized study personnel, who will provide sufficient time for questions and consideration before written informed consent is obtained.</w:t>
      </w:r>
    </w:p>
    <w:p w14:paraId="4CFCBB58" w14:textId="2D78550D" w:rsidR="00CE6AAC" w:rsidRPr="0097545F" w:rsidRDefault="0097545F" w:rsidP="009519E7">
      <w:pPr>
        <w:spacing w:line="240" w:lineRule="auto"/>
        <w:jc w:val="both"/>
        <w:rPr>
          <w:rFonts w:ascii="Calibri" w:hAnsi="Calibri" w:cs="Calibri"/>
        </w:rPr>
      </w:pPr>
      <w:r w:rsidRPr="0097545F">
        <w:rPr>
          <w:rFonts w:ascii="Calibri" w:hAnsi="Calibri" w:cs="Calibri"/>
        </w:rPr>
        <w:t>Final eligibility will be confirmed after written informed consent has been obtained and before randomization, based on additional study-specific assessments</w:t>
      </w:r>
      <w:r>
        <w:rPr>
          <w:rFonts w:ascii="Calibri" w:hAnsi="Calibri" w:cs="Calibri"/>
        </w:rPr>
        <w:t xml:space="preserve"> </w:t>
      </w:r>
      <w:r w:rsidR="00E16E84" w:rsidRPr="0097545F">
        <w:rPr>
          <w:rFonts w:ascii="Calibri" w:hAnsi="Calibri" w:cs="Calibri"/>
        </w:rPr>
        <w:t>(</w:t>
      </w:r>
      <w:r w:rsidR="00E16E84" w:rsidRPr="0097545F">
        <w:rPr>
          <w:rFonts w:ascii="Calibri" w:hAnsi="Calibri" w:cs="Calibri"/>
          <w:b/>
          <w:bCs/>
          <w:color w:val="EE0000"/>
        </w:rPr>
        <w:t>e-CRF Document 02- PATIENT-ICF</w:t>
      </w:r>
      <w:r w:rsidR="00E16E84" w:rsidRPr="0097545F">
        <w:rPr>
          <w:rFonts w:ascii="Calibri" w:hAnsi="Calibri" w:cs="Calibri"/>
        </w:rPr>
        <w:t>)</w:t>
      </w:r>
      <w:r w:rsidR="00CD674C" w:rsidRPr="0097545F">
        <w:rPr>
          <w:rFonts w:ascii="Calibri" w:hAnsi="Calibri" w:cs="Calibri"/>
        </w:rPr>
        <w:t>.</w:t>
      </w:r>
      <w:r w:rsidR="00AE1B61">
        <w:rPr>
          <w:rFonts w:ascii="Calibri" w:hAnsi="Calibri" w:cs="Calibri"/>
        </w:rPr>
        <w:t xml:space="preserve"> </w:t>
      </w:r>
      <w:r w:rsidR="00AE1B61" w:rsidRPr="00AE1B61">
        <w:rPr>
          <w:rFonts w:ascii="Calibri" w:hAnsi="Calibri" w:cs="Calibri"/>
        </w:rPr>
        <w:t>Members of the intervention team directly involved in delivering the Optimal Care intervention will not be responsible for obtaining informed consent whenever feasible, to minimize potential influence on participants’ decisions.</w:t>
      </w:r>
    </w:p>
    <w:p w14:paraId="01148564" w14:textId="77777777" w:rsidR="0017463D" w:rsidRPr="00317505" w:rsidRDefault="0017463D" w:rsidP="009519E7">
      <w:pPr>
        <w:spacing w:line="240" w:lineRule="auto"/>
        <w:jc w:val="both"/>
        <w:rPr>
          <w:rFonts w:ascii="Calibri" w:hAnsi="Calibri" w:cs="Calibri"/>
        </w:rPr>
      </w:pPr>
    </w:p>
    <w:p w14:paraId="39AFDEF7" w14:textId="54CE203E" w:rsidR="0017463D" w:rsidRPr="00273BD4" w:rsidRDefault="0017463D" w:rsidP="0017463D">
      <w:pPr>
        <w:pStyle w:val="Kop2"/>
        <w:rPr>
          <w:rFonts w:cs="Calibri"/>
        </w:rPr>
      </w:pPr>
      <w:bookmarkStart w:id="17" w:name="_Toc229929319"/>
      <w:r w:rsidRPr="00273BD4">
        <w:rPr>
          <w:rFonts w:cs="Calibri"/>
        </w:rPr>
        <w:t>5.2. Selection of Participants / Recruitment</w:t>
      </w:r>
      <w:bookmarkEnd w:id="17"/>
    </w:p>
    <w:p w14:paraId="62E02852" w14:textId="43D3B1A5" w:rsidR="0017463D" w:rsidRPr="00273BD4" w:rsidRDefault="0017463D" w:rsidP="00ED0CDC">
      <w:pPr>
        <w:pStyle w:val="Kop3"/>
      </w:pPr>
      <w:bookmarkStart w:id="18" w:name="_Toc229929320"/>
      <w:r w:rsidRPr="00273BD4">
        <w:t>5.2.1. Participant recruitment</w:t>
      </w:r>
      <w:bookmarkEnd w:id="18"/>
    </w:p>
    <w:p w14:paraId="2B097C74" w14:textId="02B7DE84" w:rsidR="0017463D" w:rsidRPr="00273BD4" w:rsidRDefault="0017463D" w:rsidP="0017463D">
      <w:pPr>
        <w:spacing w:line="240" w:lineRule="auto"/>
        <w:jc w:val="both"/>
        <w:rPr>
          <w:rFonts w:ascii="Calibri" w:hAnsi="Calibri" w:cs="Calibri"/>
        </w:rPr>
      </w:pPr>
      <w:r w:rsidRPr="00273BD4">
        <w:rPr>
          <w:rFonts w:ascii="Calibri" w:hAnsi="Calibri" w:cs="Calibri"/>
        </w:rPr>
        <w:t>Recruitment will take place in the multidisciplinary diabetic foot clinics (DFCs) of three academic hospitals (UZ Leuven, UZ Gent, and UZA) and three non-academic hospitals (AZORG, AZ Groeninge, and AZ Sint-Jan). Each DFC has been recognized by the National Institute for Health and Disability Insurance (RIZIV-INAMI) for more than 10 years. Each clinic will serve as a study center where all study-related assessments will be performed. Every DFC operates with a multidisciplinary team consisting of a diabetologist, podiatrist, diabetes nurse, footwear technician (or pedorthist), and an on-call surgeon</w:t>
      </w:r>
      <w:r w:rsidRPr="00273BD4">
        <w:rPr>
          <w:rFonts w:ascii="Calibri" w:hAnsi="Calibri" w:cs="Calibri"/>
          <w:color w:val="000000"/>
          <w:vertAlign w:val="superscript"/>
        </w:rPr>
        <w:t>7</w:t>
      </w:r>
      <w:r w:rsidRPr="00273BD4">
        <w:rPr>
          <w:rFonts w:ascii="Calibri" w:hAnsi="Calibri" w:cs="Calibri"/>
        </w:rPr>
        <w:t>.</w:t>
      </w:r>
    </w:p>
    <w:p w14:paraId="144C30B9" w14:textId="3711EF2F" w:rsidR="00CE6AAC" w:rsidRPr="00273BD4" w:rsidRDefault="00681AF7" w:rsidP="00ED0CDC">
      <w:pPr>
        <w:pStyle w:val="Kop3"/>
      </w:pPr>
      <w:bookmarkStart w:id="19" w:name="_Toc229929321"/>
      <w:r w:rsidRPr="00273BD4">
        <w:t>5.</w:t>
      </w:r>
      <w:r w:rsidR="0017463D" w:rsidRPr="00273BD4">
        <w:t>2</w:t>
      </w:r>
      <w:r w:rsidRPr="00273BD4">
        <w:t>.</w:t>
      </w:r>
      <w:r w:rsidR="0017463D" w:rsidRPr="00273BD4">
        <w:t>2</w:t>
      </w:r>
      <w:r w:rsidRPr="00273BD4">
        <w:t xml:space="preserve">. </w:t>
      </w:r>
      <w:r w:rsidR="0017463D" w:rsidRPr="00273BD4">
        <w:t>Participant r</w:t>
      </w:r>
      <w:r w:rsidR="00CE6AAC" w:rsidRPr="00273BD4">
        <w:t>ecruitment rate</w:t>
      </w:r>
      <w:bookmarkEnd w:id="19"/>
    </w:p>
    <w:p w14:paraId="49F5F63C" w14:textId="2E5C799E" w:rsidR="00CE6AAC" w:rsidRPr="00273BD4" w:rsidRDefault="00CE6AAC" w:rsidP="00CE6AAC">
      <w:pPr>
        <w:spacing w:after="0" w:line="240" w:lineRule="auto"/>
        <w:contextualSpacing/>
        <w:jc w:val="both"/>
        <w:rPr>
          <w:rFonts w:ascii="Calibri" w:hAnsi="Calibri" w:cs="Calibri"/>
        </w:rPr>
      </w:pPr>
      <w:r w:rsidRPr="00273BD4">
        <w:rPr>
          <w:rFonts w:ascii="Calibri" w:hAnsi="Calibri" w:cs="Calibri"/>
        </w:rPr>
        <w:t>Patients will be recruited both retrospectively (cfr. screening before consent form) from outpatient visit schedules and prospectively. Recruitment takes place at all participating centres. The recruitment will last 1</w:t>
      </w:r>
      <w:r w:rsidR="0017463D" w:rsidRPr="00273BD4">
        <w:rPr>
          <w:rFonts w:ascii="Calibri" w:hAnsi="Calibri" w:cs="Calibri"/>
        </w:rPr>
        <w:t>2</w:t>
      </w:r>
      <w:r w:rsidRPr="00273BD4">
        <w:rPr>
          <w:rFonts w:ascii="Calibri" w:hAnsi="Calibri" w:cs="Calibri"/>
        </w:rPr>
        <w:t xml:space="preserve"> months. Each DFC aims to enrol around </w:t>
      </w:r>
      <w:r w:rsidRPr="00273BD4">
        <w:rPr>
          <w:rFonts w:ascii="Calibri" w:hAnsi="Calibri" w:cs="Calibri"/>
          <w:b/>
          <w:bCs/>
        </w:rPr>
        <w:t>24 participants</w:t>
      </w:r>
      <w:r w:rsidRPr="00273BD4">
        <w:rPr>
          <w:rFonts w:ascii="Calibri" w:hAnsi="Calibri" w:cs="Calibri"/>
        </w:rPr>
        <w:t>, requiring a recruitment rate of 1–2 participants per month, which PIs consider feasible. This schedule also allows for an 18-month follow-up period to ensure adequate data collection and analysis. To qualify for National Health Insurance recognition, DFCs must treat at least 52 patients annually with a Wagner grade ≥ 2 diabetic foot ulcer or acute neuropathic osteoarthropathy. This provides a good basis to foresee the recruitment.</w:t>
      </w:r>
    </w:p>
    <w:p w14:paraId="4A1D7C46" w14:textId="13969CD9" w:rsidR="00681AF7" w:rsidRPr="00273BD4" w:rsidRDefault="00681AF7" w:rsidP="00ED0CDC">
      <w:pPr>
        <w:pStyle w:val="Kop3"/>
      </w:pPr>
      <w:bookmarkStart w:id="20" w:name="_Toc229929322"/>
      <w:r w:rsidRPr="00273BD4">
        <w:lastRenderedPageBreak/>
        <w:t>5.</w:t>
      </w:r>
      <w:r w:rsidR="0017463D" w:rsidRPr="00273BD4">
        <w:t>2</w:t>
      </w:r>
      <w:r w:rsidRPr="00273BD4">
        <w:t>.</w:t>
      </w:r>
      <w:r w:rsidR="0017463D" w:rsidRPr="00273BD4">
        <w:t>3</w:t>
      </w:r>
      <w:r w:rsidRPr="00273BD4">
        <w:t>. Therapist recruitment</w:t>
      </w:r>
      <w:bookmarkEnd w:id="20"/>
    </w:p>
    <w:p w14:paraId="3126C5BB" w14:textId="6ABACE79" w:rsidR="00E17395" w:rsidRPr="003562B9" w:rsidRDefault="3948FC13" w:rsidP="6898190B">
      <w:pPr>
        <w:spacing w:after="0" w:line="240" w:lineRule="auto"/>
        <w:contextualSpacing/>
        <w:jc w:val="both"/>
        <w:rPr>
          <w:rFonts w:ascii="Calibri" w:hAnsi="Calibri" w:cs="Calibri"/>
        </w:rPr>
      </w:pPr>
      <w:r w:rsidRPr="6898190B">
        <w:rPr>
          <w:rFonts w:ascii="Calibri" w:hAnsi="Calibri" w:cs="Calibri"/>
        </w:rPr>
        <w:t>Pre-designated members of each participating DFC; including podiatrists, nurses, pedorthists, and physicians (</w:t>
      </w:r>
      <w:r w:rsidRPr="6898190B">
        <w:rPr>
          <w:rFonts w:ascii="Calibri" w:hAnsi="Calibri" w:cs="Calibri"/>
          <w:b/>
          <w:bCs/>
          <w:color w:val="EE0000"/>
        </w:rPr>
        <w:t>eCRF-</w:t>
      </w:r>
      <w:r w:rsidR="722B61DE" w:rsidRPr="6898190B">
        <w:rPr>
          <w:rFonts w:ascii="Calibri" w:hAnsi="Calibri" w:cs="Calibri"/>
          <w:b/>
          <w:bCs/>
          <w:color w:val="EE0000"/>
        </w:rPr>
        <w:t>Document 0</w:t>
      </w:r>
      <w:r w:rsidR="4246843C" w:rsidRPr="6898190B">
        <w:rPr>
          <w:rFonts w:ascii="Calibri" w:hAnsi="Calibri" w:cs="Calibri"/>
          <w:b/>
          <w:bCs/>
          <w:color w:val="EE0000"/>
        </w:rPr>
        <w:t>3</w:t>
      </w:r>
      <w:r w:rsidRPr="6898190B">
        <w:rPr>
          <w:rFonts w:ascii="Calibri" w:hAnsi="Calibri" w:cs="Calibri"/>
          <w:b/>
          <w:bCs/>
          <w:color w:val="EE0000"/>
        </w:rPr>
        <w:t>-Designated Site Personnel Form</w:t>
      </w:r>
      <w:r w:rsidR="778D607B" w:rsidRPr="6898190B">
        <w:rPr>
          <w:rFonts w:ascii="Calibri" w:hAnsi="Calibri" w:cs="Calibri"/>
        </w:rPr>
        <w:t xml:space="preserve"> and </w:t>
      </w:r>
      <w:r w:rsidR="722B61DE" w:rsidRPr="6898190B">
        <w:rPr>
          <w:rFonts w:ascii="Calibri" w:hAnsi="Calibri" w:cs="Calibri"/>
          <w:b/>
          <w:bCs/>
          <w:color w:val="EE0000"/>
        </w:rPr>
        <w:t>e-CRF Document 0</w:t>
      </w:r>
      <w:r w:rsidR="4246843C" w:rsidRPr="6898190B">
        <w:rPr>
          <w:rFonts w:ascii="Calibri" w:hAnsi="Calibri" w:cs="Calibri"/>
          <w:b/>
          <w:bCs/>
          <w:color w:val="EE0000"/>
        </w:rPr>
        <w:t>4</w:t>
      </w:r>
      <w:r w:rsidR="778D607B" w:rsidRPr="6898190B">
        <w:rPr>
          <w:rFonts w:ascii="Calibri" w:hAnsi="Calibri" w:cs="Calibri"/>
          <w:b/>
          <w:bCs/>
          <w:color w:val="EE0000"/>
        </w:rPr>
        <w:t>-</w:t>
      </w:r>
      <w:r w:rsidR="4246843C" w:rsidRPr="6898190B">
        <w:rPr>
          <w:rFonts w:ascii="Calibri" w:hAnsi="Calibri" w:cs="Calibri"/>
          <w:b/>
          <w:bCs/>
          <w:color w:val="EE0000"/>
        </w:rPr>
        <w:t xml:space="preserve"> THERAPIST-</w:t>
      </w:r>
      <w:r w:rsidR="778D607B" w:rsidRPr="6898190B">
        <w:rPr>
          <w:rFonts w:ascii="Calibri" w:hAnsi="Calibri" w:cs="Calibri"/>
          <w:b/>
          <w:bCs/>
          <w:color w:val="EE0000"/>
        </w:rPr>
        <w:t>ICF</w:t>
      </w:r>
      <w:r w:rsidR="778D607B" w:rsidRPr="6898190B">
        <w:rPr>
          <w:rFonts w:ascii="Calibri" w:hAnsi="Calibri" w:cs="Calibri"/>
        </w:rPr>
        <w:t>)</w:t>
      </w:r>
      <w:r w:rsidRPr="6898190B">
        <w:rPr>
          <w:rFonts w:ascii="Calibri" w:hAnsi="Calibri" w:cs="Calibri"/>
        </w:rPr>
        <w:t>; will perform all study-related procedures, including assessments at baseline, randomization, and follow-up visits. These site personnel have been involved from an early stage in the development and implementation of the PARADISE project, ensuring familiarity with the study procedures and intervention components.</w:t>
      </w:r>
    </w:p>
    <w:p w14:paraId="4F88766D" w14:textId="77777777" w:rsidR="00E17395" w:rsidRPr="00E17395" w:rsidRDefault="00E17395" w:rsidP="01D944E3">
      <w:pPr>
        <w:spacing w:after="0" w:line="240" w:lineRule="auto"/>
        <w:contextualSpacing/>
        <w:jc w:val="both"/>
        <w:rPr>
          <w:i/>
          <w:color w:val="FF0000"/>
        </w:rPr>
      </w:pPr>
    </w:p>
    <w:p w14:paraId="794FD6D6" w14:textId="40605C1A" w:rsidR="0064348B" w:rsidRDefault="3948FC13" w:rsidP="01D944E3">
      <w:pPr>
        <w:spacing w:after="0" w:line="240" w:lineRule="auto"/>
        <w:contextualSpacing/>
        <w:jc w:val="both"/>
        <w:rPr>
          <w:rFonts w:ascii="Calibri" w:hAnsi="Calibri" w:cs="Calibri"/>
        </w:rPr>
      </w:pPr>
      <w:r w:rsidRPr="003562B9">
        <w:rPr>
          <w:rFonts w:ascii="Calibri" w:hAnsi="Calibri" w:cs="Calibri"/>
        </w:rPr>
        <w:t>In addition to the parallel randomized controlled trial (RCT), the PARADISE study includes a comprehensive process evaluation. As such, healthcare professionals involved in delivering the intervention within the RCT will also be invited</w:t>
      </w:r>
      <w:r w:rsidR="001575C4">
        <w:rPr>
          <w:rFonts w:ascii="Calibri" w:hAnsi="Calibri" w:cs="Calibri"/>
        </w:rPr>
        <w:t xml:space="preserve"> by the </w:t>
      </w:r>
      <w:r w:rsidR="00FF49AF">
        <w:rPr>
          <w:rFonts w:ascii="Calibri" w:hAnsi="Calibri" w:cs="Calibri"/>
        </w:rPr>
        <w:t>research team</w:t>
      </w:r>
      <w:r w:rsidRPr="003562B9">
        <w:rPr>
          <w:rFonts w:ascii="Calibri" w:hAnsi="Calibri" w:cs="Calibri"/>
        </w:rPr>
        <w:t xml:space="preserve"> to participate as study participants in the process evaluation component.</w:t>
      </w:r>
      <w:r w:rsidR="0013533F">
        <w:rPr>
          <w:rFonts w:ascii="Calibri" w:hAnsi="Calibri" w:cs="Calibri"/>
        </w:rPr>
        <w:t xml:space="preserve"> </w:t>
      </w:r>
      <w:r w:rsidR="0013533F" w:rsidRPr="0013533F">
        <w:rPr>
          <w:rFonts w:ascii="Calibri" w:hAnsi="Calibri" w:cs="Calibri"/>
        </w:rPr>
        <w:t>The research team will provide information about the process evaluation procedures and will obtain written informed consent from therapists prior to their participation.</w:t>
      </w:r>
    </w:p>
    <w:p w14:paraId="72F1EF61" w14:textId="77777777" w:rsidR="00FF49AF" w:rsidRPr="003562B9" w:rsidRDefault="00FF49AF" w:rsidP="01D944E3">
      <w:pPr>
        <w:spacing w:after="0" w:line="240" w:lineRule="auto"/>
        <w:contextualSpacing/>
        <w:jc w:val="both"/>
        <w:rPr>
          <w:rFonts w:ascii="Calibri" w:hAnsi="Calibri" w:cs="Calibri"/>
        </w:rPr>
      </w:pPr>
    </w:p>
    <w:p w14:paraId="06F1CDA0" w14:textId="427DF319" w:rsidR="0064348B" w:rsidRPr="003562B9" w:rsidRDefault="3948FC13" w:rsidP="6898190B">
      <w:pPr>
        <w:spacing w:after="0" w:line="240" w:lineRule="auto"/>
        <w:contextualSpacing/>
        <w:jc w:val="both"/>
        <w:rPr>
          <w:rFonts w:ascii="Calibri" w:hAnsi="Calibri" w:cs="Calibri"/>
        </w:rPr>
      </w:pPr>
      <w:r w:rsidRPr="6898190B">
        <w:rPr>
          <w:rFonts w:ascii="Calibri" w:hAnsi="Calibri" w:cs="Calibri"/>
        </w:rPr>
        <w:t xml:space="preserve">PARADISE therapists will be asked to take part in individual interviews to explore their experiences with the intervention, including its feasibility, acceptability, and implementation in clinical practice. </w:t>
      </w:r>
      <w:r w:rsidR="00831550" w:rsidRPr="00831550">
        <w:rPr>
          <w:rFonts w:ascii="Calibri" w:hAnsi="Calibri" w:cs="Calibri"/>
        </w:rPr>
        <w:t>Furthermore, a predefined subset of follow-up visits with patient participants may be audio- or video-recorded by the research team for the purpose of assessing intervention fidelity and delivery. The selection and number of recorded visits will be determined according to the process evaluation plan. As a result, therapists may be identifiable in these recordings.</w:t>
      </w:r>
    </w:p>
    <w:p w14:paraId="7DB70B6E" w14:textId="77777777" w:rsidR="00831550" w:rsidRPr="00317505" w:rsidRDefault="00831550" w:rsidP="01D944E3">
      <w:pPr>
        <w:spacing w:after="0" w:line="240" w:lineRule="auto"/>
        <w:contextualSpacing/>
        <w:jc w:val="both"/>
        <w:rPr>
          <w:i/>
          <w:color w:val="FF0000"/>
        </w:rPr>
      </w:pPr>
    </w:p>
    <w:p w14:paraId="056A2C99" w14:textId="726A93DA" w:rsidR="0064348B" w:rsidRPr="003562B9" w:rsidRDefault="3948FC13" w:rsidP="01D944E3">
      <w:pPr>
        <w:spacing w:after="0" w:line="240" w:lineRule="auto"/>
        <w:contextualSpacing/>
        <w:jc w:val="both"/>
        <w:rPr>
          <w:rFonts w:ascii="Calibri" w:hAnsi="Calibri" w:cs="Calibri"/>
        </w:rPr>
      </w:pPr>
      <w:r w:rsidRPr="003562B9">
        <w:rPr>
          <w:rFonts w:ascii="Calibri" w:hAnsi="Calibri" w:cs="Calibri"/>
        </w:rPr>
        <w:t>All therapists will receive detailed information about the process evaluation procedures, including the interviews and potential recordings. Participation in this component is entirely voluntary. Therapists who agree to participate will provide written informed consent prior to involvement. The informed consent process will include a thorough explanation of the study procedures, and therapists will have the opportunity to ask questions and receive clarification before providing consent.</w:t>
      </w:r>
    </w:p>
    <w:p w14:paraId="6CD4AABD" w14:textId="77777777" w:rsidR="0064348B" w:rsidRPr="00273BD4" w:rsidRDefault="0064348B" w:rsidP="00CE6AAC">
      <w:pPr>
        <w:spacing w:after="0" w:line="240" w:lineRule="auto"/>
        <w:contextualSpacing/>
        <w:jc w:val="both"/>
        <w:rPr>
          <w:rFonts w:ascii="Calibri" w:hAnsi="Calibri" w:cs="Calibri"/>
          <w:highlight w:val="cyan"/>
        </w:rPr>
      </w:pPr>
    </w:p>
    <w:p w14:paraId="63994DE5" w14:textId="19118B3F" w:rsidR="0064348B" w:rsidRPr="00273BD4" w:rsidRDefault="0064348B" w:rsidP="00ED0CDC">
      <w:pPr>
        <w:pStyle w:val="Kop3"/>
      </w:pPr>
      <w:bookmarkStart w:id="21" w:name="_Toc229929323"/>
      <w:r w:rsidRPr="00273BD4">
        <w:t>5.</w:t>
      </w:r>
      <w:r w:rsidR="0017463D" w:rsidRPr="00273BD4">
        <w:t>2</w:t>
      </w:r>
      <w:r w:rsidRPr="00273BD4">
        <w:t>.</w:t>
      </w:r>
      <w:r w:rsidR="0017463D" w:rsidRPr="00273BD4">
        <w:t>4</w:t>
      </w:r>
      <w:r w:rsidRPr="00273BD4">
        <w:t>. Management recruitment</w:t>
      </w:r>
      <w:bookmarkEnd w:id="21"/>
    </w:p>
    <w:p w14:paraId="7246EAB0" w14:textId="6A464347" w:rsidR="00655DE9" w:rsidRDefault="1193584D" w:rsidP="01D944E3">
      <w:pPr>
        <w:spacing w:after="0"/>
        <w:jc w:val="both"/>
        <w:rPr>
          <w:rFonts w:ascii="Calibri" w:hAnsi="Calibri" w:cs="Calibri"/>
        </w:rPr>
      </w:pPr>
      <w:r w:rsidRPr="6898190B">
        <w:rPr>
          <w:rFonts w:ascii="Calibri" w:hAnsi="Calibri" w:cs="Calibri"/>
        </w:rPr>
        <w:t xml:space="preserve">Members of the management of the participating centres, specifically the local Principal Investigator (PI) </w:t>
      </w:r>
      <w:r w:rsidR="00334BAA" w:rsidRPr="00334BAA">
        <w:rPr>
          <w:rFonts w:ascii="Calibri" w:hAnsi="Calibri" w:cs="Calibri"/>
        </w:rPr>
        <w:t>and a representative involved in the organisation, coordination, or implementation of the PARADISE care pathway within the centre, will be approached by the research team at the end of the study.</w:t>
      </w:r>
    </w:p>
    <w:p w14:paraId="74BD3598" w14:textId="77777777" w:rsidR="00334BAA" w:rsidRPr="00532DE3" w:rsidRDefault="00334BAA" w:rsidP="01D944E3">
      <w:pPr>
        <w:spacing w:after="0"/>
        <w:jc w:val="both"/>
        <w:rPr>
          <w:rFonts w:ascii="Calibri" w:hAnsi="Calibri" w:cs="Calibri"/>
        </w:rPr>
      </w:pPr>
    </w:p>
    <w:p w14:paraId="25A65435" w14:textId="07CB752F" w:rsidR="00655DE9" w:rsidRDefault="1193584D" w:rsidP="01D944E3">
      <w:pPr>
        <w:spacing w:after="0"/>
        <w:jc w:val="both"/>
        <w:rPr>
          <w:rFonts w:ascii="Calibri" w:hAnsi="Calibri" w:cs="Calibri"/>
        </w:rPr>
      </w:pPr>
      <w:r w:rsidRPr="00532DE3">
        <w:rPr>
          <w:rFonts w:ascii="Calibri" w:hAnsi="Calibri" w:cs="Calibri"/>
        </w:rPr>
        <w:t>They will be invited to participate in an individual interview to gather their perspectives on the implementation, organisation, and integration of the PARADISE care pathway within their centre. Those who express interest will receive detailed information about the interview procedures</w:t>
      </w:r>
      <w:r w:rsidR="00334BAA">
        <w:rPr>
          <w:rFonts w:ascii="Calibri" w:hAnsi="Calibri" w:cs="Calibri"/>
        </w:rPr>
        <w:t xml:space="preserve"> from the research team</w:t>
      </w:r>
      <w:r w:rsidRPr="00532DE3">
        <w:rPr>
          <w:rFonts w:ascii="Calibri" w:hAnsi="Calibri" w:cs="Calibri"/>
        </w:rPr>
        <w:t>.</w:t>
      </w:r>
    </w:p>
    <w:p w14:paraId="290B57C8" w14:textId="77777777" w:rsidR="00334BAA" w:rsidRPr="00532DE3" w:rsidRDefault="00334BAA" w:rsidP="01D944E3">
      <w:pPr>
        <w:spacing w:after="0"/>
        <w:jc w:val="both"/>
        <w:rPr>
          <w:rFonts w:ascii="Calibri" w:hAnsi="Calibri" w:cs="Calibri"/>
        </w:rPr>
      </w:pPr>
    </w:p>
    <w:p w14:paraId="10AF3E46" w14:textId="7128FDCB" w:rsidR="0017463D" w:rsidRPr="00532DE3" w:rsidRDefault="1193584D" w:rsidP="01D944E3">
      <w:pPr>
        <w:spacing w:after="0"/>
        <w:jc w:val="both"/>
        <w:rPr>
          <w:rFonts w:ascii="Calibri" w:hAnsi="Calibri" w:cs="Calibri"/>
        </w:rPr>
      </w:pPr>
      <w:r w:rsidRPr="00532DE3">
        <w:rPr>
          <w:rFonts w:ascii="Calibri" w:hAnsi="Calibri" w:cs="Calibri"/>
        </w:rPr>
        <w:t>Participation is entirely voluntary. If they agree to participate, written informed consent will be obtained</w:t>
      </w:r>
      <w:r w:rsidR="00D27BF7">
        <w:rPr>
          <w:rFonts w:ascii="Calibri" w:hAnsi="Calibri" w:cs="Calibri"/>
        </w:rPr>
        <w:t xml:space="preserve"> by the research team</w:t>
      </w:r>
      <w:r w:rsidRPr="00532DE3">
        <w:rPr>
          <w:rFonts w:ascii="Calibri" w:hAnsi="Calibri" w:cs="Calibri"/>
        </w:rPr>
        <w:t xml:space="preserve"> prior to the interview</w:t>
      </w:r>
      <w:r w:rsidR="778D607B" w:rsidRPr="00532DE3">
        <w:rPr>
          <w:rFonts w:ascii="Calibri" w:hAnsi="Calibri" w:cs="Calibri"/>
        </w:rPr>
        <w:t xml:space="preserve"> </w:t>
      </w:r>
      <w:r w:rsidR="778D607B" w:rsidRPr="001E5847">
        <w:rPr>
          <w:rFonts w:ascii="Calibri" w:hAnsi="Calibri" w:cs="Calibri"/>
        </w:rPr>
        <w:t>(</w:t>
      </w:r>
      <w:r w:rsidR="778D607B" w:rsidRPr="001E5847">
        <w:rPr>
          <w:rFonts w:ascii="Calibri" w:hAnsi="Calibri" w:cs="Calibri"/>
          <w:b/>
          <w:bCs/>
          <w:color w:val="EE0000"/>
        </w:rPr>
        <w:t>eCRF-Document 0</w:t>
      </w:r>
      <w:r w:rsidR="192DADF3" w:rsidRPr="001E5847">
        <w:rPr>
          <w:rFonts w:ascii="Calibri" w:hAnsi="Calibri" w:cs="Calibri"/>
          <w:b/>
          <w:bCs/>
          <w:color w:val="EE0000"/>
        </w:rPr>
        <w:t>5</w:t>
      </w:r>
      <w:r w:rsidR="778D607B" w:rsidRPr="001E5847">
        <w:rPr>
          <w:rFonts w:ascii="Calibri" w:hAnsi="Calibri" w:cs="Calibri"/>
          <w:b/>
          <w:bCs/>
          <w:color w:val="EE0000"/>
        </w:rPr>
        <w:t>-ICF-Management</w:t>
      </w:r>
      <w:r w:rsidR="001E5847" w:rsidRPr="006A0EB4">
        <w:rPr>
          <w:rFonts w:ascii="Calibri" w:hAnsi="Calibri" w:cs="Calibri"/>
          <w:b/>
          <w:bCs/>
          <w:color w:val="EE0000"/>
        </w:rPr>
        <w:t>)</w:t>
      </w:r>
      <w:r w:rsidRPr="001E5847">
        <w:rPr>
          <w:rFonts w:ascii="Calibri" w:hAnsi="Calibri" w:cs="Calibri"/>
        </w:rPr>
        <w:t>. The</w:t>
      </w:r>
      <w:r w:rsidRPr="00532DE3">
        <w:rPr>
          <w:rFonts w:ascii="Calibri" w:hAnsi="Calibri" w:cs="Calibri"/>
        </w:rPr>
        <w:t xml:space="preserve"> informed consent process will be reviewed with each participant, and any questions will be addressed before consent is provided.</w:t>
      </w:r>
    </w:p>
    <w:p w14:paraId="66AC24A0" w14:textId="09F8D006" w:rsidR="0017463D" w:rsidRPr="00273BD4" w:rsidRDefault="0017463D" w:rsidP="0017463D">
      <w:pPr>
        <w:pStyle w:val="Kop2"/>
        <w:rPr>
          <w:rFonts w:cs="Calibri"/>
        </w:rPr>
      </w:pPr>
      <w:bookmarkStart w:id="22" w:name="_Toc229929324"/>
      <w:r w:rsidRPr="00273BD4">
        <w:rPr>
          <w:rFonts w:cs="Calibri"/>
        </w:rPr>
        <w:lastRenderedPageBreak/>
        <w:t>5.3. Choice of comparators and randomization</w:t>
      </w:r>
      <w:bookmarkEnd w:id="22"/>
    </w:p>
    <w:p w14:paraId="0A39839E" w14:textId="7C64CE6F" w:rsidR="009519E7" w:rsidRPr="00273BD4" w:rsidRDefault="0017463D" w:rsidP="0017463D">
      <w:pPr>
        <w:pStyle w:val="Kop2"/>
        <w:rPr>
          <w:rFonts w:cs="Calibri"/>
        </w:rPr>
      </w:pPr>
      <w:bookmarkStart w:id="23" w:name="_Toc229929325"/>
      <w:r w:rsidRPr="00273BD4">
        <w:rPr>
          <w:rFonts w:cs="Calibri"/>
        </w:rPr>
        <w:t xml:space="preserve">5.3.1. </w:t>
      </w:r>
      <w:r w:rsidR="00BC682D" w:rsidRPr="00273BD4">
        <w:rPr>
          <w:rFonts w:cs="Calibri"/>
        </w:rPr>
        <w:t>Motivation for the choice of comparators</w:t>
      </w:r>
      <w:bookmarkEnd w:id="23"/>
    </w:p>
    <w:p w14:paraId="66977D65" w14:textId="684F5CAE" w:rsidR="002501EF" w:rsidRPr="00273BD4" w:rsidRDefault="002501EF" w:rsidP="14A59B64">
      <w:pPr>
        <w:spacing w:after="0" w:line="240" w:lineRule="auto"/>
        <w:contextualSpacing/>
        <w:jc w:val="both"/>
        <w:rPr>
          <w:rFonts w:ascii="Calibri" w:hAnsi="Calibri" w:cs="Calibri"/>
        </w:rPr>
      </w:pPr>
      <w:r w:rsidRPr="14A59B64">
        <w:rPr>
          <w:rFonts w:ascii="Calibri" w:hAnsi="Calibri" w:cs="Calibri"/>
        </w:rPr>
        <w:t xml:space="preserve">Participants will be </w:t>
      </w:r>
      <w:r w:rsidRPr="14A59B64">
        <w:rPr>
          <w:rFonts w:ascii="Calibri" w:hAnsi="Calibri" w:cs="Calibri"/>
          <w:b/>
          <w:bCs/>
        </w:rPr>
        <w:t>randomly assigned 1:1</w:t>
      </w:r>
      <w:r w:rsidRPr="14A59B64">
        <w:rPr>
          <w:rFonts w:ascii="Calibri" w:hAnsi="Calibri" w:cs="Calibri"/>
        </w:rPr>
        <w:t xml:space="preserve"> to either Optimal Care or Usual Care. The choice of Usual Care was made because it is the current norm in DFCs in Belgium, and depriving participants of it would be unethical. Patients in the intervention group will receive this usual care, supplemented by the PARADISE</w:t>
      </w:r>
      <w:r w:rsidR="4F08F6BB" w:rsidRPr="14A59B64">
        <w:rPr>
          <w:rFonts w:ascii="Calibri" w:hAnsi="Calibri" w:cs="Calibri"/>
        </w:rPr>
        <w:t xml:space="preserve"> intervention package</w:t>
      </w:r>
      <w:r w:rsidRPr="14A59B64">
        <w:rPr>
          <w:rFonts w:ascii="Calibri" w:hAnsi="Calibri" w:cs="Calibri"/>
        </w:rPr>
        <w:t xml:space="preserve">, representing Optimal Care. </w:t>
      </w:r>
    </w:p>
    <w:p w14:paraId="49BC9CB5" w14:textId="70B5BBC8" w:rsidR="00831FCA" w:rsidRPr="00273BD4" w:rsidRDefault="0017463D" w:rsidP="0017463D">
      <w:pPr>
        <w:pStyle w:val="Kop2"/>
        <w:rPr>
          <w:rFonts w:cs="Calibri"/>
        </w:rPr>
      </w:pPr>
      <w:bookmarkStart w:id="24" w:name="_Toc229929326"/>
      <w:r w:rsidRPr="00273BD4">
        <w:rPr>
          <w:rFonts w:cs="Calibri"/>
        </w:rPr>
        <w:t xml:space="preserve">5.3.2. </w:t>
      </w:r>
      <w:r w:rsidR="00831FCA" w:rsidRPr="00273BD4">
        <w:rPr>
          <w:rFonts w:cs="Calibri"/>
        </w:rPr>
        <w:t>Randomization</w:t>
      </w:r>
      <w:bookmarkEnd w:id="24"/>
    </w:p>
    <w:p w14:paraId="72D7CFCC" w14:textId="4ADE1CC4" w:rsidR="00396BA2" w:rsidRPr="00273BD4" w:rsidRDefault="00396BA2" w:rsidP="14A59B64">
      <w:pPr>
        <w:spacing w:after="0" w:line="240" w:lineRule="auto"/>
        <w:contextualSpacing/>
        <w:jc w:val="both"/>
        <w:rPr>
          <w:rFonts w:ascii="Calibri" w:hAnsi="Calibri" w:cs="Calibri"/>
        </w:rPr>
      </w:pPr>
      <w:r w:rsidRPr="14A59B64">
        <w:rPr>
          <w:rFonts w:ascii="Calibri" w:hAnsi="Calibri" w:cs="Calibri"/>
        </w:rPr>
        <w:t xml:space="preserve">A </w:t>
      </w:r>
      <w:r w:rsidRPr="14A59B64">
        <w:rPr>
          <w:rFonts w:ascii="Calibri" w:hAnsi="Calibri" w:cs="Calibri"/>
          <w:b/>
          <w:bCs/>
        </w:rPr>
        <w:t>stratified block randomization</w:t>
      </w:r>
      <w:r w:rsidRPr="14A59B64">
        <w:rPr>
          <w:rFonts w:ascii="Calibri" w:hAnsi="Calibri" w:cs="Calibri"/>
        </w:rPr>
        <w:t xml:space="preserve"> per centre will be implemented to ensure balanced allocation across participating sites. The study will be conducted across six clinics, with participants allocated to two study arms. Each clinic will aim to include </w:t>
      </w:r>
      <w:r w:rsidRPr="14A59B64">
        <w:rPr>
          <w:rFonts w:ascii="Calibri" w:hAnsi="Calibri" w:cs="Calibri"/>
          <w:b/>
          <w:bCs/>
        </w:rPr>
        <w:t>24 participants</w:t>
      </w:r>
      <w:r w:rsidRPr="14A59B64">
        <w:rPr>
          <w:rFonts w:ascii="Calibri" w:hAnsi="Calibri" w:cs="Calibri"/>
        </w:rPr>
        <w:t xml:space="preserve">, resulting in </w:t>
      </w:r>
      <w:r w:rsidR="1C28ABA5" w:rsidRPr="14A59B64">
        <w:rPr>
          <w:rFonts w:ascii="Calibri" w:hAnsi="Calibri" w:cs="Calibri"/>
        </w:rPr>
        <w:t xml:space="preserve">a </w:t>
      </w:r>
      <w:r w:rsidRPr="14A59B64">
        <w:rPr>
          <w:rFonts w:ascii="Calibri" w:hAnsi="Calibri" w:cs="Calibri"/>
        </w:rPr>
        <w:t>balanced recruitment per centre.</w:t>
      </w:r>
    </w:p>
    <w:p w14:paraId="5C4BBB32" w14:textId="425AF8DD" w:rsidR="00396BA2" w:rsidRPr="00273BD4" w:rsidRDefault="00396BA2" w:rsidP="14A59B64">
      <w:pPr>
        <w:spacing w:after="0" w:line="240" w:lineRule="auto"/>
        <w:contextualSpacing/>
        <w:jc w:val="both"/>
        <w:rPr>
          <w:rFonts w:ascii="Calibri" w:hAnsi="Calibri" w:cs="Calibri"/>
        </w:rPr>
      </w:pPr>
      <w:r w:rsidRPr="14A59B64">
        <w:rPr>
          <w:rFonts w:ascii="Calibri" w:hAnsi="Calibri" w:cs="Calibri"/>
        </w:rPr>
        <w:t xml:space="preserve">Within each clinic, block randomization will be applied using </w:t>
      </w:r>
      <w:r w:rsidRPr="14A59B64">
        <w:rPr>
          <w:rFonts w:ascii="Calibri" w:hAnsi="Calibri" w:cs="Calibri"/>
          <w:b/>
          <w:bCs/>
        </w:rPr>
        <w:t>four blocks of six participants</w:t>
      </w:r>
      <w:r w:rsidRPr="14A59B64">
        <w:rPr>
          <w:rFonts w:ascii="Calibri" w:hAnsi="Calibri" w:cs="Calibri"/>
        </w:rPr>
        <w:t>, ensuring equal distribution between the two arms within each block. Stratification by centre will account for potential site-specific differences.</w:t>
      </w:r>
    </w:p>
    <w:p w14:paraId="60595131" w14:textId="624D35EF" w:rsidR="00396BA2" w:rsidRDefault="00396BA2" w:rsidP="00396BA2">
      <w:pPr>
        <w:spacing w:after="0" w:line="240" w:lineRule="auto"/>
        <w:contextualSpacing/>
        <w:jc w:val="both"/>
        <w:rPr>
          <w:rFonts w:ascii="Calibri" w:hAnsi="Calibri" w:cs="Calibri"/>
        </w:rPr>
      </w:pPr>
      <w:r w:rsidRPr="00273BD4">
        <w:rPr>
          <w:rFonts w:ascii="Calibri" w:hAnsi="Calibri" w:cs="Calibri"/>
        </w:rPr>
        <w:t xml:space="preserve">To ensure allocation concealment, the randomization sequence will be implemented using </w:t>
      </w:r>
      <w:r w:rsidRPr="00273BD4">
        <w:rPr>
          <w:rFonts w:ascii="Calibri" w:hAnsi="Calibri" w:cs="Calibri"/>
          <w:b/>
          <w:bCs/>
        </w:rPr>
        <w:t>sealed envelopes</w:t>
      </w:r>
      <w:r w:rsidRPr="00273BD4">
        <w:rPr>
          <w:rFonts w:ascii="Calibri" w:hAnsi="Calibri" w:cs="Calibri"/>
        </w:rPr>
        <w:t xml:space="preserve">. These envelopes will be prepared in advance and opened sequentially after participant inclusion by the </w:t>
      </w:r>
      <w:r w:rsidRPr="00273BD4">
        <w:rPr>
          <w:rFonts w:ascii="Calibri" w:hAnsi="Calibri" w:cs="Calibri"/>
          <w:b/>
          <w:bCs/>
        </w:rPr>
        <w:t>PI</w:t>
      </w:r>
      <w:r w:rsidRPr="00273BD4">
        <w:rPr>
          <w:rFonts w:ascii="Calibri" w:hAnsi="Calibri" w:cs="Calibri"/>
        </w:rPr>
        <w:t>, thereby maintaining blinding of the allocation process.</w:t>
      </w:r>
    </w:p>
    <w:p w14:paraId="130E4EC0" w14:textId="77777777" w:rsidR="00C24B96" w:rsidRPr="00273BD4" w:rsidRDefault="00C24B96" w:rsidP="00396BA2">
      <w:pPr>
        <w:spacing w:after="0" w:line="240" w:lineRule="auto"/>
        <w:contextualSpacing/>
        <w:jc w:val="both"/>
        <w:rPr>
          <w:rFonts w:ascii="Calibri" w:hAnsi="Calibri" w:cs="Calibri"/>
        </w:rPr>
      </w:pPr>
    </w:p>
    <w:p w14:paraId="7ABE91C2" w14:textId="58831F3D" w:rsidR="00396BA2" w:rsidRPr="00A34DA5" w:rsidRDefault="00F6569F" w:rsidP="00A34DA5">
      <w:pPr>
        <w:rPr>
          <w:rFonts w:ascii="Calibri" w:hAnsi="Calibri" w:cs="Calibri"/>
          <w:i/>
        </w:rPr>
      </w:pPr>
      <w:r w:rsidRPr="00F6569F">
        <w:rPr>
          <w:rFonts w:ascii="Calibri" w:hAnsi="Calibri" w:cs="Calibri"/>
        </w:rPr>
        <w:t>Prior to the start of the main trial, the feasibility of recruitment at each participating clinic will be assessed during a predefined pilot phase. This assessment will evaluate expected patient availability, recruitment capacity, and the practical feasibility of study procedures at each site. Based on the outcome of this assessment, a phased recruitment approach may be implemented if required. This approach will ensure that recruitment remains feasible while considering the available capacity of the research team, including the two PhD students involved in the study (see §4.2 for the pilot and phased-recruitment schedule).</w:t>
      </w:r>
      <w:r w:rsidRPr="00F6569F">
        <w:rPr>
          <w:rFonts w:ascii="Calibri" w:hAnsi="Calibri" w:cs="Calibri"/>
          <w:i/>
        </w:rPr>
        <w:t xml:space="preserve"> </w:t>
      </w:r>
    </w:p>
    <w:p w14:paraId="1EA1342A" w14:textId="3BC39FB9" w:rsidR="00CE6AAC" w:rsidRPr="00273BD4" w:rsidRDefault="3B153370" w:rsidP="0017463D">
      <w:pPr>
        <w:pStyle w:val="Kop2"/>
        <w:rPr>
          <w:rFonts w:cs="Calibri"/>
        </w:rPr>
      </w:pPr>
      <w:bookmarkStart w:id="25" w:name="_Toc229929327"/>
      <w:r w:rsidRPr="00273BD4">
        <w:rPr>
          <w:rFonts w:cs="Calibri"/>
        </w:rPr>
        <w:t>5.4. Trial treatment</w:t>
      </w:r>
      <w:bookmarkEnd w:id="25"/>
    </w:p>
    <w:p w14:paraId="362AD0F4" w14:textId="07491C4E" w:rsidR="00E67EE7" w:rsidRPr="00532DE3" w:rsidRDefault="002F4DAB" w:rsidP="00E67EE7">
      <w:pPr>
        <w:rPr>
          <w:rFonts w:ascii="Calibri" w:hAnsi="Calibri" w:cs="Calibri"/>
          <w:sz w:val="20"/>
          <w:szCs w:val="20"/>
        </w:rPr>
      </w:pPr>
      <w:r w:rsidRPr="00273BD4">
        <w:rPr>
          <w:rFonts w:ascii="Calibri" w:hAnsi="Calibri" w:cs="Calibri"/>
        </w:rPr>
        <w:t xml:space="preserve">The study consists of two arms, which are </w:t>
      </w:r>
      <w:r w:rsidR="009D211C">
        <w:rPr>
          <w:rFonts w:ascii="Calibri" w:hAnsi="Calibri" w:cs="Calibri"/>
        </w:rPr>
        <w:t>described here below.</w:t>
      </w:r>
    </w:p>
    <w:p w14:paraId="5CB28287" w14:textId="51016FFB" w:rsidR="002501EF" w:rsidRPr="00273BD4" w:rsidRDefault="0017463D" w:rsidP="00ED0CDC">
      <w:pPr>
        <w:pStyle w:val="Kop3"/>
      </w:pPr>
      <w:bookmarkStart w:id="26" w:name="_Toc229929328"/>
      <w:r w:rsidRPr="00273BD4">
        <w:t xml:space="preserve">5.4.1. </w:t>
      </w:r>
      <w:r w:rsidR="002501EF" w:rsidRPr="00273BD4">
        <w:t>Usual Care</w:t>
      </w:r>
      <w:bookmarkEnd w:id="26"/>
    </w:p>
    <w:p w14:paraId="47465207" w14:textId="2431FC39" w:rsidR="002501EF" w:rsidRPr="00273BD4" w:rsidRDefault="002501EF" w:rsidP="002501EF">
      <w:pPr>
        <w:spacing w:line="240" w:lineRule="auto"/>
        <w:contextualSpacing/>
        <w:jc w:val="both"/>
        <w:rPr>
          <w:rFonts w:ascii="Calibri" w:hAnsi="Calibri" w:cs="Calibri"/>
        </w:rPr>
      </w:pPr>
      <w:r w:rsidRPr="00273BD4">
        <w:rPr>
          <w:rFonts w:ascii="Calibri" w:hAnsi="Calibri" w:cs="Calibri"/>
          <w:b/>
          <w:bCs/>
        </w:rPr>
        <w:t>Usual Care</w:t>
      </w:r>
      <w:r w:rsidRPr="00273BD4">
        <w:rPr>
          <w:rFonts w:ascii="Calibri" w:hAnsi="Calibri" w:cs="Calibri"/>
        </w:rPr>
        <w:t xml:space="preserve"> consists of the care provided to high-risk individuals with diabetes in Belgium, according to national and international guidelines </w:t>
      </w:r>
      <w:sdt>
        <w:sdtPr>
          <w:rPr>
            <w:rFonts w:ascii="Calibri" w:hAnsi="Calibri" w:cs="Calibri"/>
            <w:color w:val="000000"/>
            <w:vertAlign w:val="superscript"/>
          </w:rPr>
          <w:tag w:val="MENDELEY_CITATION_v3_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XX0="/>
          <w:id w:val="2067520729"/>
          <w:placeholder>
            <w:docPart w:val="E835127B6085446E8323F64769E7681E"/>
          </w:placeholder>
        </w:sdtPr>
        <w:sdtContent>
          <w:r w:rsidR="00641039" w:rsidRPr="00273BD4">
            <w:rPr>
              <w:rFonts w:ascii="Calibri" w:hAnsi="Calibri" w:cs="Calibri"/>
              <w:color w:val="000000"/>
              <w:vertAlign w:val="superscript"/>
            </w:rPr>
            <w:t>1,28</w:t>
          </w:r>
        </w:sdtContent>
      </w:sdt>
      <w:r w:rsidRPr="00273BD4">
        <w:rPr>
          <w:rFonts w:ascii="Calibri" w:hAnsi="Calibri" w:cs="Calibri"/>
        </w:rPr>
        <w:t xml:space="preserve">. This treatment approach includes: </w:t>
      </w:r>
    </w:p>
    <w:p w14:paraId="50956EFC" w14:textId="77777777" w:rsidR="003159D5" w:rsidRPr="00273BD4" w:rsidRDefault="002501EF" w:rsidP="00B9706F">
      <w:pPr>
        <w:pStyle w:val="Lijstalinea"/>
        <w:numPr>
          <w:ilvl w:val="0"/>
          <w:numId w:val="9"/>
        </w:numPr>
        <w:spacing w:line="240" w:lineRule="auto"/>
        <w:ind w:left="709" w:hanging="284"/>
        <w:jc w:val="both"/>
        <w:rPr>
          <w:rFonts w:ascii="Calibri" w:hAnsi="Calibri" w:cs="Calibri"/>
        </w:rPr>
      </w:pPr>
      <w:r w:rsidRPr="00273BD4">
        <w:rPr>
          <w:rFonts w:ascii="Calibri" w:hAnsi="Calibri" w:cs="Calibri"/>
          <w:bCs/>
        </w:rPr>
        <w:t>Foot care and screening by a podiatrist every 3 months</w:t>
      </w:r>
      <w:r w:rsidR="00C74DD3" w:rsidRPr="00273BD4">
        <w:rPr>
          <w:rFonts w:ascii="Calibri" w:hAnsi="Calibri" w:cs="Calibri"/>
          <w:bCs/>
        </w:rPr>
        <w:t xml:space="preserve"> (</w:t>
      </w:r>
      <w:r w:rsidR="00C74DD3" w:rsidRPr="00273BD4">
        <w:rPr>
          <w:rFonts w:ascii="Calibri" w:hAnsi="Calibri" w:cs="Calibri"/>
          <w:b/>
          <w:u w:val="single"/>
        </w:rPr>
        <w:t>performed at the DFC</w:t>
      </w:r>
      <w:r w:rsidR="00C74DD3" w:rsidRPr="00273BD4">
        <w:rPr>
          <w:rFonts w:ascii="Calibri" w:hAnsi="Calibri" w:cs="Calibri"/>
          <w:bCs/>
        </w:rPr>
        <w:t>)</w:t>
      </w:r>
      <w:r w:rsidR="00572B5D" w:rsidRPr="00273BD4">
        <w:rPr>
          <w:rFonts w:ascii="Calibri" w:hAnsi="Calibri" w:cs="Calibri"/>
          <w:bCs/>
        </w:rPr>
        <w:t xml:space="preserve"> </w:t>
      </w:r>
    </w:p>
    <w:p w14:paraId="1070B5BB" w14:textId="4656C22D" w:rsidR="002501EF" w:rsidRPr="00273BD4" w:rsidRDefault="1C1EF562" w:rsidP="00B9706F">
      <w:pPr>
        <w:pStyle w:val="Lijstalinea"/>
        <w:numPr>
          <w:ilvl w:val="0"/>
          <w:numId w:val="9"/>
        </w:numPr>
        <w:spacing w:line="240" w:lineRule="auto"/>
        <w:ind w:left="709" w:hanging="284"/>
        <w:jc w:val="both"/>
        <w:rPr>
          <w:rFonts w:ascii="Calibri" w:hAnsi="Calibri" w:cs="Calibri"/>
        </w:rPr>
      </w:pPr>
      <w:r w:rsidRPr="00273BD4">
        <w:rPr>
          <w:rFonts w:ascii="Calibri" w:hAnsi="Calibri" w:cs="Calibri"/>
        </w:rPr>
        <w:t>Issue p</w:t>
      </w:r>
      <w:r w:rsidR="0D2BDB67" w:rsidRPr="00273BD4">
        <w:rPr>
          <w:rFonts w:ascii="Calibri" w:hAnsi="Calibri" w:cs="Calibri"/>
        </w:rPr>
        <w:t>ressure-redistributing custom-made foot orthosis</w:t>
      </w:r>
      <w:r w:rsidRPr="00532DE3">
        <w:rPr>
          <w:rFonts w:ascii="Calibri" w:hAnsi="Calibri" w:cs="Calibri"/>
        </w:rPr>
        <w:t xml:space="preserve"> after inclusion</w:t>
      </w:r>
      <w:r w:rsidR="0D2BDB67" w:rsidRPr="00273BD4">
        <w:rPr>
          <w:rFonts w:ascii="Calibri" w:hAnsi="Calibri" w:cs="Calibri"/>
        </w:rPr>
        <w:t xml:space="preserve"> (CMFO</w:t>
      </w:r>
      <w:r w:rsidR="32D99348" w:rsidRPr="00273BD4">
        <w:rPr>
          <w:rFonts w:ascii="Calibri" w:hAnsi="Calibri" w:cs="Calibri"/>
        </w:rPr>
        <w:t>- medical device developed by certified pedorthist)</w:t>
      </w:r>
      <w:r w:rsidR="0D2BDB67" w:rsidRPr="00273BD4">
        <w:rPr>
          <w:rFonts w:ascii="Calibri" w:hAnsi="Calibri" w:cs="Calibri"/>
        </w:rPr>
        <w:t xml:space="preserve"> including: i) a base layer of 5mm thick </w:t>
      </w:r>
      <w:del w:id="90015" w:author="Claude" w:date="2026-10-12T16:03:41Z">
        <w:r w:rsidR="0D2BDB67" w:rsidRPr="00273BD4">
          <w:rPr>
            <w:rFonts w:ascii="Calibri" w:hAnsi="Calibri" w:cs="Calibri"/>
          </w:rPr>
          <w:delText xml:space="preserve">microcork (shore 55)</w:delText>
        </w:r>
      </w:del>
      <w:ins w:id="90016" w:author="Claude" w:date="2026-10-12T16:03:41Z">
        <w:r>
          <w:rPr>
            <w:rFonts w:ascii="Calibri" w:hAnsi="Calibri" w:cs="Calibri"/>
          </w:rPr>
          <w:t xml:space="preserve">micro-cork or EVA (shore 50)</w:t>
        </w:r>
      </w:ins>
      <w:r w:rsidR="0D2BDB67" w:rsidRPr="00273BD4">
        <w:rPr>
          <w:rFonts w:ascii="Calibri" w:hAnsi="Calibri" w:cs="Calibri"/>
        </w:rPr>
        <w:t xml:space="preserve"> topped with 5mm thick EVA (shore 35–40) for fully custom-made shoes, or 6mm thick EVA (shore 35–40) </w:t>
      </w:r>
      <w:del w:id="90017" w:author="Claude" w:date="2026-10-12T16:03:41Z">
        <w:r w:rsidR="0D2BDB67" w:rsidRPr="00273BD4">
          <w:rPr>
            <w:rFonts w:ascii="Calibri" w:hAnsi="Calibri" w:cs="Calibri"/>
          </w:rPr>
          <w:delText xml:space="preserve">for off-the-shelf shoes</w:delText>
        </w:r>
      </w:del>
      <w:ins w:id="90018" w:author="Claude" w:date="2026-10-12T16:03:41Z">
        <w:r>
          <w:rPr>
            <w:rFonts w:ascii="Calibri" w:hAnsi="Calibri" w:cs="Calibri"/>
          </w:rPr>
          <w:t xml:space="preserve">for off-the-shelf or semi-orthopaedic shoes, without cork</w:t>
        </w:r>
      </w:ins>
      <w:r w:rsidR="0D2BDB67" w:rsidRPr="00273BD4">
        <w:rPr>
          <w:rFonts w:ascii="Calibri" w:hAnsi="Calibri" w:cs="Calibri"/>
        </w:rPr>
        <w:t xml:space="preserve">; ii) a metatarsal bar supporting all metatarsal heads — or a localized pad/dome where only one metatarsal region shows elevated pressure or a prior ulcer location — 9–10mm high, positioned 6–11mm proximal to the metatarsal heads, made of EVA, cork or a comparable material (shore ~55); iii) a top cover of 3mm thick closed-cell foam on top of 3mm thick open-cell cushioning foam, covering the full length of the orthosis</w:t>
      </w:r>
      <w:sdt>
        <w:sdtPr>
          <w:rPr>
            <w:rFonts w:ascii="Calibri" w:hAnsi="Calibri" w:cs="Calibri"/>
            <w:color w:val="000000" w:themeColor="text1"/>
            <w:vertAlign w:val="superscript"/>
          </w:rPr>
          <w:tag w:val="MENDELEY_CITATION_v3_eyJjaXRhdGlvbklEIjoiTUVOREVMRVlfQ0lUQVRJT05fMDgyOWQ4ZTgtOTA2Yy00ZWFiLWFhYzktZjI1ZTY2MzJkNGQ5IiwicHJvcGVydGllcyI6eyJub3RlSW5kZXgiOjB9LCJpc0VkaXRlZCI6ZmFsc2UsIm1hbnVhbE92ZXJyaWRlIjp7ImlzTWFudWFsbHlPdmVycmlkZGVuIjpmYWxzZSwiY2l0ZXByb2NUZXh0IjoiPHN1cD4xOT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"/>
          <w:id w:val="-913546266"/>
          <w:placeholder>
            <w:docPart w:val="E835127B6085446E8323F64769E7681E"/>
          </w:placeholder>
        </w:sdtPr>
        <w:sdtContent>
          <w:r w:rsidR="57513499" w:rsidRPr="00273BD4">
            <w:rPr>
              <w:rFonts w:ascii="Calibri" w:hAnsi="Calibri" w:cs="Calibri"/>
              <w:color w:val="000000" w:themeColor="text1"/>
              <w:vertAlign w:val="superscript"/>
            </w:rPr>
            <w:t>20</w:t>
          </w:r>
        </w:sdtContent>
      </w:sdt>
      <w:r w:rsidR="0D2BDB67" w:rsidRPr="00273BD4">
        <w:rPr>
          <w:rFonts w:ascii="Calibri" w:hAnsi="Calibri" w:cs="Calibri"/>
        </w:rPr>
        <w:t xml:space="preserve">. The degree of offloading </w:t>
      </w:r>
      <w:r w:rsidR="002F4DAB" w:rsidRPr="00273BD4">
        <w:rPr>
          <w:rFonts w:ascii="Calibri" w:hAnsi="Calibri" w:cs="Calibri"/>
        </w:rPr>
        <w:t>will</w:t>
      </w:r>
      <w:r w:rsidR="0D2BDB67" w:rsidRPr="00273BD4">
        <w:rPr>
          <w:rFonts w:ascii="Calibri" w:hAnsi="Calibri" w:cs="Calibri"/>
        </w:rPr>
        <w:t xml:space="preserve"> </w:t>
      </w:r>
      <w:r w:rsidR="0D2BDB67" w:rsidRPr="00273BD4">
        <w:rPr>
          <w:rFonts w:ascii="Calibri" w:hAnsi="Calibri" w:cs="Calibri"/>
          <w:b/>
          <w:bCs/>
        </w:rPr>
        <w:t>NOT</w:t>
      </w:r>
      <w:r w:rsidR="002F4DAB" w:rsidRPr="00273BD4">
        <w:rPr>
          <w:rFonts w:ascii="Calibri" w:hAnsi="Calibri" w:cs="Calibri"/>
          <w:b/>
          <w:bCs/>
        </w:rPr>
        <w:t xml:space="preserve"> </w:t>
      </w:r>
      <w:r w:rsidR="002F4DAB" w:rsidRPr="00532DE3">
        <w:rPr>
          <w:rFonts w:ascii="Calibri" w:hAnsi="Calibri" w:cs="Calibri"/>
        </w:rPr>
        <w:t>be integrated in the clinical decision making</w:t>
      </w:r>
      <w:r w:rsidR="0D2BDB67" w:rsidRPr="00273BD4">
        <w:rPr>
          <w:rFonts w:ascii="Calibri" w:hAnsi="Calibri" w:cs="Calibri"/>
        </w:rPr>
        <w:t>.</w:t>
      </w:r>
      <w:ins w:id="90000" w:author="Claude" w:date="2026-10-08T17:36:01Z">
        <w:r>
          <w:rPr>
            <w:rFonts w:ascii="Calibri" w:hAnsi="Calibri" w:cs="Calibri"/>
          </w:rPr>
          <w:t xml:space="preserve"> In Usual Care, in-shoe plantar pressure is measured only at baseline (visit 1) and at month 6 (visit 4), blinded: the measurement uses a pressure palette with a 50 kPa threshold and the values switched off, so that results are neither shown nor discussed and do not guide the CMFO; the study team extracts the values centrally.</w:t>
        </w:r>
      </w:ins>
    </w:p>
    <w:p w14:paraId="15578E76" w14:textId="47814A17" w:rsidR="00E85F24" w:rsidRPr="00532DE3" w:rsidRDefault="0D2BDB67" w:rsidP="00532DE3">
      <w:pPr>
        <w:pStyle w:val="Lijstalinea"/>
        <w:numPr>
          <w:ilvl w:val="0"/>
          <w:numId w:val="9"/>
        </w:numPr>
        <w:spacing w:after="120" w:line="240" w:lineRule="auto"/>
        <w:ind w:left="709" w:hanging="357"/>
        <w:contextualSpacing w:val="0"/>
        <w:jc w:val="both"/>
        <w:rPr>
          <w:rFonts w:ascii="Calibri" w:hAnsi="Calibri" w:cs="Calibri"/>
        </w:rPr>
      </w:pPr>
      <w:r w:rsidRPr="14A59B64">
        <w:rPr>
          <w:rFonts w:ascii="Calibri" w:hAnsi="Calibri" w:cs="Calibri"/>
        </w:rPr>
        <w:t>Education about diabetic foot self-care and footwear adherence</w:t>
      </w:r>
      <w:r w:rsidR="55E37421" w:rsidRPr="14A59B64">
        <w:rPr>
          <w:rFonts w:ascii="Calibri" w:hAnsi="Calibri" w:cs="Calibri"/>
        </w:rPr>
        <w:t xml:space="preserve"> as usual</w:t>
      </w:r>
      <w:r w:rsidRPr="14A59B64">
        <w:rPr>
          <w:rFonts w:ascii="Calibri" w:hAnsi="Calibri" w:cs="Calibri"/>
        </w:rPr>
        <w:t>. In current practice, the interventions targeting patient education are not always offered in a structured way based on a state-of-the-art protocol, adherence to footcare and footwear practices of patients is not monitored routinely, and the proficiency of healthcare professionals in delivering appropriate education and adherence support is variable.</w:t>
      </w:r>
    </w:p>
    <w:p w14:paraId="70220277" w14:textId="41561549" w:rsidR="002501EF" w:rsidRPr="00273BD4" w:rsidRDefault="0017463D" w:rsidP="00ED0CDC">
      <w:pPr>
        <w:pStyle w:val="Kop3"/>
      </w:pPr>
      <w:bookmarkStart w:id="27" w:name="_Toc229929329"/>
      <w:r w:rsidRPr="00273BD4">
        <w:lastRenderedPageBreak/>
        <w:t xml:space="preserve">5.4.2. </w:t>
      </w:r>
      <w:r w:rsidR="002501EF" w:rsidRPr="00273BD4">
        <w:t>Optimal Care</w:t>
      </w:r>
      <w:bookmarkEnd w:id="27"/>
    </w:p>
    <w:p w14:paraId="63C57B46" w14:textId="77777777" w:rsidR="002501EF" w:rsidRPr="00273BD4" w:rsidRDefault="002501EF" w:rsidP="002501EF">
      <w:pPr>
        <w:spacing w:line="240" w:lineRule="auto"/>
        <w:jc w:val="both"/>
        <w:rPr>
          <w:rFonts w:ascii="Calibri" w:hAnsi="Calibri" w:cs="Calibri"/>
        </w:rPr>
      </w:pPr>
      <w:r w:rsidRPr="00273BD4">
        <w:rPr>
          <w:rFonts w:ascii="Calibri" w:hAnsi="Calibri" w:cs="Calibri"/>
        </w:rPr>
        <w:t xml:space="preserve">​Participants randomized to this care will receive </w:t>
      </w:r>
      <w:r w:rsidRPr="00273BD4">
        <w:rPr>
          <w:rFonts w:ascii="Calibri" w:hAnsi="Calibri" w:cs="Calibri"/>
          <w:b/>
          <w:bCs/>
        </w:rPr>
        <w:t>Usual Care</w:t>
      </w:r>
      <w:r w:rsidRPr="00273BD4">
        <w:rPr>
          <w:rFonts w:ascii="Calibri" w:hAnsi="Calibri" w:cs="Calibri"/>
        </w:rPr>
        <w:t xml:space="preserve"> combined with a </w:t>
      </w:r>
      <w:r w:rsidRPr="00273BD4">
        <w:rPr>
          <w:rFonts w:ascii="Calibri" w:hAnsi="Calibri" w:cs="Calibri"/>
          <w:b/>
          <w:bCs/>
        </w:rPr>
        <w:t>personalized, integrated multi-modal approach (PARADISE)</w:t>
      </w:r>
      <w:r w:rsidRPr="00273BD4">
        <w:rPr>
          <w:rFonts w:ascii="Calibri" w:hAnsi="Calibri" w:cs="Calibri"/>
        </w:rPr>
        <w:t xml:space="preserve"> featuring: 1) pressure-driven footwear prescription and optimization; 2) personalized, structured counselling, including education, footcare training, and data-driven adherence support for protective footwear. This support encompasses monitoring, feedback, goal setting, collaborative problem-solving for adherence barriers, and employs communication styles based on motivational interviewing and solution-focused brief therapy.</w:t>
      </w:r>
    </w:p>
    <w:p w14:paraId="426B6CAF" w14:textId="5AE0BBE7" w:rsidR="003159D5" w:rsidRPr="00273BD4" w:rsidRDefault="00054A70" w:rsidP="00054A70">
      <w:pPr>
        <w:spacing w:after="0" w:line="240" w:lineRule="auto"/>
        <w:jc w:val="both"/>
        <w:rPr>
          <w:rFonts w:ascii="Calibri" w:hAnsi="Calibri" w:cs="Calibri"/>
          <w:b/>
          <w:bCs/>
          <w:u w:val="single"/>
        </w:rPr>
      </w:pPr>
      <w:r w:rsidRPr="00273BD4">
        <w:rPr>
          <w:rFonts w:ascii="Calibri" w:hAnsi="Calibri" w:cs="Calibri"/>
          <w:b/>
          <w:bCs/>
          <w:u w:val="single"/>
        </w:rPr>
        <w:t xml:space="preserve">5.4.2.1. </w:t>
      </w:r>
      <w:del w:id="90001" w:author="Claude" w:date="2026-10-08T17:36:01Z">
        <w:r w:rsidR="002501EF" w:rsidRPr="00273BD4">
          <w:rPr>
            <w:rFonts w:ascii="Calibri" w:hAnsi="Calibri" w:cs="Calibri"/>
            <w:b/>
            <w:bCs/>
            <w:u w:val="single"/>
          </w:rPr>
          <w:delText xml:space="preserve">Barefoot and in-shoe</w:delText>
        </w:r>
      </w:del>
      <w:ins w:id="90002" w:author="Claude" w:date="2026-10-08T17:36:01Z">
        <w:r>
          <w:rPr>
            <w:rFonts w:ascii="Calibri" w:hAnsi="Calibri" w:cs="Calibri"/>
            <w:b/>
            <w:bCs/>
            <w:u w:val="single"/>
          </w:rPr>
          <w:t xml:space="preserve">In-shoe</w:t>
        </w:r>
      </w:ins>
      <w:r w:rsidR="002501EF" w:rsidRPr="00273BD4">
        <w:rPr>
          <w:rFonts w:ascii="Calibri" w:hAnsi="Calibri" w:cs="Calibri"/>
          <w:b/>
          <w:bCs/>
          <w:u w:val="single"/>
        </w:rPr>
        <w:t xml:space="preserve"> pressure monitoring </w:t>
      </w:r>
    </w:p>
    <w:p w14:paraId="24C7C422" w14:textId="1815BCA0" w:rsidR="00AA4B69" w:rsidRPr="00455891" w:rsidRDefault="002501EF" w:rsidP="00AA4B69">
      <w:pPr>
        <w:spacing w:after="0" w:line="240" w:lineRule="auto"/>
        <w:jc w:val="both"/>
        <w:rPr>
          <w:rFonts w:ascii="Calibri" w:hAnsi="Calibri" w:cs="Calibri"/>
        </w:rPr>
      </w:pPr>
      <w:r w:rsidRPr="14A59B64">
        <w:rPr>
          <w:rFonts w:ascii="Calibri" w:hAnsi="Calibri" w:cs="Calibri"/>
        </w:rPr>
        <w:t>This project will install the</w:t>
      </w:r>
      <w:r w:rsidR="00550668" w:rsidRPr="14A59B64">
        <w:rPr>
          <w:rFonts w:ascii="Calibri" w:hAnsi="Calibri" w:cs="Calibri"/>
          <w:b/>
          <w:bCs/>
        </w:rPr>
        <w:t xml:space="preserve"> </w:t>
      </w:r>
      <w:r w:rsidR="00AA4B69" w:rsidRPr="14A59B64">
        <w:rPr>
          <w:rFonts w:ascii="Calibri" w:hAnsi="Calibri" w:cs="Calibri"/>
          <w:b/>
          <w:bCs/>
        </w:rPr>
        <w:t xml:space="preserve">Pedar S </w:t>
      </w:r>
      <w:r w:rsidR="00324CCC" w:rsidRPr="14A59B64">
        <w:rPr>
          <w:rFonts w:ascii="Calibri" w:hAnsi="Calibri" w:cs="Calibri"/>
          <w:b/>
          <w:bCs/>
        </w:rPr>
        <w:t xml:space="preserve">in-shoe </w:t>
      </w:r>
      <w:r w:rsidR="00AA4B69" w:rsidRPr="14A59B64">
        <w:rPr>
          <w:rFonts w:ascii="Calibri" w:hAnsi="Calibri" w:cs="Calibri"/>
          <w:b/>
          <w:bCs/>
        </w:rPr>
        <w:t>system</w:t>
      </w:r>
      <w:r w:rsidRPr="14A59B64">
        <w:rPr>
          <w:rFonts w:ascii="Calibri" w:hAnsi="Calibri" w:cs="Calibri"/>
        </w:rPr>
        <w:t xml:space="preserve"> (</w:t>
      </w:r>
      <w:r w:rsidR="00AA4B69" w:rsidRPr="14A59B64">
        <w:rPr>
          <w:rFonts w:ascii="Calibri" w:hAnsi="Calibri" w:cs="Calibri"/>
        </w:rPr>
        <w:t>Novel, Munich, Germany</w:t>
      </w:r>
      <w:r w:rsidRPr="14A59B64">
        <w:rPr>
          <w:rFonts w:ascii="Calibri" w:hAnsi="Calibri" w:cs="Calibri"/>
        </w:rPr>
        <w:t>) in f</w:t>
      </w:r>
      <w:r w:rsidR="00AA4B69" w:rsidRPr="14A59B64">
        <w:rPr>
          <w:rFonts w:ascii="Calibri" w:hAnsi="Calibri" w:cs="Calibri"/>
        </w:rPr>
        <w:t>ive</w:t>
      </w:r>
      <w:r w:rsidRPr="14A59B64">
        <w:rPr>
          <w:rFonts w:ascii="Calibri" w:hAnsi="Calibri" w:cs="Calibri"/>
        </w:rPr>
        <w:t xml:space="preserve"> participating Diabetic Foot Clinics, with UZ Leuven already possessing the equipment. This system has a sensor matrix with</w:t>
      </w:r>
      <w:r w:rsidR="00AA4B69" w:rsidRPr="14A59B64">
        <w:rPr>
          <w:rFonts w:ascii="Calibri" w:hAnsi="Calibri" w:cs="Calibri"/>
        </w:rPr>
        <w:t xml:space="preserve"> 16 x 16 sensors maximum (2 x 99 sensors for measuring soles); sampling frequency of 100 </w:t>
      </w:r>
      <w:r w:rsidR="00AA4B69" w:rsidRPr="00455891">
        <w:rPr>
          <w:rFonts w:ascii="Calibri" w:hAnsi="Calibri" w:cs="Calibri"/>
        </w:rPr>
        <w:t>Hz, communication with PC via Wifi telemetry and comes with the Novel Scientif</w:t>
      </w:r>
      <w:r w:rsidR="4E0B0D5B" w:rsidRPr="00455891">
        <w:rPr>
          <w:rFonts w:ascii="Calibri" w:hAnsi="Calibri" w:cs="Calibri"/>
        </w:rPr>
        <w:t>i</w:t>
      </w:r>
      <w:r w:rsidR="00AA4B69" w:rsidRPr="00455891">
        <w:rPr>
          <w:rFonts w:ascii="Calibri" w:hAnsi="Calibri" w:cs="Calibri"/>
        </w:rPr>
        <w:t xml:space="preserve">c Studio Software. </w:t>
      </w:r>
    </w:p>
    <w:p w14:paraId="55B0992E" w14:textId="6CA4888B" w:rsidR="002501EF" w:rsidRPr="00455891" w:rsidRDefault="00AA4B69" w:rsidP="003159D5">
      <w:pPr>
        <w:spacing w:after="0" w:line="240" w:lineRule="auto"/>
        <w:jc w:val="both"/>
        <w:rPr>
          <w:rFonts w:ascii="Calibri" w:hAnsi="Calibri" w:cs="Calibri"/>
        </w:rPr>
      </w:pPr>
      <w:r w:rsidRPr="00455891">
        <w:rPr>
          <w:rFonts w:ascii="Calibri" w:hAnsi="Calibri" w:cs="Calibri"/>
        </w:rPr>
        <w:t xml:space="preserve">Calibration of the system will be performed with the trublu device at least every 3 months. </w:t>
      </w:r>
      <w:r w:rsidR="002501EF" w:rsidRPr="00455891">
        <w:rPr>
          <w:rFonts w:ascii="Calibri" w:hAnsi="Calibri" w:cs="Calibri"/>
        </w:rPr>
        <w:t>While initial piloting and training have been conducted within each DFC, supplementary familiarization sessions will be implemented prior to the commencement of the study.</w:t>
      </w:r>
    </w:p>
    <w:p w14:paraId="7B6653C4" w14:textId="77777777" w:rsidR="004B6C96" w:rsidRPr="00455891" w:rsidRDefault="00000000">
      <w:pPr>
        <w:rPr>
          <w:rFonts w:ascii="Calibri" w:hAnsi="Calibri" w:cs="Calibri"/>
        </w:rPr>
      </w:pPr>
      <w:r w:rsidRPr="00455891">
        <w:rPr>
          <w:rFonts w:ascii="Calibri" w:hAnsi="Calibri" w:cs="Calibri"/>
        </w:rPr>
        <w:t>In parallel to this in-shoe pressure verification, the study team will additionally conduct a validation sub-study using the F-Scan GO in-shoe system (Tekscan, with FootVIEW Pro software), comparing its measurements against the Novel pedar system. This F-Scan GO measurement is performed exclusively by the study team and is not part of the core PARADISE intervention or clinical decision-making. Data collection involves a minimum of 12 mid-gait steps per foot, at a self-selected comfortable walking speed maintained within a 5% deviation at follow-up, with participants wearing thin, seamless cotton socks. Peak pressure is derived using the Multimask software tool across eight anatomical foot regions (heel, medial midfoot, lateral midfoot, metatarsal 1, metatarsal 2-3, metatarsal 4-5, hallux, and toes 2-5) per foot. Participants allocated to Usual Care remain blinded to these F-Scan GO results.</w:t>
      </w:r>
    </w:p>
    <w:p w14:paraId="0918924C" w14:textId="0B44817D" w:rsidR="00350E97" w:rsidRPr="00273BD4" w:rsidRDefault="00054A70" w:rsidP="00054A70">
      <w:pPr>
        <w:spacing w:before="120" w:after="0" w:line="240" w:lineRule="auto"/>
        <w:jc w:val="both"/>
        <w:rPr>
          <w:rFonts w:ascii="Calibri" w:hAnsi="Calibri" w:cs="Calibri"/>
          <w:b/>
          <w:bCs/>
          <w:u w:val="single"/>
        </w:rPr>
      </w:pPr>
      <w:r w:rsidRPr="00273BD4">
        <w:rPr>
          <w:rFonts w:ascii="Calibri" w:hAnsi="Calibri" w:cs="Calibri"/>
          <w:b/>
          <w:bCs/>
          <w:u w:val="single"/>
        </w:rPr>
        <w:t xml:space="preserve">5.4.2.2. </w:t>
      </w:r>
      <w:r w:rsidR="00350E97" w:rsidRPr="00273BD4">
        <w:rPr>
          <w:rFonts w:ascii="Calibri" w:hAnsi="Calibri" w:cs="Calibri"/>
          <w:b/>
          <w:bCs/>
          <w:u w:val="single"/>
        </w:rPr>
        <w:t xml:space="preserve">Pressure-driven optimization of custom-made foot orthosis </w:t>
      </w:r>
    </w:p>
    <w:p w14:paraId="1BF08E63" w14:textId="63990FFB" w:rsidR="006A65A9" w:rsidRPr="00273BD4" w:rsidRDefault="006A65A9" w:rsidP="14A59B64">
      <w:pPr>
        <w:spacing w:after="0" w:line="240" w:lineRule="auto"/>
        <w:contextualSpacing/>
        <w:jc w:val="both"/>
        <w:rPr>
          <w:rFonts w:ascii="Calibri" w:hAnsi="Calibri" w:cs="Calibri"/>
        </w:rPr>
      </w:pPr>
      <w:r w:rsidRPr="14A59B64">
        <w:rPr>
          <w:rFonts w:ascii="Calibri" w:hAnsi="Calibri" w:cs="Calibri"/>
        </w:rPr>
        <w:t xml:space="preserve">At study inclusion, each participant will receive a new pair of custom-made foot orthoses (CMFO) manufactured by a certified pedorthist. The orthoses will consist of: i) a base layer of 5-mm thick </w:t>
      </w:r>
      <w:del w:id="90019" w:author="Claude" w:date="2026-10-12T16:03:41Z">
        <w:r w:rsidRPr="14A59B64">
          <w:rPr>
            <w:rFonts w:ascii="Calibri" w:hAnsi="Calibri" w:cs="Calibri"/>
          </w:rPr>
          <w:delText xml:space="preserve">microcork (shore 55)</w:delText>
        </w:r>
      </w:del>
      <w:ins w:id="90020" w:author="Claude" w:date="2026-10-12T16:03:41Z">
        <w:r>
          <w:rPr>
            <w:rFonts w:ascii="Calibri" w:hAnsi="Calibri" w:cs="Calibri"/>
          </w:rPr>
          <w:t xml:space="preserve">micro-cork or EVA (shore 50)</w:t>
        </w:r>
      </w:ins>
      <w:r w:rsidRPr="14A59B64">
        <w:rPr>
          <w:rFonts w:ascii="Calibri" w:hAnsi="Calibri" w:cs="Calibri"/>
        </w:rPr>
        <w:t xml:space="preserve"> topped with 5-mm thick EVA (shore 35–40) for fully custom-made shoes, or 6-mm thick EVA (shore 35–40) </w:t>
      </w:r>
      <w:del w:id="90021" w:author="Claude" w:date="2026-10-12T16:03:41Z">
        <w:r w:rsidRPr="14A59B64">
          <w:rPr>
            <w:rFonts w:ascii="Calibri" w:hAnsi="Calibri" w:cs="Calibri"/>
          </w:rPr>
          <w:delText xml:space="preserve">for off-the-shelf shoes</w:delText>
        </w:r>
      </w:del>
      <w:ins w:id="90022" w:author="Claude" w:date="2026-10-12T16:03:41Z">
        <w:r>
          <w:rPr>
            <w:rFonts w:ascii="Calibri" w:hAnsi="Calibri" w:cs="Calibri"/>
          </w:rPr>
          <w:t xml:space="preserve">for off-the-shelf or semi-orthopaedic shoes, without cork</w:t>
        </w:r>
      </w:ins>
      <w:r w:rsidRPr="14A59B64">
        <w:rPr>
          <w:rFonts w:ascii="Calibri" w:hAnsi="Calibri" w:cs="Calibri"/>
        </w:rPr>
        <w:t xml:space="preserve">; ii) a metatarsal bar supporting all metatarsal heads — or a localized pad/dome where only one metatarsal region shows elevated pressure or a prior ulcer location — 9–10 mm high, positioned 6–11 mm proximal to the metatarsal heads, made of EVA, cork or a comparable material (shore ~55); and iii) a top cover consisting of a 3-mm thick closed-cell foam layer placed on a 3-mm thick open-cell cushioning foam layer</w:t>
      </w:r>
      <w:r w:rsidRPr="14A59B64">
        <w:rPr>
          <w:rFonts w:ascii="Calibri" w:hAnsi="Calibri" w:cs="Calibri"/>
          <w:color w:val="000000" w:themeColor="text1"/>
          <w:vertAlign w:val="superscript"/>
        </w:rPr>
        <w:t>19</w:t>
      </w:r>
      <w:r w:rsidRPr="14A59B64">
        <w:rPr>
          <w:rFonts w:ascii="Calibri" w:hAnsi="Calibri" w:cs="Calibri"/>
          <w:color w:val="000000" w:themeColor="text1"/>
        </w:rPr>
        <w:t xml:space="preserve">. </w:t>
      </w:r>
      <w:r w:rsidRPr="14A59B64">
        <w:rPr>
          <w:rFonts w:ascii="Calibri" w:hAnsi="Calibri" w:cs="Calibri"/>
        </w:rPr>
        <w:t xml:space="preserve">The pressure-redistribution capacity of the CMFO in combination with the validated </w:t>
      </w:r>
      <w:r w:rsidR="000876ED" w:rsidRPr="14A59B64">
        <w:rPr>
          <w:rFonts w:ascii="Calibri" w:hAnsi="Calibri" w:cs="Calibri"/>
        </w:rPr>
        <w:t>footwear</w:t>
      </w:r>
      <w:r w:rsidR="00AA20DE" w:rsidRPr="14A59B64">
        <w:rPr>
          <w:rFonts w:ascii="Calibri" w:hAnsi="Calibri" w:cs="Calibri"/>
        </w:rPr>
        <w:t xml:space="preserve"> (</w:t>
      </w:r>
      <w:r w:rsidR="00AA20DE" w:rsidRPr="14A59B64">
        <w:rPr>
          <w:rFonts w:ascii="Calibri" w:hAnsi="Calibri" w:cs="Calibri"/>
          <w:u w:val="single"/>
        </w:rPr>
        <w:t>outdoor and in-door if applicable</w:t>
      </w:r>
      <w:r w:rsidR="00AA20DE" w:rsidRPr="14A59B64">
        <w:rPr>
          <w:rFonts w:ascii="Calibri" w:hAnsi="Calibri" w:cs="Calibri"/>
        </w:rPr>
        <w:t>)</w:t>
      </w:r>
      <w:r w:rsidR="000876ED" w:rsidRPr="14A59B64">
        <w:rPr>
          <w:rFonts w:ascii="Calibri" w:hAnsi="Calibri" w:cs="Calibri"/>
        </w:rPr>
        <w:t xml:space="preserve"> will</w:t>
      </w:r>
      <w:r w:rsidRPr="14A59B64">
        <w:rPr>
          <w:rFonts w:ascii="Calibri" w:hAnsi="Calibri" w:cs="Calibri"/>
        </w:rPr>
        <w:t xml:space="preserve"> be assessed using </w:t>
      </w:r>
      <w:r w:rsidR="00DD503E" w:rsidRPr="14A59B64">
        <w:rPr>
          <w:rFonts w:ascii="Calibri" w:hAnsi="Calibri" w:cs="Calibri"/>
        </w:rPr>
        <w:t xml:space="preserve">the </w:t>
      </w:r>
      <w:r w:rsidR="00550668" w:rsidRPr="14A59B64">
        <w:rPr>
          <w:rFonts w:ascii="Calibri" w:hAnsi="Calibri" w:cs="Calibri"/>
          <w:b/>
          <w:bCs/>
        </w:rPr>
        <w:t>Novel Pedar S system</w:t>
      </w:r>
      <w:r w:rsidR="00DD503E" w:rsidRPr="14A59B64">
        <w:rPr>
          <w:rFonts w:ascii="Calibri" w:hAnsi="Calibri" w:cs="Calibri"/>
        </w:rPr>
        <w:t xml:space="preserve"> </w:t>
      </w:r>
      <w:r w:rsidRPr="14A59B64">
        <w:rPr>
          <w:rFonts w:ascii="Calibri" w:hAnsi="Calibri" w:cs="Calibri"/>
        </w:rPr>
        <w:t>pressure measurement system (eCRF-Document 23, Part B1: indoor shoe fit)</w:t>
      </w:r>
      <w:r w:rsidR="000876ED" w:rsidRPr="14A59B64">
        <w:rPr>
          <w:rFonts w:ascii="Calibri" w:hAnsi="Calibri" w:cs="Calibri"/>
        </w:rPr>
        <w:t xml:space="preserve"> and recorded in </w:t>
      </w:r>
      <w:r w:rsidR="000876ED" w:rsidRPr="00B63F5E">
        <w:rPr>
          <w:rFonts w:ascii="Calibri" w:hAnsi="Calibri" w:cs="Calibri"/>
          <w:b/>
          <w:bCs/>
          <w:color w:val="EE0000"/>
        </w:rPr>
        <w:t>eCRF-Document 23 (fitting and verification)</w:t>
      </w:r>
      <w:r w:rsidR="000876ED" w:rsidRPr="14A59B64">
        <w:rPr>
          <w:rFonts w:ascii="Calibri" w:hAnsi="Calibri" w:cs="Calibri"/>
        </w:rPr>
        <w:t xml:space="preserve"> and</w:t>
      </w:r>
      <w:r w:rsidR="000876ED" w:rsidRPr="00B63F5E">
        <w:rPr>
          <w:rFonts w:ascii="Calibri" w:hAnsi="Calibri" w:cs="Calibri"/>
          <w:color w:val="EE0000"/>
        </w:rPr>
        <w:t xml:space="preserve"> </w:t>
      </w:r>
      <w:r w:rsidR="000876ED" w:rsidRPr="00B63F5E">
        <w:rPr>
          <w:rFonts w:ascii="Calibri" w:hAnsi="Calibri" w:cs="Calibri"/>
          <w:b/>
          <w:bCs/>
          <w:color w:val="EE0000"/>
        </w:rPr>
        <w:t>eCRF-Document 24b (Excel-based peak pressure and offloading follow-up tool</w:t>
      </w:r>
      <w:r w:rsidR="002D44A9" w:rsidRPr="00B63F5E">
        <w:rPr>
          <w:rFonts w:ascii="Calibri" w:hAnsi="Calibri" w:cs="Calibri"/>
          <w:b/>
          <w:bCs/>
          <w:color w:val="EE0000"/>
        </w:rPr>
        <w:t>)</w:t>
      </w:r>
      <w:r w:rsidRPr="14A59B64">
        <w:rPr>
          <w:rFonts w:ascii="Calibri" w:hAnsi="Calibri" w:cs="Calibri"/>
        </w:rPr>
        <w:t xml:space="preserve">. Footwear will be modified to improve pressure redistribution when peak plantar pressures exceed 200 kPa or when the podiatrist and pedorthist judge that further pressure reduction is achievable. The goal is to reduce peak plantar pressure by at least 25% </w:t>
      </w:r>
      <w:del w:id="90003" w:author="Claude" w:date="2026-10-08T17:36:01Z">
        <w:r w:rsidRPr="14A59B64">
          <w:rPr>
            <w:rFonts w:ascii="Calibri" w:hAnsi="Calibri" w:cs="Calibri"/>
          </w:rPr>
          <w:delText xml:space="preserve">compared with the baseline measurement taken without the CMFO at fitting (visit 2), which remains the reference at months 6, 12 and 18, or to reach an absolute value below 200 kPa.</w:delText>
        </w:r>
      </w:del>
      <w:ins w:id="90004" w:author="Claude" w:date="2026-10-08T17:36:01Z">
        <w:r>
          <w:rPr>
            <w:rFonts w:ascii="Calibri" w:hAnsi="Calibri" w:cs="Calibri"/>
          </w:rPr>
          <w:t xml:space="preserve">compared with the measurement without the CMFO in the same session, or to reach an absolute value below 200 kPa. If a target region does not meet this benchmark, the CMFO is modified and the measurement with the CMFO is repeated, up to three modifications per session.</w:t>
        </w:r>
      </w:ins>
    </w:p>
    <w:p w14:paraId="6407EB53" w14:textId="51CF0530" w:rsidR="00A628AB" w:rsidRPr="00317505" w:rsidRDefault="006A65A9" w:rsidP="004E3F41">
      <w:pPr>
        <w:spacing w:after="0" w:line="240" w:lineRule="auto"/>
        <w:contextualSpacing/>
        <w:jc w:val="both"/>
      </w:pPr>
      <w:r w:rsidRPr="14A59B64">
        <w:rPr>
          <w:rFonts w:ascii="Calibri" w:hAnsi="Calibri" w:cs="Calibri"/>
        </w:rPr>
        <w:t xml:space="preserve">Once these pressure targets are achieved, a duplicate pair of CMFO will be manufactured by the certified pedorthist. </w:t>
      </w:r>
      <w:r w:rsidR="004E3F41" w:rsidRPr="004E3F41">
        <w:rPr>
          <w:rFonts w:ascii="Calibri" w:hAnsi="Calibri" w:cs="Calibri"/>
        </w:rPr>
        <w:t xml:space="preserve">From month 3 onwards, at each scheduled quarterly maintenance visit, both pairs of CMFO will be assessed. The pair requiring servicing will be refurbished by the pedorthist, including replacement of the top cover when indicated. Participants will be advised to continue wearing the pair that best fits their daily activities and footwear needs. After servicing, the refurbished pair will be returned for use, ensuring that both pairs remain available throughout the follow-up period. The exchange of pairs will therefore occur during scheduled maintenance visits only and will not require participants to alternate pairs </w:t>
      </w:r>
      <w:r w:rsidR="002A2F07" w:rsidRPr="004E3F41">
        <w:rPr>
          <w:rFonts w:ascii="Calibri" w:hAnsi="Calibri" w:cs="Calibri"/>
        </w:rPr>
        <w:t>daily</w:t>
      </w:r>
      <w:r w:rsidR="004E3F41" w:rsidRPr="004E3F41">
        <w:rPr>
          <w:rFonts w:ascii="Calibri" w:hAnsi="Calibri" w:cs="Calibri"/>
        </w:rPr>
        <w:t>.</w:t>
      </w:r>
      <w:r w:rsidR="004E3F41" w:rsidRPr="004E3F41">
        <w:rPr>
          <w:rFonts w:ascii="Calibri" w:hAnsi="Calibri" w:cs="Calibri"/>
          <w:i/>
        </w:rPr>
        <w:t xml:space="preserve"> </w:t>
      </w:r>
    </w:p>
    <w:p w14:paraId="06D37096" w14:textId="4ED21C17" w:rsidR="006A65A9" w:rsidRPr="00273BD4" w:rsidRDefault="006A65A9" w:rsidP="006A65A9">
      <w:pPr>
        <w:spacing w:after="0" w:line="240" w:lineRule="auto"/>
        <w:contextualSpacing/>
        <w:jc w:val="both"/>
        <w:rPr>
          <w:rFonts w:ascii="Calibri" w:hAnsi="Calibri" w:cs="Calibri"/>
        </w:rPr>
      </w:pPr>
      <w:r w:rsidRPr="00273BD4">
        <w:rPr>
          <w:rFonts w:ascii="Calibri" w:hAnsi="Calibri" w:cs="Calibri"/>
        </w:rPr>
        <w:lastRenderedPageBreak/>
        <w:t>At months 6, 12, and 18, the custom-made footwear will be re-evaluated using in-shoe plantar pressure measurements. If peak pressures exceed 200 kPa or if further pressure improvement is considered feasible, the footwear will be modified following the same procedure described above.</w:t>
      </w:r>
      <w:r w:rsidR="000876ED" w:rsidRPr="00273BD4">
        <w:rPr>
          <w:rFonts w:ascii="Calibri" w:hAnsi="Calibri" w:cs="Calibri"/>
        </w:rPr>
        <w:t xml:space="preserve"> </w:t>
      </w:r>
    </w:p>
    <w:p w14:paraId="601B2DBD" w14:textId="77777777" w:rsidR="00350E97" w:rsidRPr="00273BD4" w:rsidRDefault="00350E97" w:rsidP="006A65A9">
      <w:pPr>
        <w:spacing w:after="0" w:line="240" w:lineRule="auto"/>
        <w:contextualSpacing/>
        <w:rPr>
          <w:rFonts w:ascii="Calibri" w:hAnsi="Calibri" w:cs="Calibri"/>
          <w:b/>
          <w:bCs/>
        </w:rPr>
      </w:pPr>
    </w:p>
    <w:p w14:paraId="2E4A6377" w14:textId="56F8660D" w:rsidR="002501EF" w:rsidRPr="00273BD4" w:rsidRDefault="00054A70" w:rsidP="14A59B64">
      <w:pPr>
        <w:spacing w:after="0" w:line="240" w:lineRule="auto"/>
        <w:contextualSpacing/>
        <w:rPr>
          <w:rFonts w:ascii="Calibri" w:hAnsi="Calibri" w:cs="Calibri"/>
          <w:b/>
          <w:bCs/>
          <w:u w:val="single"/>
        </w:rPr>
      </w:pPr>
      <w:r w:rsidRPr="14A59B64">
        <w:rPr>
          <w:rFonts w:ascii="Calibri" w:hAnsi="Calibri" w:cs="Calibri"/>
          <w:b/>
          <w:bCs/>
          <w:u w:val="single"/>
        </w:rPr>
        <w:t xml:space="preserve">5.4.2.3. </w:t>
      </w:r>
      <w:r w:rsidR="002501EF" w:rsidRPr="14A59B64">
        <w:rPr>
          <w:rFonts w:ascii="Calibri" w:hAnsi="Calibri" w:cs="Calibri"/>
          <w:b/>
          <w:bCs/>
          <w:u w:val="single"/>
        </w:rPr>
        <w:t>SEBIA: Delivering an Education and adherence support program using a 5-step personalized approach</w:t>
      </w:r>
    </w:p>
    <w:p w14:paraId="33F9B72B" w14:textId="77777777" w:rsidR="007738CF" w:rsidRDefault="00000000">
      <w:r>
        <w:t>Delivery of all five steps follows a standardised script for the treating healthcare professional, ensuring that the same content and sequence are used across sites (eCRF-Document 17: Script PARADISE intervention).</w:t>
      </w:r>
    </w:p>
    <w:p w14:paraId="76D6A3AB" w14:textId="77777777" w:rsidR="002501EF" w:rsidRPr="00532DE3" w:rsidRDefault="002501EF" w:rsidP="002501EF">
      <w:pPr>
        <w:spacing w:after="0" w:line="240" w:lineRule="auto"/>
        <w:contextualSpacing/>
        <w:jc w:val="both"/>
        <w:rPr>
          <w:rFonts w:ascii="Calibri" w:hAnsi="Calibri" w:cs="Calibri"/>
          <w:b/>
          <w:bCs/>
          <w:color w:val="000000" w:themeColor="text1"/>
        </w:rPr>
      </w:pPr>
      <w:r w:rsidRPr="00273BD4">
        <w:rPr>
          <w:rFonts w:ascii="Calibri" w:hAnsi="Calibri" w:cs="Calibri"/>
        </w:rPr>
        <w:t>​To prepare for this project, the consortium jointly developed a detailed five-step Structured Education and Behavioural Intervention, addressing a notable gap in existing research.</w:t>
      </w:r>
    </w:p>
    <w:p w14:paraId="2351D65A" w14:textId="51585AB3" w:rsidR="002501EF" w:rsidRPr="00532DE3" w:rsidRDefault="002501EF" w:rsidP="002501EF">
      <w:pPr>
        <w:spacing w:after="0" w:line="240" w:lineRule="auto"/>
        <w:contextualSpacing/>
        <w:jc w:val="both"/>
        <w:rPr>
          <w:rFonts w:ascii="Calibri" w:hAnsi="Calibri" w:cs="Calibri"/>
          <w:color w:val="000000" w:themeColor="text1"/>
        </w:rPr>
      </w:pPr>
      <w:r w:rsidRPr="00532DE3">
        <w:rPr>
          <w:rFonts w:ascii="Calibri" w:hAnsi="Calibri" w:cs="Calibri"/>
          <w:b/>
          <w:bCs/>
          <w:color w:val="000000" w:themeColor="text1"/>
        </w:rPr>
        <w:t>STEP 1</w:t>
      </w:r>
      <w:r w:rsidR="00DD277E" w:rsidRPr="00532DE3">
        <w:rPr>
          <w:rFonts w:ascii="Calibri" w:hAnsi="Calibri" w:cs="Calibri"/>
          <w:b/>
          <w:bCs/>
          <w:color w:val="000000" w:themeColor="text1"/>
        </w:rPr>
        <w:t>-visit 1</w:t>
      </w:r>
      <w:r w:rsidRPr="00532DE3">
        <w:rPr>
          <w:rFonts w:ascii="Calibri" w:hAnsi="Calibri" w:cs="Calibri"/>
          <w:b/>
          <w:bCs/>
          <w:color w:val="000000" w:themeColor="text1"/>
        </w:rPr>
        <w:t>:</w:t>
      </w:r>
      <w:r w:rsidRPr="00532DE3">
        <w:rPr>
          <w:rFonts w:ascii="Calibri" w:hAnsi="Calibri" w:cs="Calibri"/>
          <w:color w:val="000000" w:themeColor="text1"/>
        </w:rPr>
        <w:t xml:space="preserve"> D</w:t>
      </w:r>
      <w:r w:rsidRPr="00273BD4">
        <w:rPr>
          <w:rFonts w:ascii="Calibri" w:hAnsi="Calibri" w:cs="Calibri"/>
          <w:color w:val="000000" w:themeColor="text1"/>
        </w:rPr>
        <w:t xml:space="preserve">uring the first study visit, patients will receive education on diabetic foot self-care. </w:t>
      </w:r>
      <w:r w:rsidRPr="00532DE3">
        <w:rPr>
          <w:rFonts w:ascii="Calibri" w:hAnsi="Calibri" w:cs="Calibri"/>
          <w:b/>
          <w:bCs/>
          <w:color w:val="000000" w:themeColor="text1"/>
        </w:rPr>
        <w:t>i)</w:t>
      </w:r>
      <w:r w:rsidRPr="00532DE3">
        <w:rPr>
          <w:rFonts w:ascii="Calibri" w:hAnsi="Calibri" w:cs="Calibri"/>
          <w:color w:val="000000" w:themeColor="text1"/>
        </w:rPr>
        <w:t xml:space="preserve"> Patients will</w:t>
      </w:r>
      <w:r w:rsidRPr="00273BD4">
        <w:rPr>
          <w:rFonts w:ascii="Calibri" w:hAnsi="Calibri" w:cs="Calibri"/>
          <w:color w:val="000000" w:themeColor="text1"/>
        </w:rPr>
        <w:t xml:space="preserve"> first complete the Nottingham Assessment of Functional Foot Care (NAFF)</w:t>
      </w:r>
      <w:sdt>
        <w:sdtPr>
          <w:rPr>
            <w:rFonts w:ascii="Calibri" w:hAnsi="Calibri" w:cs="Calibri"/>
            <w:color w:val="000000"/>
            <w:vertAlign w:val="superscript"/>
          </w:rPr>
          <w:tag w:val="MENDELEY_CITATION_v3_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"/>
          <w:id w:val="-755277390"/>
          <w:placeholder>
            <w:docPart w:val="DF017D4892B044AAB264C4CB7AE1FC4E"/>
          </w:placeholder>
        </w:sdtPr>
        <w:sdtContent>
          <w:r w:rsidR="00641039" w:rsidRPr="00273BD4">
            <w:rPr>
              <w:rFonts w:ascii="Calibri" w:hAnsi="Calibri" w:cs="Calibri"/>
              <w:color w:val="000000"/>
              <w:vertAlign w:val="superscript"/>
            </w:rPr>
            <w:t>35</w:t>
          </w:r>
        </w:sdtContent>
      </w:sdt>
      <w:r w:rsidRPr="00273BD4">
        <w:rPr>
          <w:rFonts w:ascii="Calibri" w:hAnsi="Calibri" w:cs="Calibri"/>
          <w:color w:val="000000" w:themeColor="text1"/>
        </w:rPr>
        <w:t>, a validated 26-item tool evaluating foot-care knowledge, and the HLS-EU-6</w:t>
      </w:r>
      <w:sdt>
        <w:sdtPr>
          <w:rPr>
            <w:rFonts w:ascii="Calibri" w:hAnsi="Calibri" w:cs="Calibri"/>
            <w:color w:val="000000"/>
            <w:vertAlign w:val="superscript"/>
          </w:rPr>
          <w:tag w:val="MENDELEY_CITATION_v3_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"/>
          <w:id w:val="-370604282"/>
          <w:placeholder>
            <w:docPart w:val="14354674575444E997805199981BA6A0"/>
          </w:placeholder>
        </w:sdtPr>
        <w:sdtContent>
          <w:r w:rsidR="00641039" w:rsidRPr="00273BD4">
            <w:rPr>
              <w:rFonts w:ascii="Calibri" w:hAnsi="Calibri" w:cs="Calibri"/>
              <w:color w:val="000000"/>
              <w:vertAlign w:val="superscript"/>
            </w:rPr>
            <w:t>39</w:t>
          </w:r>
        </w:sdtContent>
      </w:sdt>
      <w:r w:rsidRPr="00273BD4">
        <w:rPr>
          <w:rFonts w:ascii="Calibri" w:hAnsi="Calibri" w:cs="Calibri"/>
          <w:color w:val="000000" w:themeColor="text1"/>
        </w:rPr>
        <w:t xml:space="preserve">, a 6-item questionnaire assessing health literacy. Based on NAFF results, a DFC team member will provide a tailored education program using Dutch diabetic foot care guidelines and the Fragile Feet-Trivial Program. This program will be chunked in small </w:t>
      </w:r>
      <w:r w:rsidR="00DD503E" w:rsidRPr="00273BD4">
        <w:rPr>
          <w:rFonts w:ascii="Calibri" w:hAnsi="Calibri" w:cs="Calibri"/>
          <w:color w:val="000000" w:themeColor="text1"/>
        </w:rPr>
        <w:t>portions,</w:t>
      </w:r>
      <w:r w:rsidRPr="00273BD4">
        <w:rPr>
          <w:rFonts w:ascii="Calibri" w:hAnsi="Calibri" w:cs="Calibri"/>
          <w:color w:val="000000" w:themeColor="text1"/>
        </w:rPr>
        <w:t xml:space="preserve"> and the teach-back method will be used to ensure understanding. Patients will also receive a leaflet summarizing daily foot care steps with text and images. </w:t>
      </w:r>
      <w:r w:rsidRPr="00273BD4">
        <w:rPr>
          <w:rFonts w:ascii="Calibri" w:hAnsi="Calibri" w:cs="Calibri"/>
          <w:b/>
          <w:bCs/>
          <w:color w:val="000000" w:themeColor="text1"/>
        </w:rPr>
        <w:t xml:space="preserve">ii) </w:t>
      </w:r>
      <w:r w:rsidRPr="00273BD4">
        <w:rPr>
          <w:rFonts w:ascii="Calibri" w:hAnsi="Calibri" w:cs="Calibri"/>
          <w:color w:val="000000" w:themeColor="text1"/>
        </w:rPr>
        <w:t xml:space="preserve">Next, the healthcare professional will demonstrate foot care procedures, followed by patient practice sessions. </w:t>
      </w:r>
      <w:r w:rsidRPr="00532DE3">
        <w:rPr>
          <w:rFonts w:ascii="Calibri" w:hAnsi="Calibri" w:cs="Calibri"/>
          <w:color w:val="000000" w:themeColor="text1"/>
        </w:rPr>
        <w:t xml:space="preserve">The steps will again be broken down in smaller pieces and after each demonstration part, the patient will be asked to execute all necessary steps themselves (i.e. “show-me”). </w:t>
      </w:r>
      <w:r w:rsidRPr="00273BD4">
        <w:rPr>
          <w:rFonts w:ascii="Calibri" w:hAnsi="Calibri" w:cs="Calibri"/>
          <w:color w:val="000000" w:themeColor="text1"/>
        </w:rPr>
        <w:t>If patients cannot perform these tasks, the informal caregiver will be involved.​</w:t>
      </w:r>
    </w:p>
    <w:p w14:paraId="1598FEA8" w14:textId="73B6B611" w:rsidR="002501EF" w:rsidRPr="00532DE3" w:rsidRDefault="002501EF" w:rsidP="002501EF">
      <w:pPr>
        <w:spacing w:after="0" w:line="240" w:lineRule="auto"/>
        <w:jc w:val="both"/>
        <w:rPr>
          <w:rFonts w:ascii="Calibri" w:hAnsi="Calibri" w:cs="Calibri"/>
          <w:color w:val="000000" w:themeColor="text1"/>
        </w:rPr>
      </w:pPr>
      <w:r w:rsidRPr="00273BD4">
        <w:rPr>
          <w:rFonts w:ascii="Calibri" w:hAnsi="Calibri" w:cs="Calibri"/>
          <w:b/>
          <w:bCs/>
          <w:color w:val="000000" w:themeColor="text1"/>
        </w:rPr>
        <w:t>STEP 2</w:t>
      </w:r>
      <w:r w:rsidR="00DD277E" w:rsidRPr="00273BD4">
        <w:rPr>
          <w:rFonts w:ascii="Calibri" w:hAnsi="Calibri" w:cs="Calibri"/>
          <w:b/>
          <w:bCs/>
          <w:color w:val="000000" w:themeColor="text1"/>
        </w:rPr>
        <w:t>- visit 2</w:t>
      </w:r>
      <w:r w:rsidRPr="00273BD4">
        <w:rPr>
          <w:rFonts w:ascii="Calibri" w:hAnsi="Calibri" w:cs="Calibri"/>
          <w:b/>
          <w:bCs/>
          <w:color w:val="000000" w:themeColor="text1"/>
        </w:rPr>
        <w:t>:</w:t>
      </w:r>
      <w:r w:rsidRPr="00273BD4">
        <w:rPr>
          <w:rFonts w:ascii="Calibri" w:hAnsi="Calibri" w:cs="Calibri"/>
          <w:color w:val="000000" w:themeColor="text1"/>
        </w:rPr>
        <w:t xml:space="preserve"> At the second visit (day 14–1 month), patients retake the NAFF and will be asked to recall prior education using the teach-back method. Education is reinforced as needed. </w:t>
      </w:r>
      <w:r w:rsidRPr="00532DE3">
        <w:rPr>
          <w:rFonts w:ascii="Calibri" w:hAnsi="Calibri" w:cs="Calibri"/>
          <w:color w:val="000000" w:themeColor="text1"/>
        </w:rPr>
        <w:t>Next, patients will receive education about the importance of wearing protective footwear both outdoors and indoors (again using state-of-the art education delivery strategies). It will also be explained that wearing time will be monitored by a sensor in the CMFO and that this is done to be able to provide support if footwear adherence might be difficult.</w:t>
      </w:r>
    </w:p>
    <w:p w14:paraId="296E4335" w14:textId="35A216D0" w:rsidR="002501EF" w:rsidRPr="00532DE3" w:rsidRDefault="002501EF" w:rsidP="002501EF">
      <w:pPr>
        <w:spacing w:after="0" w:line="240" w:lineRule="auto"/>
        <w:jc w:val="both"/>
        <w:rPr>
          <w:rFonts w:ascii="Calibri" w:hAnsi="Calibri" w:cs="Calibri"/>
          <w:color w:val="000000" w:themeColor="text1"/>
        </w:rPr>
      </w:pPr>
      <w:r w:rsidRPr="00273BD4">
        <w:rPr>
          <w:rFonts w:ascii="Calibri" w:hAnsi="Calibri" w:cs="Calibri"/>
          <w:b/>
          <w:bCs/>
          <w:color w:val="000000" w:themeColor="text1"/>
        </w:rPr>
        <w:t>STEP 3</w:t>
      </w:r>
      <w:r w:rsidR="00DD277E" w:rsidRPr="00273BD4">
        <w:rPr>
          <w:rFonts w:ascii="Calibri" w:hAnsi="Calibri" w:cs="Calibri"/>
          <w:b/>
          <w:bCs/>
          <w:color w:val="000000" w:themeColor="text1"/>
        </w:rPr>
        <w:t>- visit 3</w:t>
      </w:r>
      <w:r w:rsidRPr="00273BD4">
        <w:rPr>
          <w:rFonts w:ascii="Calibri" w:hAnsi="Calibri" w:cs="Calibri"/>
          <w:b/>
          <w:bCs/>
          <w:color w:val="000000" w:themeColor="text1"/>
        </w:rPr>
        <w:t>:</w:t>
      </w:r>
      <w:r w:rsidRPr="00273BD4">
        <w:rPr>
          <w:rFonts w:ascii="Calibri" w:hAnsi="Calibri" w:cs="Calibri"/>
          <w:color w:val="000000" w:themeColor="text1"/>
        </w:rPr>
        <w:t xml:space="preserve"> During the 3-month visit, patients will assess their footwear adherence using a visual analogue scale and</w:t>
      </w:r>
      <w:r w:rsidRPr="00532DE3">
        <w:rPr>
          <w:rFonts w:ascii="Calibri" w:hAnsi="Calibri" w:cs="Calibri"/>
          <w:color w:val="000000" w:themeColor="text1"/>
        </w:rPr>
        <w:t xml:space="preserve"> will be asked to summarize why and when the protective footwear should be worn. Next, s</w:t>
      </w:r>
      <w:r w:rsidRPr="00273BD4">
        <w:rPr>
          <w:rFonts w:ascii="Calibri" w:hAnsi="Calibri" w:cs="Calibri"/>
          <w:color w:val="000000" w:themeColor="text1"/>
        </w:rPr>
        <w:t xml:space="preserve">ensor data will be reviewed collaboratively (non-judgmental), highlighting adherence patterns and providing a basis to discuss periods where footwear adherence was unsatisfactory. </w:t>
      </w:r>
      <w:r w:rsidRPr="00532DE3">
        <w:rPr>
          <w:rFonts w:ascii="Calibri" w:hAnsi="Calibri" w:cs="Calibri"/>
          <w:color w:val="000000" w:themeColor="text1"/>
        </w:rPr>
        <w:t xml:space="preserve">Adherence supportive interventions will focus on education, increasing motivation or finding solutions for barriers to footwear adherence.  ​If a patient cannot fully explain the rationale and timing for wearing protective footwear, education will be repeated as described in STEP 2. Once the patient demonstrates satisfactory knowledge, the healthcare professional will assess the patient's perceived importance of adhering to this </w:t>
      </w:r>
      <w:r w:rsidR="00532DE3" w:rsidRPr="00532DE3">
        <w:rPr>
          <w:rFonts w:ascii="Calibri" w:hAnsi="Calibri" w:cs="Calibri"/>
          <w:color w:val="000000" w:themeColor="text1"/>
        </w:rPr>
        <w:t>behaviour</w:t>
      </w:r>
      <w:r w:rsidRPr="00532DE3">
        <w:rPr>
          <w:rFonts w:ascii="Calibri" w:hAnsi="Calibri" w:cs="Calibri"/>
          <w:color w:val="000000" w:themeColor="text1"/>
        </w:rPr>
        <w:t>. If the importance is rated below 8 on a 10-point scale, motivational interviewing strategies will be employed to enhance its significance. Should the importance be adequate, but confidence is low (score &lt; 8), barriers will be identified using the Monitor Orthopaedic Shoes Questionnaire (MOS-revised)</w:t>
      </w:r>
      <w:sdt>
        <w:sdtPr>
          <w:rPr>
            <w:rFonts w:ascii="Calibri" w:hAnsi="Calibri" w:cs="Calibri"/>
            <w:color w:val="000000"/>
            <w:vertAlign w:val="superscript"/>
          </w:rPr>
          <w:tag w:val="MENDELEY_CITATION_v3_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"/>
          <w:id w:val="746230224"/>
          <w:placeholder>
            <w:docPart w:val="DF017D4892B044AAB264C4CB7AE1FC4E"/>
          </w:placeholder>
        </w:sdtPr>
        <w:sdtContent>
          <w:r w:rsidR="00641039" w:rsidRPr="00532DE3">
            <w:rPr>
              <w:rFonts w:ascii="Calibri" w:hAnsi="Calibri" w:cs="Calibri"/>
              <w:color w:val="000000"/>
              <w:vertAlign w:val="superscript"/>
            </w:rPr>
            <w:t>40</w:t>
          </w:r>
        </w:sdtContent>
      </w:sdt>
      <w:r w:rsidRPr="00532DE3">
        <w:rPr>
          <w:rFonts w:ascii="Calibri" w:hAnsi="Calibri" w:cs="Calibri"/>
        </w:rPr>
        <w:t>.</w:t>
      </w:r>
      <w:r w:rsidRPr="00532DE3">
        <w:rPr>
          <w:rFonts w:ascii="Calibri" w:hAnsi="Calibri" w:cs="Calibri"/>
          <w:color w:val="EE0000"/>
        </w:rPr>
        <w:t xml:space="preserve"> </w:t>
      </w:r>
      <w:r w:rsidRPr="00532DE3">
        <w:rPr>
          <w:rFonts w:ascii="Calibri" w:hAnsi="Calibri" w:cs="Calibri"/>
          <w:color w:val="000000" w:themeColor="text1"/>
        </w:rPr>
        <w:t>Potential solutions to overcome these barriers will be discussed, utilizing motivational interviewing and solution-focused brief therapy techniques.</w:t>
      </w:r>
    </w:p>
    <w:p w14:paraId="0615095F" w14:textId="26520A99" w:rsidR="002501EF" w:rsidRPr="00532DE3" w:rsidRDefault="002501EF" w:rsidP="002501EF">
      <w:pPr>
        <w:spacing w:after="0"/>
        <w:jc w:val="both"/>
        <w:rPr>
          <w:rFonts w:ascii="Calibri" w:hAnsi="Calibri" w:cs="Calibri"/>
          <w:color w:val="000000" w:themeColor="text1"/>
        </w:rPr>
      </w:pPr>
      <w:r w:rsidRPr="00273BD4">
        <w:rPr>
          <w:rFonts w:ascii="Calibri" w:hAnsi="Calibri" w:cs="Calibri"/>
          <w:b/>
          <w:bCs/>
          <w:color w:val="000000" w:themeColor="text1"/>
        </w:rPr>
        <w:t>STEP 4</w:t>
      </w:r>
      <w:r w:rsidR="00DD277E" w:rsidRPr="00273BD4">
        <w:rPr>
          <w:rFonts w:ascii="Calibri" w:hAnsi="Calibri" w:cs="Calibri"/>
          <w:b/>
          <w:bCs/>
          <w:color w:val="000000" w:themeColor="text1"/>
        </w:rPr>
        <w:t>-visit 4</w:t>
      </w:r>
      <w:r w:rsidRPr="00273BD4">
        <w:rPr>
          <w:rFonts w:ascii="Calibri" w:hAnsi="Calibri" w:cs="Calibri"/>
          <w:b/>
          <w:bCs/>
          <w:color w:val="000000" w:themeColor="text1"/>
        </w:rPr>
        <w:t>:</w:t>
      </w:r>
      <w:r w:rsidRPr="00273BD4">
        <w:rPr>
          <w:rFonts w:ascii="Calibri" w:hAnsi="Calibri" w:cs="Calibri"/>
          <w:color w:val="000000" w:themeColor="text1"/>
        </w:rPr>
        <w:t xml:space="preserve"> </w:t>
      </w:r>
      <w:r w:rsidRPr="00532DE3">
        <w:rPr>
          <w:rFonts w:ascii="Calibri" w:hAnsi="Calibri" w:cs="Calibri"/>
          <w:color w:val="000000" w:themeColor="text1"/>
        </w:rPr>
        <w:t xml:space="preserve">​After six months, patients will again demonstrate diabetes foot self-care using provided equipment. Correct </w:t>
      </w:r>
      <w:r w:rsidR="00532DE3" w:rsidRPr="00532DE3">
        <w:rPr>
          <w:rFonts w:ascii="Calibri" w:hAnsi="Calibri" w:cs="Calibri"/>
          <w:color w:val="000000" w:themeColor="text1"/>
        </w:rPr>
        <w:t>behaviours</w:t>
      </w:r>
      <w:r w:rsidRPr="00532DE3">
        <w:rPr>
          <w:rFonts w:ascii="Calibri" w:hAnsi="Calibri" w:cs="Calibri"/>
          <w:color w:val="000000" w:themeColor="text1"/>
        </w:rPr>
        <w:t xml:space="preserve"> will be praised; gaps will be targeted with re-education and re-training. Next, patients will complete the visual analogue footwear adherence scale, and adherence sensor printouts will be reviewed, highlighting changes since the last visit. As in STEP 3, adherence interventions will be tailored to address specific causes of suboptimal adherence, such as poor knowledge, low motivation, or barriers.</w:t>
      </w:r>
    </w:p>
    <w:p w14:paraId="70152F11" w14:textId="5811CCC9" w:rsidR="00DD503E" w:rsidRPr="00532DE3" w:rsidRDefault="002501EF" w:rsidP="00DD503E">
      <w:pPr>
        <w:spacing w:after="120"/>
        <w:jc w:val="both"/>
        <w:rPr>
          <w:rFonts w:ascii="Calibri" w:hAnsi="Calibri" w:cs="Calibri"/>
          <w:color w:val="000000" w:themeColor="text1"/>
        </w:rPr>
      </w:pPr>
      <w:r w:rsidRPr="00532DE3">
        <w:rPr>
          <w:rFonts w:ascii="Calibri" w:hAnsi="Calibri" w:cs="Calibri"/>
          <w:b/>
          <w:bCs/>
          <w:color w:val="000000" w:themeColor="text1"/>
        </w:rPr>
        <w:t>STEP 5</w:t>
      </w:r>
      <w:r w:rsidR="00DD277E" w:rsidRPr="00532DE3">
        <w:rPr>
          <w:rFonts w:ascii="Calibri" w:hAnsi="Calibri" w:cs="Calibri"/>
          <w:b/>
          <w:bCs/>
          <w:color w:val="000000" w:themeColor="text1"/>
        </w:rPr>
        <w:t>-visit 5-6-7-8</w:t>
      </w:r>
      <w:r w:rsidRPr="00532DE3">
        <w:rPr>
          <w:rFonts w:ascii="Calibri" w:hAnsi="Calibri" w:cs="Calibri"/>
          <w:b/>
          <w:bCs/>
          <w:color w:val="000000" w:themeColor="text1"/>
        </w:rPr>
        <w:t>:</w:t>
      </w:r>
      <w:r w:rsidRPr="00532DE3">
        <w:rPr>
          <w:rFonts w:ascii="Calibri" w:hAnsi="Calibri" w:cs="Calibri"/>
          <w:color w:val="000000" w:themeColor="text1"/>
        </w:rPr>
        <w:t xml:space="preserve"> During all remaining study visits, the previous steps will be repeated. More specifically, STEP 3 will be repeated after 9 and 15 months, and STEP 4 will be repeated after 12. </w:t>
      </w:r>
      <w:r w:rsidRPr="00273BD4">
        <w:rPr>
          <w:rFonts w:ascii="Calibri" w:hAnsi="Calibri" w:cs="Calibri"/>
          <w:color w:val="000000" w:themeColor="text1"/>
        </w:rPr>
        <w:t xml:space="preserve">Subsequent visits repeat prior steps: STEP 3 at 9 and 15 months, STEP 4 at 12 months. </w:t>
      </w:r>
      <w:r w:rsidRPr="00532DE3">
        <w:rPr>
          <w:rFonts w:ascii="Calibri" w:hAnsi="Calibri" w:cs="Calibri"/>
          <w:color w:val="000000" w:themeColor="text1"/>
        </w:rPr>
        <w:t xml:space="preserve">After 18 months, </w:t>
      </w:r>
      <w:r w:rsidRPr="00532DE3">
        <w:rPr>
          <w:rFonts w:ascii="Calibri" w:hAnsi="Calibri" w:cs="Calibri"/>
          <w:color w:val="000000" w:themeColor="text1"/>
        </w:rPr>
        <w:lastRenderedPageBreak/>
        <w:t>the patient will be asked to demonstrate the footcare behaviour again, the footwear adherence visual analogue scale and MOS-revised will be completed and the results of the adherence monitoring sensor will be shared, but no new interventions will be delivered. The content of all assessment instruments has already been developed and will be reviewed and discussed with the whole consortium and subsequently finalized and formatted for utilization in both printed and digital booklets. Standardized delivery of the SEBIA protocol within each DFC will be pursued through training of healthcare providers in motivational interviewing techniques by an expert psychologist (Fabienne Dobbels).</w:t>
      </w:r>
    </w:p>
    <w:p w14:paraId="0DF4C5A4" w14:textId="77777777" w:rsidR="007738CF" w:rsidRDefault="00000000">
      <w:r>
        <w:rPr>
          <w:color w:val="000000"/>
        </w:rPr>
        <w:t>A project-specific website supports standardised delivery of the intervention. It hosts training material for clinicians on the measurement protocols (F-Scan GO, Novel pedar, MoveMonitor and Orthotimer) and on the SEBIA education programme, together with education material for participants that complements the printed materials (eCRF-Document 16 and 17). Content and version control are managed by the research team.</w:t>
      </w:r>
    </w:p>
    <w:p w14:paraId="714DF7EA" w14:textId="568084AD" w:rsidR="00CE6AAC" w:rsidRPr="00273BD4" w:rsidRDefault="00054A70" w:rsidP="00ED0CDC">
      <w:pPr>
        <w:pStyle w:val="Kop3"/>
      </w:pPr>
      <w:bookmarkStart w:id="28" w:name="_Toc229929330"/>
      <w:r w:rsidRPr="00532DE3">
        <w:t xml:space="preserve">5.4.3. </w:t>
      </w:r>
      <w:r w:rsidR="00CE6AAC" w:rsidRPr="00273BD4">
        <w:t>Criteria for Discontinuing or Modifying Allocated Interventions</w:t>
      </w:r>
      <w:bookmarkEnd w:id="28"/>
    </w:p>
    <w:p w14:paraId="572CBD73" w14:textId="77777777" w:rsidR="00CE6AAC" w:rsidRPr="00273BD4" w:rsidRDefault="00CE6AAC" w:rsidP="00CE6AAC">
      <w:pPr>
        <w:jc w:val="both"/>
        <w:rPr>
          <w:rFonts w:ascii="Calibri" w:hAnsi="Calibri" w:cs="Calibri"/>
        </w:rPr>
      </w:pPr>
      <w:r w:rsidRPr="00273BD4">
        <w:rPr>
          <w:rFonts w:ascii="Calibri" w:hAnsi="Calibri" w:cs="Calibri"/>
        </w:rPr>
        <w:t xml:space="preserve">Participants may withdraw from the study at any time, for any reason, without experiencing any negative consequences. In addition, the investigator or treating physician may decide to discontinue a participant’s involvement in the study if urgent medical reasons arise. </w:t>
      </w:r>
    </w:p>
    <w:p w14:paraId="6A6CBEEA" w14:textId="3A44DBD5" w:rsidR="00CE6AAC" w:rsidRPr="00273BD4" w:rsidRDefault="00054A70" w:rsidP="00ED0CDC">
      <w:pPr>
        <w:pStyle w:val="Kop3"/>
      </w:pPr>
      <w:bookmarkStart w:id="29" w:name="_Toc229929331"/>
      <w:r w:rsidRPr="00273BD4">
        <w:t xml:space="preserve">5.4.4. </w:t>
      </w:r>
      <w:r w:rsidR="00CE6AAC" w:rsidRPr="00273BD4">
        <w:t>Relevant concomitant care permitted or prohibited during the trial</w:t>
      </w:r>
      <w:bookmarkEnd w:id="29"/>
    </w:p>
    <w:p w14:paraId="68E5048D" w14:textId="77777777" w:rsidR="00CE6AAC" w:rsidRPr="00273BD4" w:rsidRDefault="00CE6AAC" w:rsidP="00CE6AAC">
      <w:pPr>
        <w:jc w:val="both"/>
        <w:rPr>
          <w:rFonts w:ascii="Calibri" w:hAnsi="Calibri" w:cs="Calibri"/>
        </w:rPr>
      </w:pPr>
      <w:r w:rsidRPr="00273BD4">
        <w:rPr>
          <w:rFonts w:ascii="Calibri" w:hAnsi="Calibri" w:cs="Calibri"/>
        </w:rPr>
        <w:t>All concomitant care and interventions are permitted during the trial. Eligibility for participation is determined at the time of obtaining informed consent, and participants must meet all inclusion and exclusion criteria at that point.</w:t>
      </w:r>
    </w:p>
    <w:p w14:paraId="3D3A3315" w14:textId="18184A28" w:rsidR="00BE3F45" w:rsidRPr="00273BD4" w:rsidRDefault="00054A70" w:rsidP="00ED0CDC">
      <w:pPr>
        <w:pStyle w:val="Kop3"/>
      </w:pPr>
      <w:bookmarkStart w:id="30" w:name="_Toc229929332"/>
      <w:r w:rsidRPr="00273BD4">
        <w:t xml:space="preserve">5.4.5. </w:t>
      </w:r>
      <w:r w:rsidR="00BE3F45" w:rsidRPr="00273BD4">
        <w:t>Instrumentation</w:t>
      </w:r>
      <w:bookmarkEnd w:id="30"/>
      <w:r w:rsidR="00BE3F45" w:rsidRPr="00273BD4">
        <w:t xml:space="preserve"> </w:t>
      </w:r>
    </w:p>
    <w:p w14:paraId="7CC682A5" w14:textId="4504966C" w:rsidR="00BE3F45" w:rsidRPr="00273BD4" w:rsidRDefault="00BE3F45" w:rsidP="00BE3F45">
      <w:pPr>
        <w:autoSpaceDE w:val="0"/>
        <w:autoSpaceDN w:val="0"/>
        <w:adjustRightInd w:val="0"/>
        <w:spacing w:after="0" w:line="240" w:lineRule="auto"/>
        <w:contextualSpacing/>
        <w:jc w:val="both"/>
        <w:rPr>
          <w:rFonts w:ascii="Calibri" w:hAnsi="Calibri" w:cs="Calibri"/>
          <w:b/>
          <w:bCs/>
        </w:rPr>
      </w:pPr>
      <w:r w:rsidRPr="00273BD4">
        <w:rPr>
          <w:rFonts w:ascii="Calibri" w:hAnsi="Calibri" w:cs="Calibri"/>
          <w:b/>
          <w:bCs/>
        </w:rPr>
        <w:t xml:space="preserve">Procedure for monitoring adherence: </w:t>
      </w:r>
      <w:r w:rsidRPr="00273BD4">
        <w:rPr>
          <w:rFonts w:ascii="Calibri" w:hAnsi="Calibri" w:cs="Calibri"/>
        </w:rPr>
        <w:t xml:space="preserve">The Orthotimer temperature sensor </w:t>
      </w:r>
      <w:r w:rsidRPr="00273BD4">
        <w:rPr>
          <w:rFonts w:ascii="Calibri" w:hAnsi="Calibri" w:cs="Calibri"/>
          <w:color w:val="212121"/>
        </w:rPr>
        <w:t xml:space="preserve">(Orthotimer, Balingen, Germany; http://www.orthotimer.com) </w:t>
      </w:r>
      <w:r w:rsidRPr="00273BD4">
        <w:rPr>
          <w:rFonts w:ascii="Calibri" w:hAnsi="Calibri" w:cs="Calibri"/>
        </w:rPr>
        <w:t>will be utilized to monitor footwear adherence, ensuring that the prescribed footwear is worn consistently and correctly</w:t>
      </w:r>
      <w:r w:rsidR="00AA4B69" w:rsidRPr="00273BD4">
        <w:rPr>
          <w:rFonts w:ascii="Calibri" w:hAnsi="Calibri" w:cs="Calibri"/>
        </w:rPr>
        <w:t xml:space="preserve"> (in both study arms, however, clinical integration will only be done in the SEBIA)</w:t>
      </w:r>
      <w:r w:rsidRPr="00273BD4">
        <w:rPr>
          <w:rFonts w:ascii="Calibri" w:hAnsi="Calibri" w:cs="Calibri"/>
        </w:rPr>
        <w:t xml:space="preserve">. </w:t>
      </w:r>
      <w:r w:rsidRPr="00273BD4">
        <w:rPr>
          <w:rFonts w:ascii="Calibri" w:hAnsi="Calibri" w:cs="Calibri"/>
          <w:color w:val="212121"/>
        </w:rPr>
        <w:t>This temperature sensor is small (9×13×4.5 mm</w:t>
      </w:r>
      <w:r w:rsidRPr="00273BD4">
        <w:rPr>
          <w:rFonts w:ascii="Calibri" w:hAnsi="Calibri" w:cs="Calibri"/>
          <w:color w:val="212121"/>
          <w:vertAlign w:val="superscript"/>
        </w:rPr>
        <w:t>3</w:t>
      </w:r>
      <w:r w:rsidRPr="00273BD4">
        <w:rPr>
          <w:rFonts w:ascii="Calibri" w:hAnsi="Calibri" w:cs="Calibri"/>
          <w:color w:val="212121"/>
        </w:rPr>
        <w:t xml:space="preserve">), dust- and water-tight. The time, date and temperature are stored every 15 min in a ring buffer with 100 days of storage capacity (battery lifespan of minimum 20 months). </w:t>
      </w:r>
      <w:r w:rsidRPr="00273BD4">
        <w:rPr>
          <w:rFonts w:ascii="Calibri" w:hAnsi="Calibri" w:cs="Calibri"/>
        </w:rPr>
        <w:t xml:space="preserve">This sensor will track and record temperature data, providing valuable insights into user adherence and helping to ensure the effectiveness of the footwear in achieving the desired therapeutic outcomes. </w:t>
      </w:r>
    </w:p>
    <w:p w14:paraId="668EE1DC" w14:textId="2C7B8E78" w:rsidR="00BE3F45" w:rsidRPr="00273BD4" w:rsidRDefault="00BE3F45" w:rsidP="00BE3F45">
      <w:pPr>
        <w:autoSpaceDE w:val="0"/>
        <w:autoSpaceDN w:val="0"/>
        <w:adjustRightInd w:val="0"/>
        <w:spacing w:line="240" w:lineRule="auto"/>
        <w:jc w:val="both"/>
        <w:rPr>
          <w:rFonts w:ascii="Calibri" w:hAnsi="Calibri" w:cs="Calibri"/>
        </w:rPr>
      </w:pPr>
      <w:bookmarkStart w:id="31" w:name="_Hlk194835432"/>
      <w:r w:rsidRPr="00273BD4">
        <w:rPr>
          <w:rFonts w:ascii="Calibri" w:hAnsi="Calibri" w:cs="Calibri"/>
          <w:b/>
          <w:bCs/>
        </w:rPr>
        <w:t>Monitoring physical activity</w:t>
      </w:r>
      <w:r w:rsidRPr="00273BD4">
        <w:rPr>
          <w:rFonts w:ascii="Calibri" w:hAnsi="Calibri" w:cs="Calibri"/>
        </w:rPr>
        <w:t xml:space="preserve">: Physical activity will be monitored using an activity monitor (MoveMonitor; McRoberts, the Hague, the Netherlands) to measure weight-bearing time and the number of steps taken. </w:t>
      </w:r>
      <w:del w:id="90005" w:author="Claude" w:date="2026-10-08T17:36:01Z">
        <w:r w:rsidRPr="00273BD4">
          <w:rPr>
            <w:rFonts w:ascii="Calibri" w:hAnsi="Calibri" w:cs="Calibri"/>
          </w:rPr>
          <w:delText xml:space="preserve">These data will be collected during a full week, both at baseline and at 6 months.</w:delText>
        </w:r>
      </w:del>
      <w:ins w:id="90006" w:author="Claude" w:date="2026-10-08T17:36:01Z">
        <w:r>
          <w:rPr>
            <w:rFonts w:ascii="Calibri" w:hAnsi="Calibri" w:cs="Calibri"/>
          </w:rPr>
          <w:t xml:space="preserve">These data will be collected during a full week at baseline only.</w:t>
        </w:r>
      </w:ins>
      <w:r w:rsidRPr="00273BD4">
        <w:rPr>
          <w:rFonts w:ascii="Calibri" w:hAnsi="Calibri" w:cs="Calibri"/>
        </w:rPr>
        <w:t xml:space="preserve"> These data will serve </w:t>
      </w:r>
      <w:r w:rsidRPr="00273BD4">
        <w:rPr>
          <w:rFonts w:ascii="Calibri" w:hAnsi="Calibri" w:cs="Calibri"/>
          <w:b/>
          <w:bCs/>
        </w:rPr>
        <w:t>two objectives</w:t>
      </w:r>
      <w:r w:rsidRPr="00273BD4">
        <w:rPr>
          <w:rFonts w:ascii="Calibri" w:hAnsi="Calibri" w:cs="Calibri"/>
        </w:rPr>
        <w:t xml:space="preserve">. First, to provide the basis for establishing the </w:t>
      </w:r>
      <w:r w:rsidRPr="00273BD4">
        <w:rPr>
          <w:rFonts w:ascii="Calibri" w:hAnsi="Calibri" w:cs="Calibri"/>
          <w:b/>
          <w:bCs/>
        </w:rPr>
        <w:t>80% footwear adherence benchmark</w:t>
      </w:r>
      <w:r w:rsidRPr="00273BD4">
        <w:rPr>
          <w:rFonts w:ascii="Calibri" w:hAnsi="Calibri" w:cs="Calibri"/>
        </w:rPr>
        <w:t xml:space="preserve"> for each patient</w:t>
      </w:r>
      <w:r w:rsidR="00E85F24" w:rsidRPr="00273BD4">
        <w:rPr>
          <w:rFonts w:ascii="Calibri" w:hAnsi="Calibri" w:cs="Calibri"/>
        </w:rPr>
        <w:t xml:space="preserve"> (in both study arms)</w:t>
      </w:r>
      <w:r w:rsidRPr="00273BD4">
        <w:rPr>
          <w:rFonts w:ascii="Calibri" w:hAnsi="Calibri" w:cs="Calibri"/>
        </w:rPr>
        <w:t xml:space="preserve">. Specifically, the seven-day profile will be used to determine when a participant gets up and goes to bed. An average daily waking time — the period between the two nights — will be calculated from these seven days, and the </w:t>
      </w:r>
      <w:r w:rsidRPr="00273BD4">
        <w:rPr>
          <w:rFonts w:ascii="Calibri" w:hAnsi="Calibri" w:cs="Calibri"/>
          <w:b/>
          <w:bCs/>
        </w:rPr>
        <w:t>80% footwear adherence benchmark</w:t>
      </w:r>
      <w:r w:rsidRPr="00273BD4">
        <w:rPr>
          <w:rFonts w:ascii="Calibri" w:hAnsi="Calibri" w:cs="Calibri"/>
        </w:rPr>
        <w:t xml:space="preserve"> will be derived from that window. Waking time is used rather than weight-bearing time because the compliance sensor and the activity monitor report per calendar day and are not epoch-synchronised</w:t>
      </w:r>
      <w:r w:rsidRPr="00273BD4">
        <w:rPr>
          <w:rFonts w:ascii="Calibri" w:hAnsi="Calibri" w:cs="Calibri"/>
          <w:b/>
          <w:bCs/>
        </w:rPr>
      </w:r>
      <w:r w:rsidRPr="00273BD4">
        <w:rPr>
          <w:rFonts w:ascii="Calibri" w:hAnsi="Calibri" w:cs="Calibri"/>
        </w:rPr>
        <w:t>. The second objective of this measurement is to obtain an objective measurement of each patient's physical activity level, which is essential for providing the SEBIA.</w:t>
      </w:r>
    </w:p>
    <w:p w14:paraId="6C540E49" w14:textId="66216342" w:rsidR="00204979" w:rsidRPr="00273BD4" w:rsidRDefault="00204979" w:rsidP="00204979">
      <w:pPr>
        <w:pStyle w:val="Kop2"/>
        <w:rPr>
          <w:rFonts w:cs="Calibri"/>
        </w:rPr>
      </w:pPr>
      <w:bookmarkStart w:id="32" w:name="_Toc229929333"/>
      <w:r w:rsidRPr="00273BD4">
        <w:rPr>
          <w:rFonts w:cs="Calibri"/>
        </w:rPr>
        <w:t>5.5. Participants timeline</w:t>
      </w:r>
      <w:bookmarkEnd w:id="32"/>
    </w:p>
    <w:p w14:paraId="6FB5060B" w14:textId="19A559F7" w:rsidR="00204979" w:rsidRPr="00273BD4" w:rsidRDefault="00204979" w:rsidP="00881DB4">
      <w:pPr>
        <w:spacing w:line="240" w:lineRule="auto"/>
        <w:jc w:val="both"/>
        <w:rPr>
          <w:rFonts w:ascii="Calibri" w:hAnsi="Calibri" w:cs="Calibri"/>
        </w:rPr>
      </w:pPr>
      <w:r w:rsidRPr="00881DB4">
        <w:rPr>
          <w:rFonts w:ascii="Calibri" w:hAnsi="Calibri" w:cs="Calibri"/>
        </w:rPr>
        <w:t xml:space="preserve">A detailed overview of the assessments per study arm is provided in </w:t>
      </w:r>
      <w:r w:rsidR="009D211C" w:rsidRPr="009D211C">
        <w:rPr>
          <w:rFonts w:ascii="Calibri" w:hAnsi="Calibri" w:cs="Calibri"/>
          <w:b/>
          <w:bCs/>
        </w:rPr>
        <w:t xml:space="preserve">Figure </w:t>
      </w:r>
      <w:r w:rsidR="009D211C">
        <w:rPr>
          <w:rFonts w:ascii="Calibri" w:hAnsi="Calibri" w:cs="Calibri"/>
          <w:b/>
          <w:bCs/>
        </w:rPr>
        <w:t>2</w:t>
      </w:r>
      <w:r w:rsidRPr="00881DB4">
        <w:rPr>
          <w:rFonts w:ascii="Calibri" w:hAnsi="Calibri" w:cs="Calibri"/>
        </w:rPr>
        <w:t xml:space="preserve">. </w:t>
      </w:r>
      <w:r w:rsidRPr="00881DB4">
        <w:rPr>
          <w:rFonts w:ascii="Calibri" w:hAnsi="Calibri" w:cs="Calibri"/>
          <w:b/>
          <w:bCs/>
        </w:rPr>
        <w:t>Follow-up visits</w:t>
      </w:r>
      <w:r w:rsidRPr="00881DB4">
        <w:rPr>
          <w:rFonts w:ascii="Calibri" w:hAnsi="Calibri" w:cs="Calibri"/>
        </w:rPr>
        <w:t xml:space="preserve"> can </w:t>
      </w:r>
      <w:r w:rsidRPr="00881DB4">
        <w:rPr>
          <w:rFonts w:ascii="Calibri" w:hAnsi="Calibri" w:cs="Calibri"/>
          <w:b/>
          <w:bCs/>
        </w:rPr>
        <w:t>deviate a maximum 2.5 weeks</w:t>
      </w:r>
      <w:r w:rsidRPr="00881DB4">
        <w:rPr>
          <w:rFonts w:ascii="Calibri" w:hAnsi="Calibri" w:cs="Calibri"/>
        </w:rPr>
        <w:t xml:space="preserve"> from the scheduled timepoint</w:t>
      </w:r>
      <w:r w:rsidR="00FC6F7A" w:rsidRPr="00881DB4">
        <w:rPr>
          <w:rFonts w:ascii="Calibri" w:hAnsi="Calibri" w:cs="Calibri"/>
        </w:rPr>
        <w:t xml:space="preserve">. </w:t>
      </w:r>
    </w:p>
    <w:p w14:paraId="0EB5DA32" w14:textId="4EE535C0" w:rsidR="00204979" w:rsidRPr="00273BD4" w:rsidRDefault="00204979" w:rsidP="00ED0CDC">
      <w:pPr>
        <w:pStyle w:val="Kop3"/>
      </w:pPr>
      <w:bookmarkStart w:id="33" w:name="_Toc229929334"/>
      <w:r>
        <w:lastRenderedPageBreak/>
        <w:t>5.5.1. Baseline Assessments to Confirm Eligibility (Visit 0)</w:t>
      </w:r>
      <w:bookmarkEnd w:id="33"/>
    </w:p>
    <w:p w14:paraId="71806FED" w14:textId="2479B2CB" w:rsidR="00204979" w:rsidRDefault="009D211C" w:rsidP="00204979">
      <w:pPr>
        <w:jc w:val="both"/>
        <w:rPr>
          <w:rFonts w:ascii="Calibri" w:hAnsi="Calibri" w:cs="Calibri"/>
        </w:rPr>
      </w:pPr>
      <w:r>
        <w:rPr>
          <w:rFonts w:ascii="Calibri" w:hAnsi="Calibri" w:cs="Calibri"/>
          <w:noProof/>
        </w:rPr>
        <w:drawing>
          <wp:anchor distT="0" distB="0" distL="114300" distR="114300" simplePos="0" relativeHeight="251659271" behindDoc="0" locked="0" layoutInCell="1" allowOverlap="1" wp14:anchorId="63F221DF" wp14:editId="677FCCED">
            <wp:simplePos x="0" y="0"/>
            <wp:positionH relativeFrom="margin">
              <wp:align>left</wp:align>
            </wp:positionH>
            <wp:positionV relativeFrom="paragraph">
              <wp:posOffset>1002665</wp:posOffset>
            </wp:positionV>
            <wp:extent cx="4520565" cy="4248150"/>
            <wp:effectExtent l="0" t="0" r="0" b="0"/>
            <wp:wrapSquare wrapText="bothSides"/>
            <wp:docPr id="9717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26756" cy="4253495"/>
                    </a:xfrm>
                    <a:prstGeom prst="rect">
                      <a:avLst/>
                    </a:prstGeom>
                    <a:noFill/>
                  </pic:spPr>
                </pic:pic>
              </a:graphicData>
            </a:graphic>
            <wp14:sizeRelH relativeFrom="page">
              <wp14:pctWidth>0</wp14:pctWidth>
            </wp14:sizeRelH>
            <wp14:sizeRelV relativeFrom="page">
              <wp14:pctHeight>0</wp14:pctHeight>
            </wp14:sizeRelV>
          </wp:anchor>
        </w:drawing>
      </w:r>
      <w:r w:rsidR="00204979" w:rsidRPr="00273BD4">
        <w:rPr>
          <w:rFonts w:ascii="Calibri" w:hAnsi="Calibri" w:cs="Calibri"/>
        </w:rPr>
        <w:t xml:space="preserve">Following the provision of informed consent </w:t>
      </w:r>
      <w:r w:rsidR="00204979" w:rsidRPr="006A786B">
        <w:rPr>
          <w:rFonts w:ascii="Calibri" w:hAnsi="Calibri" w:cs="Calibri"/>
        </w:rPr>
        <w:t>(</w:t>
      </w:r>
      <w:r w:rsidR="00204979" w:rsidRPr="00273BD4">
        <w:rPr>
          <w:rFonts w:ascii="Calibri" w:hAnsi="Calibri" w:cs="Calibri"/>
          <w:b/>
          <w:bCs/>
          <w:color w:val="EE0000"/>
        </w:rPr>
        <w:t>eCRF-</w:t>
      </w:r>
      <w:r w:rsidR="00BA7EBA" w:rsidRPr="00273BD4">
        <w:rPr>
          <w:rFonts w:ascii="Calibri" w:hAnsi="Calibri" w:cs="Calibri"/>
          <w:b/>
          <w:bCs/>
          <w:color w:val="EE0000"/>
        </w:rPr>
        <w:t>Document</w:t>
      </w:r>
      <w:r w:rsidR="00204979" w:rsidRPr="00273BD4">
        <w:rPr>
          <w:rFonts w:ascii="Calibri" w:hAnsi="Calibri" w:cs="Calibri"/>
          <w:b/>
          <w:bCs/>
          <w:color w:val="EE0000"/>
        </w:rPr>
        <w:t xml:space="preserve"> </w:t>
      </w:r>
      <w:r w:rsidR="00BA7EBA" w:rsidRPr="00273BD4">
        <w:rPr>
          <w:rFonts w:ascii="Calibri" w:hAnsi="Calibri" w:cs="Calibri"/>
          <w:b/>
          <w:bCs/>
          <w:color w:val="EE0000"/>
        </w:rPr>
        <w:t>0</w:t>
      </w:r>
      <w:r w:rsidR="00442315" w:rsidRPr="00273BD4">
        <w:rPr>
          <w:rFonts w:ascii="Calibri" w:hAnsi="Calibri" w:cs="Calibri"/>
          <w:b/>
          <w:bCs/>
          <w:color w:val="EE0000"/>
        </w:rPr>
        <w:t>2</w:t>
      </w:r>
      <w:r w:rsidR="00204979" w:rsidRPr="00273BD4">
        <w:rPr>
          <w:rFonts w:ascii="Calibri" w:hAnsi="Calibri" w:cs="Calibri"/>
          <w:b/>
          <w:bCs/>
          <w:color w:val="EE0000"/>
        </w:rPr>
        <w:t>-</w:t>
      </w:r>
      <w:r w:rsidR="00BA7EBA" w:rsidRPr="00273BD4">
        <w:rPr>
          <w:rFonts w:ascii="Calibri" w:hAnsi="Calibri" w:cs="Calibri"/>
          <w:b/>
          <w:bCs/>
          <w:color w:val="EE0000"/>
        </w:rPr>
        <w:t xml:space="preserve"> PATIENT-</w:t>
      </w:r>
      <w:r w:rsidR="00204979" w:rsidRPr="00273BD4">
        <w:rPr>
          <w:rFonts w:ascii="Calibri" w:hAnsi="Calibri" w:cs="Calibri"/>
          <w:b/>
          <w:bCs/>
          <w:color w:val="EE0000"/>
        </w:rPr>
        <w:t xml:space="preserve"> ICF</w:t>
      </w:r>
      <w:r w:rsidR="00204979" w:rsidRPr="006A786B">
        <w:rPr>
          <w:rFonts w:ascii="Calibri" w:hAnsi="Calibri" w:cs="Calibri"/>
        </w:rPr>
        <w:t>)</w:t>
      </w:r>
      <w:r w:rsidR="00204979" w:rsidRPr="00273BD4">
        <w:rPr>
          <w:rFonts w:ascii="Calibri" w:hAnsi="Calibri" w:cs="Calibri"/>
        </w:rPr>
        <w:t>, participants will undergo a baseline assessment at the participating hospital to confirm their eligibility for inclusion in the study</w:t>
      </w:r>
      <w:r w:rsidR="00442315" w:rsidRPr="00273BD4">
        <w:rPr>
          <w:rFonts w:ascii="Calibri" w:hAnsi="Calibri" w:cs="Calibri"/>
        </w:rPr>
        <w:t xml:space="preserve"> (</w:t>
      </w:r>
      <w:r w:rsidR="00442315" w:rsidRPr="00273BD4">
        <w:rPr>
          <w:rFonts w:ascii="Calibri" w:hAnsi="Calibri" w:cs="Calibri"/>
          <w:b/>
          <w:bCs/>
          <w:color w:val="EE0000"/>
        </w:rPr>
        <w:t>eCRF-Document</w:t>
      </w:r>
      <w:r w:rsidR="00204979" w:rsidRPr="00273BD4">
        <w:rPr>
          <w:rFonts w:ascii="Calibri" w:hAnsi="Calibri" w:cs="Calibri"/>
          <w:b/>
          <w:bCs/>
          <w:color w:val="EE0000"/>
        </w:rPr>
        <w:t xml:space="preserve"> </w:t>
      </w:r>
      <w:r w:rsidR="00442315" w:rsidRPr="00273BD4">
        <w:rPr>
          <w:rFonts w:ascii="Calibri" w:hAnsi="Calibri" w:cs="Calibri"/>
          <w:b/>
          <w:bCs/>
          <w:color w:val="EE0000"/>
        </w:rPr>
        <w:t>06</w:t>
      </w:r>
      <w:r w:rsidR="00204979" w:rsidRPr="00273BD4">
        <w:rPr>
          <w:rFonts w:ascii="Calibri" w:hAnsi="Calibri" w:cs="Calibri"/>
          <w:b/>
          <w:bCs/>
          <w:color w:val="EE0000"/>
        </w:rPr>
        <w:t xml:space="preserve"> </w:t>
      </w:r>
      <w:r w:rsidR="00442315" w:rsidRPr="00273BD4">
        <w:rPr>
          <w:rFonts w:ascii="Calibri" w:hAnsi="Calibri" w:cs="Calibri"/>
          <w:b/>
          <w:bCs/>
          <w:color w:val="EE0000"/>
        </w:rPr>
        <w:t>-</w:t>
      </w:r>
      <w:r w:rsidR="00204979" w:rsidRPr="00273BD4">
        <w:rPr>
          <w:rFonts w:ascii="Calibri" w:hAnsi="Calibri" w:cs="Calibri"/>
          <w:b/>
          <w:bCs/>
          <w:color w:val="EE0000"/>
        </w:rPr>
        <w:t>Baseline Eligibility Confirmation</w:t>
      </w:r>
      <w:r w:rsidR="00204979" w:rsidRPr="006A786B">
        <w:rPr>
          <w:rFonts w:ascii="Calibri" w:hAnsi="Calibri" w:cs="Calibri"/>
        </w:rPr>
        <w:t>)</w:t>
      </w:r>
      <w:r w:rsidR="00204979" w:rsidRPr="00273BD4">
        <w:rPr>
          <w:rFonts w:ascii="Calibri" w:hAnsi="Calibri" w:cs="Calibri"/>
        </w:rPr>
        <w:t xml:space="preserve">. Subsequently, the Principal Investigator will perform </w:t>
      </w:r>
      <w:r w:rsidR="00204979" w:rsidRPr="00273BD4">
        <w:rPr>
          <w:rFonts w:ascii="Calibri" w:hAnsi="Calibri" w:cs="Calibri"/>
          <w:b/>
          <w:bCs/>
        </w:rPr>
        <w:t>group allocation</w:t>
      </w:r>
      <w:r w:rsidR="00204979" w:rsidRPr="00273BD4">
        <w:rPr>
          <w:rFonts w:ascii="Calibri" w:hAnsi="Calibri" w:cs="Calibri"/>
        </w:rPr>
        <w:t xml:space="preserve"> using the sealed envelope system (including block randomization).</w:t>
      </w:r>
    </w:p>
    <w:p w14:paraId="20301491" w14:textId="77777777" w:rsidR="009D211C" w:rsidRPr="00317505" w:rsidRDefault="009D211C">
      <w:pPr>
        <w:rPr>
          <w:rFonts w:ascii="Calibri" w:hAnsi="Calibri" w:cs="Calibri"/>
        </w:rPr>
      </w:pPr>
    </w:p>
    <w:p w14:paraId="772FEA93" w14:textId="77777777" w:rsidR="009D211C" w:rsidRPr="00317505" w:rsidRDefault="009D211C">
      <w:pPr>
        <w:rPr>
          <w:rFonts w:ascii="Calibri" w:hAnsi="Calibri" w:cs="Calibri"/>
        </w:rPr>
      </w:pPr>
    </w:p>
    <w:p w14:paraId="6F00DD45" w14:textId="77777777" w:rsidR="009D211C" w:rsidRPr="00317505" w:rsidRDefault="009D211C">
      <w:pPr>
        <w:rPr>
          <w:rFonts w:ascii="Calibri" w:hAnsi="Calibri" w:cs="Calibri"/>
        </w:rPr>
      </w:pPr>
    </w:p>
    <w:p w14:paraId="38E36B24" w14:textId="77777777" w:rsidR="009D211C" w:rsidRPr="00317505" w:rsidRDefault="009D211C">
      <w:pPr>
        <w:rPr>
          <w:rFonts w:ascii="Calibri" w:hAnsi="Calibri" w:cs="Calibri"/>
        </w:rPr>
      </w:pPr>
    </w:p>
    <w:p w14:paraId="052D265D" w14:textId="77777777" w:rsidR="009D211C" w:rsidRPr="00317505" w:rsidRDefault="009D211C">
      <w:pPr>
        <w:rPr>
          <w:rFonts w:ascii="Calibri" w:hAnsi="Calibri" w:cs="Calibri"/>
        </w:rPr>
      </w:pPr>
    </w:p>
    <w:p w14:paraId="2489F177" w14:textId="77777777" w:rsidR="009D211C" w:rsidRPr="00317505" w:rsidRDefault="009D211C">
      <w:pPr>
        <w:rPr>
          <w:rFonts w:ascii="Calibri" w:hAnsi="Calibri" w:cs="Calibri"/>
        </w:rPr>
      </w:pPr>
    </w:p>
    <w:p w14:paraId="4876BC95" w14:textId="77777777" w:rsidR="009D211C" w:rsidRPr="00317505" w:rsidRDefault="009D211C">
      <w:pPr>
        <w:rPr>
          <w:rFonts w:ascii="Calibri" w:hAnsi="Calibri" w:cs="Calibri"/>
        </w:rPr>
      </w:pPr>
    </w:p>
    <w:p w14:paraId="7A92F777" w14:textId="77777777" w:rsidR="009D211C" w:rsidRPr="00317505" w:rsidRDefault="009D211C">
      <w:pPr>
        <w:rPr>
          <w:rFonts w:ascii="Calibri" w:hAnsi="Calibri" w:cs="Calibri"/>
        </w:rPr>
      </w:pPr>
    </w:p>
    <w:p w14:paraId="3EE2AC97" w14:textId="77777777" w:rsidR="009D211C" w:rsidRPr="00317505" w:rsidRDefault="009D211C">
      <w:pPr>
        <w:rPr>
          <w:rFonts w:ascii="Calibri" w:hAnsi="Calibri" w:cs="Calibri"/>
        </w:rPr>
      </w:pPr>
    </w:p>
    <w:p w14:paraId="07E3CE36" w14:textId="77777777" w:rsidR="009D211C" w:rsidRPr="00317505" w:rsidRDefault="009D211C">
      <w:pPr>
        <w:rPr>
          <w:rFonts w:ascii="Calibri" w:hAnsi="Calibri" w:cs="Calibri"/>
        </w:rPr>
      </w:pPr>
    </w:p>
    <w:p w14:paraId="6AF997D3" w14:textId="77777777" w:rsidR="009D211C" w:rsidRPr="00317505" w:rsidRDefault="009D211C">
      <w:pPr>
        <w:rPr>
          <w:rFonts w:ascii="Calibri" w:hAnsi="Calibri" w:cs="Calibri"/>
        </w:rPr>
      </w:pPr>
    </w:p>
    <w:p w14:paraId="50CF6477" w14:textId="77777777" w:rsidR="009D211C" w:rsidRPr="00317505" w:rsidRDefault="009D211C">
      <w:pPr>
        <w:rPr>
          <w:rFonts w:ascii="Calibri" w:hAnsi="Calibri" w:cs="Calibri"/>
        </w:rPr>
      </w:pPr>
    </w:p>
    <w:p w14:paraId="1B78939C" w14:textId="77777777" w:rsidR="009D211C" w:rsidRPr="00317505" w:rsidRDefault="009D211C">
      <w:pPr>
        <w:rPr>
          <w:rFonts w:ascii="Calibri" w:hAnsi="Calibri" w:cs="Calibri"/>
        </w:rPr>
      </w:pPr>
    </w:p>
    <w:p w14:paraId="7EECC2FB" w14:textId="77777777" w:rsidR="009D211C" w:rsidRPr="00317505" w:rsidRDefault="009D211C">
      <w:pPr>
        <w:rPr>
          <w:rFonts w:ascii="Calibri" w:hAnsi="Calibri" w:cs="Calibri"/>
        </w:rPr>
      </w:pPr>
    </w:p>
    <w:p w14:paraId="6732263A" w14:textId="77777777" w:rsidR="009D211C" w:rsidRPr="00317505" w:rsidRDefault="009D211C">
      <w:pPr>
        <w:rPr>
          <w:rFonts w:ascii="Calibri" w:hAnsi="Calibri" w:cs="Calibri"/>
        </w:rPr>
      </w:pPr>
    </w:p>
    <w:p w14:paraId="4C980E44" w14:textId="5ED3875E" w:rsidR="009D211C" w:rsidRDefault="009D211C">
      <w:pPr>
        <w:rPr>
          <w:rFonts w:ascii="Calibri" w:hAnsi="Calibri" w:cs="Calibri"/>
        </w:rPr>
      </w:pPr>
      <w:r w:rsidRPr="009D211C">
        <w:rPr>
          <w:rFonts w:ascii="Calibri" w:hAnsi="Calibri" w:cs="Calibri"/>
          <w:b/>
          <w:bCs/>
        </w:rPr>
        <w:t>Figure 2.</w:t>
      </w:r>
      <w:r>
        <w:rPr>
          <w:rFonts w:ascii="Calibri" w:hAnsi="Calibri" w:cs="Calibri"/>
        </w:rPr>
        <w:t xml:space="preserve"> Overview of the </w:t>
      </w:r>
      <w:r w:rsidRPr="00881DB4">
        <w:rPr>
          <w:rFonts w:ascii="Calibri" w:hAnsi="Calibri" w:cs="Calibri"/>
        </w:rPr>
        <w:t>assessments per study arm</w:t>
      </w:r>
      <w:r>
        <w:rPr>
          <w:rFonts w:ascii="Calibri" w:hAnsi="Calibri" w:cs="Calibri"/>
        </w:rPr>
        <w:t>.</w:t>
      </w:r>
      <w:r w:rsidRPr="00881DB4">
        <w:rPr>
          <w:rFonts w:ascii="Calibri" w:hAnsi="Calibri" w:cs="Calibri"/>
        </w:rPr>
        <w:t xml:space="preserve"> </w:t>
      </w:r>
    </w:p>
    <w:p w14:paraId="6752C70A" w14:textId="5A73736F" w:rsidR="00204979" w:rsidRPr="00273BD4" w:rsidRDefault="00204979" w:rsidP="00ED0CDC">
      <w:pPr>
        <w:pStyle w:val="Kop3"/>
      </w:pPr>
      <w:bookmarkStart w:id="34" w:name="_Toc229929335"/>
      <w:r w:rsidRPr="00273BD4">
        <w:t>5.5.2. Baseline Assessments (Visit 1)</w:t>
      </w:r>
      <w:bookmarkEnd w:id="34"/>
    </w:p>
    <w:p w14:paraId="6DAAB2DB" w14:textId="77777777" w:rsidR="00204979" w:rsidRPr="00273BD4" w:rsidRDefault="00204979" w:rsidP="00204979">
      <w:pPr>
        <w:jc w:val="both"/>
        <w:rPr>
          <w:rFonts w:ascii="Calibri" w:hAnsi="Calibri" w:cs="Calibri"/>
        </w:rPr>
      </w:pPr>
      <w:r w:rsidRPr="00273BD4">
        <w:rPr>
          <w:rFonts w:ascii="Calibri" w:hAnsi="Calibri" w:cs="Calibri"/>
        </w:rPr>
        <w:t xml:space="preserve">Following allocation to a study arm, participants will undergo a baseline assessment at the participating hospital. </w:t>
      </w:r>
    </w:p>
    <w:p w14:paraId="489C6ECC" w14:textId="77777777" w:rsidR="00204979" w:rsidRPr="00273BD4" w:rsidRDefault="00204979" w:rsidP="00204979">
      <w:pPr>
        <w:jc w:val="both"/>
        <w:rPr>
          <w:rFonts w:ascii="Calibri" w:hAnsi="Calibri" w:cs="Calibri"/>
        </w:rPr>
      </w:pPr>
      <w:r w:rsidRPr="00273BD4">
        <w:rPr>
          <w:rFonts w:ascii="Calibri" w:hAnsi="Calibri" w:cs="Calibri"/>
        </w:rPr>
        <w:t>The following data will be collected, and interventions/materials will be provided:</w:t>
      </w:r>
    </w:p>
    <w:p w14:paraId="34537009" w14:textId="30548683"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Demographic data and medical history (</w:t>
      </w:r>
      <w:r w:rsidR="00D3028D" w:rsidRPr="00273BD4">
        <w:rPr>
          <w:rFonts w:ascii="Calibri" w:hAnsi="Calibri" w:cs="Calibri"/>
          <w:b/>
          <w:bCs/>
          <w:color w:val="EE0000"/>
        </w:rPr>
        <w:t>eCRF-Document 07-Demographic-Medical data</w:t>
      </w:r>
      <w:r w:rsidRPr="00273BD4">
        <w:rPr>
          <w:rFonts w:ascii="Calibri" w:hAnsi="Calibri" w:cs="Calibri"/>
        </w:rPr>
        <w:t>), including chronic kidney disease stage, eGFR, heart disease and current diabetes medication (insulin, oral glucose-lowering agents, and non-insulin injectables), in line with the international Core Descriptor Set for studies assessing interventions for diabetes-related foot ulceration</w:t>
      </w:r>
      <w:r w:rsidRPr="00273BD4">
        <w:rPr>
          <w:rFonts w:ascii="Calibri" w:hAnsi="Calibri" w:cs="Calibri"/>
          <w:vertAlign w:val="superscript"/>
        </w:rPr>
        <w:t>42</w:t>
      </w:r>
    </w:p>
    <w:p w14:paraId="7FFDE0A2" w14:textId="3688BDE7"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Baseline foot screening (</w:t>
      </w:r>
      <w:r w:rsidR="00D3028D" w:rsidRPr="00273BD4">
        <w:rPr>
          <w:rFonts w:ascii="Calibri" w:hAnsi="Calibri" w:cs="Calibri"/>
          <w:b/>
          <w:bCs/>
          <w:color w:val="EE0000"/>
        </w:rPr>
        <w:t>eCRF-Document 08-Baseline Foot screening</w:t>
      </w:r>
      <w:r w:rsidRPr="00273BD4">
        <w:rPr>
          <w:rFonts w:ascii="Calibri" w:hAnsi="Calibri" w:cs="Calibri"/>
        </w:rPr>
        <w:t>)</w:t>
      </w:r>
    </w:p>
    <w:p w14:paraId="499F9F1C" w14:textId="49F8F52A" w:rsidR="00204979" w:rsidRPr="00881DB4" w:rsidRDefault="00204979" w:rsidP="00204979">
      <w:pPr>
        <w:pStyle w:val="Lijstalinea"/>
        <w:numPr>
          <w:ilvl w:val="0"/>
          <w:numId w:val="18"/>
        </w:numPr>
        <w:ind w:left="284" w:hanging="284"/>
        <w:jc w:val="both"/>
        <w:rPr>
          <w:rFonts w:ascii="Calibri" w:hAnsi="Calibri" w:cs="Calibri"/>
        </w:rPr>
      </w:pPr>
      <w:r w:rsidRPr="00881DB4">
        <w:rPr>
          <w:rFonts w:ascii="Calibri" w:hAnsi="Calibri" w:cs="Calibri"/>
        </w:rPr>
        <w:t xml:space="preserve">Baseline plantar pressure measurements: </w:t>
      </w:r>
      <w:del w:id="90007" w:author="Claude" w:date="2026-10-08T17:36:01Z">
        <w:r w:rsidRPr="00881DB4">
          <w:rPr>
            <w:rFonts w:ascii="Calibri" w:hAnsi="Calibri" w:cs="Calibri"/>
          </w:rPr>
          <w:delText xml:space="preserve">Barefoot assessment will be collected</w:delText>
        </w:r>
      </w:del>
      <w:ins w:id="90008" w:author="Claude" w:date="2026-10-08T17:36:01Z">
        <w:r>
          <w:rPr>
            <w:rFonts w:ascii="Calibri" w:hAnsi="Calibri" w:cs="Calibri"/>
          </w:rPr>
          <w:t xml:space="preserve">In-shoe assessment without the CMFO, in the footwear the participant arrives in, will be collected in both arms (blinded in Usual Care, see 5.4.1)</w:t>
        </w:r>
      </w:ins>
      <w:r w:rsidRPr="00881DB4">
        <w:rPr>
          <w:rFonts w:ascii="Calibri" w:hAnsi="Calibri" w:cs="Calibri"/>
        </w:rPr>
        <w:t xml:space="preserve"> in order to provide additional information for the prescription of the Diabetic CMFO (</w:t>
      </w:r>
      <w:r w:rsidR="00D3028D" w:rsidRPr="00273BD4">
        <w:rPr>
          <w:rFonts w:ascii="Calibri" w:hAnsi="Calibri" w:cs="Calibri"/>
          <w:b/>
          <w:bCs/>
          <w:color w:val="EE0000"/>
        </w:rPr>
        <w:t>eCRF-Document 09-PPM</w:t>
      </w:r>
      <w:r w:rsidRPr="00881DB4">
        <w:rPr>
          <w:rFonts w:ascii="Calibri" w:hAnsi="Calibri" w:cs="Calibri"/>
        </w:rPr>
        <w:t>)</w:t>
      </w:r>
    </w:p>
    <w:p w14:paraId="0BA7E38B" w14:textId="10F610ED" w:rsidR="00204979" w:rsidRPr="00881DB4" w:rsidRDefault="00204979" w:rsidP="00204979">
      <w:pPr>
        <w:pStyle w:val="Lijstalinea"/>
        <w:numPr>
          <w:ilvl w:val="0"/>
          <w:numId w:val="18"/>
        </w:numPr>
        <w:ind w:left="284" w:hanging="284"/>
        <w:jc w:val="both"/>
        <w:rPr>
          <w:rFonts w:ascii="Calibri" w:hAnsi="Calibri" w:cs="Calibri"/>
        </w:rPr>
      </w:pPr>
      <w:r w:rsidRPr="00881DB4">
        <w:rPr>
          <w:rFonts w:ascii="Calibri" w:hAnsi="Calibri" w:cs="Calibri"/>
        </w:rPr>
        <w:t>Prescription Diabetic CMFO (</w:t>
      </w:r>
      <w:r w:rsidR="00D3028D" w:rsidRPr="00881DB4">
        <w:rPr>
          <w:rFonts w:ascii="Calibri" w:hAnsi="Calibri" w:cs="Calibri"/>
          <w:b/>
          <w:bCs/>
          <w:color w:val="EE0000"/>
        </w:rPr>
        <w:t>eCRF-Document 10-Prescription Diabetic CMFO)</w:t>
      </w:r>
    </w:p>
    <w:p w14:paraId="6A05A345" w14:textId="54ED2662" w:rsidR="00204979" w:rsidRPr="00273BD4" w:rsidRDefault="00204979" w:rsidP="00204979">
      <w:pPr>
        <w:pStyle w:val="Lijstalinea"/>
        <w:numPr>
          <w:ilvl w:val="0"/>
          <w:numId w:val="18"/>
        </w:numPr>
        <w:ind w:left="284" w:hanging="284"/>
        <w:jc w:val="both"/>
        <w:rPr>
          <w:rFonts w:ascii="Calibri" w:hAnsi="Calibri" w:cs="Calibri"/>
        </w:rPr>
      </w:pPr>
      <w:r w:rsidRPr="0E5D09C0">
        <w:rPr>
          <w:rFonts w:ascii="Calibri" w:hAnsi="Calibri" w:cs="Calibri"/>
        </w:rPr>
        <w:lastRenderedPageBreak/>
        <w:t>Assess satisfaction with ulcer prevention approach</w:t>
      </w:r>
      <w:r w:rsidR="00BD7D2C" w:rsidRPr="0E5D09C0">
        <w:rPr>
          <w:rFonts w:ascii="Calibri" w:hAnsi="Calibri" w:cs="Calibri"/>
        </w:rPr>
        <w:t xml:space="preserve"> </w:t>
      </w:r>
      <w:r w:rsidRPr="00BC4BEA">
        <w:rPr>
          <w:rFonts w:ascii="Calibri" w:hAnsi="Calibri" w:cs="Calibri"/>
        </w:rPr>
        <w:t>(</w:t>
      </w:r>
      <w:r w:rsidR="00BD7D2C" w:rsidRPr="0E5D09C0">
        <w:rPr>
          <w:rFonts w:ascii="Calibri" w:hAnsi="Calibri" w:cs="Calibri"/>
          <w:b/>
          <w:bCs/>
          <w:color w:val="EE0000"/>
        </w:rPr>
        <w:t xml:space="preserve">eCRF-Document 12- Assess satisfaction with ulcer prevention </w:t>
      </w:r>
      <w:r w:rsidR="00BD7D2C" w:rsidRPr="00BC4BEA">
        <w:rPr>
          <w:rFonts w:ascii="Calibri" w:hAnsi="Calibri" w:cs="Calibri"/>
        </w:rPr>
        <w:t>),</w:t>
      </w:r>
      <w:r w:rsidR="00BD7D2C" w:rsidRPr="00BC4BEA">
        <w:rPr>
          <w:rFonts w:ascii="Calibri" w:hAnsi="Calibri" w:cs="Calibri"/>
          <w:b/>
          <w:bCs/>
        </w:rPr>
        <w:t xml:space="preserve"> </w:t>
      </w:r>
      <w:r w:rsidRPr="00BC4BEA">
        <w:rPr>
          <w:rFonts w:ascii="Calibri" w:hAnsi="Calibri" w:cs="Calibri"/>
        </w:rPr>
        <w:t>single-item visual analogue scale (VAS); this assessment is repeated at study completion (Visit 8, month 18) to evaluate change over time</w:t>
      </w:r>
    </w:p>
    <w:p w14:paraId="75557637" w14:textId="4DD7FE68"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 xml:space="preserve">Assess use and usability of their custom-made footwear </w:t>
      </w:r>
      <w:r w:rsidRPr="00A81ED8">
        <w:rPr>
          <w:rFonts w:ascii="Calibri" w:hAnsi="Calibri" w:cs="Calibri"/>
        </w:rPr>
        <w:t>(</w:t>
      </w:r>
      <w:r w:rsidR="00BD7D2C" w:rsidRPr="00881DB4">
        <w:rPr>
          <w:rFonts w:ascii="Calibri" w:hAnsi="Calibri" w:cs="Calibri"/>
          <w:b/>
          <w:bCs/>
          <w:color w:val="EE0000"/>
        </w:rPr>
        <w:t>eCRF-Document 13</w:t>
      </w:r>
      <w:r w:rsidRPr="00273BD4">
        <w:rPr>
          <w:rFonts w:ascii="Calibri" w:hAnsi="Calibri" w:cs="Calibri"/>
          <w:b/>
          <w:bCs/>
          <w:color w:val="EE0000"/>
        </w:rPr>
        <w:t>-MOS</w:t>
      </w:r>
      <w:r w:rsidRPr="00A81ED8">
        <w:rPr>
          <w:rFonts w:ascii="Calibri" w:hAnsi="Calibri" w:cs="Calibri"/>
        </w:rPr>
        <w:t>)</w:t>
      </w:r>
      <w:r w:rsidRPr="00273BD4">
        <w:rPr>
          <w:rFonts w:ascii="Calibri" w:hAnsi="Calibri" w:cs="Calibri"/>
          <w:b/>
          <w:bCs/>
          <w:color w:val="EE0000"/>
        </w:rPr>
        <w:t xml:space="preserve"> </w:t>
      </w:r>
    </w:p>
    <w:p w14:paraId="6AA50840" w14:textId="2E739651"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Step 1- SEBIA: Assess foot-care knowledge</w:t>
      </w:r>
      <w:r w:rsidRPr="00273BD4">
        <w:rPr>
          <w:rFonts w:ascii="Calibri" w:hAnsi="Calibri" w:cs="Calibri"/>
          <w:b/>
          <w:bCs/>
        </w:rPr>
        <w:t xml:space="preserve"> </w:t>
      </w:r>
      <w:r w:rsidRPr="00A81ED8">
        <w:rPr>
          <w:rFonts w:ascii="Calibri" w:hAnsi="Calibri" w:cs="Calibri"/>
        </w:rPr>
        <w:t>(</w:t>
      </w:r>
      <w:r w:rsidR="00BD7D2C" w:rsidRPr="00881DB4">
        <w:rPr>
          <w:rFonts w:ascii="Calibri" w:hAnsi="Calibri" w:cs="Calibri"/>
          <w:b/>
          <w:bCs/>
          <w:color w:val="EE0000"/>
        </w:rPr>
        <w:t>eCRF-Document 14</w:t>
      </w:r>
      <w:r w:rsidRPr="00273BD4">
        <w:rPr>
          <w:rFonts w:ascii="Calibri" w:hAnsi="Calibri" w:cs="Calibri"/>
          <w:b/>
          <w:bCs/>
          <w:color w:val="EE0000"/>
        </w:rPr>
        <w:t>: NAFF</w:t>
      </w:r>
      <w:r w:rsidRPr="00A81ED8">
        <w:rPr>
          <w:rFonts w:ascii="Calibri" w:hAnsi="Calibri" w:cs="Calibri"/>
        </w:rPr>
        <w:t>)</w:t>
      </w:r>
    </w:p>
    <w:p w14:paraId="583A6B38" w14:textId="35953386" w:rsidR="00204979" w:rsidRPr="00A81ED8"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Step 1- SEBIA: Assess health literacy</w:t>
      </w:r>
      <w:r w:rsidRPr="00273BD4">
        <w:rPr>
          <w:rFonts w:ascii="Calibri" w:hAnsi="Calibri" w:cs="Calibri"/>
          <w:b/>
          <w:bCs/>
          <w:color w:val="EE0000"/>
        </w:rPr>
        <w:t xml:space="preserve"> </w:t>
      </w:r>
      <w:r w:rsidRPr="00A81ED8">
        <w:rPr>
          <w:rFonts w:ascii="Calibri" w:hAnsi="Calibri" w:cs="Calibri"/>
        </w:rPr>
        <w:t>(</w:t>
      </w:r>
      <w:r w:rsidR="00BD7D2C" w:rsidRPr="00881DB4">
        <w:rPr>
          <w:rFonts w:ascii="Calibri" w:hAnsi="Calibri" w:cs="Calibri"/>
          <w:b/>
          <w:bCs/>
          <w:color w:val="EE0000"/>
        </w:rPr>
        <w:t>eCRF-Document 15</w:t>
      </w:r>
      <w:r w:rsidRPr="00273BD4">
        <w:rPr>
          <w:rFonts w:ascii="Calibri" w:hAnsi="Calibri" w:cs="Calibri"/>
          <w:b/>
          <w:bCs/>
          <w:color w:val="EE0000"/>
        </w:rPr>
        <w:t xml:space="preserve">:  </w:t>
      </w:r>
      <w:r w:rsidRPr="00273BD4">
        <w:rPr>
          <w:rFonts w:ascii="Calibri" w:eastAsia="Times New Roman" w:hAnsi="Calibri" w:cs="Calibri"/>
          <w:b/>
          <w:bCs/>
          <w:color w:val="EE0000"/>
          <w:kern w:val="0"/>
          <w14:ligatures w14:val="none"/>
        </w:rPr>
        <w:t>HLS-EU-6 questionnaire</w:t>
      </w:r>
      <w:r w:rsidRPr="00A81ED8">
        <w:rPr>
          <w:rFonts w:ascii="Calibri" w:eastAsia="Times New Roman" w:hAnsi="Calibri" w:cs="Calibri"/>
          <w:kern w:val="0"/>
          <w14:ligatures w14:val="none"/>
        </w:rPr>
        <w:t>)</w:t>
      </w:r>
    </w:p>
    <w:p w14:paraId="543039BB" w14:textId="36C258BE"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 xml:space="preserve">Step 1-SEBIA: Booklet: </w:t>
      </w:r>
      <w:r w:rsidRPr="00273BD4">
        <w:rPr>
          <w:rFonts w:ascii="Calibri" w:hAnsi="Calibri" w:cs="Calibri"/>
          <w:color w:val="000000" w:themeColor="text1"/>
        </w:rPr>
        <w:t xml:space="preserve">Tailored education program using Dutch diabetic foot care guidelines and the Fragile Feet-Trivial Program </w:t>
      </w:r>
      <w:r w:rsidR="00BD7D2C" w:rsidRPr="00A81ED8">
        <w:rPr>
          <w:rFonts w:ascii="Calibri" w:hAnsi="Calibri" w:cs="Calibri"/>
        </w:rPr>
        <w:t>(</w:t>
      </w:r>
      <w:r w:rsidR="00BD7D2C" w:rsidRPr="00881DB4">
        <w:rPr>
          <w:rFonts w:ascii="Calibri" w:hAnsi="Calibri" w:cs="Calibri"/>
          <w:b/>
          <w:bCs/>
          <w:color w:val="EE0000"/>
        </w:rPr>
        <w:t>eCRF-Document 1</w:t>
      </w:r>
      <w:r w:rsidR="00101A4D" w:rsidRPr="00881DB4">
        <w:rPr>
          <w:rFonts w:ascii="Calibri" w:hAnsi="Calibri" w:cs="Calibri"/>
          <w:b/>
          <w:bCs/>
          <w:color w:val="EE0000"/>
        </w:rPr>
        <w:t>6</w:t>
      </w:r>
      <w:r w:rsidR="00BD7D2C" w:rsidRPr="00881DB4">
        <w:rPr>
          <w:rFonts w:ascii="Calibri" w:hAnsi="Calibri" w:cs="Calibri"/>
          <w:b/>
          <w:bCs/>
          <w:color w:val="EE0000"/>
        </w:rPr>
        <w:t xml:space="preserve">- </w:t>
      </w:r>
      <w:r w:rsidRPr="00273BD4">
        <w:rPr>
          <w:rFonts w:ascii="Calibri" w:hAnsi="Calibri" w:cs="Calibri"/>
          <w:b/>
          <w:bCs/>
          <w:color w:val="EE0000"/>
        </w:rPr>
        <w:t>Booklet-Education Program</w:t>
      </w:r>
      <w:r w:rsidRPr="00273BD4">
        <w:rPr>
          <w:rFonts w:ascii="Calibri" w:hAnsi="Calibri" w:cs="Calibri"/>
          <w:color w:val="000000" w:themeColor="text1"/>
        </w:rPr>
        <w:t>)</w:t>
      </w:r>
    </w:p>
    <w:p w14:paraId="59239479" w14:textId="643EAB3A" w:rsidR="00204979" w:rsidRPr="00881DB4" w:rsidRDefault="00204979" w:rsidP="00204979">
      <w:pPr>
        <w:pStyle w:val="Lijstalinea"/>
        <w:numPr>
          <w:ilvl w:val="0"/>
          <w:numId w:val="18"/>
        </w:numPr>
        <w:spacing w:after="0" w:line="240" w:lineRule="auto"/>
        <w:ind w:left="284" w:hanging="284"/>
        <w:jc w:val="both"/>
        <w:rPr>
          <w:rFonts w:ascii="Calibri" w:hAnsi="Calibri" w:cs="Calibri"/>
          <w:color w:val="000000" w:themeColor="text1"/>
        </w:rPr>
      </w:pPr>
      <w:r w:rsidRPr="00273BD4">
        <w:rPr>
          <w:rFonts w:ascii="Calibri" w:hAnsi="Calibri" w:cs="Calibri"/>
          <w:color w:val="000000" w:themeColor="text1"/>
        </w:rPr>
        <w:t>Step 1- SEBIA: Provide to the patient a leaflet summarizing daily foot care steps with text and images. (</w:t>
      </w:r>
      <w:r w:rsidR="00BD7D2C" w:rsidRPr="00881DB4">
        <w:rPr>
          <w:rFonts w:ascii="Calibri" w:hAnsi="Calibri" w:cs="Calibri"/>
          <w:b/>
          <w:bCs/>
          <w:color w:val="EE0000"/>
        </w:rPr>
        <w:t>eCRF-Document 48</w:t>
      </w:r>
      <w:r w:rsidRPr="00273BD4">
        <w:rPr>
          <w:rFonts w:ascii="Calibri" w:hAnsi="Calibri" w:cs="Calibri"/>
          <w:b/>
          <w:bCs/>
          <w:color w:val="EE0000"/>
        </w:rPr>
        <w:t>: Daily Foot Care steps</w:t>
      </w:r>
      <w:r w:rsidRPr="00273BD4">
        <w:rPr>
          <w:rFonts w:ascii="Calibri" w:hAnsi="Calibri" w:cs="Calibri"/>
          <w:color w:val="000000" w:themeColor="text1"/>
        </w:rPr>
        <w:t>)</w:t>
      </w:r>
    </w:p>
    <w:p w14:paraId="4503C21E" w14:textId="660948D7" w:rsidR="00204979" w:rsidRPr="00881DB4" w:rsidRDefault="00204979" w:rsidP="00204979">
      <w:pPr>
        <w:pStyle w:val="Lijstalinea"/>
        <w:numPr>
          <w:ilvl w:val="0"/>
          <w:numId w:val="18"/>
        </w:numPr>
        <w:spacing w:after="0" w:line="240" w:lineRule="auto"/>
        <w:ind w:left="284" w:hanging="284"/>
        <w:jc w:val="both"/>
        <w:rPr>
          <w:rFonts w:ascii="Calibri" w:hAnsi="Calibri" w:cs="Calibri"/>
          <w:color w:val="000000" w:themeColor="text1"/>
        </w:rPr>
      </w:pPr>
      <w:r w:rsidRPr="00273BD4">
        <w:rPr>
          <w:rFonts w:ascii="Calibri" w:hAnsi="Calibri" w:cs="Calibri"/>
          <w:color w:val="000000" w:themeColor="text1"/>
        </w:rPr>
        <w:t xml:space="preserve">Step 1- SEBIA: Healthcare professional will demonstrate foot care procedures, followed by patient practice sessions </w:t>
      </w:r>
      <w:r w:rsidRPr="00A81ED8">
        <w:rPr>
          <w:rFonts w:ascii="Calibri" w:hAnsi="Calibri" w:cs="Calibri"/>
        </w:rPr>
        <w:t>(</w:t>
      </w:r>
      <w:r w:rsidR="00BD7D2C" w:rsidRPr="00881DB4">
        <w:rPr>
          <w:rFonts w:ascii="Calibri" w:hAnsi="Calibri" w:cs="Calibri"/>
          <w:b/>
          <w:bCs/>
          <w:color w:val="EE0000"/>
        </w:rPr>
        <w:t>eCRF-Document 18</w:t>
      </w:r>
      <w:r w:rsidRPr="00273BD4">
        <w:rPr>
          <w:rFonts w:ascii="Calibri" w:hAnsi="Calibri" w:cs="Calibri"/>
          <w:b/>
          <w:bCs/>
          <w:color w:val="EE0000"/>
        </w:rPr>
        <w:t>: Patient Education and Skills Training Log</w:t>
      </w:r>
      <w:r w:rsidRPr="00A81ED8">
        <w:rPr>
          <w:rFonts w:ascii="Calibri" w:hAnsi="Calibri" w:cs="Calibri"/>
        </w:rPr>
        <w:t>)</w:t>
      </w:r>
      <w:r w:rsidRPr="00273BD4">
        <w:rPr>
          <w:rFonts w:ascii="Calibri" w:hAnsi="Calibri" w:cs="Calibri"/>
          <w:color w:val="000000" w:themeColor="text1"/>
        </w:rPr>
        <w:t xml:space="preserve">. </w:t>
      </w:r>
      <w:r w:rsidRPr="00881DB4">
        <w:rPr>
          <w:rFonts w:ascii="Calibri" w:hAnsi="Calibri" w:cs="Calibri"/>
          <w:color w:val="000000" w:themeColor="text1"/>
        </w:rPr>
        <w:t xml:space="preserve">The steps will again be broken down in smaller pieces and after each demonstration part, the patient will be asked to execute all necessary steps themselves (i.e. “show-me”). </w:t>
      </w:r>
      <w:r w:rsidRPr="00273BD4">
        <w:rPr>
          <w:rFonts w:ascii="Calibri" w:hAnsi="Calibri" w:cs="Calibri"/>
          <w:color w:val="000000" w:themeColor="text1"/>
        </w:rPr>
        <w:t>If patients cannot perform these tasks, the informal caregiver will be involved.​</w:t>
      </w:r>
    </w:p>
    <w:p w14:paraId="3C3AE2C6" w14:textId="068E748F" w:rsidR="00204979" w:rsidRPr="00881DB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color w:val="000000" w:themeColor="text1"/>
        </w:rPr>
        <w:t>Prepare the collection of Physical activity monitoring: Participants will receive a MoveMonitor (McRoberts, the Hague, the Netherlands) around their middle at vertebrae L5 in order to monitor their physical activity for 7 consecutive days. Provide a leaflet to the patient how to use the device. (</w:t>
      </w:r>
      <w:r w:rsidR="00BD7D2C" w:rsidRPr="00881DB4">
        <w:rPr>
          <w:rFonts w:ascii="Calibri" w:hAnsi="Calibri" w:cs="Calibri"/>
          <w:b/>
          <w:bCs/>
          <w:color w:val="EE0000"/>
        </w:rPr>
        <w:t>eCRF-Document 19</w:t>
      </w:r>
      <w:r w:rsidRPr="00273BD4">
        <w:rPr>
          <w:rFonts w:ascii="Calibri" w:hAnsi="Calibri" w:cs="Calibri"/>
          <w:b/>
          <w:bCs/>
          <w:color w:val="EE0000"/>
        </w:rPr>
        <w:t>: User manual - MoveMonitor</w:t>
      </w:r>
      <w:r w:rsidRPr="00273BD4">
        <w:rPr>
          <w:rFonts w:ascii="Calibri" w:hAnsi="Calibri" w:cs="Calibri"/>
          <w:color w:val="000000" w:themeColor="text1"/>
        </w:rPr>
        <w:t>)</w:t>
      </w:r>
    </w:p>
    <w:p w14:paraId="3A1A92A8" w14:textId="370A0D21" w:rsidR="00204979" w:rsidRPr="00881DB4" w:rsidRDefault="00204979" w:rsidP="00204979">
      <w:pPr>
        <w:pStyle w:val="Lijstalinea"/>
        <w:numPr>
          <w:ilvl w:val="0"/>
          <w:numId w:val="18"/>
        </w:numPr>
        <w:ind w:left="284" w:hanging="284"/>
        <w:jc w:val="both"/>
        <w:rPr>
          <w:rFonts w:ascii="Calibri" w:hAnsi="Calibri" w:cs="Calibri"/>
        </w:rPr>
      </w:pPr>
      <w:r w:rsidRPr="00881DB4">
        <w:rPr>
          <w:rFonts w:ascii="Calibri" w:hAnsi="Calibri" w:cs="Calibri"/>
          <w:color w:val="000000" w:themeColor="text1"/>
        </w:rPr>
        <w:t xml:space="preserve">Allocate a </w:t>
      </w:r>
      <w:r w:rsidRPr="5B5260FB">
        <w:rPr>
          <w:rFonts w:ascii="Calibri" w:hAnsi="Calibri" w:cs="Calibri"/>
          <w:color w:val="000000" w:themeColor="text1"/>
        </w:rPr>
        <w:t xml:space="preserve">MoveMonitor </w:t>
      </w:r>
      <w:r w:rsidR="31DBFFDF" w:rsidRPr="5B5260FB">
        <w:rPr>
          <w:rFonts w:ascii="Calibri" w:hAnsi="Calibri" w:cs="Calibri"/>
          <w:color w:val="000000" w:themeColor="text1"/>
        </w:rPr>
        <w:t>t</w:t>
      </w:r>
      <w:r w:rsidRPr="5B5260FB">
        <w:rPr>
          <w:rFonts w:ascii="Calibri" w:hAnsi="Calibri" w:cs="Calibri"/>
          <w:color w:val="000000" w:themeColor="text1"/>
        </w:rPr>
        <w:t>o a patient and activate. Unique identifying Number of the device should be recorded in the CRF (</w:t>
      </w:r>
      <w:r w:rsidR="00BD7D2C" w:rsidRPr="5B5260FB">
        <w:rPr>
          <w:rFonts w:ascii="Calibri" w:hAnsi="Calibri" w:cs="Calibri"/>
          <w:b/>
          <w:bCs/>
          <w:color w:val="EE0000"/>
        </w:rPr>
        <w:t>eCRF-Document 20</w:t>
      </w:r>
      <w:r w:rsidRPr="5B5260FB">
        <w:rPr>
          <w:rFonts w:ascii="Calibri" w:eastAsia="Times New Roman" w:hAnsi="Calibri" w:cs="Calibri"/>
          <w:b/>
          <w:bCs/>
          <w:color w:val="EE0000"/>
        </w:rPr>
        <w:t>: Unique Device Identification (UDI) Tracking Log</w:t>
      </w:r>
      <w:r w:rsidRPr="5B5260FB">
        <w:rPr>
          <w:rFonts w:ascii="Calibri" w:eastAsia="Times New Roman" w:hAnsi="Calibri" w:cs="Calibri"/>
          <w:color w:val="000000" w:themeColor="text1"/>
        </w:rPr>
        <w:t>)</w:t>
      </w:r>
      <w:r w:rsidRPr="5B5260FB">
        <w:rPr>
          <w:rFonts w:ascii="Calibri" w:hAnsi="Calibri" w:cs="Calibri"/>
          <w:color w:val="000000" w:themeColor="text1"/>
        </w:rPr>
        <w:t xml:space="preserve">. </w:t>
      </w:r>
    </w:p>
    <w:p w14:paraId="287910DF" w14:textId="671A019D" w:rsidR="00204979" w:rsidRPr="00881DB4" w:rsidRDefault="00204979" w:rsidP="00204979">
      <w:pPr>
        <w:pStyle w:val="Lijstalinea"/>
        <w:numPr>
          <w:ilvl w:val="0"/>
          <w:numId w:val="18"/>
        </w:numPr>
        <w:ind w:left="284" w:hanging="284"/>
        <w:jc w:val="both"/>
        <w:rPr>
          <w:rFonts w:ascii="Calibri" w:hAnsi="Calibri" w:cs="Calibri"/>
        </w:rPr>
      </w:pPr>
      <w:r w:rsidRPr="00881DB4">
        <w:rPr>
          <w:rFonts w:ascii="Calibri" w:hAnsi="Calibri" w:cs="Calibri"/>
          <w:color w:val="000000" w:themeColor="text1"/>
        </w:rPr>
        <w:t>Evaluate Quality of Life with EQ-5D-5L (</w:t>
      </w:r>
      <w:r w:rsidR="00BD7D2C" w:rsidRPr="00881DB4">
        <w:rPr>
          <w:rFonts w:ascii="Calibri" w:hAnsi="Calibri" w:cs="Calibri"/>
          <w:b/>
          <w:bCs/>
          <w:color w:val="EE0000"/>
        </w:rPr>
        <w:t>eCRF-Document 21</w:t>
      </w:r>
      <w:r w:rsidRPr="00881DB4">
        <w:rPr>
          <w:rFonts w:ascii="Calibri" w:hAnsi="Calibri" w:cs="Calibri"/>
          <w:b/>
          <w:bCs/>
          <w:color w:val="EE0000"/>
        </w:rPr>
        <w:t>: EQ-5D-5L form</w:t>
      </w:r>
      <w:r w:rsidRPr="00881DB4">
        <w:rPr>
          <w:rFonts w:ascii="Calibri" w:hAnsi="Calibri" w:cs="Calibri"/>
          <w:color w:val="000000" w:themeColor="text1"/>
        </w:rPr>
        <w:t>)</w:t>
      </w:r>
    </w:p>
    <w:p w:rsidR="00204979" w:rsidRPr="00881DB4" w:rsidRDefault="00204979" w:rsidP="00204979">
      <w:pPr>
        <w:pStyle w:val="Lijstalinea"/>
        <w:numPr>
          <w:ilvl w:val="0"/>
          <w:numId w:val="18"/>
        </w:numPr>
        <w:ind w:left="284" w:hanging="284"/>
        <w:jc w:val="both"/>
        <w:rPr>
          <w:ins w:id="90023" w:author="Claude" w:date="2026-10-25T09:00:00Z"/>
          <w:rFonts w:ascii="Calibri" w:hAnsi="Calibri" w:cs="Calibri"/>
        </w:rPr>
      </w:pPr>
      <w:ins w:id="90024" w:author="Claude" w:date="2026-10-25T09:00:00Z">
        <w:r w:rsidRPr="00881DB4">
          <w:rPr>
            <w:rFonts w:ascii="Calibri" w:hAnsi="Calibri" w:cs="Calibri"/>
            <w:color w:val="000000" w:themeColor="text1"/>
          </w:rPr>
          <w:t xml:space="preserve">Record the start and end time of the consultation for each healthcare professional involved (podiatrist, nurse), in both study arms (eCRF-Document 49: Consultation Duration Log)</w:t>
        </w:r>
      </w:ins>
    </w:p>
    <w:p w14:paraId="1185C7F5" w14:textId="3B14672B" w:rsidR="00204979" w:rsidRPr="00881DB4" w:rsidRDefault="46344370" w:rsidP="00ED0CDC">
      <w:pPr>
        <w:pStyle w:val="Kop3"/>
      </w:pPr>
      <w:bookmarkStart w:id="35" w:name="_Toc229929336"/>
      <w:r w:rsidRPr="00273BD4">
        <w:t>5.5.3. Visit 2 - Assessments (</w:t>
      </w:r>
      <w:r w:rsidR="00726E52" w:rsidRPr="00273BD4">
        <w:t>14 days</w:t>
      </w:r>
      <w:r w:rsidR="00AA4B69" w:rsidRPr="00273BD4">
        <w:t>- 1 month</w:t>
      </w:r>
      <w:r w:rsidRPr="00273BD4">
        <w:t>)</w:t>
      </w:r>
      <w:bookmarkEnd w:id="35"/>
    </w:p>
    <w:p w14:paraId="5454CDC1" w14:textId="77777777" w:rsidR="00204979" w:rsidRPr="00273BD4" w:rsidRDefault="00204979" w:rsidP="00204979">
      <w:pPr>
        <w:jc w:val="both"/>
        <w:rPr>
          <w:rFonts w:ascii="Calibri" w:hAnsi="Calibri" w:cs="Calibri"/>
          <w:b/>
          <w:bCs/>
        </w:rPr>
      </w:pPr>
      <w:r w:rsidRPr="00273BD4">
        <w:rPr>
          <w:rFonts w:ascii="Calibri" w:hAnsi="Calibri" w:cs="Calibri"/>
        </w:rPr>
        <w:t xml:space="preserve">The following data will be collected, and interventions/materials will be provided at visit 2: </w:t>
      </w:r>
    </w:p>
    <w:p w14:paraId="54665774" w14:textId="638B0EF9"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Patients will receive their Diabetic CMFO (</w:t>
      </w:r>
      <w:r w:rsidR="00D90F94" w:rsidRPr="00881DB4">
        <w:rPr>
          <w:rFonts w:ascii="Calibri" w:hAnsi="Calibri" w:cs="Calibri"/>
          <w:b/>
          <w:bCs/>
          <w:color w:val="EE0000"/>
        </w:rPr>
        <w:t xml:space="preserve">eCRF-Document </w:t>
      </w:r>
      <w:r w:rsidRPr="00273BD4">
        <w:rPr>
          <w:rFonts w:ascii="Calibri" w:hAnsi="Calibri" w:cs="Calibri"/>
          <w:b/>
          <w:bCs/>
          <w:color w:val="EE0000"/>
        </w:rPr>
        <w:t>2</w:t>
      </w:r>
      <w:r w:rsidR="00D90F94" w:rsidRPr="00273BD4">
        <w:rPr>
          <w:rFonts w:ascii="Calibri" w:hAnsi="Calibri" w:cs="Calibri"/>
          <w:b/>
          <w:bCs/>
          <w:color w:val="EE0000"/>
        </w:rPr>
        <w:t>3</w:t>
      </w:r>
      <w:r w:rsidRPr="00273BD4">
        <w:rPr>
          <w:rFonts w:ascii="Calibri" w:hAnsi="Calibri" w:cs="Calibri"/>
          <w:b/>
          <w:bCs/>
          <w:color w:val="EE0000"/>
        </w:rPr>
        <w:t>: Custom made foot orthoses fitting and verification form</w:t>
      </w:r>
      <w:r w:rsidRPr="00273BD4">
        <w:rPr>
          <w:rFonts w:ascii="Calibri" w:hAnsi="Calibri" w:cs="Calibri"/>
        </w:rPr>
        <w:t>)</w:t>
      </w:r>
    </w:p>
    <w:p w14:paraId="7535DE05" w14:textId="28931F3F"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 xml:space="preserve">Assess pressure redistribution efficacy of CMFO using predetermined benchmarks</w:t>
      </w:r>
      <w:ins w:id="90013" w:author="Claude" w:date="2026-10-08T17:36:01Z">
        <w:r>
          <w:rPr>
            <w:rFonts w:ascii="Calibri" w:hAnsi="Calibri" w:cs="Calibri"/>
          </w:rPr>
          <w:t xml:space="preserve"> (Optimal Care only; there is no pressure measurement in Usual Care at visit 2)</w:t>
        </w:r>
      </w:ins>
      <w:r w:rsidRPr="00273BD4">
        <w:rPr>
          <w:rFonts w:ascii="Calibri" w:hAnsi="Calibri" w:cs="Calibri"/>
        </w:rPr>
        <w:t xml:space="preserve">: With respect to baseline measurement (footwear + newly delivered Diabetic CMFO) Footwear further improvement is targeted if pressures are above 200 kPa or when the podiatrist and pedorthist judge that further pressure reduction is achievable. The goal is to reduce peak plantar pressure by at least 25% </w:t>
      </w:r>
      <w:del w:id="90009" w:author="Claude" w:date="2026-10-08T17:36:01Z">
        <w:r w:rsidRPr="00273BD4">
          <w:rPr>
            <w:rFonts w:ascii="Calibri" w:hAnsi="Calibri" w:cs="Calibri"/>
          </w:rPr>
          <w:delText xml:space="preserve">compared with the baseline measurement taken without the CMFO at fitting (visit 2), which remains the reference at months 6, 12 and 18, or to reach an absolute value below 200 kPa.</w:delText>
        </w:r>
      </w:del>
      <w:ins w:id="90010" w:author="Claude" w:date="2026-10-08T17:36:01Z">
        <w:r>
          <w:rPr>
            <w:rFonts w:ascii="Calibri" w:hAnsi="Calibri" w:cs="Calibri"/>
          </w:rPr>
          <w:t xml:space="preserve">compared with the measurement without the CMFO in the same session, or to reach an absolute value below 200 kPa. If a target region does not meet this benchmark, the CMFO is modified and the measurement with the CMFO is repeated, up to three modifications per session.</w:t>
        </w:r>
      </w:ins>
      <w:r w:rsidRPr="00273BD4">
        <w:rPr>
          <w:rFonts w:ascii="Calibri" w:hAnsi="Calibri" w:cs="Calibri"/>
        </w:rPr>
        <w:t xml:space="preserve"> (</w:t>
      </w:r>
      <w:r w:rsidR="00D90F94" w:rsidRPr="00881DB4">
        <w:rPr>
          <w:rFonts w:ascii="Calibri" w:hAnsi="Calibri" w:cs="Calibri"/>
          <w:b/>
          <w:bCs/>
          <w:color w:val="EE0000"/>
        </w:rPr>
        <w:t>eCRF-Document 24</w:t>
      </w:r>
      <w:r w:rsidRPr="00273BD4">
        <w:rPr>
          <w:rFonts w:ascii="Calibri" w:hAnsi="Calibri" w:cs="Calibri"/>
          <w:b/>
          <w:bCs/>
          <w:color w:val="EE0000"/>
        </w:rPr>
        <w:t>: Pressure redistribution efficacy of CMFO</w:t>
      </w:r>
      <w:r w:rsidRPr="00273BD4">
        <w:rPr>
          <w:rFonts w:ascii="Calibri" w:hAnsi="Calibri" w:cs="Calibri"/>
        </w:rPr>
        <w:t>)</w:t>
      </w:r>
    </w:p>
    <w:p w14:paraId="2E9360B3" w14:textId="62B4C357"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Integrate Compliance sensor into CMFO (</w:t>
      </w:r>
      <w:r w:rsidR="00D90F94" w:rsidRPr="00881DB4">
        <w:rPr>
          <w:rFonts w:ascii="Calibri" w:hAnsi="Calibri" w:cs="Calibri"/>
          <w:b/>
          <w:bCs/>
          <w:color w:val="EE0000"/>
        </w:rPr>
        <w:t>eCRF-Document 25</w:t>
      </w:r>
      <w:r w:rsidRPr="00273BD4">
        <w:rPr>
          <w:rFonts w:ascii="Calibri" w:hAnsi="Calibri" w:cs="Calibri"/>
          <w:b/>
          <w:bCs/>
          <w:color w:val="EE0000"/>
        </w:rPr>
        <w:t>: UDI Tracking Log Orthotimer</w:t>
      </w:r>
      <w:r w:rsidRPr="00273BD4">
        <w:rPr>
          <w:rFonts w:ascii="Calibri" w:hAnsi="Calibri" w:cs="Calibri"/>
        </w:rPr>
        <w:t>)</w:t>
      </w:r>
    </w:p>
    <w:p w14:paraId="66F188AB" w14:textId="256FD85D"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eastAsia="Times New Roman" w:hAnsi="Calibri" w:cs="Calibri"/>
          <w:color w:val="000000"/>
          <w:kern w:val="0"/>
          <w14:ligatures w14:val="none"/>
        </w:rPr>
        <w:t>Asses the personal beliefs, emotions, daily routines and credibility that patients have with respect to their footwear (</w:t>
      </w:r>
      <w:r w:rsidR="00D90F94" w:rsidRPr="00881DB4">
        <w:rPr>
          <w:rFonts w:ascii="Calibri" w:hAnsi="Calibri" w:cs="Calibri"/>
          <w:b/>
          <w:bCs/>
          <w:color w:val="EE0000"/>
        </w:rPr>
        <w:t>eCRF-Document 26</w:t>
      </w:r>
      <w:r w:rsidRPr="00273BD4">
        <w:rPr>
          <w:rFonts w:ascii="Calibri" w:eastAsia="Times New Roman" w:hAnsi="Calibri" w:cs="Calibri"/>
          <w:b/>
          <w:bCs/>
          <w:color w:val="EE0000"/>
          <w:kern w:val="0"/>
          <w14:ligatures w14:val="none"/>
        </w:rPr>
        <w:t>: Personal beliefs-emotions routines and credibility questionnaire</w:t>
      </w:r>
      <w:r w:rsidRPr="00273BD4">
        <w:rPr>
          <w:rFonts w:ascii="Calibri" w:eastAsia="Times New Roman" w:hAnsi="Calibri" w:cs="Calibri"/>
          <w:color w:val="000000"/>
          <w:kern w:val="0"/>
          <w14:ligatures w14:val="none"/>
        </w:rPr>
        <w:t>)</w:t>
      </w:r>
    </w:p>
    <w:p w14:paraId="5B14F990" w14:textId="68DF6273"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eastAsia="Times New Roman" w:hAnsi="Calibri" w:cs="Calibri"/>
          <w:color w:val="000000"/>
          <w:kern w:val="0"/>
          <w14:ligatures w14:val="none"/>
        </w:rPr>
        <w:t>Patient returns the Physical Activity Monitor: (</w:t>
      </w:r>
      <w:r w:rsidR="00D90F94" w:rsidRPr="00881DB4">
        <w:rPr>
          <w:rFonts w:ascii="Calibri" w:hAnsi="Calibri" w:cs="Calibri"/>
          <w:b/>
          <w:bCs/>
          <w:color w:val="EE0000"/>
        </w:rPr>
        <w:t>eCRF-Document 27</w:t>
      </w:r>
      <w:r w:rsidRPr="00273BD4">
        <w:rPr>
          <w:rFonts w:ascii="Calibri" w:eastAsia="Times New Roman" w:hAnsi="Calibri" w:cs="Calibri"/>
          <w:b/>
          <w:bCs/>
          <w:color w:val="EE0000"/>
          <w:kern w:val="0"/>
          <w14:ligatures w14:val="none"/>
        </w:rPr>
        <w:t>: UDI Tracking Log Move Monitor</w:t>
      </w:r>
      <w:r w:rsidRPr="00273BD4">
        <w:rPr>
          <w:rFonts w:ascii="Calibri" w:eastAsia="Times New Roman" w:hAnsi="Calibri" w:cs="Calibri"/>
          <w:color w:val="000000"/>
          <w:kern w:val="0"/>
          <w14:ligatures w14:val="none"/>
        </w:rPr>
        <w:t xml:space="preserve">) </w:t>
      </w:r>
    </w:p>
    <w:p w14:paraId="4EB6E34D" w14:textId="0910CB38"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Step 2 – SEBIA:  Podiatrist assess Physical Activity Profile of the patient and provides personalized feedback to the patient (</w:t>
      </w:r>
      <w:r w:rsidR="00D90F94" w:rsidRPr="00881DB4">
        <w:rPr>
          <w:rFonts w:ascii="Calibri" w:hAnsi="Calibri" w:cs="Calibri"/>
          <w:b/>
          <w:bCs/>
          <w:color w:val="EE0000"/>
        </w:rPr>
        <w:t>eCRF-Document 28</w:t>
      </w:r>
      <w:r w:rsidRPr="00273BD4">
        <w:rPr>
          <w:rFonts w:ascii="Calibri" w:hAnsi="Calibri" w:cs="Calibri"/>
          <w:b/>
          <w:bCs/>
          <w:color w:val="EE0000"/>
        </w:rPr>
        <w:t>: Physical Activity Profile Report</w:t>
      </w:r>
      <w:r w:rsidRPr="00273BD4">
        <w:rPr>
          <w:rFonts w:ascii="Calibri" w:hAnsi="Calibri" w:cs="Calibri"/>
        </w:rPr>
        <w:t>)</w:t>
      </w:r>
    </w:p>
    <w:p w14:paraId="593AE094" w14:textId="1202F1E9" w:rsidR="00204979" w:rsidRPr="00881DB4" w:rsidRDefault="00204979" w:rsidP="00204979">
      <w:pPr>
        <w:pStyle w:val="Lijstalinea"/>
        <w:numPr>
          <w:ilvl w:val="0"/>
          <w:numId w:val="18"/>
        </w:numPr>
        <w:spacing w:after="0" w:line="240" w:lineRule="auto"/>
        <w:ind w:left="284" w:hanging="284"/>
        <w:jc w:val="both"/>
        <w:rPr>
          <w:rFonts w:ascii="Calibri" w:hAnsi="Calibri" w:cs="Calibri"/>
          <w:color w:val="000000" w:themeColor="text1"/>
        </w:rPr>
      </w:pPr>
      <w:r w:rsidRPr="00273BD4">
        <w:rPr>
          <w:rFonts w:ascii="Calibri" w:hAnsi="Calibri" w:cs="Calibri"/>
        </w:rPr>
        <w:t>Step 2 – SEBIA: Asses the recall capacity of prior education (</w:t>
      </w:r>
      <w:r w:rsidR="00D90F94" w:rsidRPr="00881DB4">
        <w:rPr>
          <w:rFonts w:ascii="Calibri" w:hAnsi="Calibri" w:cs="Calibri"/>
          <w:b/>
          <w:bCs/>
          <w:color w:val="EE0000"/>
        </w:rPr>
        <w:t>eCRF-Document 29</w:t>
      </w:r>
      <w:r w:rsidRPr="00273BD4">
        <w:rPr>
          <w:rFonts w:ascii="Calibri" w:hAnsi="Calibri" w:cs="Calibri"/>
          <w:b/>
          <w:bCs/>
          <w:color w:val="EE0000"/>
        </w:rPr>
        <w:t>: recall and teach teach-back form</w:t>
      </w:r>
      <w:r w:rsidRPr="00273BD4">
        <w:rPr>
          <w:rFonts w:ascii="Calibri" w:hAnsi="Calibri" w:cs="Calibri"/>
        </w:rPr>
        <w:t xml:space="preserve">) </w:t>
      </w:r>
    </w:p>
    <w:p w14:paraId="42C68547" w14:textId="4C60F0DC" w:rsidR="00204979" w:rsidRPr="00881DB4" w:rsidRDefault="00204979" w:rsidP="00204979">
      <w:pPr>
        <w:pStyle w:val="Lijstalinea"/>
        <w:numPr>
          <w:ilvl w:val="0"/>
          <w:numId w:val="18"/>
        </w:numPr>
        <w:spacing w:after="0" w:line="240" w:lineRule="auto"/>
        <w:ind w:left="284" w:hanging="284"/>
        <w:jc w:val="both"/>
        <w:rPr>
          <w:rFonts w:ascii="Calibri" w:hAnsi="Calibri" w:cs="Calibri"/>
          <w:color w:val="000000" w:themeColor="text1"/>
        </w:rPr>
      </w:pPr>
      <w:r w:rsidRPr="00881DB4">
        <w:rPr>
          <w:rFonts w:ascii="Calibri" w:hAnsi="Calibri" w:cs="Calibri"/>
          <w:color w:val="000000" w:themeColor="text1"/>
        </w:rPr>
        <w:t>Step 2- SEBIA: Explain to the participant that wearing time will be monitored with a sensor (</w:t>
      </w:r>
      <w:r w:rsidR="00D90F94" w:rsidRPr="00881DB4">
        <w:rPr>
          <w:rFonts w:ascii="Calibri" w:hAnsi="Calibri" w:cs="Calibri"/>
          <w:b/>
          <w:bCs/>
          <w:color w:val="EE0000"/>
        </w:rPr>
        <w:t>eCRF-Document 30</w:t>
      </w:r>
      <w:r w:rsidRPr="00881DB4">
        <w:rPr>
          <w:rFonts w:ascii="Calibri" w:hAnsi="Calibri" w:cs="Calibri"/>
          <w:b/>
          <w:bCs/>
          <w:color w:val="EE0000"/>
        </w:rPr>
        <w:t>: Leaflet on Orthotimer sensor</w:t>
      </w:r>
      <w:r w:rsidRPr="00881DB4">
        <w:rPr>
          <w:rFonts w:ascii="Calibri" w:hAnsi="Calibri" w:cs="Calibri"/>
          <w:color w:val="000000" w:themeColor="text1"/>
        </w:rPr>
        <w:t>)</w:t>
      </w:r>
    </w:p>
    <w:p w:rsidR="00204979" w:rsidRPr="00881DB4" w:rsidRDefault="00204979" w:rsidP="00204979">
      <w:pPr>
        <w:pStyle w:val="Lijstalinea"/>
        <w:numPr>
          <w:ilvl w:val="0"/>
          <w:numId w:val="18"/>
        </w:numPr>
        <w:spacing w:after="0" w:line="240" w:lineRule="auto"/>
        <w:ind w:left="284" w:hanging="284"/>
        <w:jc w:val="both"/>
        <w:rPr>
          <w:ins w:id="90025" w:author="Claude" w:date="2026-10-25T09:00:00Z"/>
          <w:rFonts w:ascii="Calibri" w:hAnsi="Calibri" w:cs="Calibri"/>
          <w:color w:val="000000" w:themeColor="text1"/>
        </w:rPr>
      </w:pPr>
      <w:ins w:id="90026" w:author="Claude" w:date="2026-10-25T09:00:00Z">
        <w:r w:rsidRPr="00881DB4">
          <w:rPr>
            <w:rFonts w:ascii="Calibri" w:hAnsi="Calibri" w:cs="Calibri"/>
            <w:color w:val="000000" w:themeColor="text1"/>
          </w:rPr>
          <w:t xml:space="preserve">Record the start and end time of the consultation for each healthcare professional involved (podiatrist, nurse), in both study arms (eCRF-Document 49: Consultation Duration Log)</w:t>
        </w:r>
      </w:ins>
    </w:p>
    <w:p w14:paraId="26AA2147" w14:textId="635B2C54" w:rsidR="00204979" w:rsidRPr="00273BD4" w:rsidRDefault="00204979" w:rsidP="00ED0CDC">
      <w:pPr>
        <w:pStyle w:val="Kop3"/>
      </w:pPr>
      <w:bookmarkStart w:id="36" w:name="_Toc229929337"/>
      <w:r w:rsidRPr="00273BD4">
        <w:lastRenderedPageBreak/>
        <w:t>5.5.4. Visits 3 to 8- Assessments (month 3 to month 18)</w:t>
      </w:r>
      <w:bookmarkEnd w:id="36"/>
    </w:p>
    <w:p w14:paraId="67CB69EC" w14:textId="77777777" w:rsidR="00204979" w:rsidRPr="00273BD4" w:rsidRDefault="00204979" w:rsidP="00204979">
      <w:pPr>
        <w:jc w:val="both"/>
        <w:rPr>
          <w:rFonts w:ascii="Calibri" w:hAnsi="Calibri" w:cs="Calibri"/>
        </w:rPr>
      </w:pPr>
      <w:r w:rsidRPr="00273BD4">
        <w:rPr>
          <w:rFonts w:ascii="Calibri" w:hAnsi="Calibri" w:cs="Calibri"/>
        </w:rPr>
        <w:t xml:space="preserve">The following data will be collected, and interventions/materials will be provided at visits 3 to 8, which occur every </w:t>
      </w:r>
      <w:r w:rsidRPr="00273BD4">
        <w:rPr>
          <w:rFonts w:ascii="Calibri" w:hAnsi="Calibri" w:cs="Calibri"/>
          <w:b/>
          <w:bCs/>
        </w:rPr>
        <w:t>three months.</w:t>
      </w:r>
    </w:p>
    <w:p w14:paraId="01AB675E" w14:textId="2A05475B"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Screening of feet and footwear (</w:t>
      </w:r>
      <w:r w:rsidR="00D90F94" w:rsidRPr="00881DB4">
        <w:rPr>
          <w:rFonts w:ascii="Calibri" w:hAnsi="Calibri" w:cs="Calibri"/>
          <w:b/>
          <w:bCs/>
          <w:color w:val="EE0000"/>
        </w:rPr>
        <w:t xml:space="preserve">eCRF-Document 08- </w:t>
      </w:r>
      <w:r w:rsidR="00D90F94" w:rsidRPr="00273BD4">
        <w:rPr>
          <w:rFonts w:ascii="Calibri" w:hAnsi="Calibri" w:cs="Calibri"/>
          <w:b/>
          <w:bCs/>
          <w:color w:val="EE0000"/>
        </w:rPr>
        <w:t>Baseline Foot screening</w:t>
      </w:r>
      <w:r w:rsidRPr="00273BD4">
        <w:rPr>
          <w:rFonts w:ascii="Calibri" w:hAnsi="Calibri" w:cs="Calibri"/>
        </w:rPr>
        <w:t>)</w:t>
      </w:r>
    </w:p>
    <w:p w14:paraId="27A93274" w14:textId="18C6A754"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 xml:space="preserve">Question patient about footwear adherence </w:t>
      </w:r>
      <w:r w:rsidR="0050405C" w:rsidRPr="00273BD4">
        <w:rPr>
          <w:rFonts w:ascii="Calibri" w:hAnsi="Calibri" w:cs="Calibri"/>
        </w:rPr>
        <w:t>(</w:t>
      </w:r>
      <w:r w:rsidR="0050405C" w:rsidRPr="00881DB4">
        <w:rPr>
          <w:rFonts w:ascii="Calibri" w:hAnsi="Calibri" w:cs="Calibri"/>
          <w:b/>
          <w:bCs/>
          <w:color w:val="EE0000"/>
        </w:rPr>
        <w:t>eCRF-Document 31-Therap</w:t>
      </w:r>
      <w:r w:rsidR="001A68FD" w:rsidRPr="00881DB4">
        <w:rPr>
          <w:rFonts w:ascii="Calibri" w:hAnsi="Calibri" w:cs="Calibri"/>
          <w:b/>
          <w:bCs/>
          <w:color w:val="EE0000"/>
        </w:rPr>
        <w:t>i</w:t>
      </w:r>
      <w:r w:rsidR="0050405C" w:rsidRPr="00881DB4">
        <w:rPr>
          <w:rFonts w:ascii="Calibri" w:hAnsi="Calibri" w:cs="Calibri"/>
          <w:b/>
          <w:bCs/>
          <w:color w:val="EE0000"/>
        </w:rPr>
        <w:t>etrouw schoeisel</w:t>
      </w:r>
      <w:r w:rsidRPr="00273BD4">
        <w:rPr>
          <w:rFonts w:ascii="Calibri" w:hAnsi="Calibri" w:cs="Calibri"/>
        </w:rPr>
        <w:t>)</w:t>
      </w:r>
    </w:p>
    <w:p w14:paraId="2101538D" w14:textId="02BC57DE" w:rsidR="00204979" w:rsidRPr="00881DB4" w:rsidRDefault="00204979" w:rsidP="00204979">
      <w:pPr>
        <w:pStyle w:val="Lijstalinea"/>
        <w:numPr>
          <w:ilvl w:val="0"/>
          <w:numId w:val="18"/>
        </w:numPr>
        <w:ind w:left="284" w:hanging="284"/>
        <w:jc w:val="both"/>
        <w:rPr>
          <w:rFonts w:ascii="Calibri" w:hAnsi="Calibri" w:cs="Calibri"/>
        </w:rPr>
      </w:pPr>
      <w:r w:rsidRPr="00881DB4">
        <w:rPr>
          <w:rFonts w:ascii="Calibri" w:hAnsi="Calibri" w:cs="Calibri"/>
        </w:rPr>
        <w:t>Readout Compliance sensor (</w:t>
      </w:r>
      <w:r w:rsidR="0050405C" w:rsidRPr="00881DB4">
        <w:rPr>
          <w:rFonts w:ascii="Calibri" w:hAnsi="Calibri" w:cs="Calibri"/>
          <w:b/>
          <w:bCs/>
          <w:color w:val="EE0000"/>
        </w:rPr>
        <w:t>eCRF-Document 25-</w:t>
      </w:r>
      <w:r w:rsidR="0050405C" w:rsidRPr="00273BD4">
        <w:rPr>
          <w:rFonts w:ascii="Calibri" w:hAnsi="Calibri" w:cs="Calibri"/>
          <w:b/>
          <w:bCs/>
          <w:color w:val="EE0000"/>
        </w:rPr>
        <w:t>UDI Tracking Log Orthotimer</w:t>
      </w:r>
      <w:r w:rsidRPr="00881DB4">
        <w:rPr>
          <w:rFonts w:ascii="Calibri" w:hAnsi="Calibri" w:cs="Calibri"/>
        </w:rPr>
        <w:t>)</w:t>
      </w:r>
    </w:p>
    <w:p w14:paraId="4AEF16AC" w14:textId="17A67279" w:rsidR="00204979" w:rsidRPr="00273BD4" w:rsidRDefault="00204979" w:rsidP="00204979">
      <w:pPr>
        <w:pStyle w:val="Lijstalinea"/>
        <w:numPr>
          <w:ilvl w:val="0"/>
          <w:numId w:val="18"/>
        </w:numPr>
        <w:ind w:left="284" w:hanging="284"/>
        <w:jc w:val="both"/>
        <w:rPr>
          <w:rFonts w:ascii="Calibri" w:hAnsi="Calibri" w:cs="Calibri"/>
        </w:rPr>
      </w:pPr>
      <w:r w:rsidRPr="5D8C35A3">
        <w:rPr>
          <w:rFonts w:ascii="Calibri" w:hAnsi="Calibri" w:cs="Calibri"/>
        </w:rPr>
        <w:t xml:space="preserve">Provide feedback to patient based on </w:t>
      </w:r>
      <w:r w:rsidR="0F05CE42" w:rsidRPr="5D8C35A3">
        <w:rPr>
          <w:rFonts w:ascii="Calibri" w:hAnsi="Calibri" w:cs="Calibri"/>
        </w:rPr>
        <w:t>adherence</w:t>
      </w:r>
      <w:r w:rsidRPr="5D8C35A3">
        <w:rPr>
          <w:rFonts w:ascii="Calibri" w:hAnsi="Calibri" w:cs="Calibri"/>
        </w:rPr>
        <w:t xml:space="preserve"> monitoring (</w:t>
      </w:r>
      <w:r w:rsidR="0050405C" w:rsidRPr="5D8C35A3">
        <w:rPr>
          <w:rFonts w:ascii="Calibri" w:hAnsi="Calibri" w:cs="Calibri"/>
          <w:b/>
          <w:bCs/>
          <w:color w:val="EE0000"/>
        </w:rPr>
        <w:t>eCRF-Document 32</w:t>
      </w:r>
      <w:r w:rsidR="00D5624A" w:rsidRPr="5D8C35A3">
        <w:rPr>
          <w:rFonts w:ascii="Calibri" w:hAnsi="Calibri" w:cs="Calibri"/>
          <w:b/>
          <w:bCs/>
          <w:color w:val="EE0000"/>
        </w:rPr>
        <w:t>-Feedback Therapietrouw</w:t>
      </w:r>
      <w:r w:rsidRPr="5D8C35A3">
        <w:rPr>
          <w:rFonts w:ascii="Calibri" w:hAnsi="Calibri" w:cs="Calibri"/>
        </w:rPr>
        <w:t>)</w:t>
      </w:r>
    </w:p>
    <w:p w14:paraId="5145A524" w14:textId="1DDEFC4E"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Replace Diabetic CMFO and Compliance sensor (</w:t>
      </w:r>
      <w:r w:rsidR="0050405C" w:rsidRPr="00881DB4">
        <w:rPr>
          <w:rFonts w:ascii="Calibri" w:hAnsi="Calibri" w:cs="Calibri"/>
          <w:b/>
          <w:bCs/>
          <w:color w:val="EE0000"/>
        </w:rPr>
        <w:t>eCRF-Document 3</w:t>
      </w:r>
      <w:r w:rsidR="00641039" w:rsidRPr="00881DB4">
        <w:rPr>
          <w:rFonts w:ascii="Calibri" w:hAnsi="Calibri" w:cs="Calibri"/>
          <w:b/>
          <w:bCs/>
          <w:color w:val="EE0000"/>
        </w:rPr>
        <w:t>3</w:t>
      </w:r>
      <w:r w:rsidR="003723B2">
        <w:rPr>
          <w:rFonts w:ascii="Calibri" w:hAnsi="Calibri" w:cs="Calibri"/>
          <w:b/>
          <w:bCs/>
          <w:color w:val="EE0000"/>
        </w:rPr>
        <w:t>-Vervanging zooltherapie</w:t>
      </w:r>
      <w:r w:rsidRPr="00273BD4">
        <w:rPr>
          <w:rFonts w:ascii="Calibri" w:hAnsi="Calibri" w:cs="Calibri"/>
        </w:rPr>
        <w:t>)</w:t>
      </w:r>
    </w:p>
    <w:p w14:paraId="77DD3C0D" w14:textId="69BB2AAC" w:rsidR="00204979" w:rsidRPr="00273BD4" w:rsidRDefault="00204979" w:rsidP="00204979">
      <w:pPr>
        <w:pStyle w:val="Lijstalinea"/>
        <w:numPr>
          <w:ilvl w:val="0"/>
          <w:numId w:val="18"/>
        </w:numPr>
        <w:ind w:left="284" w:hanging="284"/>
        <w:jc w:val="both"/>
        <w:rPr>
          <w:rFonts w:ascii="Calibri" w:hAnsi="Calibri" w:cs="Calibri"/>
        </w:rPr>
      </w:pPr>
      <w:r w:rsidRPr="00273BD4">
        <w:rPr>
          <w:rFonts w:ascii="Calibri" w:hAnsi="Calibri" w:cs="Calibri"/>
        </w:rPr>
        <w:t>Collect data on Quality of Life, Medical Consumption and Productivity (</w:t>
      </w:r>
      <w:r w:rsidR="00194D3C" w:rsidRPr="00881DB4">
        <w:rPr>
          <w:rFonts w:ascii="Calibri" w:hAnsi="Calibri" w:cs="Calibri"/>
          <w:b/>
          <w:bCs/>
          <w:color w:val="EE0000"/>
        </w:rPr>
        <w:t xml:space="preserve">eCRF-Document </w:t>
      </w:r>
      <w:r w:rsidR="00194D3C" w:rsidRPr="00273BD4">
        <w:rPr>
          <w:rFonts w:ascii="Calibri" w:hAnsi="Calibri" w:cs="Calibri"/>
          <w:b/>
          <w:bCs/>
          <w:color w:val="EE0000"/>
        </w:rPr>
        <w:t>21</w:t>
      </w:r>
      <w:r w:rsidRPr="00273BD4">
        <w:rPr>
          <w:rFonts w:ascii="Calibri" w:hAnsi="Calibri" w:cs="Calibri"/>
          <w:b/>
          <w:bCs/>
          <w:color w:val="EE0000"/>
        </w:rPr>
        <w:t>-3</w:t>
      </w:r>
      <w:r w:rsidR="00194D3C" w:rsidRPr="00273BD4">
        <w:rPr>
          <w:rFonts w:ascii="Calibri" w:hAnsi="Calibri" w:cs="Calibri"/>
          <w:b/>
          <w:bCs/>
          <w:color w:val="EE0000"/>
        </w:rPr>
        <w:t>4</w:t>
      </w:r>
      <w:r w:rsidRPr="00273BD4">
        <w:rPr>
          <w:rFonts w:ascii="Calibri" w:hAnsi="Calibri" w:cs="Calibri"/>
          <w:b/>
          <w:bCs/>
          <w:color w:val="EE0000"/>
        </w:rPr>
        <w:t>-3</w:t>
      </w:r>
      <w:r w:rsidR="00194D3C" w:rsidRPr="00273BD4">
        <w:rPr>
          <w:rFonts w:ascii="Calibri" w:hAnsi="Calibri" w:cs="Calibri"/>
          <w:b/>
          <w:bCs/>
          <w:color w:val="EE0000"/>
        </w:rPr>
        <w:t>5</w:t>
      </w:r>
      <w:r w:rsidRPr="00273BD4">
        <w:rPr>
          <w:rFonts w:ascii="Calibri" w:hAnsi="Calibri" w:cs="Calibri"/>
        </w:rPr>
        <w:t>).</w:t>
      </w:r>
    </w:p>
    <w:p w:rsidR="00204979" w:rsidRPr="00273BD4" w:rsidRDefault="00204979" w:rsidP="00204979">
      <w:pPr>
        <w:pStyle w:val="Lijstalinea"/>
        <w:numPr>
          <w:ilvl w:val="0"/>
          <w:numId w:val="18"/>
        </w:numPr>
        <w:ind w:left="284" w:hanging="284"/>
        <w:jc w:val="both"/>
        <w:rPr>
          <w:ins w:id="90027" w:author="Claude" w:date="2026-10-25T09:00:00Z"/>
          <w:rFonts w:ascii="Calibri" w:hAnsi="Calibri" w:cs="Calibri"/>
        </w:rPr>
      </w:pPr>
      <w:ins w:id="90028" w:author="Claude" w:date="2026-10-25T09:00:00Z">
        <w:r w:rsidRPr="00273BD4">
          <w:rPr>
            <w:rFonts w:ascii="Calibri" w:hAnsi="Calibri" w:cs="Calibri"/>
          </w:rPr>
          <w:t xml:space="preserve">Record the start and end time of the consultation for each healthcare professional involved (podiatrist, nurse), in both study arms (eCRF-Document 49: Consultation Duration Log)</w:t>
        </w:r>
      </w:ins>
    </w:p>
    <w:p w14:paraId="5EC3ADAC" w14:textId="1CBF2235" w:rsidR="00204979" w:rsidRPr="00273BD4" w:rsidRDefault="00204979" w:rsidP="00ED0CDC">
      <w:pPr>
        <w:pStyle w:val="Kop3"/>
      </w:pPr>
      <w:bookmarkStart w:id="37" w:name="_Toc229929338"/>
      <w:r w:rsidRPr="00273BD4">
        <w:t>5.5.5. Visit 4-6 and 8 – Additional Assessments (month 6-12-18)</w:t>
      </w:r>
      <w:bookmarkEnd w:id="37"/>
    </w:p>
    <w:p w14:paraId="13EA841E" w14:textId="547EDD27" w:rsidR="00204979" w:rsidRPr="00273BD4" w:rsidRDefault="00204979" w:rsidP="00204979">
      <w:pPr>
        <w:pStyle w:val="Lijstalinea"/>
        <w:numPr>
          <w:ilvl w:val="0"/>
          <w:numId w:val="18"/>
        </w:numPr>
        <w:spacing w:before="120" w:after="0"/>
        <w:ind w:left="284" w:hanging="284"/>
        <w:contextualSpacing w:val="0"/>
        <w:jc w:val="both"/>
        <w:rPr>
          <w:rFonts w:ascii="Calibri" w:hAnsi="Calibri" w:cs="Calibri"/>
        </w:rPr>
      </w:pPr>
      <w:r w:rsidRPr="00273BD4">
        <w:rPr>
          <w:rFonts w:ascii="Calibri" w:hAnsi="Calibri" w:cs="Calibri"/>
        </w:rPr>
        <w:t xml:space="preserve">Assess pressure redistribution efficacy of CMFO using predetermined benchmarks: With respect to baseline measurement (footwear + newly delivered Diabetic CMFO) Footwear further improvement is targeted if pressures are above 200 kPa or when the podiatrist and pedorthist judge that further pressure reduction is achievable. The goal is to reduce peak plantar pressure by at least 25% </w:t>
      </w:r>
      <w:del w:id="90011" w:author="Claude" w:date="2026-10-08T17:36:01Z">
        <w:r w:rsidRPr="00273BD4">
          <w:rPr>
            <w:rFonts w:ascii="Calibri" w:hAnsi="Calibri" w:cs="Calibri"/>
          </w:rPr>
          <w:delText xml:space="preserve">compared with the baseline measurement taken without the CMFO at fitting (visit 2), which remains the reference at months 6, 12 and 18, or to reach an absolute value below 200 kPa.</w:delText>
        </w:r>
      </w:del>
      <w:ins w:id="90012" w:author="Claude" w:date="2026-10-08T17:36:01Z">
        <w:r>
          <w:rPr>
            <w:rFonts w:ascii="Calibri" w:hAnsi="Calibri" w:cs="Calibri"/>
          </w:rPr>
          <w:t xml:space="preserve">compared with the measurement without the CMFO in the same session, or to reach an absolute value below 200 kPa. If a target region does not meet this benchmark, the CMFO is modified and the measurement with the CMFO is repeated, up to three modifications per session.</w:t>
        </w:r>
      </w:ins>
      <w:r w:rsidRPr="00273BD4">
        <w:rPr>
          <w:rFonts w:ascii="Calibri" w:hAnsi="Calibri" w:cs="Calibri"/>
        </w:rPr>
        <w:t xml:space="preserve"> (</w:t>
      </w:r>
      <w:r w:rsidR="00B85608" w:rsidRPr="00881DB4">
        <w:rPr>
          <w:rFonts w:ascii="Calibri" w:hAnsi="Calibri" w:cs="Calibri"/>
          <w:b/>
          <w:bCs/>
          <w:color w:val="EE0000"/>
        </w:rPr>
        <w:t xml:space="preserve">eCRF-Document </w:t>
      </w:r>
      <w:r w:rsidR="00B85608" w:rsidRPr="00273BD4">
        <w:rPr>
          <w:rFonts w:ascii="Calibri" w:hAnsi="Calibri" w:cs="Calibri"/>
          <w:b/>
          <w:bCs/>
          <w:color w:val="EE0000"/>
        </w:rPr>
        <w:t>24</w:t>
      </w:r>
      <w:r w:rsidR="00881DB4">
        <w:rPr>
          <w:rFonts w:ascii="Calibri" w:hAnsi="Calibri" w:cs="Calibri"/>
          <w:b/>
          <w:bCs/>
          <w:color w:val="EE0000"/>
        </w:rPr>
        <w:t>-</w:t>
      </w:r>
      <w:r w:rsidRPr="00273BD4">
        <w:rPr>
          <w:rFonts w:ascii="Calibri" w:hAnsi="Calibri" w:cs="Calibri"/>
          <w:b/>
          <w:bCs/>
          <w:color w:val="EE0000"/>
        </w:rPr>
        <w:t>Pressure redistribution efficacy of CMFO</w:t>
      </w:r>
      <w:r w:rsidRPr="00273BD4">
        <w:rPr>
          <w:rFonts w:ascii="Calibri" w:hAnsi="Calibri" w:cs="Calibri"/>
        </w:rPr>
        <w:t>)</w:t>
      </w:r>
      <w:ins w:id="90014" w:author="Claude" w:date="2026-10-08T17:36:01Z">
        <w:r>
          <w:rPr>
            <w:rFonts w:ascii="Calibri" w:hAnsi="Calibri" w:cs="Calibri"/>
          </w:rPr>
          <w:t xml:space="preserve"> In Usual Care, this measurement takes place at month 6 only and is blinded (see 5.4.1).</w:t>
        </w:r>
      </w:ins>
    </w:p>
    <w:p w14:paraId="71DCDDC4" w14:textId="77777777" w:rsidR="00AC160C" w:rsidRDefault="00000000">
      <w:pPr>
        <w:pStyle w:val="Lijstalinea"/>
      </w:pPr>
      <w:r>
        <w:t>Re-assess satisfaction with the ulcer prevention approach at study completion (Visit 8 only, month 18), using the same single-item visual analogue scale (VAS) as at baseline, to evaluate change in satisfaction over the course of the intervention (eCRF-Document 12- Assess satisfaction with ulcer prevention).</w:t>
      </w:r>
    </w:p>
    <w:p w14:paraId="26DB2434" w14:textId="26C1402B" w:rsidR="00204979" w:rsidRPr="00273BD4" w:rsidRDefault="00204979" w:rsidP="00ED0CDC">
      <w:pPr>
        <w:pStyle w:val="Kop3"/>
      </w:pPr>
      <w:bookmarkStart w:id="38" w:name="_Toc229929339"/>
      <w:r w:rsidRPr="00273BD4">
        <w:t>5.5.6. Unscheduled assessments due to foot ulceration</w:t>
      </w:r>
      <w:bookmarkEnd w:id="38"/>
    </w:p>
    <w:p w14:paraId="4008A64C" w14:textId="440D34F2" w:rsidR="00204979" w:rsidRPr="001A7EEE" w:rsidRDefault="00204979" w:rsidP="00204979">
      <w:pPr>
        <w:pStyle w:val="Normaalweb"/>
        <w:jc w:val="both"/>
        <w:rPr>
          <w:rFonts w:ascii="Calibri" w:hAnsi="Calibri" w:cs="Calibri"/>
          <w:sz w:val="22"/>
          <w:szCs w:val="22"/>
        </w:rPr>
      </w:pPr>
      <w:r w:rsidRPr="00273BD4">
        <w:rPr>
          <w:rFonts w:ascii="Calibri" w:hAnsi="Calibri" w:cs="Calibri"/>
          <w:sz w:val="22"/>
          <w:szCs w:val="22"/>
        </w:rPr>
        <w:t>If a foot ulcer is identified—either by the participant, the treating physician, or another healthcare professional—between scheduled three-monthly visits or during a routine visit, the investigator must be informed immediately. The treating physician or podiatrist will document the ulcer by taking photographs of the foot. The wound will be debrided and subsequently classified using the PEDIS Classification</w:t>
      </w:r>
      <w:r w:rsidR="005818E3" w:rsidRPr="00273BD4">
        <w:rPr>
          <w:rFonts w:ascii="Calibri" w:hAnsi="Calibri" w:cs="Calibri"/>
          <w:sz w:val="22"/>
          <w:szCs w:val="22"/>
        </w:rPr>
        <w:t xml:space="preserve"> (</w:t>
      </w:r>
      <w:r w:rsidR="005818E3" w:rsidRPr="00256D77">
        <w:rPr>
          <w:rFonts w:ascii="Calibri" w:hAnsi="Calibri" w:cs="Calibri"/>
          <w:b/>
          <w:bCs/>
          <w:color w:val="EE0000"/>
          <w:sz w:val="22"/>
          <w:szCs w:val="22"/>
        </w:rPr>
        <w:t>eCRF-Document 36-PEDIS</w:t>
      </w:r>
      <w:r w:rsidR="005818E3" w:rsidRPr="0055107C">
        <w:rPr>
          <w:rFonts w:ascii="Calibri" w:hAnsi="Calibri" w:cs="Calibri"/>
        </w:rPr>
        <w:t>)</w:t>
      </w:r>
      <w:r w:rsidRPr="00273BD4">
        <w:rPr>
          <w:rFonts w:ascii="Calibri" w:hAnsi="Calibri" w:cs="Calibri"/>
          <w:sz w:val="22"/>
          <w:szCs w:val="22"/>
        </w:rPr>
        <w:t xml:space="preserve"> and the </w:t>
      </w:r>
      <w:r w:rsidRPr="00273BD4">
        <w:rPr>
          <w:rStyle w:val="whitespace-normal"/>
          <w:rFonts w:ascii="Calibri" w:hAnsi="Calibri" w:cs="Calibri"/>
          <w:sz w:val="22"/>
          <w:szCs w:val="22"/>
        </w:rPr>
        <w:t>WIfI classification system (</w:t>
      </w:r>
      <w:r w:rsidR="005818E3" w:rsidRPr="00256D77">
        <w:rPr>
          <w:rFonts w:ascii="Calibri" w:hAnsi="Calibri" w:cs="Calibri"/>
          <w:b/>
          <w:bCs/>
          <w:color w:val="EE0000"/>
          <w:sz w:val="22"/>
          <w:szCs w:val="22"/>
        </w:rPr>
        <w:t>eCRF-Document 38-</w:t>
      </w:r>
      <w:r w:rsidR="005818E3" w:rsidRPr="00256D77">
        <w:rPr>
          <w:rStyle w:val="whitespace-normal"/>
          <w:rFonts w:ascii="Calibri" w:hAnsi="Calibri" w:cs="Calibri"/>
          <w:b/>
          <w:bCs/>
          <w:color w:val="EE0000"/>
          <w:sz w:val="22"/>
          <w:szCs w:val="22"/>
        </w:rPr>
        <w:t>WIfI</w:t>
      </w:r>
      <w:r w:rsidRPr="00273BD4">
        <w:rPr>
          <w:rStyle w:val="whitespace-normal"/>
          <w:rFonts w:ascii="Calibri" w:hAnsi="Calibri" w:cs="Calibri"/>
          <w:sz w:val="22"/>
          <w:szCs w:val="22"/>
        </w:rPr>
        <w:t>)</w:t>
      </w:r>
      <w:r w:rsidRPr="00273BD4">
        <w:rPr>
          <w:rFonts w:ascii="Calibri" w:hAnsi="Calibri" w:cs="Calibri"/>
          <w:sz w:val="22"/>
          <w:szCs w:val="22"/>
        </w:rPr>
        <w:t xml:space="preserve">. This information will be forwarded to the investigator, who will upload all data in an anonymized manner to a secure web-based platform for ulcer outcome assessment. A designated physician from each diabetic foot clinic </w:t>
      </w:r>
      <w:r w:rsidRPr="001A7EEE">
        <w:rPr>
          <w:rFonts w:ascii="Calibri" w:hAnsi="Calibri" w:cs="Calibri"/>
          <w:sz w:val="22"/>
          <w:szCs w:val="22"/>
        </w:rPr>
        <w:t>(DFC) will evaluate the uploaded photographs. Healing status is recorded at each follow-up contact using eCRF-Document 47 (Ulcus-vervolgformulier), until the ulcer heals, progresses to amputation, or the participant dies.</w:t>
      </w:r>
    </w:p>
    <w:p w14:paraId="147B3C84" w14:textId="482D61C2" w:rsidR="00550668" w:rsidRPr="001A7EEE" w:rsidRDefault="00550668" w:rsidP="00550668">
      <w:pPr>
        <w:pStyle w:val="Kop2"/>
      </w:pPr>
      <w:bookmarkStart w:id="39" w:name="_Toc229929340"/>
      <w:r w:rsidRPr="001A7EEE">
        <w:t xml:space="preserve">5.6. </w:t>
      </w:r>
      <w:r w:rsidR="0004151A" w:rsidRPr="001A7EEE">
        <w:t>Design and timeline p</w:t>
      </w:r>
      <w:r w:rsidRPr="001A7EEE">
        <w:t>rocess evaluation</w:t>
      </w:r>
      <w:bookmarkEnd w:id="39"/>
    </w:p>
    <w:p w14:paraId="624F4C03" w14:textId="77777777" w:rsidR="003E0194" w:rsidRPr="00273BD4" w:rsidRDefault="0004151A" w:rsidP="003E0194">
      <w:pPr>
        <w:spacing w:after="200" w:line="276" w:lineRule="auto"/>
        <w:rPr>
          <w:rFonts w:ascii="Calibri" w:eastAsia="Cambria" w:hAnsi="Calibri" w:cs="Calibri"/>
        </w:rPr>
      </w:pPr>
      <w:r w:rsidRPr="001A7EEE">
        <w:rPr>
          <w:rFonts w:ascii="Calibri" w:eastAsia="Cambria" w:hAnsi="Calibri" w:cs="Calibri"/>
        </w:rPr>
        <w:t>A mixed-methods design will be used</w:t>
      </w:r>
      <w:r w:rsidR="0081054E" w:rsidRPr="001A7EEE">
        <w:rPr>
          <w:rFonts w:ascii="Calibri" w:eastAsia="Cambria" w:hAnsi="Calibri" w:cs="Calibri"/>
        </w:rPr>
        <w:t xml:space="preserve"> for the process evaluation</w:t>
      </w:r>
      <w:r w:rsidRPr="001A7EEE">
        <w:rPr>
          <w:rFonts w:ascii="Calibri" w:eastAsia="Cambria" w:hAnsi="Calibri" w:cs="Calibri"/>
        </w:rPr>
        <w:t>, integrating quantitative and qualitative data</w:t>
      </w:r>
      <w:r w:rsidR="0081054E" w:rsidRPr="001A7EEE">
        <w:rPr>
          <w:rFonts w:ascii="Calibri" w:eastAsia="Cambria" w:hAnsi="Calibri" w:cs="Calibri"/>
        </w:rPr>
        <w:t xml:space="preserve"> (</w:t>
      </w:r>
      <w:r w:rsidR="0081054E" w:rsidRPr="001A7EEE">
        <w:rPr>
          <w:rFonts w:ascii="Calibri" w:eastAsia="Cambria" w:hAnsi="Calibri" w:cs="Calibri"/>
          <w:b/>
          <w:bCs/>
          <w:color w:val="EE0000"/>
        </w:rPr>
        <w:t xml:space="preserve">eCRF-Document 39: </w:t>
      </w:r>
      <w:r w:rsidR="001A68FD" w:rsidRPr="001A7EEE">
        <w:rPr>
          <w:rFonts w:ascii="Calibri" w:eastAsia="Cambria" w:hAnsi="Calibri" w:cs="Calibri"/>
          <w:b/>
          <w:bCs/>
          <w:color w:val="EE0000"/>
        </w:rPr>
        <w:t>Protocol- Process evaluation</w:t>
      </w:r>
      <w:r w:rsidR="001A68FD" w:rsidRPr="001A7EEE">
        <w:rPr>
          <w:rFonts w:ascii="Calibri" w:eastAsia="Cambria" w:hAnsi="Calibri" w:cs="Calibri"/>
        </w:rPr>
        <w:t>).</w:t>
      </w:r>
      <w:r w:rsidRPr="001A7EEE">
        <w:rPr>
          <w:rFonts w:ascii="Calibri" w:hAnsi="Calibri" w:cs="Calibri"/>
        </w:rPr>
        <w:br/>
      </w:r>
      <w:r w:rsidRPr="001A7EEE">
        <w:rPr>
          <w:rFonts w:ascii="Calibri" w:eastAsia="Cambria" w:hAnsi="Calibri" w:cs="Calibri"/>
        </w:rPr>
        <w:t xml:space="preserve"> </w:t>
      </w:r>
      <w:r w:rsidRPr="001A7EEE">
        <w:rPr>
          <w:rFonts w:ascii="Calibri" w:hAnsi="Calibri" w:cs="Calibri"/>
        </w:rPr>
        <w:br/>
      </w:r>
      <w:r w:rsidRPr="001A7EEE">
        <w:rPr>
          <w:rFonts w:ascii="Calibri" w:eastAsia="Cambria" w:hAnsi="Calibri" w:cs="Calibri"/>
        </w:rPr>
        <w:t>Data sources include:</w:t>
      </w:r>
      <w:r w:rsidRPr="001A7EEE">
        <w:rPr>
          <w:rFonts w:ascii="Calibri" w:hAnsi="Calibri" w:cs="Calibri"/>
        </w:rPr>
        <w:br/>
      </w:r>
      <w:r w:rsidRPr="001A7EEE">
        <w:rPr>
          <w:rFonts w:ascii="Calibri" w:eastAsia="Cambria" w:hAnsi="Calibri" w:cs="Calibri"/>
        </w:rPr>
        <w:t xml:space="preserve"> - Trial monitoring data</w:t>
      </w:r>
      <w:r w:rsidRPr="001A7EEE">
        <w:rPr>
          <w:rFonts w:ascii="Calibri" w:hAnsi="Calibri" w:cs="Calibri"/>
        </w:rPr>
        <w:br/>
      </w:r>
      <w:r w:rsidRPr="001A7EEE">
        <w:rPr>
          <w:rFonts w:ascii="Calibri" w:eastAsia="Cambria" w:hAnsi="Calibri" w:cs="Calibri"/>
        </w:rPr>
        <w:t xml:space="preserve"> - Structured diaries</w:t>
      </w:r>
      <w:r w:rsidR="003E0194" w:rsidRPr="001A7EEE">
        <w:rPr>
          <w:rFonts w:ascii="Calibri" w:eastAsia="Cambria" w:hAnsi="Calibri" w:cs="Calibri"/>
        </w:rPr>
        <w:t xml:space="preserve"> (</w:t>
      </w:r>
      <w:r w:rsidR="003E0194" w:rsidRPr="001A7EEE">
        <w:rPr>
          <w:rFonts w:ascii="Calibri" w:eastAsia="Cambria" w:hAnsi="Calibri" w:cs="Calibri"/>
          <w:b/>
          <w:bCs/>
          <w:color w:val="EE0000"/>
        </w:rPr>
        <w:t>eCRF-Document 40: Structured Diary Therapist)</w:t>
      </w:r>
      <w:r w:rsidRPr="001A7EEE">
        <w:rPr>
          <w:rFonts w:ascii="Calibri" w:hAnsi="Calibri" w:cs="Calibri"/>
        </w:rPr>
        <w:br/>
      </w:r>
      <w:r w:rsidRPr="001A7EEE">
        <w:rPr>
          <w:rFonts w:ascii="Calibri" w:eastAsia="Cambria" w:hAnsi="Calibri" w:cs="Calibri"/>
        </w:rPr>
        <w:t xml:space="preserve"> - Patient health-economic diaries (eCRF-Document 45: baseline; eCRF-Document 45a: bi-weekly up to month 3; eCRF-Document 45b: quarterly follow-up visits)</w:t>
      </w:r>
      <w:r w:rsidRPr="001A7EEE">
        <w:rPr>
          <w:rFonts w:ascii="Calibri" w:hAnsi="Calibri" w:cs="Calibri"/>
        </w:rPr>
        <w:br/>
      </w:r>
      <w:r w:rsidRPr="001A7EEE">
        <w:rPr>
          <w:rFonts w:ascii="Calibri" w:eastAsia="Cambria" w:hAnsi="Calibri" w:cs="Calibri"/>
        </w:rPr>
        <w:t xml:space="preserve"> - Video recordings of sessions</w:t>
      </w:r>
      <w:r w:rsidRPr="001A7EEE">
        <w:rPr>
          <w:rFonts w:ascii="Calibri" w:hAnsi="Calibri" w:cs="Calibri"/>
        </w:rPr>
        <w:br/>
      </w:r>
      <w:r w:rsidRPr="001A7EEE">
        <w:rPr>
          <w:rFonts w:ascii="Calibri" w:eastAsia="Cambria" w:hAnsi="Calibri" w:cs="Calibri"/>
        </w:rPr>
        <w:t xml:space="preserve"> - Semi-structured interviews with patients, podiatrists, footwear technicians, medical supervisors, </w:t>
      </w:r>
      <w:r w:rsidRPr="001A7EEE">
        <w:rPr>
          <w:rFonts w:ascii="Calibri" w:eastAsia="Cambria" w:hAnsi="Calibri" w:cs="Calibri"/>
        </w:rPr>
        <w:lastRenderedPageBreak/>
        <w:t>managers</w:t>
      </w:r>
      <w:r w:rsidR="003E0194" w:rsidRPr="001A7EEE">
        <w:rPr>
          <w:rFonts w:ascii="Calibri" w:hAnsi="Calibri" w:cs="Calibri"/>
        </w:rPr>
        <w:t xml:space="preserve">. </w:t>
      </w:r>
      <w:r w:rsidR="003E0194" w:rsidRPr="001A7EEE">
        <w:rPr>
          <w:rFonts w:ascii="Calibri" w:eastAsia="Cambria" w:hAnsi="Calibri" w:cs="Calibri"/>
        </w:rPr>
        <w:t>Interviews will be conducted until data saturation (approximately 12–16 participants per group, across three stakeholder groups: patients, therapists (podiatrists, footwear technicians), and organisational stakeholders (medical supervisors, managers)). (</w:t>
      </w:r>
      <w:r w:rsidR="003E0194" w:rsidRPr="001A7EEE">
        <w:rPr>
          <w:rFonts w:ascii="Calibri" w:eastAsia="Cambria" w:hAnsi="Calibri" w:cs="Calibri"/>
          <w:b/>
          <w:bCs/>
          <w:color w:val="EE0000"/>
        </w:rPr>
        <w:t>eCRF-Document 41: InterviewGuidePatient; eCRF-Document 42: InterviewGuideTherapeut; eCRF-Document 43: InterviewGuideManager</w:t>
      </w:r>
      <w:r w:rsidR="003E0194" w:rsidRPr="00256D77">
        <w:rPr>
          <w:rFonts w:ascii="Calibri" w:eastAsia="Cambria" w:hAnsi="Calibri" w:cs="Calibri"/>
        </w:rPr>
        <w:t>)</w:t>
      </w:r>
      <w:r w:rsidR="003E0194" w:rsidRPr="001A7EEE">
        <w:rPr>
          <w:rFonts w:ascii="Calibri" w:eastAsia="Cambria" w:hAnsi="Calibri" w:cs="Calibri"/>
          <w:b/>
          <w:bCs/>
          <w:color w:val="EE0000"/>
        </w:rPr>
        <w:t>.</w:t>
      </w:r>
    </w:p>
    <w:p w14:paraId="75C8405F" w14:textId="0643A44D" w:rsidR="00A628AB" w:rsidRPr="00256D77" w:rsidRDefault="0081054E" w:rsidP="00256D77">
      <w:pPr>
        <w:spacing w:after="200" w:line="276" w:lineRule="auto"/>
        <w:jc w:val="both"/>
        <w:rPr>
          <w:rFonts w:ascii="Calibri" w:hAnsi="Calibri" w:cs="Calibri"/>
        </w:rPr>
      </w:pPr>
      <w:r w:rsidRPr="00881DB4">
        <w:rPr>
          <w:rFonts w:ascii="Calibri" w:eastAsia="Cambria" w:hAnsi="Calibri" w:cs="Calibri"/>
        </w:rPr>
        <w:t>Quantitative and qualitative data will be collected during intervention and follow-up periods. Approximately 36–48 interviews will be conducted in total (3 stakeholder groups × 12–16 participants each), although the final numbers will be determined by data-saturation. Interviews will be preferably conducted face-to-face, depending on the availability and preference of the interviewees, interviews can also be conducted online. Interviews will be audio recorded, transcribed at verbatim and analysed in NVIVO.</w:t>
      </w:r>
    </w:p>
    <w:p w14:paraId="35302858" w14:textId="11DC5538" w:rsidR="006E2DEF" w:rsidRPr="00273BD4" w:rsidRDefault="00000756" w:rsidP="006E2DEF">
      <w:pPr>
        <w:pStyle w:val="Kop1"/>
        <w:rPr>
          <w:rFonts w:cs="Calibri"/>
        </w:rPr>
      </w:pPr>
      <w:bookmarkStart w:id="40" w:name="_Toc229929341"/>
      <w:r w:rsidRPr="00273BD4">
        <w:rPr>
          <w:rFonts w:cs="Calibri"/>
        </w:rPr>
        <w:t>6</w:t>
      </w:r>
      <w:r w:rsidR="006E2DEF" w:rsidRPr="00273BD4">
        <w:rPr>
          <w:rFonts w:cs="Calibri"/>
        </w:rPr>
        <w:t>. Assessments of Safety</w:t>
      </w:r>
      <w:bookmarkEnd w:id="40"/>
    </w:p>
    <w:p w14:paraId="031CFD58" w14:textId="52EBA632" w:rsidR="006E2DEF" w:rsidRPr="00273BD4" w:rsidRDefault="006E2DEF" w:rsidP="006E2DEF">
      <w:pPr>
        <w:pStyle w:val="Kop2"/>
        <w:rPr>
          <w:rFonts w:cs="Calibri"/>
        </w:rPr>
      </w:pPr>
      <w:bookmarkStart w:id="41" w:name="_Toc229929342"/>
      <w:r w:rsidRPr="00273BD4">
        <w:rPr>
          <w:rFonts w:cs="Calibri"/>
        </w:rPr>
        <w:t>6.1. Specification, timing and recording of safety parameters</w:t>
      </w:r>
      <w:bookmarkEnd w:id="41"/>
    </w:p>
    <w:p w14:paraId="0825D69B" w14:textId="77777777"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risk of adverse events (AE’s) occurring during this study is unlikely, therefore safety reporting will be limited to the safety reporting that is necessary in routine care.  The participant will be asked to report any adverse event related to the study-specific intervention to the study team. These reported events will be documented by the investigator in the source documents and in </w:t>
      </w:r>
      <w:r w:rsidRPr="008C5B72">
        <w:rPr>
          <w:rFonts w:ascii="Calibri" w:hAnsi="Calibri" w:cs="Calibri"/>
          <w:b/>
          <w:bCs/>
          <w:color w:val="EE0000"/>
          <w:sz w:val="22"/>
          <w:szCs w:val="22"/>
          <w:lang w:val="en-GB"/>
        </w:rPr>
        <w:t xml:space="preserve">eCRF-Document 46 </w:t>
      </w:r>
      <w:r w:rsidRPr="001A7EEE">
        <w:rPr>
          <w:rFonts w:ascii="Calibri" w:hAnsi="Calibri" w:cs="Calibri"/>
          <w:sz w:val="22"/>
          <w:szCs w:val="22"/>
          <w:lang w:val="en-GB"/>
        </w:rPr>
        <w:t>(</w:t>
      </w:r>
      <w:r w:rsidRPr="008C5B72">
        <w:rPr>
          <w:rFonts w:ascii="Calibri" w:hAnsi="Calibri" w:cs="Calibri"/>
          <w:b/>
          <w:bCs/>
          <w:color w:val="EE0000"/>
          <w:sz w:val="22"/>
          <w:szCs w:val="22"/>
          <w:lang w:val="en-GB"/>
        </w:rPr>
        <w:t>AE/SAE Report Form</w:t>
      </w:r>
      <w:r w:rsidRPr="001A7EEE">
        <w:rPr>
          <w:rFonts w:ascii="Calibri" w:hAnsi="Calibri" w:cs="Calibri"/>
          <w:sz w:val="22"/>
          <w:szCs w:val="22"/>
          <w:lang w:val="en-GB"/>
        </w:rPr>
        <w:t xml:space="preserve">). The following minimum information should be recorded for each adverse event (AE) by the reporting investigator: </w:t>
      </w:r>
    </w:p>
    <w:p w14:paraId="2EA6BE85"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AE description </w:t>
      </w:r>
    </w:p>
    <w:p w14:paraId="4DE7AF5C"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start and stop date of the AE </w:t>
      </w:r>
    </w:p>
    <w:p w14:paraId="4C3F3B5B"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severity </w:t>
      </w:r>
    </w:p>
    <w:p w14:paraId="30D4F138"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seriousness </w:t>
      </w:r>
    </w:p>
    <w:p w14:paraId="7436BF0B"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causality assessment to the study interventions </w:t>
      </w:r>
    </w:p>
    <w:p w14:paraId="734BF0B2" w14:textId="77777777" w:rsidR="006E2DEF" w:rsidRPr="001A7EEE" w:rsidRDefault="006E2DEF" w:rsidP="006E2DEF">
      <w:pPr>
        <w:pStyle w:val="Default"/>
        <w:numPr>
          <w:ilvl w:val="0"/>
          <w:numId w:val="169"/>
        </w:numPr>
        <w:rPr>
          <w:rFonts w:ascii="Calibri" w:hAnsi="Calibri" w:cs="Calibri"/>
          <w:sz w:val="22"/>
          <w:szCs w:val="22"/>
          <w:lang w:val="en-GB"/>
        </w:rPr>
      </w:pPr>
      <w:r w:rsidRPr="001A7EEE">
        <w:rPr>
          <w:rFonts w:ascii="Calibri" w:hAnsi="Calibri" w:cs="Calibri"/>
          <w:sz w:val="22"/>
          <w:szCs w:val="22"/>
          <w:lang w:val="en-GB"/>
        </w:rPr>
        <w:t xml:space="preserve">outcome </w:t>
      </w:r>
    </w:p>
    <w:p w14:paraId="435DC57D" w14:textId="77777777" w:rsidR="006E2DEF" w:rsidRPr="001A7EEE" w:rsidRDefault="006E2DEF" w:rsidP="006E2DEF">
      <w:pPr>
        <w:pStyle w:val="Default"/>
        <w:rPr>
          <w:rFonts w:ascii="Calibri" w:hAnsi="Calibri" w:cs="Calibri"/>
          <w:sz w:val="22"/>
          <w:szCs w:val="22"/>
          <w:lang w:val="en-GB"/>
        </w:rPr>
      </w:pPr>
    </w:p>
    <w:p w14:paraId="0DF4CAAD" w14:textId="77777777" w:rsidR="004767F5" w:rsidRPr="001A7EEE" w:rsidRDefault="006E2DEF" w:rsidP="004767F5">
      <w:pPr>
        <w:pStyle w:val="Default"/>
        <w:jc w:val="both"/>
        <w:rPr>
          <w:rFonts w:ascii="Calibri" w:hAnsi="Calibri" w:cs="Calibri"/>
          <w:sz w:val="22"/>
          <w:szCs w:val="22"/>
          <w:lang w:val="en-GB"/>
        </w:rPr>
      </w:pPr>
      <w:r w:rsidRPr="001A7EEE">
        <w:rPr>
          <w:rFonts w:ascii="Calibri" w:hAnsi="Calibri" w:cs="Calibri"/>
          <w:sz w:val="22"/>
          <w:szCs w:val="22"/>
          <w:lang w:val="en-GB"/>
        </w:rPr>
        <w:t xml:space="preserve">The PI at each study site will keep detailed records of all AEs reported to him/her by the investigators´ and will perform an evaluation with respect to seriousness, causality and expectedness. When reporting adverse events, the investigator will protect confidentiality by excluding the names of individual subjects, personal identification numbers (e.g. social security numbers) or addresses. The unique code number assigned to the trial subject will be used in the report and the investigator retains the code to facilitate data verification by the sponsor and any medical follow-up which may be warranted. </w:t>
      </w:r>
    </w:p>
    <w:p w14:paraId="16786FDF" w14:textId="77777777" w:rsidR="004767F5" w:rsidRPr="001A7EEE" w:rsidRDefault="004767F5" w:rsidP="004767F5">
      <w:pPr>
        <w:pStyle w:val="Default"/>
        <w:jc w:val="both"/>
        <w:rPr>
          <w:rFonts w:ascii="Calibri" w:hAnsi="Calibri" w:cs="Calibri"/>
          <w:sz w:val="22"/>
          <w:szCs w:val="22"/>
          <w:lang w:val="en-GB"/>
        </w:rPr>
      </w:pPr>
    </w:p>
    <w:p w14:paraId="5EFBBB39" w14:textId="7033EBB8" w:rsidR="004767F5" w:rsidRPr="001A7EEE" w:rsidRDefault="15D80B08" w:rsidP="01D944E3">
      <w:pPr>
        <w:pStyle w:val="Default"/>
        <w:jc w:val="both"/>
        <w:rPr>
          <w:rFonts w:ascii="Calibri" w:eastAsia="Times New Roman" w:hAnsi="Calibri" w:cs="Calibri"/>
          <w:sz w:val="22"/>
          <w:szCs w:val="22"/>
          <w:lang w:val="en-GB"/>
        </w:rPr>
      </w:pPr>
      <w:r w:rsidRPr="7BC1CB9C">
        <w:rPr>
          <w:rFonts w:ascii="Calibri" w:eastAsia="Times New Roman" w:hAnsi="Calibri" w:cs="Calibri"/>
          <w:sz w:val="22"/>
          <w:szCs w:val="22"/>
          <w:lang w:val="en-GB"/>
        </w:rPr>
        <w:t>Serious adverse events (SAEs) will be reported to the sponsor without undue delay</w:t>
      </w:r>
      <w:r w:rsidR="312A444E" w:rsidRPr="7BC1CB9C">
        <w:rPr>
          <w:rFonts w:ascii="Calibri" w:eastAsia="Times New Roman" w:hAnsi="Calibri" w:cs="Calibri"/>
          <w:sz w:val="22"/>
          <w:szCs w:val="22"/>
          <w:lang w:val="en-GB"/>
        </w:rPr>
        <w:t xml:space="preserve"> (within 72 hours of becoming aware of the event) </w:t>
      </w:r>
      <w:r w:rsidRPr="7BC1CB9C">
        <w:rPr>
          <w:rFonts w:ascii="Calibri" w:eastAsia="Times New Roman" w:hAnsi="Calibri" w:cs="Calibri"/>
          <w:sz w:val="22"/>
          <w:szCs w:val="22"/>
          <w:lang w:val="en-GB"/>
        </w:rPr>
        <w:t xml:space="preserve">after the investigator becomes aware of the event. The sponsor will subsequently report SAEs to the Ethical Committee of UZ Leuven and the Federal Agency for Medicines and Health Products, as this study involves a class I medical device (custom-made foot orthoses); SAE reporting is documented using </w:t>
      </w:r>
      <w:r w:rsidRPr="008C5B72">
        <w:rPr>
          <w:rFonts w:ascii="Calibri" w:eastAsia="Times New Roman" w:hAnsi="Calibri" w:cs="Calibri"/>
          <w:b/>
          <w:bCs/>
          <w:color w:val="EE0000"/>
          <w:sz w:val="22"/>
          <w:szCs w:val="22"/>
          <w:lang w:val="en-GB"/>
        </w:rPr>
        <w:t xml:space="preserve">eCRF-Document 46 </w:t>
      </w:r>
      <w:r w:rsidRPr="7BC1CB9C">
        <w:rPr>
          <w:rFonts w:ascii="Calibri" w:eastAsia="Times New Roman" w:hAnsi="Calibri" w:cs="Calibri"/>
          <w:sz w:val="22"/>
          <w:szCs w:val="22"/>
          <w:lang w:val="en-GB"/>
        </w:rPr>
        <w:t>(</w:t>
      </w:r>
      <w:r w:rsidRPr="008C5B72">
        <w:rPr>
          <w:rFonts w:ascii="Calibri" w:eastAsia="Times New Roman" w:hAnsi="Calibri" w:cs="Calibri"/>
          <w:b/>
          <w:bCs/>
          <w:color w:val="EE0000"/>
          <w:sz w:val="22"/>
          <w:szCs w:val="22"/>
          <w:lang w:val="en-GB"/>
        </w:rPr>
        <w:t>AE/SAE Report Form</w:t>
      </w:r>
      <w:r w:rsidRPr="7BC1CB9C">
        <w:rPr>
          <w:rFonts w:ascii="Calibri" w:eastAsia="Times New Roman" w:hAnsi="Calibri" w:cs="Calibri"/>
          <w:sz w:val="22"/>
          <w:szCs w:val="22"/>
          <w:lang w:val="en-GB"/>
        </w:rPr>
        <w:t>). SAEs that result in death or are life-threatening will be reported within 7 days of first knowledge, followed by an additional period of up to 8 days to complete the initial report. All other SAEs will be reported within a maximum of 15 days after the sponsor becomes aware of the event.</w:t>
      </w:r>
    </w:p>
    <w:p w14:paraId="4074E180" w14:textId="77777777" w:rsidR="004767F5" w:rsidRPr="001A7EEE" w:rsidRDefault="004767F5" w:rsidP="006E2DEF">
      <w:pPr>
        <w:pStyle w:val="Default"/>
        <w:jc w:val="both"/>
        <w:rPr>
          <w:rFonts w:ascii="Calibri" w:hAnsi="Calibri" w:cs="Calibri"/>
          <w:sz w:val="22"/>
          <w:szCs w:val="22"/>
          <w:lang w:val="en-GB"/>
        </w:rPr>
      </w:pPr>
    </w:p>
    <w:p w14:paraId="3A7407C4" w14:textId="4B505C3D" w:rsidR="006E2DEF" w:rsidRPr="001A7EEE" w:rsidRDefault="004767F5" w:rsidP="004767F5">
      <w:pPr>
        <w:pStyle w:val="Kop2"/>
        <w:rPr>
          <w:rFonts w:cs="Calibri"/>
        </w:rPr>
      </w:pPr>
      <w:bookmarkStart w:id="42" w:name="_Toc229929343"/>
      <w:r w:rsidRPr="001A7EEE">
        <w:rPr>
          <w:rFonts w:cs="Calibri"/>
        </w:rPr>
        <w:lastRenderedPageBreak/>
        <w:t xml:space="preserve">6.2. </w:t>
      </w:r>
      <w:r w:rsidR="006E2DEF" w:rsidRPr="001A7EEE">
        <w:rPr>
          <w:rFonts w:cs="Calibri"/>
        </w:rPr>
        <w:t>Adverse events that do not require reporting</w:t>
      </w:r>
      <w:bookmarkEnd w:id="42"/>
    </w:p>
    <w:p w14:paraId="05F1823B" w14:textId="77777777"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following events are commonly observed and are therefore not considered as AEs for the purpose of the study: </w:t>
      </w:r>
    </w:p>
    <w:p w14:paraId="720C329D" w14:textId="40C42EB7" w:rsidR="006E2DEF" w:rsidRPr="001A7EEE" w:rsidRDefault="006E2DEF" w:rsidP="006E2DEF">
      <w:pPr>
        <w:pStyle w:val="Default"/>
        <w:numPr>
          <w:ilvl w:val="0"/>
          <w:numId w:val="170"/>
        </w:numPr>
        <w:spacing w:after="58"/>
        <w:jc w:val="both"/>
        <w:rPr>
          <w:rFonts w:ascii="Calibri" w:hAnsi="Calibri" w:cs="Calibri"/>
          <w:sz w:val="22"/>
          <w:szCs w:val="22"/>
          <w:lang w:val="en-GB"/>
        </w:rPr>
      </w:pPr>
      <w:r w:rsidRPr="001A7EEE">
        <w:rPr>
          <w:rFonts w:ascii="Calibri" w:hAnsi="Calibri" w:cs="Calibri"/>
          <w:sz w:val="22"/>
          <w:szCs w:val="22"/>
          <w:lang w:val="en-GB"/>
        </w:rPr>
        <w:t>Redness of the skin</w:t>
      </w:r>
      <w:r w:rsidR="002614A4" w:rsidRPr="001A7EEE">
        <w:rPr>
          <w:rFonts w:ascii="Calibri" w:hAnsi="Calibri" w:cs="Calibri"/>
          <w:sz w:val="22"/>
          <w:szCs w:val="22"/>
          <w:lang w:val="en-GB"/>
        </w:rPr>
        <w:t xml:space="preserve"> </w:t>
      </w:r>
      <w:r w:rsidRPr="001A7EEE">
        <w:rPr>
          <w:rFonts w:ascii="Calibri" w:hAnsi="Calibri" w:cs="Calibri"/>
          <w:sz w:val="22"/>
          <w:szCs w:val="22"/>
          <w:lang w:val="en-GB"/>
        </w:rPr>
        <w:t>or small superficial</w:t>
      </w:r>
      <w:r w:rsidR="002614A4" w:rsidRPr="001A7EEE">
        <w:rPr>
          <w:rFonts w:ascii="Calibri" w:hAnsi="Calibri" w:cs="Calibri"/>
          <w:sz w:val="22"/>
          <w:szCs w:val="22"/>
          <w:lang w:val="en-GB"/>
        </w:rPr>
        <w:t xml:space="preserve"> skin deformation </w:t>
      </w:r>
      <w:r w:rsidRPr="001A7EEE">
        <w:rPr>
          <w:rFonts w:ascii="Calibri" w:hAnsi="Calibri" w:cs="Calibri"/>
          <w:sz w:val="22"/>
          <w:szCs w:val="22"/>
          <w:lang w:val="en-GB"/>
        </w:rPr>
        <w:t xml:space="preserve">where the equipment has exerted pressure on the skin, from use of </w:t>
      </w:r>
      <w:r w:rsidR="002614A4" w:rsidRPr="001A7EEE">
        <w:rPr>
          <w:rFonts w:ascii="Calibri" w:hAnsi="Calibri" w:cs="Calibri"/>
          <w:sz w:val="22"/>
          <w:szCs w:val="22"/>
          <w:lang w:val="en-GB"/>
        </w:rPr>
        <w:t>plantar pressure technology</w:t>
      </w:r>
      <w:r w:rsidRPr="001A7EEE">
        <w:rPr>
          <w:rFonts w:ascii="Calibri" w:hAnsi="Calibri" w:cs="Calibri"/>
          <w:sz w:val="22"/>
          <w:szCs w:val="22"/>
          <w:lang w:val="en-GB"/>
        </w:rPr>
        <w:t xml:space="preserve">. </w:t>
      </w:r>
      <w:r w:rsidR="002614A4" w:rsidRPr="001A7EEE">
        <w:rPr>
          <w:rFonts w:ascii="Calibri" w:hAnsi="Calibri" w:cs="Calibri"/>
          <w:sz w:val="22"/>
          <w:szCs w:val="22"/>
          <w:lang w:val="en-GB"/>
        </w:rPr>
        <w:t xml:space="preserve">These kinds of clinical observations disappear quite fast (within a few minutes). </w:t>
      </w:r>
      <w:r w:rsidRPr="001A7EEE">
        <w:rPr>
          <w:rFonts w:ascii="Calibri" w:hAnsi="Calibri" w:cs="Calibri"/>
          <w:sz w:val="22"/>
          <w:szCs w:val="22"/>
          <w:lang w:val="en-GB"/>
        </w:rPr>
        <w:t>Although these events should not be reported to the Sponsor, these should be recorded in the patient’s medical notes according to routine practice.</w:t>
      </w:r>
    </w:p>
    <w:p w14:paraId="3A9AE8AC" w14:textId="4137AEED" w:rsidR="006E2DEF" w:rsidRPr="001A7EEE" w:rsidRDefault="00E16E84" w:rsidP="005F4359">
      <w:pPr>
        <w:pStyle w:val="Kop2"/>
      </w:pPr>
      <w:bookmarkStart w:id="43" w:name="_Toc229929344"/>
      <w:r w:rsidRPr="001A7EEE">
        <w:t xml:space="preserve">6.3. </w:t>
      </w:r>
      <w:r w:rsidR="006E2DEF" w:rsidRPr="001A7EEE">
        <w:t>Treatment stopping / interruption rules</w:t>
      </w:r>
      <w:bookmarkEnd w:id="43"/>
      <w:r w:rsidR="006E2DEF" w:rsidRPr="001A7EEE">
        <w:t xml:space="preserve"> </w:t>
      </w:r>
    </w:p>
    <w:p w14:paraId="63DCD690" w14:textId="77777777" w:rsidR="006E2DEF" w:rsidRPr="001A7EEE" w:rsidRDefault="006E2DEF" w:rsidP="006E2DEF">
      <w:pPr>
        <w:pStyle w:val="Default"/>
        <w:rPr>
          <w:rFonts w:ascii="Calibri" w:hAnsi="Calibri" w:cs="Calibri"/>
          <w:sz w:val="21"/>
          <w:szCs w:val="21"/>
          <w:lang w:val="en-GB"/>
        </w:rPr>
      </w:pPr>
    </w:p>
    <w:p w14:paraId="2A20487A" w14:textId="77777777"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Participants may voluntarily discontinue from the study treatment and/or prematurely end their participation in the study for any reason at any time. In such case the Investigator must make a reasonable effort to contact the participant (visit or telephone call) in order to document the primary reason for this decision. </w:t>
      </w:r>
    </w:p>
    <w:p w14:paraId="338934F5" w14:textId="16AA2C4A"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Investigator may also decide at any time during the course of the study, to temporarily interrupt or permanently discontinue the treatment if it is deemed that continuation would be detrimental to, or not in the best interest of the participant. Similarly, the Sponsor, EC or authorized regulatory authority can decide to halt or prematurely terminate the study when new information becomes available whereby the rights, safety and well-being of participants can no longer be assured, when </w:t>
      </w:r>
      <w:r w:rsidR="002614A4" w:rsidRPr="001A7EEE">
        <w:rPr>
          <w:rFonts w:ascii="Calibri" w:hAnsi="Calibri" w:cs="Calibri"/>
          <w:sz w:val="22"/>
          <w:szCs w:val="22"/>
          <w:lang w:val="en-GB"/>
        </w:rPr>
        <w:t>th</w:t>
      </w:r>
      <w:r w:rsidRPr="001A7EEE">
        <w:rPr>
          <w:rFonts w:ascii="Calibri" w:hAnsi="Calibri" w:cs="Calibri"/>
          <w:sz w:val="22"/>
          <w:szCs w:val="22"/>
          <w:lang w:val="en-GB"/>
        </w:rPr>
        <w:t xml:space="preserve">e integrity of the Investigation has been compromised, or when the scientific value of the Investigation becomes obsolete and/or unjustifiable. In case the Sponsor decides to temporary halt or prematurely end the Investigation, or to close a Participating Site in case of major non-compliance and/or critical safety issues, the Sponsor will notify the concerned EC within 15 days of early termination or temporary halt, providing a justification of the event. In the event that the sponsor has temporarily halted or early terminated the Investigation on safety grounds, the Sponsor will inform the EC within 24 hours of the event. </w:t>
      </w:r>
    </w:p>
    <w:p w14:paraId="31C15D2B" w14:textId="77777777" w:rsidR="006E2DEF" w:rsidRPr="001A7EEE" w:rsidRDefault="006E2DEF" w:rsidP="006E2DEF">
      <w:pPr>
        <w:pStyle w:val="Default"/>
        <w:rPr>
          <w:rFonts w:ascii="Calibri" w:hAnsi="Calibri" w:cs="Calibri"/>
          <w:sz w:val="22"/>
          <w:szCs w:val="22"/>
          <w:lang w:val="en-GB"/>
        </w:rPr>
      </w:pPr>
    </w:p>
    <w:p w14:paraId="621FFD01" w14:textId="77777777" w:rsidR="006E2DEF" w:rsidRPr="001A7EEE" w:rsidRDefault="006E2DEF" w:rsidP="006E2DEF">
      <w:pPr>
        <w:pStyle w:val="Default"/>
        <w:rPr>
          <w:rFonts w:ascii="Calibri" w:hAnsi="Calibri" w:cs="Calibri"/>
          <w:sz w:val="22"/>
          <w:szCs w:val="22"/>
          <w:lang w:val="en-GB"/>
        </w:rPr>
      </w:pPr>
      <w:r w:rsidRPr="001A7EEE">
        <w:rPr>
          <w:rFonts w:ascii="Calibri" w:hAnsi="Calibri" w:cs="Calibri"/>
          <w:sz w:val="22"/>
          <w:szCs w:val="22"/>
          <w:lang w:val="en-GB"/>
        </w:rPr>
        <w:t xml:space="preserve">Circumstances requiring premature treatment interruption or discontinuation of the study, include but are not limited to: </w:t>
      </w:r>
    </w:p>
    <w:p w14:paraId="003A0D06" w14:textId="77777777" w:rsidR="006E2DEF" w:rsidRPr="001A7EEE" w:rsidRDefault="006E2DEF" w:rsidP="006E2DEF">
      <w:pPr>
        <w:pStyle w:val="Default"/>
        <w:numPr>
          <w:ilvl w:val="0"/>
          <w:numId w:val="171"/>
        </w:numPr>
        <w:spacing w:after="154"/>
        <w:rPr>
          <w:rFonts w:ascii="Calibri" w:hAnsi="Calibri" w:cs="Calibri"/>
          <w:sz w:val="22"/>
          <w:szCs w:val="22"/>
          <w:lang w:val="en-GB"/>
        </w:rPr>
      </w:pPr>
      <w:r w:rsidRPr="001A7EEE">
        <w:rPr>
          <w:rFonts w:ascii="Calibri" w:hAnsi="Calibri" w:cs="Calibri"/>
          <w:sz w:val="22"/>
          <w:szCs w:val="22"/>
          <w:lang w:val="en-GB"/>
        </w:rPr>
        <w:t xml:space="preserve">Unacceptable intolerability of the treatment or other AE related to study participation that makes further participation undesirable </w:t>
      </w:r>
    </w:p>
    <w:p w14:paraId="4E1243BF" w14:textId="77777777" w:rsidR="006E2DEF" w:rsidRPr="001A7EEE" w:rsidRDefault="006E2DEF" w:rsidP="006E2DEF">
      <w:pPr>
        <w:pStyle w:val="Default"/>
        <w:numPr>
          <w:ilvl w:val="0"/>
          <w:numId w:val="171"/>
        </w:numPr>
        <w:spacing w:after="154"/>
        <w:rPr>
          <w:rFonts w:ascii="Calibri" w:hAnsi="Calibri" w:cs="Calibri"/>
          <w:sz w:val="22"/>
          <w:szCs w:val="22"/>
          <w:lang w:val="en-GB"/>
        </w:rPr>
      </w:pPr>
      <w:r w:rsidRPr="001A7EEE">
        <w:rPr>
          <w:rFonts w:ascii="Calibri" w:hAnsi="Calibri" w:cs="Calibri"/>
          <w:sz w:val="22"/>
          <w:szCs w:val="22"/>
          <w:lang w:val="en-GB"/>
        </w:rPr>
        <w:t xml:space="preserve">Study participation while in violation of the inclusion and/or exclusion criteria </w:t>
      </w:r>
    </w:p>
    <w:p w14:paraId="2DBDC271" w14:textId="77777777" w:rsidR="006E2DEF" w:rsidRPr="001A7EEE" w:rsidRDefault="006E2DEF" w:rsidP="006E2DEF">
      <w:pPr>
        <w:pStyle w:val="Default"/>
        <w:numPr>
          <w:ilvl w:val="0"/>
          <w:numId w:val="171"/>
        </w:numPr>
        <w:spacing w:after="154"/>
        <w:rPr>
          <w:rFonts w:ascii="Calibri" w:hAnsi="Calibri" w:cs="Calibri"/>
          <w:sz w:val="22"/>
          <w:szCs w:val="22"/>
          <w:lang w:val="en-GB"/>
        </w:rPr>
      </w:pPr>
      <w:r w:rsidRPr="001A7EEE">
        <w:rPr>
          <w:rFonts w:ascii="Calibri" w:hAnsi="Calibri" w:cs="Calibri"/>
          <w:sz w:val="22"/>
          <w:szCs w:val="22"/>
          <w:lang w:val="en-GB"/>
        </w:rPr>
        <w:t xml:space="preserve">Pregnancy: Female subjects will be instructed to notify the Investigator immediately if they become pregnant during the study. </w:t>
      </w:r>
    </w:p>
    <w:p w14:paraId="63D938EC" w14:textId="46FA60EE" w:rsidR="006E2DEF" w:rsidRPr="001A7EEE" w:rsidRDefault="006E2DEF" w:rsidP="006E2DEF">
      <w:pPr>
        <w:pStyle w:val="Default"/>
        <w:numPr>
          <w:ilvl w:val="0"/>
          <w:numId w:val="171"/>
        </w:numPr>
        <w:spacing w:after="154"/>
        <w:rPr>
          <w:rFonts w:ascii="Calibri" w:hAnsi="Calibri" w:cs="Calibri"/>
          <w:sz w:val="22"/>
          <w:szCs w:val="22"/>
          <w:lang w:val="en-GB"/>
        </w:rPr>
      </w:pPr>
      <w:r w:rsidRPr="001A7EEE">
        <w:rPr>
          <w:rFonts w:ascii="Calibri" w:hAnsi="Calibri" w:cs="Calibri"/>
          <w:sz w:val="22"/>
          <w:szCs w:val="22"/>
          <w:lang w:val="en-GB"/>
        </w:rPr>
        <w:t xml:space="preserve">Illness during </w:t>
      </w:r>
      <w:r w:rsidR="002614A4" w:rsidRPr="001A7EEE">
        <w:rPr>
          <w:rFonts w:ascii="Calibri" w:hAnsi="Calibri" w:cs="Calibri"/>
          <w:sz w:val="22"/>
          <w:szCs w:val="22"/>
          <w:lang w:val="en-GB"/>
        </w:rPr>
        <w:t>18</w:t>
      </w:r>
      <w:r w:rsidRPr="001A7EEE">
        <w:rPr>
          <w:rFonts w:ascii="Calibri" w:hAnsi="Calibri" w:cs="Calibri"/>
          <w:sz w:val="22"/>
          <w:szCs w:val="22"/>
          <w:lang w:val="en-GB"/>
        </w:rPr>
        <w:t>-</w:t>
      </w:r>
      <w:r w:rsidR="002614A4" w:rsidRPr="001A7EEE">
        <w:rPr>
          <w:rFonts w:ascii="Calibri" w:hAnsi="Calibri" w:cs="Calibri"/>
          <w:sz w:val="22"/>
          <w:szCs w:val="22"/>
          <w:lang w:val="en-GB"/>
        </w:rPr>
        <w:t>month</w:t>
      </w:r>
      <w:r w:rsidRPr="001A7EEE">
        <w:rPr>
          <w:rFonts w:ascii="Calibri" w:hAnsi="Calibri" w:cs="Calibri"/>
          <w:sz w:val="22"/>
          <w:szCs w:val="22"/>
          <w:lang w:val="en-GB"/>
        </w:rPr>
        <w:t xml:space="preserve"> intervention period (unrelated to participation):</w:t>
      </w:r>
    </w:p>
    <w:p w14:paraId="78A43ED3" w14:textId="26992AE0" w:rsidR="002614A4" w:rsidRPr="001A7EEE" w:rsidRDefault="006E2DEF" w:rsidP="006E2DEF">
      <w:pPr>
        <w:pStyle w:val="Default"/>
        <w:numPr>
          <w:ilvl w:val="1"/>
          <w:numId w:val="171"/>
        </w:numPr>
        <w:spacing w:after="154"/>
        <w:rPr>
          <w:rFonts w:ascii="Calibri" w:hAnsi="Calibri" w:cs="Calibri"/>
          <w:sz w:val="22"/>
          <w:szCs w:val="22"/>
          <w:lang w:val="en-GB"/>
        </w:rPr>
      </w:pPr>
      <w:r w:rsidRPr="001A7EEE">
        <w:rPr>
          <w:rFonts w:ascii="Calibri" w:hAnsi="Calibri" w:cs="Calibri"/>
          <w:sz w:val="22"/>
          <w:szCs w:val="22"/>
          <w:lang w:val="en-GB"/>
        </w:rPr>
        <w:t xml:space="preserve">Absence </w:t>
      </w:r>
      <w:r w:rsidR="002614A4" w:rsidRPr="001A7EEE">
        <w:rPr>
          <w:rFonts w:ascii="Calibri" w:hAnsi="Calibri" w:cs="Calibri"/>
          <w:sz w:val="22"/>
          <w:szCs w:val="22"/>
          <w:lang w:val="en-GB"/>
        </w:rPr>
        <w:t xml:space="preserve">at follow-up meetings </w:t>
      </w:r>
      <w:r w:rsidRPr="001A7EEE">
        <w:rPr>
          <w:rFonts w:ascii="Calibri" w:hAnsi="Calibri" w:cs="Calibri"/>
          <w:sz w:val="22"/>
          <w:szCs w:val="22"/>
          <w:lang w:val="en-GB"/>
        </w:rPr>
        <w:t>&lt;</w:t>
      </w:r>
      <w:r w:rsidR="002614A4" w:rsidRPr="001A7EEE">
        <w:rPr>
          <w:rFonts w:ascii="Calibri" w:hAnsi="Calibri" w:cs="Calibri"/>
          <w:sz w:val="22"/>
          <w:szCs w:val="22"/>
          <w:lang w:val="en-GB"/>
        </w:rPr>
        <w:t>2.5</w:t>
      </w:r>
      <w:r w:rsidRPr="001A7EEE">
        <w:rPr>
          <w:rFonts w:ascii="Calibri" w:hAnsi="Calibri" w:cs="Calibri"/>
          <w:sz w:val="22"/>
          <w:szCs w:val="22"/>
          <w:lang w:val="en-GB"/>
        </w:rPr>
        <w:t xml:space="preserve"> week</w:t>
      </w:r>
      <w:r w:rsidR="002614A4" w:rsidRPr="001A7EEE">
        <w:rPr>
          <w:rFonts w:ascii="Calibri" w:hAnsi="Calibri" w:cs="Calibri"/>
          <w:sz w:val="22"/>
          <w:szCs w:val="22"/>
          <w:lang w:val="en-GB"/>
        </w:rPr>
        <w:t>s</w:t>
      </w:r>
      <w:r w:rsidRPr="001A7EEE">
        <w:rPr>
          <w:rFonts w:ascii="Calibri" w:hAnsi="Calibri" w:cs="Calibri"/>
          <w:sz w:val="22"/>
          <w:szCs w:val="22"/>
          <w:lang w:val="en-GB"/>
        </w:rPr>
        <w:t>: continue therapy</w:t>
      </w:r>
      <w:r w:rsidR="002614A4" w:rsidRPr="001A7EEE">
        <w:rPr>
          <w:rFonts w:ascii="Calibri" w:hAnsi="Calibri" w:cs="Calibri"/>
          <w:sz w:val="22"/>
          <w:szCs w:val="22"/>
          <w:lang w:val="en-GB"/>
        </w:rPr>
        <w:t xml:space="preserve"> and reschedule new follow-up meeting</w:t>
      </w:r>
      <w:r w:rsidRPr="001A7EEE">
        <w:rPr>
          <w:rFonts w:ascii="Calibri" w:hAnsi="Calibri" w:cs="Calibri"/>
          <w:sz w:val="22"/>
          <w:szCs w:val="22"/>
          <w:lang w:val="en-GB"/>
        </w:rPr>
        <w:t xml:space="preserve"> </w:t>
      </w:r>
    </w:p>
    <w:p w14:paraId="1FAEA016" w14:textId="07F51FA2" w:rsidR="00544161" w:rsidRPr="001A7EEE" w:rsidRDefault="002614A4" w:rsidP="00544161">
      <w:pPr>
        <w:pStyle w:val="Default"/>
        <w:numPr>
          <w:ilvl w:val="1"/>
          <w:numId w:val="171"/>
        </w:numPr>
        <w:spacing w:after="154"/>
        <w:jc w:val="both"/>
        <w:rPr>
          <w:rFonts w:ascii="Calibri" w:hAnsi="Calibri" w:cs="Calibri"/>
          <w:sz w:val="22"/>
          <w:szCs w:val="22"/>
          <w:lang w:val="en-GB"/>
        </w:rPr>
      </w:pPr>
      <w:r w:rsidRPr="001A7EEE">
        <w:rPr>
          <w:rFonts w:ascii="Calibri" w:hAnsi="Calibri" w:cs="Calibri"/>
          <w:sz w:val="22"/>
          <w:szCs w:val="22"/>
          <w:lang w:val="en-GB"/>
        </w:rPr>
        <w:t>Absence at follow-up meetings &gt;2.5 weeks:</w:t>
      </w:r>
      <w:r w:rsidR="006E2DEF" w:rsidRPr="001A7EEE">
        <w:rPr>
          <w:rFonts w:ascii="Calibri" w:hAnsi="Calibri" w:cs="Calibri"/>
          <w:sz w:val="22"/>
          <w:szCs w:val="22"/>
          <w:lang w:val="en-GB"/>
        </w:rPr>
        <w:t xml:space="preserve"> </w:t>
      </w:r>
      <w:r w:rsidR="00544161" w:rsidRPr="00273BD4">
        <w:rPr>
          <w:rFonts w:ascii="Calibri" w:hAnsi="Calibri" w:cs="Calibri"/>
          <w:sz w:val="22"/>
          <w:szCs w:val="22"/>
          <w:lang w:val="en-GB"/>
        </w:rPr>
        <w:t>Resume with adapted schedule:</w:t>
      </w:r>
      <w:r w:rsidR="00544161" w:rsidRPr="00273BD4">
        <w:rPr>
          <w:rFonts w:ascii="Calibri" w:hAnsi="Calibri" w:cs="Calibri"/>
          <w:sz w:val="22"/>
          <w:szCs w:val="22"/>
          <w:lang w:val="en-GB"/>
        </w:rPr>
        <w:br/>
        <w:t>The participant resumes the intervention upon recovery. A catch-up plan may be implemented where feasible, and follow-up assessments are rescheduled accordingly. The interruption and any adaptations will be documented as part of the process evaluation (fidelity/adaptation).</w:t>
      </w:r>
    </w:p>
    <w:p w14:paraId="20F3FF16" w14:textId="77777777"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In any such case of early termination and/or treatment interruption/discontinuation, the Investigator will continue to closely monitor the participant’s condition and ensure adequate medical care and follow-up. It is recommended that follow-up information will be collected as follows:</w:t>
      </w:r>
    </w:p>
    <w:p w14:paraId="4B8DC2C3" w14:textId="77777777" w:rsidR="006E2DEF" w:rsidRPr="001A7EEE" w:rsidRDefault="006E2DEF" w:rsidP="006E2DEF">
      <w:pPr>
        <w:pStyle w:val="Default"/>
        <w:numPr>
          <w:ilvl w:val="0"/>
          <w:numId w:val="172"/>
        </w:numPr>
        <w:jc w:val="both"/>
        <w:rPr>
          <w:rFonts w:ascii="Calibri" w:hAnsi="Calibri" w:cs="Calibri"/>
          <w:sz w:val="22"/>
          <w:szCs w:val="22"/>
          <w:lang w:val="en-GB"/>
        </w:rPr>
      </w:pPr>
      <w:r w:rsidRPr="001A7EEE">
        <w:rPr>
          <w:rFonts w:ascii="Calibri" w:hAnsi="Calibri" w:cs="Calibri"/>
          <w:sz w:val="22"/>
          <w:szCs w:val="22"/>
          <w:lang w:val="en-GB"/>
        </w:rPr>
        <w:lastRenderedPageBreak/>
        <w:t xml:space="preserve">Not due to Adverse Event: An exit conversation with the therapist will be offered and afterwards the patient can restart usual care. No further monitoring is needed. </w:t>
      </w:r>
    </w:p>
    <w:p w14:paraId="18758F87" w14:textId="77777777" w:rsidR="006E2DEF" w:rsidRPr="001A7EEE" w:rsidRDefault="006E2DEF" w:rsidP="006E2DEF">
      <w:pPr>
        <w:pStyle w:val="Default"/>
        <w:numPr>
          <w:ilvl w:val="0"/>
          <w:numId w:val="172"/>
        </w:numPr>
        <w:jc w:val="both"/>
        <w:rPr>
          <w:rFonts w:ascii="Calibri" w:hAnsi="Calibri" w:cs="Calibri"/>
          <w:sz w:val="22"/>
          <w:szCs w:val="22"/>
          <w:lang w:val="en-GB"/>
        </w:rPr>
      </w:pPr>
      <w:r w:rsidRPr="001A7EEE">
        <w:rPr>
          <w:rFonts w:ascii="Calibri" w:hAnsi="Calibri" w:cs="Calibri"/>
          <w:sz w:val="22"/>
          <w:szCs w:val="22"/>
          <w:lang w:val="en-GB"/>
        </w:rPr>
        <w:t>Due to Adverse Event: A medical consult is offered where the continuation of care will be discussed. If further care is needed, the patient will be referred to a specialist; If the further care is directly or indirectly linked to study participation, these costs will be covered by study insurance.</w:t>
      </w:r>
    </w:p>
    <w:p w14:paraId="710FFBF7" w14:textId="77777777" w:rsidR="006E2DEF" w:rsidRPr="001A7EEE" w:rsidRDefault="006E2DEF" w:rsidP="006E2DEF">
      <w:pPr>
        <w:pStyle w:val="Default"/>
        <w:rPr>
          <w:rFonts w:ascii="Calibri" w:hAnsi="Calibri" w:cs="Calibri"/>
          <w:sz w:val="22"/>
          <w:szCs w:val="22"/>
          <w:lang w:val="en-GB"/>
        </w:rPr>
      </w:pPr>
    </w:p>
    <w:p w14:paraId="0D422F57" w14:textId="77777777"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For participants whose status is unclear because they fail to appear for visits without stating an intention to discontinue or withdraw, the Investigator and/or study team will make every effort to demonstrate “due diligence" by documenting in the source documents which steps have been taken to contact the participant to clarify their willingness and ability to continue their participation in the study (e.g., dates of visits or telephone calls, etc.). </w:t>
      </w:r>
    </w:p>
    <w:p w14:paraId="3F1ED2C7" w14:textId="77777777" w:rsidR="006E2DEF" w:rsidRPr="001A7EEE" w:rsidRDefault="006E2DEF" w:rsidP="006E2DEF">
      <w:pPr>
        <w:pStyle w:val="Default"/>
        <w:rPr>
          <w:rFonts w:ascii="Calibri" w:hAnsi="Calibri" w:cs="Calibri"/>
          <w:sz w:val="22"/>
          <w:szCs w:val="22"/>
          <w:lang w:val="en-GB"/>
        </w:rPr>
      </w:pPr>
    </w:p>
    <w:p w14:paraId="5482D6B7" w14:textId="661221E7" w:rsidR="00544161" w:rsidRPr="001A7EEE" w:rsidRDefault="006E2DEF" w:rsidP="006E2DEF">
      <w:pPr>
        <w:pStyle w:val="Normaalweb"/>
        <w:jc w:val="both"/>
        <w:rPr>
          <w:rFonts w:ascii="Calibri" w:hAnsi="Calibri" w:cs="Calibri"/>
          <w:sz w:val="22"/>
          <w:szCs w:val="22"/>
        </w:rPr>
      </w:pPr>
      <w:r w:rsidRPr="001A7EEE">
        <w:rPr>
          <w:rFonts w:ascii="Calibri" w:hAnsi="Calibri" w:cs="Calibri"/>
          <w:sz w:val="22"/>
          <w:szCs w:val="22"/>
        </w:rPr>
        <w:t>A participant should not be considered lost to follow-up until due diligence has been completed</w:t>
      </w:r>
      <w:r w:rsidR="00544161" w:rsidRPr="001A7EEE">
        <w:rPr>
          <w:rFonts w:ascii="Calibri" w:hAnsi="Calibri" w:cs="Calibri"/>
          <w:sz w:val="22"/>
          <w:szCs w:val="22"/>
        </w:rPr>
        <w:t>.</w:t>
      </w:r>
    </w:p>
    <w:p w14:paraId="0BE4C2AB" w14:textId="72CBEB12" w:rsidR="00204979" w:rsidRPr="00273BD4" w:rsidRDefault="006E2DEF" w:rsidP="006E2DEF">
      <w:pPr>
        <w:pStyle w:val="Kop1"/>
        <w:rPr>
          <w:rFonts w:cs="Calibri"/>
        </w:rPr>
      </w:pPr>
      <w:bookmarkStart w:id="44" w:name="_Toc229929345"/>
      <w:bookmarkEnd w:id="31"/>
      <w:r w:rsidRPr="00273BD4">
        <w:rPr>
          <w:rFonts w:cs="Calibri"/>
        </w:rPr>
        <w:t>7. Statistics and Data Analysis</w:t>
      </w:r>
      <w:bookmarkEnd w:id="44"/>
    </w:p>
    <w:p w14:paraId="79F4DBCD" w14:textId="772981A5" w:rsidR="00544161" w:rsidRPr="00273BD4" w:rsidRDefault="00544161" w:rsidP="00544161">
      <w:pPr>
        <w:pStyle w:val="Kop2"/>
        <w:rPr>
          <w:rFonts w:cs="Calibri"/>
        </w:rPr>
      </w:pPr>
      <w:bookmarkStart w:id="45" w:name="_Toc229929346"/>
      <w:r w:rsidRPr="00273BD4">
        <w:rPr>
          <w:rFonts w:cs="Calibri"/>
        </w:rPr>
        <w:t>7.1. Statistical analysis plan</w:t>
      </w:r>
      <w:bookmarkEnd w:id="45"/>
    </w:p>
    <w:p w14:paraId="1032EB74" w14:textId="77777777" w:rsidR="006F54E7" w:rsidRPr="00273BD4" w:rsidRDefault="006F54E7" w:rsidP="00544161">
      <w:pPr>
        <w:spacing w:line="240" w:lineRule="auto"/>
        <w:contextualSpacing/>
        <w:jc w:val="both"/>
        <w:rPr>
          <w:rFonts w:ascii="Calibri" w:hAnsi="Calibri" w:cs="Calibri"/>
          <w:bCs/>
        </w:rPr>
      </w:pPr>
    </w:p>
    <w:p w14:paraId="118F98BA" w14:textId="76FDF3A4" w:rsidR="006F54E7" w:rsidRPr="00273BD4" w:rsidRDefault="006F54E7" w:rsidP="00544161">
      <w:pPr>
        <w:spacing w:line="240" w:lineRule="auto"/>
        <w:contextualSpacing/>
        <w:jc w:val="both"/>
        <w:rPr>
          <w:rFonts w:ascii="Calibri" w:hAnsi="Calibri" w:cs="Calibri"/>
          <w:b/>
          <w:u w:val="single"/>
        </w:rPr>
      </w:pPr>
      <w:r w:rsidRPr="00273BD4">
        <w:rPr>
          <w:rFonts w:ascii="Calibri" w:hAnsi="Calibri" w:cs="Calibri"/>
          <w:b/>
          <w:u w:val="single"/>
        </w:rPr>
        <w:t>Clinical data</w:t>
      </w:r>
    </w:p>
    <w:p w14:paraId="35D902E9" w14:textId="77777777" w:rsidR="006F54E7" w:rsidRPr="00273BD4" w:rsidRDefault="006F54E7" w:rsidP="00544161">
      <w:pPr>
        <w:spacing w:line="240" w:lineRule="auto"/>
        <w:contextualSpacing/>
        <w:jc w:val="both"/>
        <w:rPr>
          <w:rFonts w:ascii="Calibri" w:hAnsi="Calibri" w:cs="Calibri"/>
          <w:bCs/>
        </w:rPr>
      </w:pPr>
    </w:p>
    <w:p w14:paraId="41A14102" w14:textId="0C7F7A9D" w:rsidR="00544161" w:rsidRPr="00273BD4" w:rsidRDefault="4EEC74AD" w:rsidP="01D944E3">
      <w:pPr>
        <w:spacing w:line="240" w:lineRule="auto"/>
        <w:contextualSpacing/>
        <w:jc w:val="both"/>
        <w:rPr>
          <w:rFonts w:ascii="Calibri" w:hAnsi="Calibri" w:cs="Calibri"/>
        </w:rPr>
      </w:pPr>
      <w:r w:rsidRPr="00273BD4">
        <w:rPr>
          <w:rFonts w:ascii="Calibri" w:hAnsi="Calibri" w:cs="Calibri"/>
        </w:rPr>
        <w:t>The effectiveness of the intervention for the primary endpoint (foot ulcer recurrence) will be evaluated as the percentage of participants experiencing a recurring foot ulcer (any type, plantar, or at high-risk sites), using chi-square analysis. The occurrence of ulcer recurrence over time will be examined using log-rank tests and illustrated with Kaplan–Meier curves, accounting for mortality. Footwear adherence is analysed as a secondary endpoint and as the pre-specified mediator. The between-group difference in adherence will be tested with an independent samples Student’s t-test, assuming the data follow a normal distribution. The mediating role of adherence in the effect of the intervention on ulcer recurrence will be examined in a pre-specified mediation analysis, complemented by a subgroup analysis in which patients are divided into high and low adherence groups on the pre-defined 80% threshold (average adherence over 18 months ≥ 80%).</w:t>
      </w:r>
      <w:r w:rsidRPr="00273BD4">
        <w:rPr>
          <w:rFonts w:ascii="Calibri" w:hAnsi="Calibri" w:cs="Calibri"/>
          <w:b/>
          <w:bCs/>
        </w:rPr>
      </w:r>
      <w:r w:rsidRPr="00273BD4">
        <w:rPr>
          <w:rFonts w:ascii="Calibri" w:hAnsi="Calibri" w:cs="Calibri"/>
        </w:rPr>
      </w:r>
      <w:r w:rsidRPr="00881DB4">
        <w:rPr>
          <w:rFonts w:ascii="Calibri" w:hAnsi="Calibri" w:cs="Calibri"/>
        </w:rPr>
      </w:r>
    </w:p>
    <w:p w14:paraId="6247B52D" w14:textId="77777777" w:rsidR="00544161" w:rsidRPr="00273BD4" w:rsidRDefault="00544161" w:rsidP="00544161">
      <w:pPr>
        <w:spacing w:line="240" w:lineRule="auto"/>
        <w:jc w:val="both"/>
        <w:rPr>
          <w:rFonts w:ascii="Calibri" w:hAnsi="Calibri" w:cs="Calibri"/>
          <w:bCs/>
        </w:rPr>
      </w:pPr>
      <w:r w:rsidRPr="00273BD4">
        <w:rPr>
          <w:rFonts w:ascii="Calibri" w:hAnsi="Calibri" w:cs="Calibri"/>
          <w:bCs/>
        </w:rPr>
        <w:t xml:space="preserve">For the </w:t>
      </w:r>
      <w:r w:rsidRPr="00273BD4">
        <w:rPr>
          <w:rFonts w:ascii="Calibri" w:hAnsi="Calibri" w:cs="Calibri"/>
          <w:b/>
        </w:rPr>
        <w:t>secondary outcome measures</w:t>
      </w:r>
      <w:r w:rsidRPr="00273BD4">
        <w:rPr>
          <w:rFonts w:ascii="Calibri" w:hAnsi="Calibri" w:cs="Calibri"/>
          <w:bCs/>
        </w:rPr>
        <w:t xml:space="preserve">, differences between Optimal Care and Usual Care will be assessed via independent sample </w:t>
      </w:r>
      <w:r w:rsidRPr="00273BD4">
        <w:rPr>
          <w:rFonts w:ascii="Calibri" w:hAnsi="Calibri" w:cs="Calibri"/>
          <w:bCs/>
          <w:i/>
          <w:iCs/>
        </w:rPr>
        <w:t>T</w:t>
      </w:r>
      <w:r w:rsidRPr="00273BD4">
        <w:rPr>
          <w:rFonts w:ascii="Calibri" w:hAnsi="Calibri" w:cs="Calibri"/>
          <w:bCs/>
        </w:rPr>
        <w:t xml:space="preserve">-tests (for normally distributed data) or Mann–Whitney </w:t>
      </w:r>
      <w:r w:rsidRPr="00273BD4">
        <w:rPr>
          <w:rFonts w:ascii="Calibri" w:hAnsi="Calibri" w:cs="Calibri"/>
          <w:bCs/>
          <w:i/>
          <w:iCs/>
        </w:rPr>
        <w:t>U</w:t>
      </w:r>
      <w:r w:rsidRPr="00273BD4">
        <w:rPr>
          <w:rFonts w:ascii="Calibri" w:hAnsi="Calibri" w:cs="Calibri"/>
          <w:bCs/>
        </w:rPr>
        <w:t>-tests (for not normally distributed data) in case of interval or ratio data, and with chi-square or Fisher’s exact tests in case of nominal or ordinal data.</w:t>
      </w:r>
    </w:p>
    <w:p w14:paraId="43CCACA0" w14:textId="1B995580" w:rsidR="006F54E7" w:rsidRPr="00273BD4" w:rsidRDefault="006F54E7" w:rsidP="006E2DEF">
      <w:pPr>
        <w:rPr>
          <w:rFonts w:ascii="Calibri" w:hAnsi="Calibri" w:cs="Calibri"/>
          <w:b/>
          <w:bCs/>
          <w:u w:val="single"/>
        </w:rPr>
      </w:pPr>
      <w:r w:rsidRPr="00273BD4">
        <w:rPr>
          <w:rFonts w:ascii="Calibri" w:hAnsi="Calibri" w:cs="Calibri"/>
          <w:b/>
          <w:bCs/>
          <w:u w:val="single"/>
        </w:rPr>
        <w:t>Health economic evaluation</w:t>
      </w:r>
    </w:p>
    <w:p w14:paraId="1698F386" w14:textId="77777777" w:rsidR="006F54E7" w:rsidRPr="00273BD4" w:rsidRDefault="006F54E7" w:rsidP="006F54E7">
      <w:pPr>
        <w:jc w:val="both"/>
        <w:rPr>
          <w:rFonts w:ascii="Calibri" w:hAnsi="Calibri" w:cs="Calibri"/>
        </w:rPr>
      </w:pPr>
      <w:r w:rsidRPr="00273BD4">
        <w:rPr>
          <w:rFonts w:ascii="Calibri" w:hAnsi="Calibri" w:cs="Calibri"/>
        </w:rPr>
        <w:t>The economic evaluation will be conducted alongside the trial and will incorporate both costs and health outcomes over the 18-month intervention and follow-up period. In addition, a model-based cost-utility analysis will be performed to extrapolate results beyond the trial period. Analyses will primarily adopt a healthcare sector perspective, with consideration of broader societal costs where relevant.</w:t>
      </w:r>
    </w:p>
    <w:p w14:paraId="04C32B7B" w14:textId="77777777" w:rsidR="006F54E7" w:rsidRPr="001A7EEE" w:rsidRDefault="0A0E9FA4" w:rsidP="01D944E3">
      <w:pPr>
        <w:jc w:val="both"/>
        <w:rPr>
          <w:rFonts w:ascii="Calibri" w:hAnsi="Calibri" w:cs="Calibri"/>
        </w:rPr>
      </w:pPr>
      <w:r w:rsidRPr="001A7EEE">
        <w:rPr>
          <w:rFonts w:ascii="Calibri" w:hAnsi="Calibri" w:cs="Calibri"/>
        </w:rPr>
        <w:t xml:space="preserve">On the cost side, the evaluation will include direct medical and non-medical costs. Direct medical costs will encompass all healthcare-related resource use associated with the prevention and management of diabetic foot complications, including consultations, podiatric care, orthotic devices, monitoring, and follow-up, as well as patient out-of-pocket expenses. Healthcare resource use will be measured using the iMTA Medical Consumption Questionnaire (iMCQ) and supplemented with literature sources, with data collection at each quarterly visit (months 3, 6, 9, 12, 15, and 18). Unit costs will be assigned using publicly available Belgian costing guidelines. In the PARADISE (Optimal Care) group, </w:t>
      </w:r>
      <w:r w:rsidRPr="001A7EEE">
        <w:rPr>
          <w:rFonts w:ascii="Calibri" w:hAnsi="Calibri" w:cs="Calibri"/>
        </w:rPr>
        <w:lastRenderedPageBreak/>
        <w:t>costs related to the multimodal intervention will be prospectively collected during the randomized controlled trial.</w:t>
      </w:r>
    </w:p>
    <w:p w14:paraId="4E67D251" w14:textId="77777777" w:rsidR="006F54E7" w:rsidRPr="001A7EEE" w:rsidRDefault="0A0E9FA4" w:rsidP="01D944E3">
      <w:pPr>
        <w:jc w:val="both"/>
        <w:rPr>
          <w:rFonts w:ascii="Calibri" w:hAnsi="Calibri" w:cs="Calibri"/>
        </w:rPr>
      </w:pPr>
      <w:r w:rsidRPr="001A7EEE">
        <w:rPr>
          <w:rFonts w:ascii="Calibri" w:hAnsi="Calibri" w:cs="Calibri"/>
        </w:rPr>
        <w:t>Health outcomes will be expressed as quality-adjusted life years (QALYs), in line with international and Belgian guidelines. QALYs will be calculated by combining the utility value of a given health state (ranging from 0 for death to 1 for perfect health) with the time spent in that state. Health-related quality of life (HRQoL) will be assessed using the Dutch version of the EQ-5D-5L questionnaire at baseline and at each subsequent quarterly visit (months 3, 6, 9, 12, 15, and 18), with utilities derived using the Belgian value set.</w:t>
      </w:r>
    </w:p>
    <w:p w14:paraId="7FFC55F2" w14:textId="4CBDFAFE" w:rsidR="006F54E7" w:rsidRPr="001A7EEE" w:rsidRDefault="0A0E9FA4" w:rsidP="01D944E3">
      <w:pPr>
        <w:jc w:val="both"/>
        <w:rPr>
          <w:rFonts w:ascii="Calibri" w:hAnsi="Calibri" w:cs="Calibri"/>
        </w:rPr>
      </w:pPr>
      <w:r w:rsidRPr="001A7EEE">
        <w:rPr>
          <w:rFonts w:ascii="Calibri" w:hAnsi="Calibri" w:cs="Calibri"/>
        </w:rPr>
        <w:t>The primary outcome of the economic evaluation will be the incremental cost-utility ratio (ICUR), defined as the difference in costs between the PARADISE intervention and Usual Care divided by the difference in QALYs: (Cost_PARADISE – Cost_Usual Care) / (QALY_PARADISE – QALY_Usual Care). Cost-effectiveness will be interpreted against a willingness-to-pay threshold. In the absence of an explicit Belgian threshold, a reference value of €47</w:t>
      </w:r>
      <w:r w:rsidR="00881DB4">
        <w:rPr>
          <w:rFonts w:ascii="Calibri" w:hAnsi="Calibri" w:cs="Calibri"/>
        </w:rPr>
        <w:t>.</w:t>
      </w:r>
      <w:r w:rsidRPr="001A7EEE">
        <w:rPr>
          <w:rFonts w:ascii="Calibri" w:hAnsi="Calibri" w:cs="Calibri"/>
        </w:rPr>
        <w:t>000 per QALY (based on gross domestic product per capita, as suggested by the World Health Organization) will be applied.</w:t>
      </w:r>
    </w:p>
    <w:p w14:paraId="0E7A3408" w14:textId="77777777" w:rsidR="006F54E7" w:rsidRPr="001A7EEE" w:rsidRDefault="0A0E9FA4" w:rsidP="01D944E3">
      <w:pPr>
        <w:jc w:val="both"/>
        <w:rPr>
          <w:rFonts w:ascii="Calibri" w:hAnsi="Calibri" w:cs="Calibri"/>
        </w:rPr>
      </w:pPr>
      <w:r w:rsidRPr="001A7EEE">
        <w:rPr>
          <w:rFonts w:ascii="Calibri" w:hAnsi="Calibri" w:cs="Calibri"/>
        </w:rPr>
        <w:t>To assess uncertainty, both deterministic (one-way) and probabilistic sensitivity analyses will be conducted. One-way sensitivity analyses will vary key input parameters individually to evaluate their impact on the ICUR, with results presented using tornado diagrams. Probabilistic sensitivity analyses will be performed using bootstrapping and Monte Carlo simulation (minimum 5,000 iterations), simultaneously varying model parameters. Results will be presented on the incremental cost-effectiveness plane and as cost-effectiveness acceptability curves.</w:t>
      </w:r>
    </w:p>
    <w:p w14:paraId="012AC7FD" w14:textId="1D799533" w:rsidR="006F54E7" w:rsidRPr="001A7EEE" w:rsidRDefault="0A0E9FA4" w:rsidP="01D944E3">
      <w:pPr>
        <w:jc w:val="both"/>
        <w:rPr>
          <w:rFonts w:ascii="Calibri" w:hAnsi="Calibri" w:cs="Calibri"/>
        </w:rPr>
      </w:pPr>
      <w:r w:rsidRPr="001A7EEE">
        <w:rPr>
          <w:rFonts w:ascii="Calibri" w:hAnsi="Calibri" w:cs="Calibri"/>
        </w:rPr>
        <w:t xml:space="preserve">For long-term evaluation, a state-transition Markov model will be developed to extrapolate outcomes to a five-year time horizon. The model will include clinically relevant health states reflecting the progression of diabetic foot disease (e.g. no ulcer, ulcer, post-ulcer, amputation). Transition probabilities between health states will be informed by trial data where available and supplemented with published literature. Estimates of resource use and utility values for each health state will be derived from trial data and international peer-reviewed sources. </w:t>
      </w:r>
      <w:r w:rsidR="00C013C6" w:rsidRPr="001A7EEE">
        <w:rPr>
          <w:rFonts w:ascii="Calibri" w:hAnsi="Calibri" w:cs="Calibri"/>
        </w:rPr>
        <w:t>Attention</w:t>
      </w:r>
      <w:r w:rsidRPr="001A7EEE">
        <w:rPr>
          <w:rFonts w:ascii="Calibri" w:hAnsi="Calibri" w:cs="Calibri"/>
        </w:rPr>
        <w:t xml:space="preserve"> will be paid to the transferability of external data to the Belgian healthcare context, with validation performed within the research consortium and advisory board.</w:t>
      </w:r>
    </w:p>
    <w:p w14:paraId="6146E769" w14:textId="77777777" w:rsidR="006F54E7" w:rsidRPr="00273BD4" w:rsidRDefault="006F54E7" w:rsidP="006F54E7">
      <w:pPr>
        <w:jc w:val="both"/>
        <w:rPr>
          <w:rFonts w:ascii="Calibri" w:hAnsi="Calibri" w:cs="Calibri"/>
        </w:rPr>
      </w:pPr>
      <w:r w:rsidRPr="00273BD4">
        <w:rPr>
          <w:rFonts w:ascii="Calibri" w:hAnsi="Calibri" w:cs="Calibri"/>
        </w:rPr>
        <w:t>Probabilistic sensitivity analyses will also be applied to the Markov model to account for uncertainty in long-term projections.</w:t>
      </w:r>
    </w:p>
    <w:p w14:paraId="6BB02EDF" w14:textId="605C1615" w:rsidR="006F54E7" w:rsidRPr="00273BD4" w:rsidRDefault="00E70A29" w:rsidP="006E2DEF">
      <w:pPr>
        <w:rPr>
          <w:rFonts w:ascii="Calibri" w:hAnsi="Calibri" w:cs="Calibri"/>
          <w:b/>
          <w:u w:val="single"/>
        </w:rPr>
      </w:pPr>
      <w:r w:rsidRPr="00273BD4">
        <w:rPr>
          <w:rFonts w:ascii="Calibri" w:hAnsi="Calibri" w:cs="Calibri"/>
          <w:b/>
          <w:u w:val="single"/>
        </w:rPr>
        <w:t>Process evaluation data</w:t>
      </w:r>
    </w:p>
    <w:p w14:paraId="7CC63514" w14:textId="24DDDF0C" w:rsidR="00E70A29" w:rsidRPr="001A7EEE" w:rsidRDefault="2BC01034" w:rsidP="01D944E3">
      <w:pPr>
        <w:jc w:val="both"/>
        <w:rPr>
          <w:rFonts w:ascii="Calibri" w:hAnsi="Calibri" w:cs="Calibri"/>
        </w:rPr>
      </w:pPr>
      <w:r w:rsidRPr="001A7EEE">
        <w:rPr>
          <w:rFonts w:ascii="Calibri" w:hAnsi="Calibri" w:cs="Calibri"/>
        </w:rPr>
        <w:t>Qualitative data associated to the process evaluation will be analysed using a combination of deductive content analysis and inductive thematic analysis. Deductive analysis will be guided by predefined process evaluation domains, including fidelity, dose, reach, adaptations, and quality of delivery. In parallel, an inductive thematic analysis will be conducted to allow themes to emerge from the data using a generic qualitative approach.</w:t>
      </w:r>
    </w:p>
    <w:p w14:paraId="5AEF48DC" w14:textId="77777777" w:rsidR="00E70A29" w:rsidRPr="001A7EEE" w:rsidRDefault="2BC01034" w:rsidP="01D944E3">
      <w:pPr>
        <w:jc w:val="both"/>
        <w:rPr>
          <w:rFonts w:ascii="Calibri" w:hAnsi="Calibri" w:cs="Calibri"/>
        </w:rPr>
      </w:pPr>
      <w:r w:rsidRPr="001A7EEE">
        <w:rPr>
          <w:rFonts w:ascii="Calibri" w:hAnsi="Calibri" w:cs="Calibri"/>
        </w:rPr>
        <w:t>Semi-structured interviews will be conducted with key stakeholder groups involved in or exposed to the PARADISE intervention, including patient participants, PARADISE therapists (i.e. healthcare professionals delivering the intervention), and organisational stakeholders (i.e. local Principal Investigators and care pathway leads). The aim is to recruit approximately 12–16 participants per stakeholder group, with the final sample size determined by data saturation (i.e. the point at which no new relevant themes emerge).</w:t>
      </w:r>
    </w:p>
    <w:p w14:paraId="28CAFEDC" w14:textId="77777777" w:rsidR="00E70A29" w:rsidRPr="001A7EEE" w:rsidRDefault="2BC01034" w:rsidP="01D944E3">
      <w:pPr>
        <w:jc w:val="both"/>
        <w:rPr>
          <w:rFonts w:ascii="Calibri" w:hAnsi="Calibri" w:cs="Calibri"/>
        </w:rPr>
      </w:pPr>
      <w:r w:rsidRPr="001A7EEE">
        <w:rPr>
          <w:rFonts w:ascii="Calibri" w:hAnsi="Calibri" w:cs="Calibri"/>
        </w:rPr>
        <w:lastRenderedPageBreak/>
        <w:t>Interviews will be audio-recorded, transcribed verbatim, and analysed using qualitative data analysis software (e.g. NVivo). In addition to interviews, observational data (e.g. recordings of selected therapy sessions) and process indicators collected during the trial will be incorporated to strengthen the evaluation.</w:t>
      </w:r>
    </w:p>
    <w:p w14:paraId="0E9FF6B9" w14:textId="77777777" w:rsidR="00E70A29" w:rsidRPr="00273BD4" w:rsidRDefault="00E70A29" w:rsidP="00E70A29">
      <w:pPr>
        <w:rPr>
          <w:rFonts w:ascii="Calibri" w:hAnsi="Calibri" w:cs="Calibri"/>
        </w:rPr>
      </w:pPr>
      <w:r w:rsidRPr="00273BD4">
        <w:rPr>
          <w:rFonts w:ascii="Calibri" w:hAnsi="Calibri" w:cs="Calibri"/>
        </w:rPr>
        <w:t>To enhance the robustness and credibility of the findings, multiple forms of triangulation will be applied:</w:t>
      </w:r>
      <w:r w:rsidRPr="00273BD4">
        <w:rPr>
          <w:rFonts w:ascii="Calibri" w:hAnsi="Calibri" w:cs="Calibri"/>
        </w:rPr>
        <w:br/>
        <w:t>(1) Methodological triangulation, by combining interviews, observations, and quantitative process indicators;</w:t>
      </w:r>
      <w:r w:rsidRPr="00273BD4">
        <w:rPr>
          <w:rFonts w:ascii="Calibri" w:hAnsi="Calibri" w:cs="Calibri"/>
        </w:rPr>
        <w:br/>
        <w:t>(2) Data triangulation, by including multiple stakeholder perspectives (patients, therapists, and organisational stakeholders);</w:t>
      </w:r>
      <w:r w:rsidRPr="00273BD4">
        <w:rPr>
          <w:rFonts w:ascii="Calibri" w:hAnsi="Calibri" w:cs="Calibri"/>
        </w:rPr>
        <w:br/>
        <w:t>(3) Theoretical triangulation, by interpreting findings through different conceptual lenses related to implementation and behaviour change;</w:t>
      </w:r>
      <w:r w:rsidRPr="00273BD4">
        <w:rPr>
          <w:rFonts w:ascii="Calibri" w:hAnsi="Calibri" w:cs="Calibri"/>
        </w:rPr>
        <w:br/>
        <w:t>(4) Investigator triangulation, by involving multiple researchers in coding and interpretation of the data.</w:t>
      </w:r>
    </w:p>
    <w:p w14:paraId="1356DA2E" w14:textId="615FC6E9" w:rsidR="00204979" w:rsidRPr="00273BD4" w:rsidRDefault="006E2DEF" w:rsidP="00204979">
      <w:pPr>
        <w:pStyle w:val="Kop1"/>
        <w:rPr>
          <w:rFonts w:cs="Calibri"/>
        </w:rPr>
      </w:pPr>
      <w:bookmarkStart w:id="46" w:name="_Toc229929347"/>
      <w:r w:rsidRPr="00273BD4">
        <w:rPr>
          <w:rFonts w:cs="Calibri"/>
        </w:rPr>
        <w:t>8</w:t>
      </w:r>
      <w:r w:rsidR="00204979" w:rsidRPr="00273BD4">
        <w:rPr>
          <w:rFonts w:cs="Calibri"/>
        </w:rPr>
        <w:t>. Data handling</w:t>
      </w:r>
      <w:bookmarkEnd w:id="46"/>
    </w:p>
    <w:p w14:paraId="06E3D89F" w14:textId="77777777" w:rsidR="00204979" w:rsidRPr="001A7EEE" w:rsidRDefault="00204979" w:rsidP="00204979">
      <w:pPr>
        <w:pStyle w:val="Default"/>
        <w:jc w:val="both"/>
        <w:rPr>
          <w:rFonts w:ascii="Calibri" w:hAnsi="Calibri" w:cs="Calibri"/>
          <w:sz w:val="22"/>
          <w:szCs w:val="22"/>
          <w:lang w:val="en-GB"/>
        </w:rPr>
      </w:pPr>
      <w:r w:rsidRPr="001A7EEE">
        <w:rPr>
          <w:rFonts w:ascii="Calibri" w:hAnsi="Calibri" w:cs="Calibri"/>
          <w:sz w:val="22"/>
          <w:szCs w:val="22"/>
          <w:lang w:val="en-GB"/>
        </w:rPr>
        <w:t>Data handling and data flows for the Investigation are summarized below and are described in more detail in the Investigation-specific Data Management Plan (DMP).</w:t>
      </w:r>
    </w:p>
    <w:p w14:paraId="7984BE16" w14:textId="2E8F3766" w:rsidR="00204979" w:rsidRPr="001A7EEE" w:rsidRDefault="006E2DEF" w:rsidP="00204979">
      <w:pPr>
        <w:pStyle w:val="Kop2"/>
        <w:rPr>
          <w:rFonts w:cs="Calibri"/>
        </w:rPr>
      </w:pPr>
      <w:bookmarkStart w:id="47" w:name="_Toc229929348"/>
      <w:r w:rsidRPr="001A7EEE">
        <w:rPr>
          <w:rFonts w:cs="Calibri"/>
        </w:rPr>
        <w:t>8</w:t>
      </w:r>
      <w:r w:rsidR="00204979" w:rsidRPr="001A7EEE">
        <w:rPr>
          <w:rFonts w:cs="Calibri"/>
        </w:rPr>
        <w:t>.1. General data handling information</w:t>
      </w:r>
      <w:bookmarkEnd w:id="47"/>
    </w:p>
    <w:p w14:paraId="32E12FE4" w14:textId="03065F0C" w:rsidR="00204979" w:rsidRPr="001A7EEE" w:rsidRDefault="00204979" w:rsidP="00204979">
      <w:pPr>
        <w:pStyle w:val="Default"/>
        <w:jc w:val="both"/>
        <w:rPr>
          <w:rFonts w:ascii="Calibri" w:hAnsi="Calibri" w:cs="Calibri"/>
          <w:sz w:val="22"/>
          <w:szCs w:val="22"/>
          <w:lang w:val="en-GB"/>
        </w:rPr>
      </w:pPr>
      <w:r w:rsidRPr="001A7EEE">
        <w:rPr>
          <w:rFonts w:ascii="Calibri" w:hAnsi="Calibri" w:cs="Calibri"/>
          <w:sz w:val="22"/>
          <w:szCs w:val="22"/>
          <w:lang w:val="en-GB"/>
        </w:rPr>
        <w:t xml:space="preserve">Data collection, handling, processing and transfer for the purpose of this Study will be performed in compliance with applicable regulations, guidelines for clinical studies and internal procedures. It remains the responsibility of the Investigator to check that all data relating to the Study, as specified in the Study protocol, are entered into the electronic Case Report Form (e-CRF) in accordance with the instructions provided and that the forms are filled out accurately, completely and in a timely manner. </w:t>
      </w:r>
      <w:r w:rsidRPr="001A7EEE">
        <w:rPr>
          <w:rFonts w:ascii="Calibri" w:hAnsi="Calibri" w:cs="Calibri"/>
          <w:lang w:val="en-GB"/>
        </w:rPr>
        <w:br/>
      </w:r>
      <w:r w:rsidRPr="001A7EEE">
        <w:rPr>
          <w:rFonts w:ascii="Calibri" w:hAnsi="Calibri" w:cs="Calibri"/>
          <w:sz w:val="22"/>
          <w:szCs w:val="22"/>
          <w:lang w:val="en-GB"/>
        </w:rPr>
        <w:t xml:space="preserve">E-CRFs are provided by the Sponsor for each participant and will be filled in by the researchers based on different source documents. The (e)CRFs shall under no circumstances capture personal data such as, but not limited to; the participant or their relative(s) name, home address, contact details, full date of birth, medical record number (e.g. EAD number), social security number etc. </w:t>
      </w:r>
    </w:p>
    <w:p w14:paraId="363A707D" w14:textId="206B1134" w:rsidR="00204979" w:rsidRPr="001A7EEE" w:rsidRDefault="00204979" w:rsidP="00204979">
      <w:pPr>
        <w:pStyle w:val="Default"/>
        <w:jc w:val="both"/>
        <w:rPr>
          <w:rFonts w:ascii="Calibri" w:hAnsi="Calibri" w:cs="Calibri"/>
          <w:sz w:val="22"/>
          <w:szCs w:val="22"/>
          <w:lang w:val="en-GB"/>
        </w:rPr>
      </w:pPr>
      <w:r w:rsidRPr="001A7EEE">
        <w:rPr>
          <w:rFonts w:ascii="Calibri" w:hAnsi="Calibri" w:cs="Calibri"/>
          <w:sz w:val="22"/>
          <w:szCs w:val="22"/>
          <w:lang w:val="en-GB"/>
        </w:rPr>
        <w:t xml:space="preserve">Transfer of the pseudonymized data will be performed via a secured method of transfer (such </w:t>
      </w:r>
      <w:r w:rsidR="00317505" w:rsidRPr="001A7EEE">
        <w:rPr>
          <w:rFonts w:ascii="Calibri" w:hAnsi="Calibri" w:cs="Calibri"/>
          <w:sz w:val="22"/>
          <w:szCs w:val="22"/>
          <w:lang w:val="en-GB"/>
        </w:rPr>
        <w:t>as Belnet</w:t>
      </w:r>
      <w:r w:rsidRPr="001A7EEE">
        <w:rPr>
          <w:rFonts w:ascii="Calibri" w:hAnsi="Calibri" w:cs="Calibri"/>
          <w:sz w:val="22"/>
          <w:szCs w:val="22"/>
          <w:lang w:val="en-GB"/>
        </w:rPr>
        <w:t xml:space="preserve"> filesender, Globus or ManGO) considering all applicable security arrangements and regulations (such as the European General Data Protection Regulation). The receiving party will be bound by a contractual agreement to </w:t>
      </w:r>
      <w:r w:rsidR="00317505" w:rsidRPr="001A7EEE">
        <w:rPr>
          <w:rFonts w:ascii="Calibri" w:hAnsi="Calibri" w:cs="Calibri"/>
          <w:sz w:val="22"/>
          <w:szCs w:val="22"/>
          <w:lang w:val="en-GB"/>
        </w:rPr>
        <w:t>always keep the transferred data confidential</w:t>
      </w:r>
      <w:r w:rsidRPr="001A7EEE">
        <w:rPr>
          <w:rFonts w:ascii="Calibri" w:hAnsi="Calibri" w:cs="Calibri"/>
          <w:sz w:val="22"/>
          <w:szCs w:val="22"/>
          <w:lang w:val="en-GB"/>
        </w:rPr>
        <w:t xml:space="preserve"> and to only process the data for the purpose of the Study. To this end, appropriate Data Transfer Agreements (DTAs) will be established.</w:t>
      </w:r>
    </w:p>
    <w:p w14:paraId="488608F8" w14:textId="77777777" w:rsidR="009168CA" w:rsidRPr="00273BD4" w:rsidRDefault="009168CA" w:rsidP="009168CA">
      <w:pPr>
        <w:pStyle w:val="Kop2"/>
        <w:rPr>
          <w:rFonts w:cs="Calibri"/>
        </w:rPr>
      </w:pPr>
      <w:bookmarkStart w:id="48" w:name="_Toc229929349"/>
      <w:r w:rsidRPr="00273BD4">
        <w:rPr>
          <w:rFonts w:cs="Calibri"/>
        </w:rPr>
        <w:t>8.2. Confidentiality</w:t>
      </w:r>
      <w:bookmarkEnd w:id="48"/>
    </w:p>
    <w:p w14:paraId="06892B92" w14:textId="77777777" w:rsidR="0038180F" w:rsidRPr="00273BD4" w:rsidRDefault="0038180F" w:rsidP="0038180F">
      <w:pPr>
        <w:jc w:val="both"/>
        <w:rPr>
          <w:rFonts w:ascii="Calibri" w:hAnsi="Calibri" w:cs="Calibri"/>
        </w:rPr>
      </w:pPr>
      <w:r w:rsidRPr="00273BD4">
        <w:rPr>
          <w:rFonts w:ascii="Calibri" w:hAnsi="Calibri" w:cs="Calibri"/>
        </w:rPr>
        <w:t>Participants will be assigned a unique study code consisting of the trial abbreviation, followed by an abbreviation of the participating center and a three-digit participant number. A dedicated Patient Identification Log (PIL; eCRF-Document 00) has been established for each diabetic foot clinic (DFC) and will be securely stored by the principal investigator (PI) within a password-protected hospital environment. Participants’ names will be recorded exclusively on the informed consent forms, which will be stored separately from the study data in a locked cabinet under the responsibility of the site PI.</w:t>
      </w:r>
    </w:p>
    <w:p w14:paraId="4F6693C7" w14:textId="6CE802E9" w:rsidR="00204979" w:rsidRPr="001A7EEE" w:rsidRDefault="006E2DEF" w:rsidP="00CE71ED">
      <w:pPr>
        <w:pStyle w:val="Kop2"/>
        <w:rPr>
          <w:rFonts w:cs="Calibri"/>
        </w:rPr>
      </w:pPr>
      <w:bookmarkStart w:id="49" w:name="_Toc229929350"/>
      <w:r w:rsidRPr="001A7EEE">
        <w:rPr>
          <w:rFonts w:cs="Calibri"/>
        </w:rPr>
        <w:lastRenderedPageBreak/>
        <w:t>8</w:t>
      </w:r>
      <w:r w:rsidR="00CE71ED" w:rsidRPr="001A7EEE">
        <w:rPr>
          <w:rFonts w:cs="Calibri"/>
        </w:rPr>
        <w:t>.</w:t>
      </w:r>
      <w:r w:rsidR="009168CA" w:rsidRPr="001A7EEE">
        <w:rPr>
          <w:rFonts w:cs="Calibri"/>
        </w:rPr>
        <w:t>3</w:t>
      </w:r>
      <w:r w:rsidR="00CE71ED" w:rsidRPr="001A7EEE">
        <w:rPr>
          <w:rFonts w:cs="Calibri"/>
        </w:rPr>
        <w:t>. Data collection</w:t>
      </w:r>
      <w:bookmarkEnd w:id="49"/>
    </w:p>
    <w:p w14:paraId="4290C149" w14:textId="77777777" w:rsidR="009168CA" w:rsidRPr="001A7EEE" w:rsidRDefault="009168CA" w:rsidP="009168CA">
      <w:pPr>
        <w:pStyle w:val="Default"/>
        <w:jc w:val="both"/>
        <w:rPr>
          <w:rFonts w:ascii="Calibri" w:hAnsi="Calibri" w:cs="Calibri"/>
          <w:lang w:val="en-GB"/>
        </w:rPr>
      </w:pPr>
      <w:r w:rsidRPr="001A7EEE">
        <w:rPr>
          <w:rFonts w:ascii="Calibri" w:hAnsi="Calibri" w:cs="Calibri"/>
          <w:lang w:val="en-GB"/>
        </w:rPr>
        <w:t>Data will be collected by both the clinical sites and external researchers from KU Leuven and VUB, using source documents in either paper or digital format.</w:t>
      </w:r>
    </w:p>
    <w:p w14:paraId="6E4D5F3E" w14:textId="77777777" w:rsidR="009168CA" w:rsidRPr="001A7EEE" w:rsidRDefault="009168CA" w:rsidP="009168CA">
      <w:pPr>
        <w:pStyle w:val="Default"/>
        <w:jc w:val="both"/>
        <w:rPr>
          <w:rFonts w:ascii="Calibri" w:hAnsi="Calibri" w:cs="Calibri"/>
          <w:lang w:val="en-GB"/>
        </w:rPr>
      </w:pPr>
    </w:p>
    <w:p w14:paraId="4653E410" w14:textId="467FBC3A" w:rsidR="009168CA" w:rsidRPr="001A7EEE" w:rsidRDefault="0032797C" w:rsidP="01D944E3">
      <w:pPr>
        <w:pStyle w:val="Default"/>
        <w:jc w:val="both"/>
        <w:rPr>
          <w:rFonts w:ascii="Calibri" w:hAnsi="Calibri" w:cs="Calibri"/>
          <w:lang w:val="en-GB"/>
        </w:rPr>
      </w:pPr>
      <w:r w:rsidRPr="001A7EEE">
        <w:rPr>
          <w:rFonts w:ascii="Calibri" w:hAnsi="Calibri" w:cs="Calibri"/>
          <w:lang w:val="en-GB"/>
        </w:rPr>
        <w:t>At the clinical sites, data will primarily be collected on paper using standardized case report forms (CRFs) developed for each study visit. These CRFs will include results of clinical assessments (e.g. foot screening), questionnaires, diaries, and researcher notes (e.g. data quality remarks, contextual information, and protocol deviations). All paper-based data will be considered source documentation and stored securely in a designated locked cabinet at each participating diabetic foot clinic. During data collection, temporary storage may take place at the KULeuven @Campus Brugge and at VUB Health Campus (building K, Jette). Access to storage locations will be restricted to authorised personnel and granted by the Principal Investigators (Prof. Kevin Deschamps, KU Leuven; Prof. Koen Putman, VUB).</w:t>
      </w:r>
    </w:p>
    <w:p w14:paraId="1B610BC9" w14:textId="77777777" w:rsidR="009168CA" w:rsidRPr="001A7EEE" w:rsidRDefault="0032797C" w:rsidP="01D944E3">
      <w:pPr>
        <w:pStyle w:val="Default"/>
        <w:jc w:val="both"/>
        <w:rPr>
          <w:rFonts w:ascii="Calibri" w:hAnsi="Calibri" w:cs="Calibri"/>
          <w:lang w:val="en-GB"/>
        </w:rPr>
      </w:pPr>
      <w:r w:rsidRPr="001A7EEE">
        <w:rPr>
          <w:rFonts w:ascii="Calibri" w:hAnsi="Calibri" w:cs="Calibri"/>
          <w:lang w:val="en-GB"/>
        </w:rPr>
        <w:t>All data will be pseudonymised at the site level prior to further processing. Paper CRFs will be digitised by researchers into electronic CRFs (eCRFs) using REDCap. Following digitisation, original paper documents will be archived securely at the Department of Rehabilitation Sciences (KU Leuven, Campus Brugge).</w:t>
      </w:r>
    </w:p>
    <w:p w14:paraId="750DECEB" w14:textId="77777777" w:rsidR="009168CA" w:rsidRPr="001A7EEE" w:rsidRDefault="0032797C" w:rsidP="01D944E3">
      <w:pPr>
        <w:pStyle w:val="Default"/>
        <w:jc w:val="both"/>
        <w:rPr>
          <w:rFonts w:ascii="Calibri" w:hAnsi="Calibri" w:cs="Calibri"/>
          <w:lang w:val="en-GB"/>
        </w:rPr>
      </w:pPr>
      <w:r w:rsidRPr="001A7EEE">
        <w:rPr>
          <w:rFonts w:ascii="Calibri" w:hAnsi="Calibri" w:cs="Calibri"/>
          <w:lang w:val="en-GB"/>
        </w:rPr>
        <w:t>In addition to paper-based data, clinical sites will collect digital data, including photographs (e.g. footwear and feet), plantar pressure recordings, and adherence/compliance data. These pseudonymised data will be transferred using secure platforms, including the ManGO environment hosted by KU Leuven and secure transfer tools such as GLOBUS and ZIVVER where appropriate. Video recordings of therapy sessions will be transferred securely, processed by external researchers, and subsequently deleted from both local devices and clinical site storage.</w:t>
      </w:r>
    </w:p>
    <w:p w14:paraId="3246D77A" w14:textId="77777777" w:rsidR="009168CA" w:rsidRPr="001A7EEE" w:rsidRDefault="0032797C" w:rsidP="01D944E3">
      <w:pPr>
        <w:pStyle w:val="Default"/>
        <w:jc w:val="both"/>
        <w:rPr>
          <w:rFonts w:ascii="Calibri" w:hAnsi="Calibri" w:cs="Calibri"/>
          <w:lang w:val="en-GB"/>
        </w:rPr>
      </w:pPr>
      <w:r w:rsidRPr="001A7EEE">
        <w:rPr>
          <w:rFonts w:ascii="Calibri" w:hAnsi="Calibri" w:cs="Calibri"/>
          <w:lang w:val="en-GB"/>
        </w:rPr>
        <w:t>Data from external devices, such as activity monitors (MoveMonitor, McRoberts, The Hague, the Netherlands) and adherence sensors (Orthotimer compliance sensor, Rollerwerk, Germany), will initially be stored on secure manufacturer servers. These data will be securely transferred to KU Leuven researchers and integrated into the ManGO data management environment.</w:t>
      </w:r>
    </w:p>
    <w:p w14:paraId="62C53092" w14:textId="77777777" w:rsidR="009168CA" w:rsidRPr="001A7EEE" w:rsidRDefault="0032797C" w:rsidP="01D944E3">
      <w:pPr>
        <w:pStyle w:val="Default"/>
        <w:jc w:val="both"/>
        <w:rPr>
          <w:rFonts w:ascii="Calibri" w:hAnsi="Calibri" w:cs="Calibri"/>
          <w:lang w:val="en-GB"/>
        </w:rPr>
      </w:pPr>
      <w:r w:rsidRPr="001A7EEE">
        <w:rPr>
          <w:rFonts w:ascii="Calibri" w:hAnsi="Calibri" w:cs="Calibri"/>
          <w:lang w:val="en-GB"/>
        </w:rPr>
        <w:t>All study data will be stored and managed within a secure clinical data management infrastructure compliant with applicable legal and ethical requirements. Formal data processing and data sharing agreements will be established with all external partners involved in data collection, transfer, and storage to ensure compliance with data protection regulations.</w:t>
      </w:r>
    </w:p>
    <w:p w14:paraId="65DC1F70" w14:textId="61739079" w:rsidR="00CE71ED" w:rsidRPr="001A7EEE" w:rsidRDefault="006E2DEF" w:rsidP="00CE71ED">
      <w:pPr>
        <w:pStyle w:val="Kop2"/>
        <w:rPr>
          <w:rFonts w:cs="Calibri"/>
        </w:rPr>
      </w:pPr>
      <w:bookmarkStart w:id="50" w:name="_Toc229929351"/>
      <w:r w:rsidRPr="001A7EEE">
        <w:rPr>
          <w:rFonts w:cs="Calibri"/>
        </w:rPr>
        <w:t>8</w:t>
      </w:r>
      <w:r w:rsidR="00CE71ED" w:rsidRPr="001A7EEE">
        <w:rPr>
          <w:rFonts w:cs="Calibri"/>
        </w:rPr>
        <w:t>.</w:t>
      </w:r>
      <w:r w:rsidR="009168CA" w:rsidRPr="001A7EEE">
        <w:rPr>
          <w:rFonts w:cs="Calibri"/>
        </w:rPr>
        <w:t>4</w:t>
      </w:r>
      <w:r w:rsidR="00CE71ED" w:rsidRPr="001A7EEE">
        <w:rPr>
          <w:rFonts w:cs="Calibri"/>
        </w:rPr>
        <w:t>. Data transfer</w:t>
      </w:r>
      <w:bookmarkEnd w:id="50"/>
    </w:p>
    <w:p w14:paraId="48AEEC92" w14:textId="69145BD4" w:rsidR="00CE71ED" w:rsidRPr="001A7EEE" w:rsidRDefault="00CE71ED" w:rsidP="00CE71ED">
      <w:pPr>
        <w:pStyle w:val="Default"/>
        <w:jc w:val="both"/>
        <w:rPr>
          <w:rFonts w:ascii="Calibri" w:hAnsi="Calibri" w:cs="Calibri"/>
          <w:sz w:val="22"/>
          <w:szCs w:val="22"/>
          <w:lang w:val="en-GB"/>
        </w:rPr>
      </w:pPr>
      <w:r w:rsidRPr="001A7EEE">
        <w:rPr>
          <w:rFonts w:ascii="Calibri" w:hAnsi="Calibri" w:cs="Calibri"/>
          <w:sz w:val="22"/>
          <w:szCs w:val="22"/>
          <w:lang w:val="en-GB"/>
        </w:rPr>
        <w:t>Any participant records or datasets that are transferred to the Sponsor or any partners of the Sponsor will contain the study-specific participant identifier only; participant names or any information which would make the participant identifiable will not be transferred. All pseudonymized data relating to the Investigation must be transmitted in a secure manner to the Sponsor or any partners of the Sponsor via the ManGO platform or Zivver (see 8.5. Legal requirements). Interim reports and a final report at the group level (without individual patient data) will be provided to the funder (FWO).</w:t>
      </w:r>
    </w:p>
    <w:p w14:paraId="1194A9B6" w14:textId="54CBB67F" w:rsidR="00204979" w:rsidRPr="001A7EEE" w:rsidRDefault="006E2DEF" w:rsidP="00CE71ED">
      <w:pPr>
        <w:pStyle w:val="Kop2"/>
        <w:rPr>
          <w:rFonts w:cs="Calibri"/>
        </w:rPr>
      </w:pPr>
      <w:bookmarkStart w:id="51" w:name="_Toc229929352"/>
      <w:r w:rsidRPr="001A7EEE">
        <w:rPr>
          <w:rFonts w:cs="Calibri"/>
        </w:rPr>
        <w:t>8</w:t>
      </w:r>
      <w:r w:rsidR="00CE71ED" w:rsidRPr="001A7EEE">
        <w:rPr>
          <w:rFonts w:cs="Calibri"/>
        </w:rPr>
        <w:t>.</w:t>
      </w:r>
      <w:r w:rsidR="009168CA" w:rsidRPr="001A7EEE">
        <w:rPr>
          <w:rFonts w:cs="Calibri"/>
        </w:rPr>
        <w:t>5</w:t>
      </w:r>
      <w:r w:rsidR="00CE71ED" w:rsidRPr="001A7EEE">
        <w:rPr>
          <w:rFonts w:cs="Calibri"/>
        </w:rPr>
        <w:t>. Legal requirements</w:t>
      </w:r>
      <w:bookmarkEnd w:id="51"/>
    </w:p>
    <w:p w14:paraId="1FE62B9E" w14:textId="0E9B9115"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All source data will be </w:t>
      </w:r>
      <w:r w:rsidR="00317505" w:rsidRPr="001A7EEE">
        <w:rPr>
          <w:rFonts w:ascii="Calibri" w:hAnsi="Calibri" w:cs="Calibri"/>
          <w:sz w:val="22"/>
          <w:szCs w:val="22"/>
          <w:lang w:val="en-GB"/>
        </w:rPr>
        <w:t>always kept at a secured location with restricted access</w:t>
      </w:r>
      <w:r w:rsidRPr="001A7EEE">
        <w:rPr>
          <w:rFonts w:ascii="Calibri" w:hAnsi="Calibri" w:cs="Calibri"/>
          <w:sz w:val="22"/>
          <w:szCs w:val="22"/>
          <w:lang w:val="en-GB"/>
        </w:rPr>
        <w:t xml:space="preserve">. These data will be collected and processed with adequate precautions to ensure confidentiality and compliance with applicable data protection laws and regulations and more in particular the GDPR, and relevant </w:t>
      </w:r>
      <w:r w:rsidRPr="001A7EEE">
        <w:rPr>
          <w:rFonts w:ascii="Calibri" w:hAnsi="Calibri" w:cs="Calibri"/>
          <w:sz w:val="22"/>
          <w:szCs w:val="22"/>
          <w:lang w:val="en-GB"/>
        </w:rPr>
        <w:lastRenderedPageBreak/>
        <w:t xml:space="preserve">national laws implementing the GDPR. Appropriate technical and organizational measures to protect the data against unauthorized disclosure or access, accidental or unlawful destruction, or accidental loss or alteration must be established. Study staff whose responsibilities require access to personal data agree to keep the data confidential. </w:t>
      </w:r>
    </w:p>
    <w:p w14:paraId="5C2412FB" w14:textId="77777777" w:rsidR="006E2DEF" w:rsidRPr="001A7EEE" w:rsidRDefault="006E2DEF" w:rsidP="006E2DEF">
      <w:pPr>
        <w:pStyle w:val="Default"/>
        <w:jc w:val="both"/>
        <w:rPr>
          <w:rFonts w:ascii="Calibri" w:hAnsi="Calibri" w:cs="Calibri"/>
          <w:sz w:val="22"/>
          <w:szCs w:val="22"/>
          <w:lang w:val="en-GB"/>
        </w:rPr>
      </w:pPr>
    </w:p>
    <w:p w14:paraId="6EF90511" w14:textId="7360D81E" w:rsidR="006E2DEF"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Investigator and the Participating Site(s) (as applicable) shall treat all information and data relating to the Investigation disclosed to them as confidential and shall not disclose such information to any third parties or use such information for any purpose other than the objectives of the Investigation as described in this protocol. The collection, processing and disclosure of personal data, such as participant health and medical information, is subject to compliance with applicable laws and regulations regarding personal data protection and the processing of personal data. </w:t>
      </w:r>
    </w:p>
    <w:p w14:paraId="49110F8B" w14:textId="76335A3C" w:rsidR="00CE71ED" w:rsidRPr="001A7EEE" w:rsidRDefault="006E2DEF" w:rsidP="006E2DEF">
      <w:pPr>
        <w:pStyle w:val="Default"/>
        <w:jc w:val="both"/>
        <w:rPr>
          <w:rFonts w:ascii="Calibri" w:hAnsi="Calibri" w:cs="Calibri"/>
          <w:sz w:val="22"/>
          <w:szCs w:val="22"/>
          <w:lang w:val="en-GB"/>
        </w:rPr>
      </w:pPr>
      <w:r w:rsidRPr="001A7EEE">
        <w:rPr>
          <w:rFonts w:ascii="Calibri" w:hAnsi="Calibri" w:cs="Calibri"/>
          <w:sz w:val="22"/>
          <w:szCs w:val="22"/>
          <w:lang w:val="en-GB"/>
        </w:rPr>
        <w:t>The Investigator will maintain all source documents and completed (e)CRFs that support the data collected from each participant and will maintain an Investigator Site File containing all study documents. The Investigator will take appropriate measures to prevent accidental or premature destruction of these documents. Transfer of the pseudonymized data will be performed via a secured method of transfer (e.g. Belnet, Globus) considering all applicable security arrangements and regulations (such as the GDPR).</w:t>
      </w:r>
    </w:p>
    <w:p w14:paraId="1E14ACBE" w14:textId="77777777" w:rsidR="00CE71ED" w:rsidRPr="00273BD4" w:rsidRDefault="00CE71ED" w:rsidP="00204979">
      <w:pPr>
        <w:spacing w:before="120" w:after="120" w:line="240" w:lineRule="auto"/>
        <w:jc w:val="both"/>
        <w:rPr>
          <w:rFonts w:ascii="Calibri" w:hAnsi="Calibri" w:cs="Calibri"/>
        </w:rPr>
      </w:pPr>
    </w:p>
    <w:p w14:paraId="10966360" w14:textId="733DD9D8" w:rsidR="006E2DEF" w:rsidRPr="00273BD4" w:rsidRDefault="006E2DEF" w:rsidP="006E2DEF">
      <w:pPr>
        <w:pStyle w:val="Kop2"/>
        <w:rPr>
          <w:rFonts w:cs="Calibri"/>
        </w:rPr>
      </w:pPr>
      <w:bookmarkStart w:id="52" w:name="_Toc229929353"/>
      <w:r w:rsidRPr="00273BD4">
        <w:rPr>
          <w:rFonts w:cs="Calibri"/>
        </w:rPr>
        <w:t>8.</w:t>
      </w:r>
      <w:r w:rsidR="009168CA" w:rsidRPr="00273BD4">
        <w:rPr>
          <w:rFonts w:cs="Calibri"/>
        </w:rPr>
        <w:t>6</w:t>
      </w:r>
      <w:r w:rsidRPr="00273BD4">
        <w:rPr>
          <w:rFonts w:cs="Calibri"/>
        </w:rPr>
        <w:t>. Study specific data handling information</w:t>
      </w:r>
      <w:bookmarkEnd w:id="52"/>
      <w:r w:rsidRPr="00273BD4">
        <w:rPr>
          <w:rFonts w:cs="Calibri"/>
        </w:rPr>
        <w:t xml:space="preserve"> </w:t>
      </w:r>
    </w:p>
    <w:p w14:paraId="304F9D25" w14:textId="77777777" w:rsidR="00C71B87" w:rsidRPr="001A7EEE" w:rsidRDefault="00C71B87" w:rsidP="00C71B87">
      <w:pPr>
        <w:pStyle w:val="Default"/>
        <w:rPr>
          <w:rFonts w:ascii="Calibri" w:hAnsi="Calibri" w:cs="Calibri"/>
          <w:sz w:val="22"/>
          <w:szCs w:val="22"/>
          <w:lang w:val="en-GB"/>
        </w:rPr>
      </w:pPr>
      <w:r w:rsidRPr="001A7EEE">
        <w:rPr>
          <w:rFonts w:ascii="Calibri" w:hAnsi="Calibri" w:cs="Calibri"/>
          <w:sz w:val="22"/>
          <w:szCs w:val="22"/>
          <w:lang w:val="en-GB"/>
        </w:rPr>
        <w:t xml:space="preserve">The following data are administered on paper CRFs (worksheets) and transcribed to the eCRF (REDCap): </w:t>
      </w:r>
    </w:p>
    <w:p w14:paraId="794C6164" w14:textId="77777777" w:rsidR="00C71B87" w:rsidRPr="001A7EEE" w:rsidRDefault="00C71B87" w:rsidP="00C71B87">
      <w:pPr>
        <w:pStyle w:val="Default"/>
        <w:rPr>
          <w:rFonts w:ascii="Calibri" w:hAnsi="Calibri" w:cs="Calibri"/>
          <w:sz w:val="22"/>
          <w:szCs w:val="21"/>
          <w:lang w:val="en-GB"/>
        </w:rPr>
      </w:pPr>
      <w:r w:rsidRPr="001A7EEE">
        <w:rPr>
          <w:rFonts w:ascii="Calibri" w:hAnsi="Calibri" w:cs="Calibri"/>
          <w:sz w:val="22"/>
          <w:szCs w:val="21"/>
          <w:lang w:val="en-GB"/>
        </w:rPr>
        <w:t xml:space="preserve">Clinical tests &amp; questionnaires: </w:t>
      </w:r>
    </w:p>
    <w:p w14:paraId="0B844DC4" w14:textId="77777777" w:rsidR="003723B2" w:rsidRPr="00273BD4" w:rsidRDefault="003723B2" w:rsidP="003723B2">
      <w:pPr>
        <w:pStyle w:val="Lijstalinea"/>
        <w:numPr>
          <w:ilvl w:val="0"/>
          <w:numId w:val="18"/>
        </w:numPr>
        <w:ind w:left="284" w:hanging="284"/>
        <w:jc w:val="both"/>
        <w:rPr>
          <w:rFonts w:ascii="Calibri" w:hAnsi="Calibri" w:cs="Calibri"/>
        </w:rPr>
      </w:pPr>
      <w:r w:rsidRPr="00273BD4">
        <w:rPr>
          <w:rFonts w:ascii="Calibri" w:hAnsi="Calibri" w:cs="Calibri"/>
          <w:b/>
          <w:bCs/>
          <w:color w:val="EE0000"/>
        </w:rPr>
        <w:t>eCRF-Document 07-Demographic-Medical data</w:t>
      </w:r>
    </w:p>
    <w:p w14:paraId="6DA806BB" w14:textId="77777777" w:rsidR="003723B2" w:rsidRPr="00273BD4" w:rsidRDefault="003723B2" w:rsidP="003723B2">
      <w:pPr>
        <w:pStyle w:val="Lijstalinea"/>
        <w:numPr>
          <w:ilvl w:val="0"/>
          <w:numId w:val="18"/>
        </w:numPr>
        <w:ind w:left="284" w:hanging="284"/>
        <w:jc w:val="both"/>
        <w:rPr>
          <w:rFonts w:ascii="Calibri" w:hAnsi="Calibri" w:cs="Calibri"/>
        </w:rPr>
      </w:pPr>
      <w:r w:rsidRPr="00273BD4">
        <w:rPr>
          <w:rFonts w:ascii="Calibri" w:hAnsi="Calibri" w:cs="Calibri"/>
          <w:b/>
          <w:bCs/>
          <w:color w:val="EE0000"/>
        </w:rPr>
        <w:t>eCRF-Document 08-Baseline Foot screening</w:t>
      </w:r>
    </w:p>
    <w:p w14:paraId="62172C6B" w14:textId="77777777" w:rsidR="003723B2" w:rsidRPr="00881DB4" w:rsidRDefault="003723B2" w:rsidP="003723B2">
      <w:pPr>
        <w:pStyle w:val="Lijstalinea"/>
        <w:numPr>
          <w:ilvl w:val="0"/>
          <w:numId w:val="18"/>
        </w:numPr>
        <w:ind w:left="284" w:hanging="284"/>
        <w:jc w:val="both"/>
        <w:rPr>
          <w:rFonts w:ascii="Calibri" w:hAnsi="Calibri" w:cs="Calibri"/>
        </w:rPr>
      </w:pPr>
      <w:r w:rsidRPr="00273BD4">
        <w:rPr>
          <w:rFonts w:ascii="Calibri" w:hAnsi="Calibri" w:cs="Calibri"/>
          <w:b/>
          <w:bCs/>
          <w:color w:val="EE0000"/>
        </w:rPr>
        <w:t>eCRF-Document 09-PPM</w:t>
      </w:r>
    </w:p>
    <w:p w14:paraId="2E0FE1B5" w14:textId="77777777" w:rsidR="003723B2" w:rsidRPr="007378D6" w:rsidRDefault="003723B2" w:rsidP="003723B2">
      <w:pPr>
        <w:pStyle w:val="Lijstalinea"/>
        <w:numPr>
          <w:ilvl w:val="0"/>
          <w:numId w:val="18"/>
        </w:numPr>
        <w:ind w:left="284" w:hanging="284"/>
        <w:jc w:val="both"/>
        <w:rPr>
          <w:rFonts w:ascii="Calibri" w:hAnsi="Calibri" w:cs="Calibri"/>
          <w:lang w:val="fr-BE"/>
        </w:rPr>
      </w:pPr>
      <w:r w:rsidRPr="007378D6">
        <w:rPr>
          <w:rFonts w:ascii="Calibri" w:hAnsi="Calibri" w:cs="Calibri"/>
          <w:b/>
          <w:bCs/>
          <w:color w:val="EE0000"/>
          <w:lang w:val="fr-BE"/>
        </w:rPr>
        <w:t>eCRF-Document 10-Prescription Diabetic CMFO</w:t>
      </w:r>
    </w:p>
    <w:p w14:paraId="3252B89E"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 xml:space="preserve">eCRF-Document 16- </w:t>
      </w:r>
      <w:r w:rsidRPr="00273BD4">
        <w:rPr>
          <w:rFonts w:ascii="Calibri" w:hAnsi="Calibri" w:cs="Calibri"/>
          <w:b/>
          <w:bCs/>
          <w:color w:val="EE0000"/>
        </w:rPr>
        <w:t>Booklet-Education Program</w:t>
      </w:r>
    </w:p>
    <w:p w14:paraId="2A815367" w14:textId="77777777" w:rsidR="003723B2" w:rsidRPr="00881DB4" w:rsidRDefault="003723B2" w:rsidP="003723B2">
      <w:pPr>
        <w:pStyle w:val="Lijstalinea"/>
        <w:numPr>
          <w:ilvl w:val="0"/>
          <w:numId w:val="18"/>
        </w:numPr>
        <w:spacing w:after="0" w:line="240" w:lineRule="auto"/>
        <w:ind w:left="284" w:hanging="284"/>
        <w:jc w:val="both"/>
        <w:rPr>
          <w:rFonts w:ascii="Calibri" w:hAnsi="Calibri" w:cs="Calibri"/>
          <w:color w:val="000000" w:themeColor="text1"/>
        </w:rPr>
      </w:pPr>
      <w:r w:rsidRPr="00881DB4">
        <w:rPr>
          <w:rFonts w:ascii="Calibri" w:hAnsi="Calibri" w:cs="Calibri"/>
          <w:b/>
          <w:bCs/>
          <w:color w:val="EE0000"/>
        </w:rPr>
        <w:t>eCRF-Document 17</w:t>
      </w:r>
      <w:r w:rsidRPr="00273BD4">
        <w:rPr>
          <w:rFonts w:ascii="Calibri" w:hAnsi="Calibri" w:cs="Calibri"/>
          <w:b/>
          <w:bCs/>
          <w:color w:val="EE0000"/>
        </w:rPr>
        <w:t>: Script PARADISE intervention</w:t>
      </w:r>
    </w:p>
    <w:p w14:paraId="024ECFF7" w14:textId="77777777" w:rsidR="007738CF" w:rsidRDefault="00000000">
      <w:pPr>
        <w:pStyle w:val="Lijstalinea"/>
      </w:pPr>
      <w:r>
        <w:rPr>
          <w:color w:val="EE0000"/>
        </w:rPr>
        <w:t>eCRF-Document 48: Daily Foot Care steps (patient leaflet)</w:t>
      </w:r>
    </w:p>
    <w:p w14:paraId="3E694D44" w14:textId="77777777" w:rsidR="003723B2" w:rsidRPr="00881DB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19</w:t>
      </w:r>
      <w:r w:rsidRPr="00273BD4">
        <w:rPr>
          <w:rFonts w:ascii="Calibri" w:hAnsi="Calibri" w:cs="Calibri"/>
          <w:b/>
          <w:bCs/>
          <w:color w:val="EE0000"/>
        </w:rPr>
        <w:t>: User manual - MoveMonitor</w:t>
      </w:r>
    </w:p>
    <w:p w14:paraId="68C6020B" w14:textId="77777777" w:rsidR="003723B2" w:rsidRPr="007378D6" w:rsidRDefault="003723B2" w:rsidP="003723B2">
      <w:pPr>
        <w:pStyle w:val="Lijstalinea"/>
        <w:numPr>
          <w:ilvl w:val="0"/>
          <w:numId w:val="18"/>
        </w:numPr>
        <w:ind w:left="284" w:hanging="284"/>
        <w:jc w:val="both"/>
        <w:rPr>
          <w:rFonts w:ascii="Calibri" w:hAnsi="Calibri" w:cs="Calibri"/>
          <w:lang w:val="fr-BE"/>
        </w:rPr>
      </w:pPr>
      <w:r w:rsidRPr="007378D6">
        <w:rPr>
          <w:rFonts w:ascii="Calibri" w:hAnsi="Calibri" w:cs="Calibri"/>
          <w:b/>
          <w:bCs/>
          <w:color w:val="EE0000"/>
          <w:lang w:val="fr-BE"/>
        </w:rPr>
        <w:t>eCRF-Document 20</w:t>
      </w:r>
      <w:r w:rsidRPr="007378D6">
        <w:rPr>
          <w:rFonts w:ascii="Calibri" w:eastAsia="Times New Roman" w:hAnsi="Calibri" w:cs="Calibri"/>
          <w:b/>
          <w:bCs/>
          <w:color w:val="EE0000"/>
          <w:kern w:val="0"/>
          <w:lang w:val="fr-BE"/>
          <w14:ligatures w14:val="none"/>
        </w:rPr>
        <w:t>: Unique Device Identification (UDI) Tracking Log</w:t>
      </w:r>
    </w:p>
    <w:p w14:paraId="0F493FC2"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 xml:space="preserve">eCRF-Document </w:t>
      </w:r>
      <w:r w:rsidRPr="00273BD4">
        <w:rPr>
          <w:rFonts w:ascii="Calibri" w:hAnsi="Calibri" w:cs="Calibri"/>
          <w:b/>
          <w:bCs/>
          <w:color w:val="EE0000"/>
        </w:rPr>
        <w:t>23: Custom made foot orthoses fitting and verification form</w:t>
      </w:r>
    </w:p>
    <w:p w14:paraId="081FAE33"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24</w:t>
      </w:r>
      <w:r w:rsidRPr="00273BD4">
        <w:rPr>
          <w:rFonts w:ascii="Calibri" w:hAnsi="Calibri" w:cs="Calibri"/>
          <w:b/>
          <w:bCs/>
          <w:color w:val="EE0000"/>
        </w:rPr>
        <w:t>: Pressure redistribution efficacy of CMF</w:t>
      </w:r>
      <w:r>
        <w:rPr>
          <w:rFonts w:ascii="Calibri" w:hAnsi="Calibri" w:cs="Calibri"/>
          <w:b/>
          <w:bCs/>
          <w:color w:val="EE0000"/>
        </w:rPr>
        <w:t>O</w:t>
      </w:r>
    </w:p>
    <w:p w14:paraId="426AA143"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25</w:t>
      </w:r>
      <w:r w:rsidRPr="00273BD4">
        <w:rPr>
          <w:rFonts w:ascii="Calibri" w:hAnsi="Calibri" w:cs="Calibri"/>
          <w:b/>
          <w:bCs/>
          <w:color w:val="EE0000"/>
        </w:rPr>
        <w:t>: UDI Tracking Log Orthotimer</w:t>
      </w:r>
    </w:p>
    <w:p w14:paraId="0FB94CCD"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27</w:t>
      </w:r>
      <w:r w:rsidRPr="00273BD4">
        <w:rPr>
          <w:rFonts w:ascii="Calibri" w:eastAsia="Times New Roman" w:hAnsi="Calibri" w:cs="Calibri"/>
          <w:b/>
          <w:bCs/>
          <w:color w:val="EE0000"/>
          <w:kern w:val="0"/>
          <w14:ligatures w14:val="none"/>
        </w:rPr>
        <w:t>: UDI Tracking Log Move Monitor</w:t>
      </w:r>
    </w:p>
    <w:p w14:paraId="52C4168F"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28</w:t>
      </w:r>
      <w:r w:rsidRPr="00273BD4">
        <w:rPr>
          <w:rFonts w:ascii="Calibri" w:hAnsi="Calibri" w:cs="Calibri"/>
          <w:b/>
          <w:bCs/>
          <w:color w:val="EE0000"/>
        </w:rPr>
        <w:t>: Physical Activity Profile Report</w:t>
      </w:r>
    </w:p>
    <w:p w14:paraId="47A24DBB" w14:textId="77777777" w:rsidR="003723B2" w:rsidRPr="00881DB4" w:rsidRDefault="003723B2" w:rsidP="003723B2">
      <w:pPr>
        <w:pStyle w:val="Lijstalinea"/>
        <w:numPr>
          <w:ilvl w:val="0"/>
          <w:numId w:val="18"/>
        </w:numPr>
        <w:spacing w:after="0" w:line="240" w:lineRule="auto"/>
        <w:ind w:left="284" w:hanging="284"/>
        <w:jc w:val="both"/>
        <w:rPr>
          <w:rFonts w:ascii="Calibri" w:hAnsi="Calibri" w:cs="Calibri"/>
          <w:color w:val="000000" w:themeColor="text1"/>
        </w:rPr>
      </w:pPr>
      <w:r w:rsidRPr="00881DB4">
        <w:rPr>
          <w:rFonts w:ascii="Calibri" w:hAnsi="Calibri" w:cs="Calibri"/>
          <w:b/>
          <w:bCs/>
          <w:color w:val="EE0000"/>
        </w:rPr>
        <w:t>eCRF-Document 29</w:t>
      </w:r>
      <w:r w:rsidRPr="00273BD4">
        <w:rPr>
          <w:rFonts w:ascii="Calibri" w:hAnsi="Calibri" w:cs="Calibri"/>
          <w:b/>
          <w:bCs/>
          <w:color w:val="EE0000"/>
        </w:rPr>
        <w:t>: recall and teach teach-back form</w:t>
      </w:r>
    </w:p>
    <w:p w14:paraId="388CDA59" w14:textId="669A12A4" w:rsidR="003723B2" w:rsidRPr="007378D6" w:rsidRDefault="003723B2" w:rsidP="003723B2">
      <w:pPr>
        <w:pStyle w:val="Lijstalinea"/>
        <w:numPr>
          <w:ilvl w:val="0"/>
          <w:numId w:val="18"/>
        </w:numPr>
        <w:spacing w:after="0" w:line="240" w:lineRule="auto"/>
        <w:ind w:left="284" w:hanging="284"/>
        <w:jc w:val="both"/>
        <w:rPr>
          <w:rFonts w:ascii="Calibri" w:hAnsi="Calibri" w:cs="Calibri"/>
          <w:lang w:val="fr-BE"/>
        </w:rPr>
      </w:pPr>
      <w:r w:rsidRPr="007378D6">
        <w:rPr>
          <w:rFonts w:ascii="Calibri" w:hAnsi="Calibri" w:cs="Calibri"/>
          <w:b/>
          <w:bCs/>
          <w:color w:val="EE0000"/>
          <w:lang w:val="fr-BE"/>
        </w:rPr>
        <w:t xml:space="preserve">eCRF-Document </w:t>
      </w:r>
      <w:r w:rsidR="00317505" w:rsidRPr="007378D6">
        <w:rPr>
          <w:rFonts w:ascii="Calibri" w:hAnsi="Calibri" w:cs="Calibri"/>
          <w:b/>
          <w:bCs/>
          <w:color w:val="EE0000"/>
          <w:lang w:val="fr-BE"/>
        </w:rPr>
        <w:t>30:</w:t>
      </w:r>
      <w:r w:rsidRPr="007378D6">
        <w:rPr>
          <w:rFonts w:ascii="Calibri" w:hAnsi="Calibri" w:cs="Calibri"/>
          <w:b/>
          <w:bCs/>
          <w:color w:val="EE0000"/>
          <w:lang w:val="fr-BE"/>
        </w:rPr>
        <w:t xml:space="preserve"> Leaflet on Orthotimer sensor</w:t>
      </w:r>
    </w:p>
    <w:p w14:paraId="0EA152E4"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 xml:space="preserve">eCRF-Document 08- </w:t>
      </w:r>
      <w:r w:rsidRPr="00273BD4">
        <w:rPr>
          <w:rFonts w:ascii="Calibri" w:hAnsi="Calibri" w:cs="Calibri"/>
          <w:b/>
          <w:bCs/>
          <w:color w:val="EE0000"/>
        </w:rPr>
        <w:t>Baseline Foot screening</w:t>
      </w:r>
    </w:p>
    <w:p w14:paraId="5DF59E0A" w14:textId="77777777" w:rsidR="003723B2" w:rsidRPr="00881DB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25-</w:t>
      </w:r>
      <w:r w:rsidRPr="00273BD4">
        <w:rPr>
          <w:rFonts w:ascii="Calibri" w:hAnsi="Calibri" w:cs="Calibri"/>
          <w:b/>
          <w:bCs/>
          <w:color w:val="EE0000"/>
        </w:rPr>
        <w:t>UDI Tracking Log Orthotimer</w:t>
      </w:r>
    </w:p>
    <w:p w14:paraId="32BCBBBA" w14:textId="77777777" w:rsidR="003723B2" w:rsidRPr="00273BD4" w:rsidRDefault="003723B2" w:rsidP="003723B2">
      <w:pPr>
        <w:pStyle w:val="Lijstalinea"/>
        <w:numPr>
          <w:ilvl w:val="0"/>
          <w:numId w:val="18"/>
        </w:numPr>
        <w:ind w:left="284" w:hanging="284"/>
        <w:jc w:val="both"/>
        <w:rPr>
          <w:rFonts w:ascii="Calibri" w:hAnsi="Calibri" w:cs="Calibri"/>
        </w:rPr>
      </w:pPr>
      <w:r w:rsidRPr="00881DB4">
        <w:rPr>
          <w:rFonts w:ascii="Calibri" w:hAnsi="Calibri" w:cs="Calibri"/>
          <w:b/>
          <w:bCs/>
          <w:color w:val="EE0000"/>
        </w:rPr>
        <w:t>eCRF-Document 32</w:t>
      </w:r>
      <w:r>
        <w:rPr>
          <w:rFonts w:ascii="Calibri" w:hAnsi="Calibri" w:cs="Calibri"/>
          <w:b/>
          <w:bCs/>
          <w:color w:val="EE0000"/>
        </w:rPr>
        <w:t>-Feedback Therapietrouw</w:t>
      </w:r>
    </w:p>
    <w:p w14:paraId="0D7A9D19" w14:textId="77777777" w:rsidR="003723B2" w:rsidRPr="00755F39" w:rsidRDefault="003723B2" w:rsidP="003723B2">
      <w:pPr>
        <w:pStyle w:val="Lijstalinea"/>
        <w:numPr>
          <w:ilvl w:val="0"/>
          <w:numId w:val="18"/>
        </w:numPr>
        <w:ind w:left="284" w:hanging="284"/>
        <w:jc w:val="both"/>
        <w:rPr>
          <w:rFonts w:ascii="Calibri" w:hAnsi="Calibri" w:cs="Calibri"/>
        </w:rPr>
      </w:pPr>
      <w:r w:rsidRPr="00755F39">
        <w:rPr>
          <w:rFonts w:ascii="Calibri" w:hAnsi="Calibri" w:cs="Calibri"/>
          <w:b/>
          <w:bCs/>
          <w:color w:val="EE0000"/>
          <w:lang w:val="nl-NL"/>
        </w:rPr>
        <w:t>eCRF-Document 33-Vervanging zooltherapie</w:t>
      </w:r>
    </w:p>
    <w:p w14:paraId="33E98958" w14:textId="77777777" w:rsidR="003723B2" w:rsidRDefault="003723B2" w:rsidP="003723B2">
      <w:pPr>
        <w:pStyle w:val="Lijstalinea"/>
        <w:numPr>
          <w:ilvl w:val="0"/>
          <w:numId w:val="18"/>
        </w:numPr>
        <w:ind w:left="284" w:hanging="284"/>
        <w:jc w:val="both"/>
        <w:rPr>
          <w:rFonts w:ascii="Calibri" w:hAnsi="Calibri" w:cs="Calibri"/>
          <w:b/>
          <w:bCs/>
          <w:color w:val="EE0000"/>
        </w:rPr>
      </w:pPr>
      <w:r w:rsidRPr="00755F39">
        <w:rPr>
          <w:rFonts w:ascii="Calibri" w:hAnsi="Calibri" w:cs="Calibri"/>
          <w:b/>
          <w:bCs/>
          <w:color w:val="EE0000"/>
        </w:rPr>
        <w:t>eCRF-Document 36-PEDIS</w:t>
      </w:r>
    </w:p>
    <w:p w14:paraId="35AC3F09" w14:textId="77777777" w:rsidR="003723B2" w:rsidRDefault="003723B2" w:rsidP="003723B2">
      <w:pPr>
        <w:pStyle w:val="Lijstalinea"/>
        <w:numPr>
          <w:ilvl w:val="0"/>
          <w:numId w:val="18"/>
        </w:numPr>
        <w:spacing w:after="200" w:line="276" w:lineRule="auto"/>
        <w:ind w:left="284" w:hanging="284"/>
        <w:jc w:val="both"/>
        <w:rPr>
          <w:rFonts w:ascii="Calibri" w:eastAsia="Cambria" w:hAnsi="Calibri" w:cs="Calibri"/>
        </w:rPr>
      </w:pPr>
      <w:r w:rsidRPr="00755F39">
        <w:rPr>
          <w:rFonts w:ascii="Calibri" w:hAnsi="Calibri" w:cs="Calibri"/>
          <w:b/>
          <w:bCs/>
          <w:color w:val="EE0000"/>
        </w:rPr>
        <w:t>eCRF-Document 38-</w:t>
      </w:r>
      <w:r w:rsidRPr="00755F39">
        <w:rPr>
          <w:rStyle w:val="whitespace-normal"/>
          <w:rFonts w:ascii="Calibri" w:hAnsi="Calibri" w:cs="Calibri"/>
          <w:b/>
          <w:bCs/>
          <w:color w:val="EE0000"/>
        </w:rPr>
        <w:t>WIfI</w:t>
      </w:r>
    </w:p>
    <w:p w:rsidR="003723B2" w:rsidRDefault="003723B2" w:rsidP="003723B2">
      <w:pPr>
        <w:pStyle w:val="Lijstalinea"/>
        <w:numPr>
          <w:ilvl w:val="0"/>
          <w:numId w:val="18"/>
        </w:numPr>
        <w:spacing w:after="200" w:line="276" w:lineRule="auto"/>
        <w:ind w:left="284" w:hanging="284"/>
        <w:jc w:val="both"/>
        <w:rPr>
          <w:ins w:id="90029" w:author="Claude" w:date="2026-10-25T09:00:00Z"/>
          <w:rFonts w:ascii="Calibri" w:eastAsia="Cambria" w:hAnsi="Calibri" w:cs="Calibri"/>
        </w:rPr>
      </w:pPr>
      <w:ins w:id="90030" w:author="Claude" w:date="2026-10-25T09:00:00Z">
        <w:r w:rsidRPr="00755F39">
          <w:rPr>
            <w:rFonts w:ascii="Calibri" w:hAnsi="Calibri" w:cs="Calibri"/>
            <w:b/>
            <w:bCs/>
            <w:color w:val="EE0000"/>
          </w:rPr>
          <w:t xml:space="preserve">eCRF-Document 49: Consultation Duration Log</w:t>
        </w:r>
      </w:ins>
    </w:p>
    <w:p w14:paraId="2BFB02B4" w14:textId="77777777" w:rsidR="003723B2" w:rsidRPr="00755F39" w:rsidRDefault="003723B2" w:rsidP="003723B2">
      <w:pPr>
        <w:pStyle w:val="Lijstalinea"/>
        <w:numPr>
          <w:ilvl w:val="0"/>
          <w:numId w:val="18"/>
        </w:numPr>
        <w:spacing w:after="200" w:line="276" w:lineRule="auto"/>
        <w:ind w:left="284" w:hanging="284"/>
        <w:jc w:val="both"/>
        <w:rPr>
          <w:rFonts w:ascii="Calibri" w:eastAsia="Cambria" w:hAnsi="Calibri" w:cs="Calibri"/>
        </w:rPr>
      </w:pPr>
      <w:r w:rsidRPr="00755F39">
        <w:rPr>
          <w:rFonts w:ascii="Calibri" w:eastAsia="Cambria" w:hAnsi="Calibri" w:cs="Calibri"/>
          <w:b/>
          <w:bCs/>
          <w:color w:val="EE0000"/>
        </w:rPr>
        <w:t>eCRF-Document 40: Structured Diary Therapist</w:t>
      </w:r>
    </w:p>
    <w:p w14:paraId="6E0A5D72" w14:textId="77777777" w:rsidR="005D1DDA" w:rsidRPr="001B0A94" w:rsidRDefault="00000000">
      <w:pPr>
        <w:pStyle w:val="Lijstalinea"/>
        <w:rPr>
          <w:color w:val="EE0000"/>
        </w:rPr>
      </w:pPr>
      <w:r w:rsidRPr="001B0A94">
        <w:rPr>
          <w:color w:val="EE0000"/>
        </w:rPr>
        <w:t>eCRF-Document 44: Fidelity Checklist SEBIA Intervention</w:t>
      </w:r>
    </w:p>
    <w:p w14:paraId="57A38357" w14:textId="77777777" w:rsidR="003723B2" w:rsidRPr="00755F39" w:rsidRDefault="003723B2" w:rsidP="003723B2">
      <w:pPr>
        <w:pStyle w:val="Lijstalinea"/>
        <w:numPr>
          <w:ilvl w:val="0"/>
          <w:numId w:val="18"/>
        </w:numPr>
        <w:spacing w:after="200" w:line="276" w:lineRule="auto"/>
        <w:ind w:left="284" w:hanging="284"/>
        <w:jc w:val="both"/>
        <w:rPr>
          <w:rFonts w:ascii="Calibri" w:eastAsia="Cambria" w:hAnsi="Calibri" w:cs="Calibri"/>
        </w:rPr>
      </w:pPr>
      <w:r w:rsidRPr="00755F39">
        <w:rPr>
          <w:rFonts w:ascii="Calibri" w:eastAsia="Cambria" w:hAnsi="Calibri" w:cs="Calibri"/>
          <w:b/>
          <w:bCs/>
          <w:color w:val="EE0000"/>
        </w:rPr>
        <w:t>eCRF-Document 41: InterviewGuidePatient</w:t>
      </w:r>
    </w:p>
    <w:p w14:paraId="36F2732D" w14:textId="77777777" w:rsidR="003723B2" w:rsidRPr="00755F39" w:rsidRDefault="003723B2" w:rsidP="003723B2">
      <w:pPr>
        <w:pStyle w:val="Lijstalinea"/>
        <w:numPr>
          <w:ilvl w:val="0"/>
          <w:numId w:val="18"/>
        </w:numPr>
        <w:spacing w:after="200" w:line="276" w:lineRule="auto"/>
        <w:ind w:left="284" w:hanging="284"/>
        <w:jc w:val="both"/>
        <w:rPr>
          <w:rFonts w:ascii="Calibri" w:eastAsia="Cambria" w:hAnsi="Calibri" w:cs="Calibri"/>
        </w:rPr>
      </w:pPr>
      <w:r w:rsidRPr="00755F39">
        <w:rPr>
          <w:rFonts w:ascii="Calibri" w:eastAsia="Cambria" w:hAnsi="Calibri" w:cs="Calibri"/>
          <w:b/>
          <w:bCs/>
          <w:color w:val="EE0000"/>
        </w:rPr>
        <w:t>eCRF-Document 43: InterviewGuideManager</w:t>
      </w:r>
    </w:p>
    <w:p w14:paraId="60DEAEAE" w14:textId="0A5196C4" w:rsidR="00C71B87" w:rsidRDefault="00C71B87" w:rsidP="00C71B87">
      <w:pPr>
        <w:pStyle w:val="Default"/>
        <w:rPr>
          <w:rFonts w:ascii="Calibri" w:hAnsi="Calibri" w:cs="Calibri"/>
          <w:sz w:val="22"/>
          <w:szCs w:val="22"/>
          <w:lang w:val="en-GB"/>
        </w:rPr>
      </w:pPr>
      <w:r w:rsidRPr="001A7EEE">
        <w:rPr>
          <w:rFonts w:ascii="Calibri" w:hAnsi="Calibri" w:cs="Calibri"/>
          <w:sz w:val="22"/>
          <w:szCs w:val="22"/>
          <w:lang w:val="en-GB"/>
        </w:rPr>
        <w:lastRenderedPageBreak/>
        <w:t>Paper CRFs will be used to collect data from questionnaires and diaries provided directly to the patient. It includes:</w:t>
      </w:r>
    </w:p>
    <w:p w14:paraId="31746B6E" w14:textId="77777777" w:rsidR="00D5624A" w:rsidRPr="001A7EEE" w:rsidRDefault="00D5624A" w:rsidP="00C71B87">
      <w:pPr>
        <w:pStyle w:val="Default"/>
        <w:rPr>
          <w:rFonts w:ascii="Calibri" w:hAnsi="Calibri" w:cs="Calibri"/>
          <w:sz w:val="22"/>
          <w:szCs w:val="22"/>
          <w:lang w:val="en-GB"/>
        </w:rPr>
      </w:pPr>
    </w:p>
    <w:p w14:paraId="25719BCF" w14:textId="77777777" w:rsidR="00D5624A" w:rsidRPr="00D5624A" w:rsidRDefault="00D5624A" w:rsidP="00D5624A">
      <w:pPr>
        <w:pStyle w:val="Lijstalinea"/>
        <w:numPr>
          <w:ilvl w:val="0"/>
          <w:numId w:val="18"/>
        </w:numPr>
        <w:ind w:left="284" w:hanging="284"/>
        <w:jc w:val="both"/>
        <w:rPr>
          <w:rFonts w:ascii="Calibri" w:hAnsi="Calibri" w:cs="Calibri"/>
          <w:b/>
          <w:bCs/>
          <w:color w:val="EE0000"/>
        </w:rPr>
      </w:pPr>
      <w:r w:rsidRPr="00D5624A">
        <w:rPr>
          <w:rFonts w:ascii="Calibri" w:hAnsi="Calibri" w:cs="Calibri"/>
          <w:b/>
          <w:bCs/>
          <w:color w:val="EE0000"/>
        </w:rPr>
        <w:t>eCRF-Document 12- Assess satisfaction with ulcer prevention</w:t>
      </w:r>
    </w:p>
    <w:p w14:paraId="12731491" w14:textId="7808164B" w:rsidR="00D5624A" w:rsidRPr="00D5624A" w:rsidRDefault="00D5624A" w:rsidP="00D5624A">
      <w:pPr>
        <w:pStyle w:val="Lijstalinea"/>
        <w:numPr>
          <w:ilvl w:val="0"/>
          <w:numId w:val="18"/>
        </w:numPr>
        <w:ind w:left="284" w:hanging="284"/>
        <w:jc w:val="both"/>
        <w:rPr>
          <w:rFonts w:ascii="Calibri" w:hAnsi="Calibri" w:cs="Calibri"/>
          <w:b/>
          <w:bCs/>
          <w:color w:val="EE0000"/>
        </w:rPr>
      </w:pPr>
      <w:r w:rsidRPr="00D5624A">
        <w:rPr>
          <w:rFonts w:ascii="Calibri" w:hAnsi="Calibri" w:cs="Calibri"/>
          <w:b/>
          <w:bCs/>
          <w:color w:val="EE0000"/>
        </w:rPr>
        <w:t>eCRF-Document 13-MOS</w:t>
      </w:r>
    </w:p>
    <w:p w14:paraId="63E8B346" w14:textId="77777777" w:rsidR="00D5624A" w:rsidRPr="00D5624A" w:rsidRDefault="00D5624A" w:rsidP="00D5624A">
      <w:pPr>
        <w:pStyle w:val="Lijstalinea"/>
        <w:numPr>
          <w:ilvl w:val="0"/>
          <w:numId w:val="18"/>
        </w:numPr>
        <w:ind w:left="284" w:hanging="284"/>
        <w:jc w:val="both"/>
        <w:rPr>
          <w:rFonts w:ascii="Calibri" w:hAnsi="Calibri" w:cs="Calibri"/>
          <w:b/>
          <w:bCs/>
          <w:color w:val="EE0000"/>
        </w:rPr>
      </w:pPr>
      <w:r w:rsidRPr="00D5624A">
        <w:rPr>
          <w:rFonts w:ascii="Calibri" w:hAnsi="Calibri" w:cs="Calibri"/>
          <w:b/>
          <w:bCs/>
          <w:color w:val="EE0000"/>
        </w:rPr>
        <w:t>eCRF-Document 14: NAFF</w:t>
      </w:r>
    </w:p>
    <w:p w14:paraId="713271E6" w14:textId="77777777" w:rsidR="00D5624A" w:rsidRPr="00D5624A" w:rsidRDefault="00D5624A" w:rsidP="00D5624A">
      <w:pPr>
        <w:pStyle w:val="Lijstalinea"/>
        <w:numPr>
          <w:ilvl w:val="0"/>
          <w:numId w:val="18"/>
        </w:numPr>
        <w:ind w:left="284" w:hanging="284"/>
        <w:jc w:val="both"/>
        <w:rPr>
          <w:rFonts w:ascii="Calibri" w:hAnsi="Calibri" w:cs="Calibri"/>
          <w:b/>
          <w:bCs/>
          <w:color w:val="EE0000"/>
          <w:lang w:val="fr-BE"/>
        </w:rPr>
      </w:pPr>
      <w:r w:rsidRPr="00D5624A">
        <w:rPr>
          <w:rFonts w:ascii="Calibri" w:hAnsi="Calibri" w:cs="Calibri"/>
          <w:b/>
          <w:bCs/>
          <w:color w:val="EE0000"/>
          <w:lang w:val="fr-BE"/>
        </w:rPr>
        <w:t xml:space="preserve">eCRF-Document 15:  </w:t>
      </w:r>
      <w:r w:rsidRPr="00D5624A">
        <w:rPr>
          <w:rFonts w:ascii="Calibri" w:eastAsia="Times New Roman" w:hAnsi="Calibri" w:cs="Calibri"/>
          <w:b/>
          <w:bCs/>
          <w:color w:val="EE0000"/>
          <w:kern w:val="0"/>
          <w:lang w:val="fr-BE"/>
          <w14:ligatures w14:val="none"/>
        </w:rPr>
        <w:t>HLS-EU-6 questionnaire</w:t>
      </w:r>
    </w:p>
    <w:p w14:paraId="37486CDB" w14:textId="77777777" w:rsidR="00D5624A" w:rsidRPr="00D5624A" w:rsidRDefault="00D5624A" w:rsidP="00D5624A">
      <w:pPr>
        <w:pStyle w:val="Lijstalinea"/>
        <w:numPr>
          <w:ilvl w:val="0"/>
          <w:numId w:val="18"/>
        </w:numPr>
        <w:spacing w:after="0" w:line="240" w:lineRule="auto"/>
        <w:ind w:left="284" w:hanging="284"/>
        <w:jc w:val="both"/>
        <w:rPr>
          <w:rFonts w:ascii="Calibri" w:hAnsi="Calibri" w:cs="Calibri"/>
          <w:b/>
          <w:bCs/>
          <w:color w:val="EE0000"/>
        </w:rPr>
      </w:pPr>
      <w:r w:rsidRPr="00D5624A">
        <w:rPr>
          <w:rFonts w:ascii="Calibri" w:hAnsi="Calibri" w:cs="Calibri"/>
          <w:b/>
          <w:bCs/>
          <w:color w:val="EE0000"/>
        </w:rPr>
        <w:t>eCRF-Document 18: Patient Education and Skills Training Log</w:t>
      </w:r>
    </w:p>
    <w:p w14:paraId="7084E167" w14:textId="77777777" w:rsidR="00D5624A" w:rsidRPr="00D5624A" w:rsidRDefault="00D5624A" w:rsidP="00D5624A">
      <w:pPr>
        <w:pStyle w:val="Lijstalinea"/>
        <w:numPr>
          <w:ilvl w:val="0"/>
          <w:numId w:val="18"/>
        </w:numPr>
        <w:spacing w:after="0" w:line="240" w:lineRule="auto"/>
        <w:ind w:left="284" w:hanging="284"/>
        <w:jc w:val="both"/>
        <w:rPr>
          <w:rFonts w:ascii="Calibri" w:hAnsi="Calibri" w:cs="Calibri"/>
          <w:b/>
          <w:bCs/>
          <w:color w:val="EE0000"/>
        </w:rPr>
      </w:pPr>
      <w:r w:rsidRPr="00D5624A">
        <w:rPr>
          <w:rFonts w:ascii="Calibri" w:hAnsi="Calibri" w:cs="Calibri"/>
          <w:b/>
          <w:bCs/>
          <w:color w:val="EE0000"/>
        </w:rPr>
        <w:t>eCRF-Document 21: EQ-5D-5L form</w:t>
      </w:r>
    </w:p>
    <w:p w14:paraId="7A1D72DA" w14:textId="77777777" w:rsidR="00D5624A" w:rsidRPr="00D5624A" w:rsidRDefault="00D5624A" w:rsidP="00D5624A">
      <w:pPr>
        <w:pStyle w:val="Lijstalinea"/>
        <w:numPr>
          <w:ilvl w:val="0"/>
          <w:numId w:val="18"/>
        </w:numPr>
        <w:ind w:left="284" w:hanging="284"/>
        <w:jc w:val="both"/>
        <w:rPr>
          <w:rFonts w:ascii="Calibri" w:hAnsi="Calibri" w:cs="Calibri"/>
          <w:b/>
          <w:bCs/>
          <w:color w:val="EE0000"/>
        </w:rPr>
      </w:pPr>
      <w:r w:rsidRPr="00D5624A">
        <w:rPr>
          <w:rFonts w:ascii="Calibri" w:hAnsi="Calibri" w:cs="Calibri"/>
          <w:b/>
          <w:bCs/>
          <w:color w:val="EE0000"/>
        </w:rPr>
        <w:t>eCRF-Document 26</w:t>
      </w:r>
      <w:r w:rsidRPr="00D5624A">
        <w:rPr>
          <w:rFonts w:ascii="Calibri" w:eastAsia="Times New Roman" w:hAnsi="Calibri" w:cs="Calibri"/>
          <w:b/>
          <w:bCs/>
          <w:color w:val="EE0000"/>
          <w:kern w:val="0"/>
          <w14:ligatures w14:val="none"/>
        </w:rPr>
        <w:t>: Personal beliefs-emotions routines and credibility questionnaire</w:t>
      </w:r>
    </w:p>
    <w:p w14:paraId="7031BF6F" w14:textId="77777777" w:rsidR="004B7E2D" w:rsidRDefault="00D5624A" w:rsidP="004B7E2D">
      <w:pPr>
        <w:pStyle w:val="Lijstalinea"/>
        <w:numPr>
          <w:ilvl w:val="0"/>
          <w:numId w:val="18"/>
        </w:numPr>
        <w:ind w:left="284" w:hanging="284"/>
        <w:jc w:val="both"/>
        <w:rPr>
          <w:rFonts w:ascii="Calibri" w:hAnsi="Calibri" w:cs="Calibri"/>
          <w:b/>
          <w:bCs/>
          <w:color w:val="EE0000"/>
        </w:rPr>
      </w:pPr>
      <w:r w:rsidRPr="00D5624A">
        <w:rPr>
          <w:rFonts w:ascii="Calibri" w:hAnsi="Calibri" w:cs="Calibri"/>
          <w:b/>
          <w:bCs/>
          <w:color w:val="EE0000"/>
        </w:rPr>
        <w:t>eCRF-Document 31-Therapietrouw schoeisel</w:t>
      </w:r>
    </w:p>
    <w:p w14:paraId="1EAFD63A" w14:textId="7C8AB43F" w:rsidR="005D1DDA" w:rsidRPr="004B7E2D" w:rsidRDefault="00000000" w:rsidP="004B7E2D">
      <w:pPr>
        <w:pStyle w:val="Lijstalinea"/>
        <w:numPr>
          <w:ilvl w:val="0"/>
          <w:numId w:val="18"/>
        </w:numPr>
        <w:ind w:left="284" w:hanging="284"/>
        <w:jc w:val="both"/>
        <w:rPr>
          <w:rFonts w:ascii="Calibri" w:hAnsi="Calibri" w:cs="Calibri"/>
          <w:b/>
          <w:bCs/>
          <w:color w:val="EE0000"/>
        </w:rPr>
      </w:pPr>
      <w:r w:rsidRPr="004B7E2D">
        <w:rPr>
          <w:rFonts w:ascii="Calibri" w:hAnsi="Calibri" w:cs="Calibri"/>
          <w:b/>
          <w:bCs/>
          <w:color w:val="EE0000"/>
        </w:rPr>
        <w:t>eCRF-Document 45-45a-45b: Health-Economic Diary</w:t>
      </w:r>
    </w:p>
    <w:p w14:paraId="6FF8C961" w14:textId="77777777" w:rsidR="00D5624A" w:rsidRPr="004B7E2D" w:rsidRDefault="00D5624A" w:rsidP="00D5624A">
      <w:pPr>
        <w:pStyle w:val="Lijstalinea"/>
        <w:numPr>
          <w:ilvl w:val="0"/>
          <w:numId w:val="18"/>
        </w:numPr>
        <w:ind w:left="284" w:hanging="284"/>
        <w:jc w:val="both"/>
        <w:rPr>
          <w:rFonts w:ascii="Calibri" w:hAnsi="Calibri" w:cs="Calibri"/>
          <w:b/>
          <w:bCs/>
          <w:color w:val="EE0000"/>
        </w:rPr>
      </w:pPr>
      <w:r w:rsidRPr="004B7E2D">
        <w:rPr>
          <w:rFonts w:ascii="Calibri" w:hAnsi="Calibri" w:cs="Calibri"/>
          <w:b/>
          <w:bCs/>
          <w:color w:val="EE0000"/>
        </w:rPr>
        <w:t xml:space="preserve">eCRF-Document 34-35: Medical Consumption and Productivity </w:t>
      </w:r>
    </w:p>
    <w:p w14:paraId="36528E11" w14:textId="77777777" w:rsidR="00D5624A" w:rsidRPr="004B7E2D" w:rsidRDefault="00D5624A" w:rsidP="00D5624A">
      <w:pPr>
        <w:pStyle w:val="Lijstalinea"/>
        <w:numPr>
          <w:ilvl w:val="0"/>
          <w:numId w:val="18"/>
        </w:numPr>
        <w:spacing w:after="200" w:line="276" w:lineRule="auto"/>
        <w:ind w:left="284" w:hanging="284"/>
        <w:jc w:val="both"/>
        <w:rPr>
          <w:rFonts w:ascii="Calibri" w:eastAsia="Cambria" w:hAnsi="Calibri" w:cs="Calibri"/>
          <w:b/>
          <w:bCs/>
          <w:color w:val="EE0000"/>
          <w:lang w:val="fr-BE"/>
        </w:rPr>
      </w:pPr>
      <w:r w:rsidRPr="004B7E2D">
        <w:rPr>
          <w:rFonts w:ascii="Calibri" w:eastAsia="Cambria" w:hAnsi="Calibri" w:cs="Calibri"/>
          <w:b/>
          <w:bCs/>
          <w:color w:val="EE0000"/>
          <w:lang w:val="fr-BE"/>
        </w:rPr>
        <w:t>eCRF-Document 42: InterviewGuideTherapeut</w:t>
      </w:r>
    </w:p>
    <w:p w14:paraId="1BE62733" w14:textId="334393E1" w:rsidR="00E70A29" w:rsidRPr="001A7EEE" w:rsidRDefault="00C71B87" w:rsidP="00C71B87">
      <w:pPr>
        <w:pStyle w:val="Default"/>
        <w:jc w:val="both"/>
        <w:rPr>
          <w:rFonts w:ascii="Calibri" w:hAnsi="Calibri" w:cs="Calibri"/>
          <w:sz w:val="22"/>
          <w:szCs w:val="22"/>
          <w:lang w:val="en-GB"/>
        </w:rPr>
      </w:pPr>
      <w:r w:rsidRPr="001A7EEE">
        <w:rPr>
          <w:rFonts w:ascii="Calibri" w:hAnsi="Calibri" w:cs="Calibri"/>
          <w:sz w:val="22"/>
          <w:szCs w:val="22"/>
          <w:lang w:val="en-GB"/>
        </w:rPr>
        <w:t xml:space="preserve">The digital pseudonymized data will be kept electronically in RedCap or in a secured folder on the KU Leuven OneDrive for Business for active use of the data during the project (processed and raw data). The data will only be accessible by the researchers of this project.  The paper data will be stored in the office of the research team in a cupboard (cupboard will be locked). It will be stored inside the KU Leuven in the research group room @Campus Brugge where only the research team has access to.  </w:t>
      </w:r>
    </w:p>
    <w:p w14:paraId="0A9332D4" w14:textId="77777777" w:rsidR="009168CA" w:rsidRPr="001A7EEE" w:rsidRDefault="009168CA" w:rsidP="00C71B87">
      <w:pPr>
        <w:pStyle w:val="Default"/>
        <w:jc w:val="both"/>
        <w:rPr>
          <w:rFonts w:ascii="Calibri" w:hAnsi="Calibri" w:cs="Calibri"/>
          <w:sz w:val="22"/>
          <w:szCs w:val="22"/>
          <w:lang w:val="en-GB"/>
        </w:rPr>
      </w:pPr>
    </w:p>
    <w:p w14:paraId="5D373A90" w14:textId="41D8C520" w:rsidR="009168CA" w:rsidRPr="001A7EEE" w:rsidRDefault="009168CA" w:rsidP="009168CA">
      <w:pPr>
        <w:pStyle w:val="Kop2"/>
        <w:rPr>
          <w:rFonts w:cs="Calibri"/>
        </w:rPr>
      </w:pPr>
      <w:bookmarkStart w:id="53" w:name="_Toc229929354"/>
      <w:r w:rsidRPr="001A7EEE">
        <w:rPr>
          <w:rFonts w:cs="Calibri"/>
        </w:rPr>
        <w:t>8.7. Direct Data Access</w:t>
      </w:r>
      <w:bookmarkEnd w:id="53"/>
    </w:p>
    <w:p w14:paraId="4C0E8FD8" w14:textId="3DB7CF21" w:rsidR="009168CA" w:rsidRPr="001A7EEE" w:rsidRDefault="009168CA" w:rsidP="009168CA">
      <w:pPr>
        <w:pStyle w:val="Default"/>
        <w:jc w:val="both"/>
        <w:rPr>
          <w:rFonts w:ascii="Calibri" w:hAnsi="Calibri" w:cs="Calibri"/>
          <w:sz w:val="22"/>
          <w:szCs w:val="22"/>
          <w:lang w:val="en-GB"/>
        </w:rPr>
      </w:pPr>
      <w:r w:rsidRPr="001A7EEE">
        <w:rPr>
          <w:rFonts w:ascii="Calibri" w:hAnsi="Calibri" w:cs="Calibri"/>
          <w:sz w:val="22"/>
          <w:szCs w:val="22"/>
          <w:lang w:val="en-GB"/>
        </w:rPr>
        <w:t>The investigator(s), the involved research team (PhD students) and involved health care professionals, will be the only people that have access to the data. The Sponsor and Investigator/Participating Site will permit trial-related monitoring, audits, EC review, and regulatory inspections (where appropriate) by providing direct access to source data and other documents (i.e. patients’ case sheets, etc.).</w:t>
      </w:r>
    </w:p>
    <w:p w14:paraId="3CE5843B" w14:textId="77777777" w:rsidR="009168CA" w:rsidRPr="001A7EEE" w:rsidRDefault="009168CA" w:rsidP="00C71B87">
      <w:pPr>
        <w:pStyle w:val="Default"/>
        <w:jc w:val="both"/>
        <w:rPr>
          <w:rFonts w:ascii="Calibri" w:hAnsi="Calibri" w:cs="Calibri"/>
          <w:lang w:val="en-GB"/>
        </w:rPr>
      </w:pPr>
    </w:p>
    <w:p w14:paraId="0A651A82" w14:textId="56842A5D" w:rsidR="005A3CFE" w:rsidRPr="00273BD4" w:rsidRDefault="009168CA" w:rsidP="009168CA">
      <w:pPr>
        <w:pStyle w:val="Kop2"/>
        <w:rPr>
          <w:rFonts w:cs="Calibri"/>
        </w:rPr>
      </w:pPr>
      <w:bookmarkStart w:id="54" w:name="_Toc229929355"/>
      <w:r w:rsidRPr="00273BD4">
        <w:rPr>
          <w:rFonts w:cs="Calibri"/>
        </w:rPr>
        <w:t xml:space="preserve">8.8. </w:t>
      </w:r>
      <w:r w:rsidR="005A3CFE" w:rsidRPr="00273BD4">
        <w:rPr>
          <w:rFonts w:cs="Calibri"/>
        </w:rPr>
        <w:t>Oversight and monitoring</w:t>
      </w:r>
      <w:bookmarkEnd w:id="54"/>
    </w:p>
    <w:p w14:paraId="48C72520" w14:textId="4D2B6185" w:rsidR="005A3CFE" w:rsidRPr="00273BD4" w:rsidRDefault="005A3CFE" w:rsidP="005A3CFE">
      <w:pPr>
        <w:jc w:val="both"/>
        <w:rPr>
          <w:rFonts w:ascii="Calibri" w:hAnsi="Calibri" w:cs="Calibri"/>
        </w:rPr>
      </w:pPr>
      <w:r w:rsidRPr="00273BD4">
        <w:rPr>
          <w:rFonts w:ascii="Calibri" w:hAnsi="Calibri" w:cs="Calibri"/>
        </w:rPr>
        <w:t xml:space="preserve">An Executive Board, comprising at least one representative from each diabetic foot clinic (DFC), has been established as the primary decision-making body of the consortium. This board is responsible for defining the scientific strategy and overseeing overall study quality. In addition, a Clinical Trial Management Group has been formed, also including one representative per DFC, to supervise the accurate and timely execution of the project. Finally, an Advisory Board has been convened to provide independent expert guidance and advice on scientific and ethical matters. </w:t>
      </w:r>
    </w:p>
    <w:p w14:paraId="536B3DC4" w14:textId="4B0C8153" w:rsidR="009168CA" w:rsidRPr="00273BD4" w:rsidRDefault="009168CA" w:rsidP="0038180F">
      <w:pPr>
        <w:pStyle w:val="Kop1"/>
        <w:rPr>
          <w:rFonts w:cs="Calibri"/>
        </w:rPr>
      </w:pPr>
      <w:bookmarkStart w:id="55" w:name="_Toc229929356"/>
      <w:r w:rsidRPr="00273BD4">
        <w:rPr>
          <w:rFonts w:cs="Calibri"/>
        </w:rPr>
        <w:t>9. Ethical and Regulatory Considerations</w:t>
      </w:r>
      <w:bookmarkEnd w:id="55"/>
    </w:p>
    <w:p w14:paraId="1A18DD87" w14:textId="6BE44429" w:rsidR="009168CA" w:rsidRPr="00273BD4" w:rsidRDefault="009168CA" w:rsidP="0038180F">
      <w:pPr>
        <w:pStyle w:val="Kop2"/>
        <w:rPr>
          <w:rFonts w:cs="Calibri"/>
        </w:rPr>
      </w:pPr>
      <w:bookmarkStart w:id="56" w:name="_Toc229929357"/>
      <w:r w:rsidRPr="00273BD4">
        <w:rPr>
          <w:rFonts w:cs="Calibri"/>
        </w:rPr>
        <w:t>9.1. Ethics Committee (EC) review &amp; reports</w:t>
      </w:r>
      <w:bookmarkEnd w:id="56"/>
    </w:p>
    <w:p w14:paraId="0F99103D" w14:textId="77777777" w:rsidR="0038180F" w:rsidRPr="001A7EEE" w:rsidRDefault="31A5CA27" w:rsidP="01D944E3">
      <w:pPr>
        <w:spacing w:after="0"/>
        <w:jc w:val="both"/>
        <w:rPr>
          <w:rFonts w:ascii="Calibri" w:hAnsi="Calibri" w:cs="Calibri"/>
          <w:color w:val="000000"/>
          <w:kern w:val="0"/>
          <w14:ligatures w14:val="none"/>
        </w:rPr>
      </w:pPr>
      <w:r w:rsidRPr="001A7EEE">
        <w:rPr>
          <w:rFonts w:ascii="Calibri" w:hAnsi="Calibri" w:cs="Calibri"/>
          <w:color w:val="000000"/>
          <w:kern w:val="0"/>
          <w14:ligatures w14:val="none"/>
        </w:rPr>
        <w:t xml:space="preserve">Prior to study initiation, this protocol and all relevant study documents will be </w:t>
      </w:r>
      <w:r w:rsidRPr="001A7EEE">
        <w:rPr>
          <w:rFonts w:ascii="Calibri" w:hAnsi="Calibri" w:cs="Calibri"/>
          <w:color w:val="000000" w:themeColor="text1"/>
        </w:rPr>
        <w:t>submitted for review and approval to the Ethics Committees (ECs). As this is a multicentre academic study, the Ethics Committee of the University Hospitals Leuven will act as the central EC, while the Ethics Committees of the participating sites will serve as local ECs.</w:t>
      </w:r>
    </w:p>
    <w:p w14:paraId="7E10B69E" w14:textId="4EFE861A" w:rsidR="0038180F" w:rsidRPr="001A7EEE" w:rsidRDefault="31A5CA27" w:rsidP="01D944E3">
      <w:pPr>
        <w:spacing w:after="0"/>
        <w:jc w:val="both"/>
        <w:rPr>
          <w:rFonts w:ascii="Calibri" w:hAnsi="Calibri" w:cs="Calibri"/>
          <w:color w:val="000000"/>
          <w:kern w:val="0"/>
          <w14:ligatures w14:val="none"/>
        </w:rPr>
      </w:pPr>
      <w:r w:rsidRPr="001A7EEE">
        <w:rPr>
          <w:rFonts w:ascii="Calibri" w:hAnsi="Calibri" w:cs="Calibri"/>
          <w:color w:val="000000"/>
          <w:kern w:val="0"/>
          <w14:ligatures w14:val="none"/>
        </w:rPr>
        <w:t xml:space="preserve">The study will not </w:t>
      </w:r>
      <w:r w:rsidRPr="001A7EEE">
        <w:rPr>
          <w:rFonts w:ascii="Calibri" w:hAnsi="Calibri" w:cs="Calibri"/>
          <w:color w:val="000000" w:themeColor="text1"/>
        </w:rPr>
        <w:t xml:space="preserve">commence at any site until all required ethical approvals have been </w:t>
      </w:r>
      <w:r w:rsidR="004B7E2D" w:rsidRPr="001A7EEE">
        <w:rPr>
          <w:rFonts w:ascii="Calibri" w:hAnsi="Calibri" w:cs="Calibri"/>
          <w:color w:val="000000" w:themeColor="text1"/>
        </w:rPr>
        <w:t>obtained,</w:t>
      </w:r>
      <w:r w:rsidRPr="001A7EEE">
        <w:rPr>
          <w:rFonts w:ascii="Calibri" w:hAnsi="Calibri" w:cs="Calibri"/>
          <w:color w:val="000000" w:themeColor="text1"/>
        </w:rPr>
        <w:t xml:space="preserve"> and all essential study documents are in place, including duly signed agreements and confirmation of adequate study financing.</w:t>
      </w:r>
    </w:p>
    <w:p w14:paraId="623AD005" w14:textId="77777777" w:rsidR="0038180F" w:rsidRPr="001A7EEE" w:rsidRDefault="31A5CA27" w:rsidP="01D944E3">
      <w:pPr>
        <w:spacing w:after="0"/>
        <w:jc w:val="both"/>
        <w:rPr>
          <w:rFonts w:ascii="Calibri" w:hAnsi="Calibri" w:cs="Calibri"/>
          <w:color w:val="000000"/>
          <w:kern w:val="0"/>
          <w14:ligatures w14:val="none"/>
        </w:rPr>
      </w:pPr>
      <w:r w:rsidRPr="001A7EEE">
        <w:rPr>
          <w:rFonts w:ascii="Calibri" w:hAnsi="Calibri" w:cs="Calibri"/>
          <w:color w:val="000000"/>
          <w:kern w:val="0"/>
          <w14:ligatures w14:val="none"/>
        </w:rPr>
        <w:lastRenderedPageBreak/>
        <w:t xml:space="preserve">The Sponsor will </w:t>
      </w:r>
      <w:r w:rsidRPr="001A7EEE">
        <w:rPr>
          <w:rFonts w:ascii="Calibri" w:hAnsi="Calibri" w:cs="Calibri"/>
          <w:color w:val="000000" w:themeColor="text1"/>
        </w:rPr>
        <w:t>submit annual progress reports to the ECs (or more frequently if requested). These reports will include an overview of all adverse events (AEs) and serious adverse events (SAEs) reported during the relevant period, as well as any newly available safety information.</w:t>
      </w:r>
    </w:p>
    <w:p w14:paraId="0F6F9DDA" w14:textId="654DFBD2" w:rsidR="0038180F" w:rsidRPr="00273BD4" w:rsidRDefault="0038180F" w:rsidP="0038180F">
      <w:pPr>
        <w:pStyle w:val="Kop2"/>
        <w:rPr>
          <w:rFonts w:cs="Calibri"/>
        </w:rPr>
      </w:pPr>
      <w:bookmarkStart w:id="57" w:name="_Toc229929358"/>
      <w:r w:rsidRPr="00273BD4">
        <w:rPr>
          <w:rFonts w:cs="Calibri"/>
        </w:rPr>
        <w:t>9.2. Protocol/GCP compliance</w:t>
      </w:r>
      <w:bookmarkEnd w:id="57"/>
    </w:p>
    <w:p w14:paraId="3A93B1D6" w14:textId="7777777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The Study will be performed in accordance with the protocol, current ICH and ICH-GCP guidelines, and applicable regulatory requirements. ICH guidelines are an international ethical and scientific quality standard for designing, conducting, recording, and reporting studies that involve the participation of human participants. Compliance with this standard provides public assurance that the rights, safety, and well-being of Study participants are protected, consistent with the principles that originated in the most recent version of the Declaration of Helsinki, and that the Study data are credible, reliable and reproducible.</w:t>
      </w:r>
    </w:p>
    <w:p w14:paraId="4E8AFD84" w14:textId="21F8A2A8" w:rsidR="0038180F" w:rsidRPr="001A7EEE" w:rsidRDefault="0038180F" w:rsidP="0038180F">
      <w:pPr>
        <w:pStyle w:val="Kop2"/>
        <w:rPr>
          <w:rFonts w:cs="Calibri"/>
        </w:rPr>
      </w:pPr>
      <w:bookmarkStart w:id="58" w:name="_Toc229929359"/>
      <w:r w:rsidRPr="001A7EEE">
        <w:rPr>
          <w:rFonts w:cs="Calibri"/>
        </w:rPr>
        <w:t>9.3. Data protection and participant confidentiality</w:t>
      </w:r>
      <w:bookmarkEnd w:id="58"/>
    </w:p>
    <w:p w14:paraId="2D0ED1DD" w14:textId="7777777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Study will be conducted in compliance with the requirements of the EU General Data Protection Regulation 2016/679 (GDPR), and the relevant Belgian laws implementing the GDPR including the Belgian Privacy Act of 30 July 2018 on the protection of privacy in relation to the processing of personal data. Any collection, processing and disclosure of personal data, such as participant health and medical information is subject to compliance with the aforementioned personal data protection laws . In case personal data is transferred outside the European Economic Area, safeguards will be taken by the Sponsor to ensure that appropriate protection travels with the data in accordance with the GDPR. (https://ec.europa.eu/info/law/law-topic/data-protection/international-dimension-data-protection/rules-international-data-transfers_en#documents) </w:t>
      </w:r>
    </w:p>
    <w:p w14:paraId="2C95D0AC" w14:textId="77777777" w:rsidR="0038180F" w:rsidRPr="001A7EEE" w:rsidRDefault="0038180F" w:rsidP="0038180F">
      <w:pPr>
        <w:jc w:val="both"/>
        <w:rPr>
          <w:rFonts w:ascii="Calibri" w:hAnsi="Calibri" w:cs="Calibri"/>
          <w:b/>
          <w:bCs/>
          <w:color w:val="000000"/>
          <w:sz w:val="28"/>
          <w:szCs w:val="28"/>
        </w:rPr>
      </w:pPr>
      <w:r w:rsidRPr="001A7EEE">
        <w:rPr>
          <w:rFonts w:ascii="Calibri" w:hAnsi="Calibri" w:cs="Calibri"/>
        </w:rPr>
        <w:t>Any personal data shall be treated as confidential at all times including during collection, handling and use or processing, and the personal data (including in any electronic format) shall be stored securely at all times and with all technical and organizational security measures that would be necessary for compliance with EU and national data protection legislation (whichever is more stringent). The Sponsor will take appropriate measures to ensure the security of all personal data and guard against unauthorized access thereto or disclosure thereof or loss or destruction while in its custody.</w:t>
      </w:r>
    </w:p>
    <w:p w14:paraId="576732A5" w14:textId="2FA82428" w:rsidR="0038180F" w:rsidRPr="001A7EEE" w:rsidRDefault="0038180F" w:rsidP="0038180F">
      <w:pPr>
        <w:pStyle w:val="Kop1"/>
        <w:rPr>
          <w:rFonts w:cs="Calibri"/>
        </w:rPr>
      </w:pPr>
      <w:bookmarkStart w:id="59" w:name="_Toc229929360"/>
      <w:r w:rsidRPr="001A7EEE">
        <w:rPr>
          <w:rFonts w:cs="Calibri"/>
        </w:rPr>
        <w:t>10. Research Registration, Dissemination of Results and Publication Policy</w:t>
      </w:r>
      <w:bookmarkEnd w:id="59"/>
    </w:p>
    <w:p w14:paraId="314820E1" w14:textId="7777777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 xml:space="preserve">The Declaration of Helsinki (most recent version) and European and Belgian regulations require that every research involving human participants be registered in a publicly accessible database before recruitment of the first participant. The coordinating investigator (CI) is responsible for registering the Study. </w:t>
      </w:r>
    </w:p>
    <w:p w14:paraId="3722297C" w14:textId="77777777" w:rsidR="0038180F" w:rsidRPr="001A7EEE" w:rsidRDefault="0038180F" w:rsidP="0038180F">
      <w:pPr>
        <w:pStyle w:val="Default"/>
        <w:jc w:val="both"/>
        <w:rPr>
          <w:rFonts w:ascii="Calibri" w:hAnsi="Calibri" w:cs="Calibri"/>
          <w:sz w:val="22"/>
          <w:szCs w:val="22"/>
          <w:lang w:val="en-GB"/>
        </w:rPr>
      </w:pPr>
    </w:p>
    <w:p w14:paraId="349E5A68" w14:textId="7777777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 xml:space="preserve">In addition, the CI will fulfil its ethical obligation to disseminate and make the research results publicly available. As such, the CI is accountable for the timeliness, completeness and accuracy of the reports. Researchers, authors, sponsors, editors and publishers must adhere to accepted guidelines for ethical reporting. Negative and inconclusive, as well as positive results, must be published or otherwise made publicly available. Sources of funding, institutional affiliations and conflicts of interest must be declared in publication. </w:t>
      </w:r>
    </w:p>
    <w:p w14:paraId="39FF11E3" w14:textId="77777777" w:rsidR="0038180F" w:rsidRPr="001A7EEE" w:rsidRDefault="0038180F" w:rsidP="0038180F">
      <w:pPr>
        <w:pStyle w:val="Default"/>
        <w:jc w:val="both"/>
        <w:rPr>
          <w:rFonts w:ascii="Calibri" w:hAnsi="Calibri" w:cs="Calibri"/>
          <w:sz w:val="22"/>
          <w:szCs w:val="22"/>
          <w:lang w:val="en-GB"/>
        </w:rPr>
      </w:pPr>
    </w:p>
    <w:p w14:paraId="095DFD98" w14:textId="7777777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 xml:space="preserve">Publications will be coordinated by the CI. Authorship to publications will be determined in accordance with the requirements published by the International Committee of Medical Journal Editors, and in accordance with the requirements of the respective medical journal.  It is anticipated that the primary results of the overall Investigation will be published in a multicentre publication. Participating Sites </w:t>
      </w:r>
      <w:r w:rsidRPr="001A7EEE">
        <w:rPr>
          <w:rFonts w:ascii="Calibri" w:hAnsi="Calibri" w:cs="Calibri"/>
          <w:sz w:val="22"/>
          <w:szCs w:val="22"/>
          <w:lang w:val="en-GB"/>
        </w:rPr>
        <w:lastRenderedPageBreak/>
        <w:t>are not allowed to publish any subset data or results from the Investigation prior to such multicentre publication. Any publication by a Participating Site must be submitted to the Sponsor for review at least 30 calendar days prior to submission or disclosure. Sponsor shall have the right to delay the projected publication for a period of up to 3 months from the date of first submission to the Sponsor in order to enable the Sponsor to take steps to protect its intellectual property rights and know-how.</w:t>
      </w:r>
    </w:p>
    <w:p w14:paraId="3F656597" w14:textId="77777777" w:rsidR="0038180F" w:rsidRPr="00273BD4" w:rsidRDefault="0038180F" w:rsidP="0038180F">
      <w:pPr>
        <w:pStyle w:val="Kop1"/>
        <w:rPr>
          <w:rFonts w:eastAsia="Times New Roman" w:cs="Calibri"/>
        </w:rPr>
      </w:pPr>
      <w:bookmarkStart w:id="60" w:name="_Toc229929361"/>
      <w:r w:rsidRPr="00273BD4">
        <w:rPr>
          <w:rFonts w:eastAsia="Times New Roman" w:cs="Calibri"/>
        </w:rPr>
        <w:t>11. Insurance/Indemnity</w:t>
      </w:r>
      <w:bookmarkEnd w:id="60"/>
    </w:p>
    <w:p w14:paraId="2FF72D92" w14:textId="55B99647" w:rsidR="0038180F" w:rsidRPr="001A7EEE" w:rsidRDefault="0038180F" w:rsidP="0038180F">
      <w:pPr>
        <w:pStyle w:val="Default"/>
        <w:jc w:val="both"/>
        <w:rPr>
          <w:rFonts w:ascii="Calibri" w:hAnsi="Calibri" w:cs="Calibri"/>
          <w:sz w:val="22"/>
          <w:szCs w:val="22"/>
          <w:lang w:val="en-GB"/>
        </w:rPr>
      </w:pPr>
      <w:r w:rsidRPr="001A7EEE">
        <w:rPr>
          <w:rFonts w:ascii="Calibri" w:hAnsi="Calibri" w:cs="Calibri"/>
          <w:sz w:val="22"/>
          <w:szCs w:val="22"/>
          <w:lang w:val="en-GB"/>
        </w:rPr>
        <w:t xml:space="preserve">In accordance with the Belgian Law relating to experiments on human persons dated May 7, 2004, the Sponsor will assume, even without fault, the responsibility of any damages incurred by a Study Patient and linked directly or indirectly to the participation to the </w:t>
      </w:r>
      <w:r w:rsidR="004B7E2D" w:rsidRPr="001A7EEE">
        <w:rPr>
          <w:rFonts w:ascii="Calibri" w:hAnsi="Calibri" w:cs="Calibri"/>
          <w:sz w:val="22"/>
          <w:szCs w:val="22"/>
          <w:lang w:val="en-GB"/>
        </w:rPr>
        <w:t>Study and</w:t>
      </w:r>
      <w:r w:rsidRPr="001A7EEE">
        <w:rPr>
          <w:rFonts w:ascii="Calibri" w:hAnsi="Calibri" w:cs="Calibri"/>
          <w:sz w:val="22"/>
          <w:szCs w:val="22"/>
          <w:lang w:val="en-GB"/>
        </w:rPr>
        <w:t xml:space="preserve"> will provide compensation therefore through its insurance.</w:t>
      </w:r>
    </w:p>
    <w:p w14:paraId="594FA1CF" w14:textId="7EE180A5" w:rsidR="007B03BE" w:rsidRPr="00317505" w:rsidRDefault="007B03BE" w:rsidP="00317505">
      <w:pPr>
        <w:pStyle w:val="Kop1"/>
        <w:rPr>
          <w:rFonts w:eastAsia="Times New Roman"/>
        </w:rPr>
      </w:pPr>
      <w:bookmarkStart w:id="61" w:name="_Toc229929362"/>
      <w:r w:rsidRPr="00273BD4">
        <w:rPr>
          <w:rFonts w:eastAsia="Times New Roman"/>
        </w:rPr>
        <w:t>12. References</w:t>
      </w:r>
      <w:bookmarkEnd w:id="61"/>
    </w:p>
    <w:p w14:paraId="41349C7E" w14:textId="77777777" w:rsidR="00AC160C" w:rsidRDefault="00000000">
      <w:r w:rsidRPr="00A6550D">
        <w:rPr>
          <w:color w:val="000000"/>
        </w:rPr>
        <w:t>1. Bus SA, Sacco ICN, Monteiro-Soares M, Raspovic A, Paton J, Rasmussen A, et al. Guidelines on the prevention of foot ulcers in persons with diabetes (IWGDF 2023 update). Diabetes Metab Res Rev. 2024;40(3):e3651. doi:10.1002/dmrr.3651</w:t>
      </w:r>
    </w:p>
    <w:p w14:paraId="1A646405" w14:textId="77777777" w:rsidR="00AC160C" w:rsidRDefault="00000000">
      <w:r>
        <w:rPr>
          <w:color w:val="000000"/>
        </w:rPr>
        <w:t>2. Whiting DR, Guariguata L, Weil C, Shaw J. IDF diabetes atlas: global estimates of the prevalence of diabetes for 2011 and 2030. Diabetes research and clinical practice. 2011;94(3):311-21. doi:10.1016/j.diabres.2011.10.029</w:t>
      </w:r>
    </w:p>
    <w:p w14:paraId="185DC9EB" w14:textId="77777777" w:rsidR="00AC160C" w:rsidRPr="00317505" w:rsidRDefault="00000000">
      <w:pPr>
        <w:rPr>
          <w:lang w:val="nl-BE"/>
        </w:rPr>
      </w:pPr>
      <w:r>
        <w:rPr>
          <w:color w:val="000000"/>
        </w:rPr>
        <w:t xml:space="preserve">3. Ragnarson T, Apelqvist J. Health-related quality of life in patients with diabetes mellitus and foot ulcers. </w:t>
      </w:r>
      <w:r w:rsidRPr="00A6550D">
        <w:rPr>
          <w:color w:val="000000"/>
          <w:lang w:val="nl-BE"/>
        </w:rPr>
        <w:t>J. Diabetes Complications. 2000;14(5):235-241.</w:t>
      </w:r>
    </w:p>
    <w:p w14:paraId="6117F564" w14:textId="77777777" w:rsidR="00AC160C" w:rsidRDefault="00000000">
      <w:r w:rsidRPr="00317505">
        <w:rPr>
          <w:color w:val="000000"/>
          <w:lang w:val="nl-BE"/>
        </w:rPr>
        <w:t xml:space="preserve">4. Apelqvist J, Bakker K, van Houtum WH, Schaper NC. </w:t>
      </w:r>
      <w:r w:rsidRPr="00A6550D">
        <w:rPr>
          <w:color w:val="000000"/>
        </w:rPr>
        <w:t>Practical guidelines on the management and prevention of the diabetic foot: based upon the International Consensus on the Diabetic Foot (2007). Diabetes Metab Res Rev. 2008;24(Suppl 1):S181-S187. doi:10.1002/dmrr.848</w:t>
      </w:r>
    </w:p>
    <w:p w14:paraId="6F2DDFEE" w14:textId="77777777" w:rsidR="00AC160C" w:rsidRDefault="00000000">
      <w:r>
        <w:rPr>
          <w:color w:val="000000"/>
        </w:rPr>
        <w:t>5. Zhang Y, Lazzarini P, McPhail S, van Netten J, Armstrong D, Pacella R. Global Disability Burdens of Diabetes-Related Lower-Extremity Complications in 1990 and 2016. Diabetes Care. 2020;43:964-974.</w:t>
      </w:r>
    </w:p>
    <w:p w14:paraId="4DF4AF29" w14:textId="77777777" w:rsidR="00AC160C" w:rsidRDefault="00000000">
      <w:r>
        <w:rPr>
          <w:color w:val="000000"/>
        </w:rPr>
        <w:t>6. Armstrong D, Boulton A, Bus S. Diabetic Foot Ulcers and Their Recurrence. N. Engl. J. Med. 2017;376:2367-2375.</w:t>
      </w:r>
    </w:p>
    <w:p w14:paraId="3EF0A1EB" w14:textId="77777777" w:rsidR="00AC160C" w:rsidRPr="00A6550D" w:rsidRDefault="00000000">
      <w:pPr>
        <w:rPr>
          <w:lang w:val="nl-BE"/>
        </w:rPr>
      </w:pPr>
      <w:r>
        <w:rPr>
          <w:color w:val="000000"/>
        </w:rPr>
        <w:t xml:space="preserve">7. Tchero H, Kangambega P, Lin L, Mukisi-Mukaza M, Brunet-Houdard S, Briatte C, et al. Cost of diabetic foot in France, Spain, Italy, Germany and United Kingdom: A systematic review. </w:t>
      </w:r>
      <w:r w:rsidRPr="00A6550D">
        <w:rPr>
          <w:color w:val="000000"/>
          <w:lang w:val="nl-BE"/>
        </w:rPr>
        <w:t>Annales d'Endocrinologie. 2018;79(2):67-74. doi:10.1016/j.ando.2017.11.005</w:t>
      </w:r>
    </w:p>
    <w:p w14:paraId="30808F09" w14:textId="77777777" w:rsidR="00AC160C" w:rsidRDefault="00000000">
      <w:r w:rsidRPr="00A6550D">
        <w:rPr>
          <w:color w:val="000000"/>
          <w:lang w:val="nl-BE"/>
        </w:rPr>
        <w:t xml:space="preserve">8. Van Acker K, Oleen-Burkey M, De Decker L, Vanmaele R, Van Schil P, Matricali G, et al. </w:t>
      </w:r>
      <w:r>
        <w:rPr>
          <w:color w:val="000000"/>
        </w:rPr>
        <w:t>Cost and resource utilization for prevention and treatment of foot lesions in a diabetic foot clinic in Belgium. Diabetes Res Clin Pract. 2000;50(2):87-95. doi:10.1016/s0168-8227(00)00157-1</w:t>
      </w:r>
    </w:p>
    <w:p w14:paraId="4EFC1DDE" w14:textId="77777777" w:rsidR="00AC160C" w:rsidRDefault="00000000">
      <w:r>
        <w:rPr>
          <w:color w:val="000000"/>
        </w:rPr>
        <w:t>9. van Netten J, Raspovic A, Lavery L, Monteiro-Soares M, Rasmussen A, Sacco I, et al. Prevention of foot ulcers in the at-risk patient with diabetes: A systematic review. Diabetes Metab. Res. Rev. 2020;36:e3270.</w:t>
      </w:r>
    </w:p>
    <w:p w14:paraId="3912A012" w14:textId="77777777" w:rsidR="00AC160C" w:rsidRDefault="00000000">
      <w:r>
        <w:rPr>
          <w:color w:val="000000"/>
        </w:rPr>
        <w:t>10. van Netten JJ, Bus SA, Apelqvist J, Chen P, Chuter V, Fitridge R, et al. Definitions and criteria for diabetes-related foot disease (IWGDF 2023 update). Diabetes/Metabolism Research and Reviews. 2024;40(3). doi:10.1002/dmrr.3654</w:t>
      </w:r>
    </w:p>
    <w:p w14:paraId="1A93A4E3" w14:textId="77777777" w:rsidR="00AC160C" w:rsidRDefault="00000000">
      <w:r>
        <w:rPr>
          <w:color w:val="000000"/>
        </w:rPr>
        <w:lastRenderedPageBreak/>
        <w:t>11. Doggen K, Van Acker K, Beele H, Dumont I, Félix P, Lauwers P, et al. Implementation of a quality improvement initiative in Belgian diabetic foot clinic: feasability and initial results. Diabetes/Metabolism Research and Reviews. 2014;30(5):435-443.</w:t>
      </w:r>
    </w:p>
    <w:p w14:paraId="2D2963D8" w14:textId="77777777" w:rsidR="00AC160C" w:rsidRDefault="00000000">
      <w:r>
        <w:rPr>
          <w:color w:val="000000"/>
        </w:rPr>
        <w:t>12. Albright RH, Manohar NB, Murillo JF, Kenge LAM, Delgado-Hurtado JJ, Diamond ML, et al. Effectiveness of multidisciplinary care teams in reducing major amputation rate in adults with diabetes: a systematic review &amp; meta-analysis. Diabetes Research and Clinical Practice. 2020;161(107996).</w:t>
      </w:r>
    </w:p>
    <w:p w14:paraId="27E824F8" w14:textId="77777777" w:rsidR="00AC160C" w:rsidRDefault="00000000">
      <w:r>
        <w:rPr>
          <w:color w:val="000000"/>
        </w:rPr>
        <w:t xml:space="preserve">13. Todorova K, Buyle M, Vanherwegen A, Jirari A, Aerden D, De Bruyne S, et al. </w:t>
      </w:r>
      <w:r w:rsidRPr="00A6550D">
        <w:rPr>
          <w:color w:val="000000"/>
          <w:lang w:val="nl-BE"/>
        </w:rPr>
        <w:t xml:space="preserve">Initiatief voor Kwaliteitsbevordering en Epidemiologie bij Multidisciplinaire Diabetes Voetklinieken (IKED-Voet). </w:t>
      </w:r>
      <w:r>
        <w:rPr>
          <w:color w:val="000000"/>
        </w:rPr>
        <w:t>Resultaten van de 8de gegevensverzameling (auditjaren 2022-2023). 2025.</w:t>
      </w:r>
    </w:p>
    <w:p w14:paraId="0FDF0D39" w14:textId="77777777" w:rsidR="00AC160C" w:rsidRDefault="00000000">
      <w:r>
        <w:rPr>
          <w:color w:val="000000"/>
        </w:rPr>
        <w:t>14. Barn R, Waaijman R, Nollet F, Woodburn J, Bus S. Predictors of barefoot plantar pressure during walking in patients with diabetes, peripheral neuropathy and a history of ulceration. Plos One. 2015;10(2).</w:t>
      </w:r>
    </w:p>
    <w:p w14:paraId="7B0AEFFD" w14:textId="77777777" w:rsidR="00AC160C" w:rsidRPr="00317505" w:rsidRDefault="00000000">
      <w:pPr>
        <w:rPr>
          <w:lang w:val="nl-BE"/>
        </w:rPr>
      </w:pPr>
      <w:r>
        <w:rPr>
          <w:color w:val="000000"/>
        </w:rPr>
        <w:t xml:space="preserve">15. Fernando M, Crowther R, Pappas E, Lazzarini P, Cunningham M, Sangla K. Plantar pressure in diabetic peripheral neuropathy patients with active foot ulceration, previous ulceration and no history of ulceration: a meta-analysis of observational studies. </w:t>
      </w:r>
      <w:r w:rsidRPr="00A6550D">
        <w:rPr>
          <w:color w:val="000000"/>
          <w:lang w:val="nl-BE"/>
        </w:rPr>
        <w:t>PLoS One. 2014;9(6).</w:t>
      </w:r>
    </w:p>
    <w:p w14:paraId="6DA5A429" w14:textId="77777777" w:rsidR="00AC160C" w:rsidRDefault="00000000">
      <w:r w:rsidRPr="00317505">
        <w:rPr>
          <w:color w:val="000000"/>
          <w:lang w:val="nl-BE"/>
        </w:rPr>
        <w:t xml:space="preserve">16. Bus S, van Netten J, Hinchliffe R, Apelqvist J, Lipsky B, Schaper N, et al. </w:t>
      </w:r>
      <w:r w:rsidRPr="00A6550D">
        <w:rPr>
          <w:color w:val="000000"/>
        </w:rPr>
        <w:t>Standards for the development and methodology of the 2019 International Working Group on the Diabetic Foot guidelines. Diabetes Metab Res Rev. 2020;36.</w:t>
      </w:r>
    </w:p>
    <w:p w14:paraId="06979E6D" w14:textId="77777777" w:rsidR="00AC160C" w:rsidRPr="00317505" w:rsidRDefault="00000000">
      <w:pPr>
        <w:rPr>
          <w:lang w:val="nl-BE"/>
        </w:rPr>
      </w:pPr>
      <w:r>
        <w:rPr>
          <w:color w:val="000000"/>
        </w:rPr>
        <w:t xml:space="preserve">17. Bus S, Haspels R, Busch-Westbroek T. Evaluation and optimization of therapeutic footwear for neuropathic diabetic foot patients using in-shoe plantar pressure analysis. </w:t>
      </w:r>
      <w:r w:rsidRPr="00A6550D">
        <w:rPr>
          <w:color w:val="000000"/>
          <w:lang w:val="nl-BE"/>
        </w:rPr>
        <w:t>Diabetes Care. 2011;34:1595-1600.</w:t>
      </w:r>
    </w:p>
    <w:p w14:paraId="01A573DF" w14:textId="77777777" w:rsidR="00AC160C" w:rsidRDefault="00000000">
      <w:r w:rsidRPr="00317505">
        <w:rPr>
          <w:color w:val="000000"/>
          <w:lang w:val="nl-BE"/>
        </w:rPr>
        <w:t xml:space="preserve">18. Bus S, Waaijman R, Arts M, de Haart M, Busch-Westbroek T, van Baal J, et al. </w:t>
      </w:r>
      <w:r w:rsidRPr="00A6550D">
        <w:rPr>
          <w:color w:val="000000"/>
        </w:rPr>
        <w:t>Effect of custom-made footwear on foot ulcer recurrence in diabetes: a multicenter randomized controlled trial. Diabetes Care. 2013;36:4109-4116. doi:10.2337/dc13-0996</w:t>
      </w:r>
    </w:p>
    <w:p w14:paraId="435AF54C" w14:textId="77777777" w:rsidR="00AC160C" w:rsidRDefault="00000000">
      <w:r>
        <w:rPr>
          <w:color w:val="000000"/>
        </w:rPr>
        <w:t>19. Zwaferink JBJ, Nollet F, Bus SA. In-Shoe Pressure Measurements in Diabetic Footwear Practice: Success Rate and Facilitators of and Barriers to Implementation. Sensors. 2024;24(6). doi:10.3390/s24061795</w:t>
      </w:r>
    </w:p>
    <w:p w14:paraId="138142CC" w14:textId="77777777" w:rsidR="00AC160C" w:rsidRDefault="00000000">
      <w:r>
        <w:rPr>
          <w:color w:val="000000"/>
        </w:rPr>
        <w:t>20. Bus SA, Zwaferink JB, Dahmen R, Busch-Westbroek T. State of the art design protocol for custom made footwear for people with diabetes and peripheral neuropathy. Diabetes/Metabolism Research and Reviews. 2020;36(S1). doi:10.1002/dmrr.3237</w:t>
      </w:r>
    </w:p>
    <w:p w14:paraId="60EC5769" w14:textId="77777777" w:rsidR="00AC160C" w:rsidRDefault="00000000">
      <w:r>
        <w:rPr>
          <w:color w:val="000000"/>
        </w:rPr>
        <w:t>21. Lopes GSG, Landeiro MJL, Maciel T, de Sousa MRMGC. Clinical practice guidelines of foot care practice for patients with type 2 diabetes: A scoping review using self-care model. Contemporary Nurse. 2024;60(5):516-536. doi:10.1080/10376178.2024.2362289</w:t>
      </w:r>
    </w:p>
    <w:p w14:paraId="65E24609" w14:textId="77777777" w:rsidR="00AC160C" w:rsidRDefault="00000000">
      <w:r>
        <w:rPr>
          <w:color w:val="000000"/>
        </w:rPr>
        <w:t>22. Racaru S, Bolton Saghdaoui L, Roy Choudhury J, Wells M, Davies AH. Offloading treatment in people with diabetic foot disease: A systematic scoping review on adherence to foot offloading. Diabetes and Metabolic Syndrome: Clinical Research and Reviews. 2022;16(5). doi:10.1016/j.dsx.2022.102493</w:t>
      </w:r>
    </w:p>
    <w:p w14:paraId="34A5C0E1" w14:textId="77777777" w:rsidR="00AC160C" w:rsidRDefault="00000000">
      <w:r>
        <w:rPr>
          <w:color w:val="000000"/>
        </w:rPr>
        <w:t>23. Menz H, Bonnano D. Objective measurement of adherence to wearing foot orthoses using an embedded temperature sensor. Medical Engineering and physics. 2021;88:19-24.</w:t>
      </w:r>
    </w:p>
    <w:p w14:paraId="55E54A02" w14:textId="77777777" w:rsidR="00AC160C" w:rsidRDefault="00000000">
      <w:r>
        <w:rPr>
          <w:color w:val="000000"/>
        </w:rPr>
        <w:lastRenderedPageBreak/>
        <w:t>24. Maas J, Dallmeijer A, Oudshoorn B, Bolster E, Huijing P, Jaspers R, et al. Measuring wearing time of knee-ankle-foot orthoses in children with cerebral palsy: comparison of parent-report and objective measurement. Disability and Rehabilitation. 2018;40(4):398-403.</w:t>
      </w:r>
    </w:p>
    <w:p w14:paraId="58551980" w14:textId="77777777" w:rsidR="00AC160C" w:rsidRDefault="00000000">
      <w:r>
        <w:rPr>
          <w:color w:val="000000"/>
        </w:rPr>
        <w:t>25. Lutjeboer T, van Netten JJ, Postema K, Hijmans JM. Validity and feasibility of a temperature sensor for measuring use and non-use of orthopaedic footwear. J Rehabil Med. 2018;50:920-926.</w:t>
      </w:r>
    </w:p>
    <w:p w14:paraId="53C0171E" w14:textId="77777777" w:rsidR="00AC160C" w:rsidRDefault="00000000">
      <w:r>
        <w:rPr>
          <w:color w:val="000000"/>
        </w:rPr>
        <w:t>26. Gustav J, Tranberg R, Johansson U, Alnem J. Predictors of adherence to wearing therapeutic footwear among people with diabetes. Journal of Foot and Ankle Research. 2020;13(45).</w:t>
      </w:r>
    </w:p>
    <w:p w14:paraId="0B43CF04" w14:textId="77777777" w:rsidR="00AC160C" w:rsidRDefault="00000000">
      <w:r>
        <w:rPr>
          <w:color w:val="000000"/>
        </w:rPr>
        <w:t>27. Keukenkamp R, van Netten JJ, Busch-Westbroek TE, Bus SA. Custom-made footwear designed for indoor use increases short-term and long-term adherence in people with diabetes at high ulcer risk. BMJ Open Diabetes Research and Care. 2022;10(1). doi:10.1136/bmjdrc-2021-002593</w:t>
      </w:r>
    </w:p>
    <w:p w14:paraId="43697C42" w14:textId="77777777" w:rsidR="00AC160C" w:rsidRDefault="00000000">
      <w:r>
        <w:rPr>
          <w:color w:val="000000"/>
        </w:rPr>
        <w:t>28. National Institute for Health and Care Excellence (NICE). Diabetic foot problems: prevention and management. NICE guideline NG19. 2015. https://www.nice.org.uk/guidance/ng19</w:t>
      </w:r>
    </w:p>
    <w:p w14:paraId="40D0C578" w14:textId="77777777" w:rsidR="00AC160C" w:rsidRDefault="00000000">
      <w:r>
        <w:rPr>
          <w:color w:val="000000"/>
        </w:rPr>
        <w:t>29. van Netten JJ, Raspovic A, Lavery LA, Monteiro-Soares M, Paton J, Rasmussen A, et al. Prevention of foot ulcers in persons with diabetes at risk of ulceration: A systematic review and meta-analysis. Diabetes/Metabolism Research and Reviews. 2024;40(3). doi:10.1002/dmrr.3652</w:t>
      </w:r>
    </w:p>
    <w:p w14:paraId="2434701A" w14:textId="77777777" w:rsidR="00AC160C" w:rsidRDefault="00000000">
      <w:r>
        <w:rPr>
          <w:color w:val="000000"/>
        </w:rPr>
        <w:t>30. Jarl G, van Netten J, Lazzarini P. Fragile Feet and Trivial Trauma. Journal of the American Podiatric Medical Association. 2023;113(1).</w:t>
      </w:r>
    </w:p>
    <w:p w14:paraId="0ABD5151" w14:textId="77777777" w:rsidR="00AC160C" w:rsidRPr="00317505" w:rsidRDefault="00000000">
      <w:pPr>
        <w:rPr>
          <w:lang w:val="nl-BE"/>
        </w:rPr>
      </w:pPr>
      <w:r>
        <w:rPr>
          <w:color w:val="000000"/>
        </w:rPr>
        <w:t xml:space="preserve">31. Michie S, van Stralen MM, West R. The behaviour change wheel: a new method for characterising and designing behaviour change interventions. </w:t>
      </w:r>
      <w:r w:rsidRPr="00A6550D">
        <w:rPr>
          <w:color w:val="000000"/>
          <w:lang w:val="nl-BE"/>
        </w:rPr>
        <w:t>Implement Sci. 2011;6:42. doi:10.1186/1748-5908-6-42</w:t>
      </w:r>
    </w:p>
    <w:p w14:paraId="1BE548ED" w14:textId="77777777" w:rsidR="00AC160C" w:rsidRDefault="00000000">
      <w:r w:rsidRPr="00317505">
        <w:rPr>
          <w:color w:val="000000"/>
          <w:lang w:val="nl-BE"/>
        </w:rPr>
        <w:t xml:space="preserve">32. Perrin BM, van Netten JJ, aan de Stegge WB, Busch-Westbroek TE, Bus SA. </w:t>
      </w:r>
      <w:r w:rsidRPr="00A6550D">
        <w:rPr>
          <w:color w:val="000000"/>
        </w:rPr>
        <w:t>Health-related quality of life and associated factors in people with diabetes at high risk of foot ulceration. Journal of Foot and Ankle Research. 2022;15(1). doi:10.1186/s13047-022-00586-9</w:t>
      </w:r>
    </w:p>
    <w:p w14:paraId="462B5DED" w14:textId="77777777" w:rsidR="00AC160C" w:rsidRDefault="00000000">
      <w:r>
        <w:rPr>
          <w:color w:val="000000"/>
        </w:rPr>
        <w:t>33. van Netten J. Prevention of foot ulcers in the at-risk patient with diabetes: a systematic review. Diabetes Metab Research. 2016;32(1):84-98.</w:t>
      </w:r>
    </w:p>
    <w:p w14:paraId="08BF1EEC" w14:textId="77777777" w:rsidR="00AC160C" w:rsidRDefault="00000000">
      <w:r>
        <w:rPr>
          <w:color w:val="000000"/>
        </w:rPr>
        <w:t>34. Dahmen R, Siemonsma PC, Monteiro S, Norman G.R., Boers M, Lankhorst GJ, et al. Evaluation of the wear-and-tear scale for therapeutic footwear, results of a generalizability study. J Rehabil Med. 2018:569-574. doi:10.2340/16501977-2339</w:t>
      </w:r>
    </w:p>
    <w:p w14:paraId="271204B3" w14:textId="77777777" w:rsidR="00AC160C" w:rsidRPr="00317505" w:rsidRDefault="00000000">
      <w:pPr>
        <w:rPr>
          <w:lang w:val="nl-BE"/>
        </w:rPr>
      </w:pPr>
      <w:r>
        <w:rPr>
          <w:color w:val="000000"/>
        </w:rPr>
        <w:t xml:space="preserve">35. Lincoln NB, Jeffcoate WJ, Ince P, Smith M, Radford KA. Validation of a new measure of protective footcare behaviour: The Nottingham Assessment of Functional Footcare (NAFF). </w:t>
      </w:r>
      <w:r w:rsidRPr="00A6550D">
        <w:rPr>
          <w:color w:val="000000"/>
          <w:lang w:val="nl-BE"/>
        </w:rPr>
        <w:t>Practical Diabetes International. 2007;24(4):207-211. doi:10.1002/pdi.1099</w:t>
      </w:r>
    </w:p>
    <w:p w14:paraId="794B0D02" w14:textId="77777777" w:rsidR="00AC160C" w:rsidRPr="00317505" w:rsidRDefault="00000000">
      <w:pPr>
        <w:rPr>
          <w:lang w:val="nl-BE"/>
        </w:rPr>
      </w:pPr>
      <w:r w:rsidRPr="00317505">
        <w:rPr>
          <w:color w:val="000000"/>
          <w:lang w:val="nl-BE"/>
        </w:rPr>
        <w:t>36. Hakkaart-van Roijen L, Peeters S, Kanters T. Kostenhandleiding voor economische evaluaties in de gezondheidszorg: methodologie en referentieprijzen. Diemen: Zorginstituut Nederland; 2024.</w:t>
      </w:r>
    </w:p>
    <w:p w14:paraId="4F3EF897" w14:textId="77777777" w:rsidR="00AC160C" w:rsidRDefault="00000000">
      <w:r w:rsidRPr="00A6550D">
        <w:rPr>
          <w:color w:val="000000"/>
          <w:lang w:val="nl-BE"/>
        </w:rPr>
        <w:t xml:space="preserve">37. Jeffcoate WJ, Bus SA, Game FL, Hinchliffe RJ, Price PE, Schaper NC. </w:t>
      </w:r>
      <w:r>
        <w:rPr>
          <w:color w:val="000000"/>
        </w:rPr>
        <w:t>Reporting standards of studies and papers on the prevention and management of foot ulcers in diabetes: required details and markers of good quality. The Lancet Diabetes and Endocrinology. 2016;4(9):781-788. doi:10.1016/S2213-8587(16)30012-2</w:t>
      </w:r>
    </w:p>
    <w:p w14:paraId="3DD3A43A" w14:textId="77777777" w:rsidR="00AC160C" w:rsidRDefault="00000000">
      <w:r>
        <w:rPr>
          <w:color w:val="000000"/>
        </w:rPr>
        <w:lastRenderedPageBreak/>
        <w:t>38. Monteiro-Soares M, Hamilton EJ, Russell DA, Srisawasdi G, Boyko EJ, Mills JL, et al. Guidelines on the classification of foot ulcers in people with diabetes (IWGDF 2023 update). Diabetes/Metabolism Research and Reviews. 2024;40(3). doi:10.1002/dmrr.3648</w:t>
      </w:r>
    </w:p>
    <w:p w14:paraId="7B502A12" w14:textId="77777777" w:rsidR="00AC160C" w:rsidRDefault="00000000">
      <w:r>
        <w:rPr>
          <w:color w:val="000000"/>
        </w:rPr>
        <w:t>39. Sørensen K, Van Den Broucke S, Pelikan JM, Fullam J, Doyle G, Slonska Z, et al. Measuring health literacy in populations: Illuminating the design and development process of the European Health Literacy Survey Questionnaire (HLS-EU-Q). BMC Public Health. 2013;13(1). doi:10.1186/1471-2458-13-948</w:t>
      </w:r>
    </w:p>
    <w:p w14:paraId="4D6AEF0C" w14:textId="77777777" w:rsidR="00AC160C" w:rsidRDefault="00000000">
      <w:r>
        <w:rPr>
          <w:color w:val="000000"/>
        </w:rPr>
        <w:t>40. van Netten JJ, Hijmans JH, Jannink MJA, Geertzen JHB, Postema K. Development and reproducibility of a short questionnaire to measure use and usability of custom-made orthopaedic shoes. J Rehabil Med. 2009;41:913-918.</w:t>
      </w:r>
    </w:p>
    <w:p w14:paraId="1A61789A" w14:textId="77777777" w:rsidR="00AC160C" w:rsidRDefault="00000000">
      <w:r>
        <w:rPr>
          <w:color w:val="000000"/>
        </w:rPr>
        <w:t>41. Staniszewska A, Game F, Nixon J, Russell D, Armstrong DG, Ashmore C, et al. Development of a core outcome set for studies assessing interventions for diabetes-related foot ulceration. Diabetes Care. 2024;47(11):1958-1968. doi:10.2337/dc24-1112</w:t>
      </w:r>
    </w:p>
    <w:p w14:paraId="285C6C3C" w14:textId="77777777" w:rsidR="00AC160C" w:rsidRDefault="00000000">
      <w:r>
        <w:rPr>
          <w:color w:val="000000"/>
        </w:rPr>
        <w:t>42. Staniszewska A, Jones A, Davies L, Game F, Nixon J, Russell D, et al. Development of a core descriptor set for studies assessing interventions for diabetes-related foot ulceration. Diabetologia. 2026. doi:10.1007/s00125-026-06815-1</w:t>
      </w:r>
    </w:p>
    <w:sectPr w:rsidR="00AC160C">
      <w:headerReference w:type="default" r:id="rId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Fabienne Dobbels" w:date="2026-06-03T09:29:00Z" w:initials="FD">
    <w:p w14:paraId="64B7EF23" w14:textId="1B62D060" w:rsidR="004B6C96" w:rsidRDefault="00000000">
      <w:pPr>
        <w:pStyle w:val="CommentText"/>
      </w:pPr>
      <w:r>
        <w:rPr>
          <w:rStyle w:val="CommentReference"/>
        </w:rPr>
        <w:annotationRef/>
      </w:r>
      <w:r w:rsidRPr="08D21FCA">
        <w:t>in legende wordt er ook nog gesproken van SEBIA, maar in figuur is dit PARADISE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B7EF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82A2E1" w16cex:dateUtc="2026-06-03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B7EF23" w16cid:durableId="6E82A2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E9A6" w14:textId="77777777" w:rsidR="003A32C8" w:rsidRDefault="003A32C8" w:rsidP="009D7BE7">
      <w:pPr>
        <w:spacing w:after="0" w:line="240" w:lineRule="auto"/>
      </w:pPr>
      <w:r>
        <w:separator/>
      </w:r>
    </w:p>
  </w:endnote>
  <w:endnote w:type="continuationSeparator" w:id="0">
    <w:p w14:paraId="29145FC9" w14:textId="77777777" w:rsidR="003A32C8" w:rsidRDefault="003A32C8" w:rsidP="009D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7851" w14:textId="77777777" w:rsidR="003A32C8" w:rsidRDefault="003A32C8" w:rsidP="009D7BE7">
      <w:pPr>
        <w:spacing w:after="0" w:line="240" w:lineRule="auto"/>
      </w:pPr>
      <w:r>
        <w:separator/>
      </w:r>
    </w:p>
  </w:footnote>
  <w:footnote w:type="continuationSeparator" w:id="0">
    <w:p w14:paraId="5E88382E" w14:textId="77777777" w:rsidR="003A32C8" w:rsidRDefault="003A32C8" w:rsidP="009D7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5EFC" w14:textId="70BA8D83" w:rsidR="009D7BE7" w:rsidRPr="009D7BE7" w:rsidRDefault="009D7BE7">
    <w:pPr>
      <w:pStyle w:val="Koptekst"/>
      <w:rPr>
        <w:lang w:val="en-US"/>
      </w:rPr>
    </w:pPr>
    <w:r>
      <w:rPr>
        <w:lang w:val="en-US"/>
      </w:rPr>
      <w:t>Protocol PARADISE trial_S71769</w:t>
    </w:r>
    <w:r>
      <w:rPr>
        <w:lang w:val="en-US"/>
      </w:rPr>
      <w:tab/>
    </w:r>
    <w:r>
      <w:rPr>
        <w:lang w:val="en-US"/>
      </w:rPr>
      <w:tab/>
      <w:t>v.</w:t>
    </w:r>
    <w:r w:rsidR="006C1493">
      <w:rPr>
        <w:lang w:val="en-US"/>
      </w:rPr>
      <w:t>17_05</w:t>
    </w:r>
    <w:r>
      <w:rPr>
        <w:lang w:val="en-US"/>
      </w:rPr>
      <w:t>_2026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774"/>
    <w:multiLevelType w:val="multilevel"/>
    <w:tmpl w:val="5C7EA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177C"/>
    <w:multiLevelType w:val="multilevel"/>
    <w:tmpl w:val="290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81A"/>
    <w:multiLevelType w:val="multilevel"/>
    <w:tmpl w:val="2A50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C36B3"/>
    <w:multiLevelType w:val="hybridMultilevel"/>
    <w:tmpl w:val="440AAD00"/>
    <w:lvl w:ilvl="0" w:tplc="03263F3C">
      <w:start w:val="1"/>
      <w:numFmt w:val="lowerRoman"/>
      <w:lvlText w:val="%1)"/>
      <w:lvlJc w:val="left"/>
      <w:pPr>
        <w:ind w:left="1440" w:hanging="72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14C03"/>
    <w:multiLevelType w:val="multilevel"/>
    <w:tmpl w:val="A23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7956"/>
    <w:multiLevelType w:val="multilevel"/>
    <w:tmpl w:val="4DEA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369A6"/>
    <w:multiLevelType w:val="multilevel"/>
    <w:tmpl w:val="923A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411E2"/>
    <w:multiLevelType w:val="hybridMultilevel"/>
    <w:tmpl w:val="22BE473C"/>
    <w:lvl w:ilvl="0" w:tplc="BE78BB26">
      <w:start w:val="1"/>
      <w:numFmt w:val="lowerRoman"/>
      <w:lvlText w:val="%1)"/>
      <w:lvlJc w:val="left"/>
      <w:pPr>
        <w:ind w:left="1440" w:hanging="72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9651EF9"/>
    <w:multiLevelType w:val="multilevel"/>
    <w:tmpl w:val="D27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02119"/>
    <w:multiLevelType w:val="multilevel"/>
    <w:tmpl w:val="FDEC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F81E9A"/>
    <w:multiLevelType w:val="multilevel"/>
    <w:tmpl w:val="52E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F10E3"/>
    <w:multiLevelType w:val="multilevel"/>
    <w:tmpl w:val="07A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D7E22"/>
    <w:multiLevelType w:val="hybridMultilevel"/>
    <w:tmpl w:val="4AA0365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0B7A6989"/>
    <w:multiLevelType w:val="multilevel"/>
    <w:tmpl w:val="F8D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C4FFF"/>
    <w:multiLevelType w:val="multilevel"/>
    <w:tmpl w:val="81E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D0893"/>
    <w:multiLevelType w:val="multilevel"/>
    <w:tmpl w:val="619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41325"/>
    <w:multiLevelType w:val="multilevel"/>
    <w:tmpl w:val="1304CDC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0D5101F1"/>
    <w:multiLevelType w:val="multilevel"/>
    <w:tmpl w:val="3F70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F4FD0"/>
    <w:multiLevelType w:val="multilevel"/>
    <w:tmpl w:val="64E2A7E2"/>
    <w:lvl w:ilvl="0">
      <w:start w:val="1"/>
      <w:numFmt w:val="decimal"/>
      <w:lvlText w:val="%1."/>
      <w:lvlJc w:val="left"/>
      <w:pPr>
        <w:ind w:left="504" w:hanging="504"/>
      </w:pPr>
      <w:rPr>
        <w:rFonts w:hint="default"/>
      </w:rPr>
    </w:lvl>
    <w:lvl w:ilvl="1">
      <w:start w:val="5"/>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109F443F"/>
    <w:multiLevelType w:val="multilevel"/>
    <w:tmpl w:val="DCA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F18DC"/>
    <w:multiLevelType w:val="multilevel"/>
    <w:tmpl w:val="CF7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8962DF"/>
    <w:multiLevelType w:val="multilevel"/>
    <w:tmpl w:val="A5C4C302"/>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18E362C"/>
    <w:multiLevelType w:val="multilevel"/>
    <w:tmpl w:val="C964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77216"/>
    <w:multiLevelType w:val="multilevel"/>
    <w:tmpl w:val="0A8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A2BDC"/>
    <w:multiLevelType w:val="multilevel"/>
    <w:tmpl w:val="8D3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312A6"/>
    <w:multiLevelType w:val="multilevel"/>
    <w:tmpl w:val="471C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A554DD"/>
    <w:multiLevelType w:val="multilevel"/>
    <w:tmpl w:val="C2F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67E7E"/>
    <w:multiLevelType w:val="multilevel"/>
    <w:tmpl w:val="F2A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90799F"/>
    <w:multiLevelType w:val="multilevel"/>
    <w:tmpl w:val="287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B2BB8"/>
    <w:multiLevelType w:val="multilevel"/>
    <w:tmpl w:val="64E2A7E2"/>
    <w:lvl w:ilvl="0">
      <w:start w:val="1"/>
      <w:numFmt w:val="decimal"/>
      <w:lvlText w:val="%1."/>
      <w:lvlJc w:val="left"/>
      <w:pPr>
        <w:ind w:left="504" w:hanging="504"/>
      </w:pPr>
      <w:rPr>
        <w:rFonts w:hint="default"/>
      </w:rPr>
    </w:lvl>
    <w:lvl w:ilvl="1">
      <w:start w:val="5"/>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171E7E20"/>
    <w:multiLevelType w:val="multilevel"/>
    <w:tmpl w:val="BA2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6E7C57"/>
    <w:multiLevelType w:val="multilevel"/>
    <w:tmpl w:val="F1E4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958E3"/>
    <w:multiLevelType w:val="multilevel"/>
    <w:tmpl w:val="9A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4B306C"/>
    <w:multiLevelType w:val="multilevel"/>
    <w:tmpl w:val="9BC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725979"/>
    <w:multiLevelType w:val="multilevel"/>
    <w:tmpl w:val="E7D8E5D8"/>
    <w:lvl w:ilvl="0">
      <w:start w:val="2"/>
      <w:numFmt w:val="decimal"/>
      <w:lvlText w:val="%1."/>
      <w:lvlJc w:val="left"/>
      <w:pPr>
        <w:ind w:left="360" w:hanging="360"/>
      </w:pPr>
      <w:rPr>
        <w:rFonts w:hint="default"/>
        <w:sz w:val="28"/>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19BB48A6"/>
    <w:multiLevelType w:val="multilevel"/>
    <w:tmpl w:val="9264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08389D"/>
    <w:multiLevelType w:val="multilevel"/>
    <w:tmpl w:val="3F4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71B12"/>
    <w:multiLevelType w:val="hybridMultilevel"/>
    <w:tmpl w:val="22BE473C"/>
    <w:lvl w:ilvl="0" w:tplc="FFFFFFFF">
      <w:start w:val="1"/>
      <w:numFmt w:val="lowerRoman"/>
      <w:lvlText w:val="%1)"/>
      <w:lvlJc w:val="left"/>
      <w:pPr>
        <w:ind w:left="1440" w:hanging="72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1D282ECC"/>
    <w:multiLevelType w:val="hybridMultilevel"/>
    <w:tmpl w:val="D2E2C19A"/>
    <w:lvl w:ilvl="0" w:tplc="2000000F">
      <w:start w:val="2"/>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1EC0533D"/>
    <w:multiLevelType w:val="multilevel"/>
    <w:tmpl w:val="269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B7AE8"/>
    <w:multiLevelType w:val="hybridMultilevel"/>
    <w:tmpl w:val="BBCCF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1FD72001"/>
    <w:multiLevelType w:val="multilevel"/>
    <w:tmpl w:val="ED5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B20663"/>
    <w:multiLevelType w:val="multilevel"/>
    <w:tmpl w:val="6F7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9560C"/>
    <w:multiLevelType w:val="multilevel"/>
    <w:tmpl w:val="9D3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24515"/>
    <w:multiLevelType w:val="hybridMultilevel"/>
    <w:tmpl w:val="AA3EABF8"/>
    <w:lvl w:ilvl="0" w:tplc="C4AEE52C">
      <w:start w:val="1"/>
      <w:numFmt w:val="lowerRoman"/>
      <w:lvlText w:val="(%1)"/>
      <w:lvlJc w:val="left"/>
      <w:pPr>
        <w:ind w:left="1152" w:hanging="360"/>
      </w:pPr>
    </w:lvl>
    <w:lvl w:ilvl="1" w:tplc="4DA64FC0">
      <w:start w:val="1"/>
      <w:numFmt w:val="lowerLetter"/>
      <w:lvlText w:val="%2."/>
      <w:lvlJc w:val="left"/>
      <w:pPr>
        <w:ind w:left="1872" w:hanging="360"/>
      </w:pPr>
    </w:lvl>
    <w:lvl w:ilvl="2" w:tplc="FFEA5C8E">
      <w:start w:val="1"/>
      <w:numFmt w:val="lowerRoman"/>
      <w:lvlText w:val="%3."/>
      <w:lvlJc w:val="right"/>
      <w:pPr>
        <w:ind w:left="2592" w:hanging="180"/>
      </w:pPr>
    </w:lvl>
    <w:lvl w:ilvl="3" w:tplc="222440F4">
      <w:start w:val="1"/>
      <w:numFmt w:val="decimal"/>
      <w:lvlText w:val="%4."/>
      <w:lvlJc w:val="left"/>
      <w:pPr>
        <w:ind w:left="3312" w:hanging="360"/>
      </w:pPr>
    </w:lvl>
    <w:lvl w:ilvl="4" w:tplc="5C5CC274">
      <w:start w:val="1"/>
      <w:numFmt w:val="lowerLetter"/>
      <w:lvlText w:val="%5."/>
      <w:lvlJc w:val="left"/>
      <w:pPr>
        <w:ind w:left="4032" w:hanging="360"/>
      </w:pPr>
    </w:lvl>
    <w:lvl w:ilvl="5" w:tplc="835E0CEA">
      <w:start w:val="1"/>
      <w:numFmt w:val="lowerRoman"/>
      <w:lvlText w:val="%6."/>
      <w:lvlJc w:val="right"/>
      <w:pPr>
        <w:ind w:left="4752" w:hanging="180"/>
      </w:pPr>
    </w:lvl>
    <w:lvl w:ilvl="6" w:tplc="F0D8381C">
      <w:start w:val="1"/>
      <w:numFmt w:val="decimal"/>
      <w:lvlText w:val="%7."/>
      <w:lvlJc w:val="left"/>
      <w:pPr>
        <w:ind w:left="5472" w:hanging="360"/>
      </w:pPr>
    </w:lvl>
    <w:lvl w:ilvl="7" w:tplc="02469492">
      <w:start w:val="1"/>
      <w:numFmt w:val="lowerLetter"/>
      <w:lvlText w:val="%8."/>
      <w:lvlJc w:val="left"/>
      <w:pPr>
        <w:ind w:left="6192" w:hanging="360"/>
      </w:pPr>
    </w:lvl>
    <w:lvl w:ilvl="8" w:tplc="5038E83C">
      <w:start w:val="1"/>
      <w:numFmt w:val="lowerRoman"/>
      <w:lvlText w:val="%9."/>
      <w:lvlJc w:val="right"/>
      <w:pPr>
        <w:ind w:left="6912" w:hanging="180"/>
      </w:pPr>
    </w:lvl>
  </w:abstractNum>
  <w:abstractNum w:abstractNumId="49" w15:restartNumberingAfterBreak="0">
    <w:nsid w:val="224B5A00"/>
    <w:multiLevelType w:val="multilevel"/>
    <w:tmpl w:val="18D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7E382E"/>
    <w:multiLevelType w:val="multilevel"/>
    <w:tmpl w:val="F47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666DBB"/>
    <w:multiLevelType w:val="hybridMultilevel"/>
    <w:tmpl w:val="D60E588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2" w15:restartNumberingAfterBreak="0">
    <w:nsid w:val="265F5608"/>
    <w:multiLevelType w:val="multilevel"/>
    <w:tmpl w:val="5706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249DB"/>
    <w:multiLevelType w:val="multilevel"/>
    <w:tmpl w:val="39E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F94D21"/>
    <w:multiLevelType w:val="multilevel"/>
    <w:tmpl w:val="539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121135"/>
    <w:multiLevelType w:val="multilevel"/>
    <w:tmpl w:val="818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506DFF"/>
    <w:multiLevelType w:val="multilevel"/>
    <w:tmpl w:val="1F2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7D235F"/>
    <w:multiLevelType w:val="hybridMultilevel"/>
    <w:tmpl w:val="2168F30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28EC0D15"/>
    <w:multiLevelType w:val="multilevel"/>
    <w:tmpl w:val="10F2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642AE8"/>
    <w:multiLevelType w:val="multilevel"/>
    <w:tmpl w:val="82A8F0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8C61D2"/>
    <w:multiLevelType w:val="multilevel"/>
    <w:tmpl w:val="FE7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90719C"/>
    <w:multiLevelType w:val="multilevel"/>
    <w:tmpl w:val="64E2A7E2"/>
    <w:lvl w:ilvl="0">
      <w:start w:val="1"/>
      <w:numFmt w:val="decimal"/>
      <w:lvlText w:val="%1."/>
      <w:lvlJc w:val="left"/>
      <w:pPr>
        <w:ind w:left="504" w:hanging="504"/>
      </w:pPr>
      <w:rPr>
        <w:rFonts w:hint="default"/>
      </w:rPr>
    </w:lvl>
    <w:lvl w:ilvl="1">
      <w:start w:val="5"/>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2D4917DB"/>
    <w:multiLevelType w:val="hybridMultilevel"/>
    <w:tmpl w:val="40CAE40E"/>
    <w:lvl w:ilvl="0" w:tplc="86422860">
      <w:start w:val="3"/>
      <w:numFmt w:val="bullet"/>
      <w:lvlText w:val="-"/>
      <w:lvlJc w:val="left"/>
      <w:pPr>
        <w:ind w:left="1080" w:hanging="360"/>
      </w:pPr>
      <w:rPr>
        <w:rFonts w:ascii="Calibri" w:eastAsiaTheme="minorHAns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5" w15:restartNumberingAfterBreak="0">
    <w:nsid w:val="2D961863"/>
    <w:multiLevelType w:val="multilevel"/>
    <w:tmpl w:val="12F0E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B93C11"/>
    <w:multiLevelType w:val="multilevel"/>
    <w:tmpl w:val="4F561974"/>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2DF41BEF"/>
    <w:multiLevelType w:val="multilevel"/>
    <w:tmpl w:val="BCC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C73A0B"/>
    <w:multiLevelType w:val="multilevel"/>
    <w:tmpl w:val="0E6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421CEB"/>
    <w:multiLevelType w:val="multilevel"/>
    <w:tmpl w:val="3ED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7E0D4F"/>
    <w:multiLevelType w:val="multilevel"/>
    <w:tmpl w:val="749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933E45"/>
    <w:multiLevelType w:val="multilevel"/>
    <w:tmpl w:val="58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DD65A9"/>
    <w:multiLevelType w:val="multilevel"/>
    <w:tmpl w:val="C07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65B33"/>
    <w:multiLevelType w:val="multilevel"/>
    <w:tmpl w:val="D57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89368E"/>
    <w:multiLevelType w:val="hybridMultilevel"/>
    <w:tmpl w:val="2A0A17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7"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36144"/>
    <w:multiLevelType w:val="multilevel"/>
    <w:tmpl w:val="52E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603642"/>
    <w:multiLevelType w:val="multilevel"/>
    <w:tmpl w:val="909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37485"/>
    <w:multiLevelType w:val="hybridMultilevel"/>
    <w:tmpl w:val="7A908DC0"/>
    <w:lvl w:ilvl="0" w:tplc="20000001">
      <w:start w:val="1"/>
      <w:numFmt w:val="bullet"/>
      <w:lvlText w:val=""/>
      <w:lvlJc w:val="left"/>
      <w:pPr>
        <w:ind w:left="1488" w:hanging="360"/>
      </w:pPr>
      <w:rPr>
        <w:rFonts w:ascii="Symbol" w:hAnsi="Symbol" w:hint="default"/>
      </w:rPr>
    </w:lvl>
    <w:lvl w:ilvl="1" w:tplc="20000003" w:tentative="1">
      <w:start w:val="1"/>
      <w:numFmt w:val="bullet"/>
      <w:lvlText w:val="o"/>
      <w:lvlJc w:val="left"/>
      <w:pPr>
        <w:ind w:left="2208" w:hanging="360"/>
      </w:pPr>
      <w:rPr>
        <w:rFonts w:ascii="Courier New" w:hAnsi="Courier New" w:cs="Courier New" w:hint="default"/>
      </w:rPr>
    </w:lvl>
    <w:lvl w:ilvl="2" w:tplc="20000005" w:tentative="1">
      <w:start w:val="1"/>
      <w:numFmt w:val="bullet"/>
      <w:lvlText w:val=""/>
      <w:lvlJc w:val="left"/>
      <w:pPr>
        <w:ind w:left="2928" w:hanging="360"/>
      </w:pPr>
      <w:rPr>
        <w:rFonts w:ascii="Wingdings" w:hAnsi="Wingdings" w:hint="default"/>
      </w:rPr>
    </w:lvl>
    <w:lvl w:ilvl="3" w:tplc="20000001" w:tentative="1">
      <w:start w:val="1"/>
      <w:numFmt w:val="bullet"/>
      <w:lvlText w:val=""/>
      <w:lvlJc w:val="left"/>
      <w:pPr>
        <w:ind w:left="3648" w:hanging="360"/>
      </w:pPr>
      <w:rPr>
        <w:rFonts w:ascii="Symbol" w:hAnsi="Symbol" w:hint="default"/>
      </w:rPr>
    </w:lvl>
    <w:lvl w:ilvl="4" w:tplc="20000003" w:tentative="1">
      <w:start w:val="1"/>
      <w:numFmt w:val="bullet"/>
      <w:lvlText w:val="o"/>
      <w:lvlJc w:val="left"/>
      <w:pPr>
        <w:ind w:left="4368" w:hanging="360"/>
      </w:pPr>
      <w:rPr>
        <w:rFonts w:ascii="Courier New" w:hAnsi="Courier New" w:cs="Courier New" w:hint="default"/>
      </w:rPr>
    </w:lvl>
    <w:lvl w:ilvl="5" w:tplc="20000005" w:tentative="1">
      <w:start w:val="1"/>
      <w:numFmt w:val="bullet"/>
      <w:lvlText w:val=""/>
      <w:lvlJc w:val="left"/>
      <w:pPr>
        <w:ind w:left="5088" w:hanging="360"/>
      </w:pPr>
      <w:rPr>
        <w:rFonts w:ascii="Wingdings" w:hAnsi="Wingdings" w:hint="default"/>
      </w:rPr>
    </w:lvl>
    <w:lvl w:ilvl="6" w:tplc="20000001" w:tentative="1">
      <w:start w:val="1"/>
      <w:numFmt w:val="bullet"/>
      <w:lvlText w:val=""/>
      <w:lvlJc w:val="left"/>
      <w:pPr>
        <w:ind w:left="5808" w:hanging="360"/>
      </w:pPr>
      <w:rPr>
        <w:rFonts w:ascii="Symbol" w:hAnsi="Symbol" w:hint="default"/>
      </w:rPr>
    </w:lvl>
    <w:lvl w:ilvl="7" w:tplc="20000003" w:tentative="1">
      <w:start w:val="1"/>
      <w:numFmt w:val="bullet"/>
      <w:lvlText w:val="o"/>
      <w:lvlJc w:val="left"/>
      <w:pPr>
        <w:ind w:left="6528" w:hanging="360"/>
      </w:pPr>
      <w:rPr>
        <w:rFonts w:ascii="Courier New" w:hAnsi="Courier New" w:cs="Courier New" w:hint="default"/>
      </w:rPr>
    </w:lvl>
    <w:lvl w:ilvl="8" w:tplc="20000005" w:tentative="1">
      <w:start w:val="1"/>
      <w:numFmt w:val="bullet"/>
      <w:lvlText w:val=""/>
      <w:lvlJc w:val="left"/>
      <w:pPr>
        <w:ind w:left="7248" w:hanging="360"/>
      </w:pPr>
      <w:rPr>
        <w:rFonts w:ascii="Wingdings" w:hAnsi="Wingdings" w:hint="default"/>
      </w:rPr>
    </w:lvl>
  </w:abstractNum>
  <w:abstractNum w:abstractNumId="81" w15:restartNumberingAfterBreak="0">
    <w:nsid w:val="36DA04F4"/>
    <w:multiLevelType w:val="multilevel"/>
    <w:tmpl w:val="5B5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481328"/>
    <w:multiLevelType w:val="multilevel"/>
    <w:tmpl w:val="50E86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D065B8"/>
    <w:multiLevelType w:val="multilevel"/>
    <w:tmpl w:val="076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165913"/>
    <w:multiLevelType w:val="multilevel"/>
    <w:tmpl w:val="F64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E246E4"/>
    <w:multiLevelType w:val="multilevel"/>
    <w:tmpl w:val="934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B6611"/>
    <w:multiLevelType w:val="multilevel"/>
    <w:tmpl w:val="B8A8B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0C00D5"/>
    <w:multiLevelType w:val="multilevel"/>
    <w:tmpl w:val="496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384B90"/>
    <w:multiLevelType w:val="multilevel"/>
    <w:tmpl w:val="2DC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D6FA2"/>
    <w:multiLevelType w:val="hybridMultilevel"/>
    <w:tmpl w:val="B48E3E82"/>
    <w:lvl w:ilvl="0" w:tplc="08130001">
      <w:start w:val="1"/>
      <w:numFmt w:val="bullet"/>
      <w:lvlText w:val=""/>
      <w:lvlJc w:val="left"/>
      <w:pPr>
        <w:ind w:left="3600" w:hanging="360"/>
      </w:pPr>
      <w:rPr>
        <w:rFonts w:ascii="Symbol" w:hAnsi="Symbol"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91" w15:restartNumberingAfterBreak="0">
    <w:nsid w:val="416B5EF2"/>
    <w:multiLevelType w:val="multilevel"/>
    <w:tmpl w:val="512A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0331B9"/>
    <w:multiLevelType w:val="multilevel"/>
    <w:tmpl w:val="965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B56481"/>
    <w:multiLevelType w:val="multilevel"/>
    <w:tmpl w:val="080C2BA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3183D9C"/>
    <w:multiLevelType w:val="multilevel"/>
    <w:tmpl w:val="74A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9734F0"/>
    <w:multiLevelType w:val="multilevel"/>
    <w:tmpl w:val="22D47C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DE598F"/>
    <w:multiLevelType w:val="multilevel"/>
    <w:tmpl w:val="32EC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F77E77"/>
    <w:multiLevelType w:val="multilevel"/>
    <w:tmpl w:val="FEE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5233F8"/>
    <w:multiLevelType w:val="hybridMultilevel"/>
    <w:tmpl w:val="CD8C097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03" w15:restartNumberingAfterBreak="0">
    <w:nsid w:val="489B3210"/>
    <w:multiLevelType w:val="hybridMultilevel"/>
    <w:tmpl w:val="B748FAFE"/>
    <w:lvl w:ilvl="0" w:tplc="CE10DA50">
      <w:start w:val="1"/>
      <w:numFmt w:val="decimal"/>
      <w:lvlText w:val="%1."/>
      <w:lvlJc w:val="left"/>
      <w:pPr>
        <w:ind w:left="720" w:hanging="360"/>
      </w:pPr>
      <w:rPr>
        <w:rFonts w:hint="default"/>
        <w:b/>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4" w15:restartNumberingAfterBreak="0">
    <w:nsid w:val="49191706"/>
    <w:multiLevelType w:val="hybridMultilevel"/>
    <w:tmpl w:val="307698E8"/>
    <w:lvl w:ilvl="0" w:tplc="20000005">
      <w:start w:val="1"/>
      <w:numFmt w:val="bullet"/>
      <w:lvlText w:val=""/>
      <w:lvlJc w:val="left"/>
      <w:pPr>
        <w:ind w:left="720" w:hanging="360"/>
      </w:pPr>
      <w:rPr>
        <w:rFonts w:ascii="Wingdings" w:hAnsi="Wingdings"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4B9F4840"/>
    <w:multiLevelType w:val="multilevel"/>
    <w:tmpl w:val="09F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203F0F"/>
    <w:multiLevelType w:val="multilevel"/>
    <w:tmpl w:val="A2F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5F0D57"/>
    <w:multiLevelType w:val="multilevel"/>
    <w:tmpl w:val="DB8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D36E56"/>
    <w:multiLevelType w:val="multilevel"/>
    <w:tmpl w:val="592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971DF8"/>
    <w:multiLevelType w:val="multilevel"/>
    <w:tmpl w:val="B8B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D72B9A"/>
    <w:multiLevelType w:val="multilevel"/>
    <w:tmpl w:val="E80A5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3D60A0"/>
    <w:multiLevelType w:val="multilevel"/>
    <w:tmpl w:val="5E5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4" w15:restartNumberingAfterBreak="0">
    <w:nsid w:val="52320E66"/>
    <w:multiLevelType w:val="multilevel"/>
    <w:tmpl w:val="48B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21441C"/>
    <w:multiLevelType w:val="multilevel"/>
    <w:tmpl w:val="501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4B52ED"/>
    <w:multiLevelType w:val="multilevel"/>
    <w:tmpl w:val="490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5F7691"/>
    <w:multiLevelType w:val="multilevel"/>
    <w:tmpl w:val="EF1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CF05B2"/>
    <w:multiLevelType w:val="multilevel"/>
    <w:tmpl w:val="4EC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7F7DBD"/>
    <w:multiLevelType w:val="hybridMultilevel"/>
    <w:tmpl w:val="2168F3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5B615461"/>
    <w:multiLevelType w:val="hybridMultilevel"/>
    <w:tmpl w:val="ED8EEC1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1" w15:restartNumberingAfterBreak="0">
    <w:nsid w:val="5BB44CC9"/>
    <w:multiLevelType w:val="multilevel"/>
    <w:tmpl w:val="DF7A09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36321A"/>
    <w:multiLevelType w:val="multilevel"/>
    <w:tmpl w:val="807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3B6C87"/>
    <w:multiLevelType w:val="multilevel"/>
    <w:tmpl w:val="6ABACC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4740A5"/>
    <w:multiLevelType w:val="multilevel"/>
    <w:tmpl w:val="77F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9E3F9C"/>
    <w:multiLevelType w:val="multilevel"/>
    <w:tmpl w:val="2EE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E13DA3"/>
    <w:multiLevelType w:val="multilevel"/>
    <w:tmpl w:val="A77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023CDF"/>
    <w:multiLevelType w:val="multilevel"/>
    <w:tmpl w:val="FF44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5C2E15"/>
    <w:multiLevelType w:val="multilevel"/>
    <w:tmpl w:val="38C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A945A1"/>
    <w:multiLevelType w:val="multilevel"/>
    <w:tmpl w:val="FC2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FA49CA"/>
    <w:multiLevelType w:val="multilevel"/>
    <w:tmpl w:val="02D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A60394"/>
    <w:multiLevelType w:val="multilevel"/>
    <w:tmpl w:val="C46E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F84C88"/>
    <w:multiLevelType w:val="multilevel"/>
    <w:tmpl w:val="76C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69282F"/>
    <w:multiLevelType w:val="multilevel"/>
    <w:tmpl w:val="9D8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726814"/>
    <w:multiLevelType w:val="multilevel"/>
    <w:tmpl w:val="33DE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D22D0C"/>
    <w:multiLevelType w:val="hybridMultilevel"/>
    <w:tmpl w:val="22BE473C"/>
    <w:lvl w:ilvl="0" w:tplc="FFFFFFFF">
      <w:start w:val="1"/>
      <w:numFmt w:val="lowerRoman"/>
      <w:lvlText w:val="%1)"/>
      <w:lvlJc w:val="left"/>
      <w:pPr>
        <w:ind w:left="1440" w:hanging="72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6" w15:restartNumberingAfterBreak="0">
    <w:nsid w:val="63F69E0E"/>
    <w:multiLevelType w:val="hybridMultilevel"/>
    <w:tmpl w:val="41AE2AFC"/>
    <w:lvl w:ilvl="0" w:tplc="7B863750">
      <w:start w:val="1"/>
      <w:numFmt w:val="bullet"/>
      <w:lvlText w:val=""/>
      <w:lvlJc w:val="left"/>
      <w:pPr>
        <w:ind w:left="720" w:hanging="360"/>
      </w:pPr>
      <w:rPr>
        <w:rFonts w:ascii="Symbol" w:hAnsi="Symbol" w:hint="default"/>
      </w:rPr>
    </w:lvl>
    <w:lvl w:ilvl="1" w:tplc="6700028A">
      <w:start w:val="1"/>
      <w:numFmt w:val="bullet"/>
      <w:lvlText w:val="o"/>
      <w:lvlJc w:val="left"/>
      <w:pPr>
        <w:ind w:left="1440" w:hanging="360"/>
      </w:pPr>
      <w:rPr>
        <w:rFonts w:ascii="Courier New" w:hAnsi="Courier New" w:hint="default"/>
      </w:rPr>
    </w:lvl>
    <w:lvl w:ilvl="2" w:tplc="DBFCE766">
      <w:start w:val="1"/>
      <w:numFmt w:val="bullet"/>
      <w:lvlText w:val=""/>
      <w:lvlJc w:val="left"/>
      <w:pPr>
        <w:ind w:left="2160" w:hanging="360"/>
      </w:pPr>
      <w:rPr>
        <w:rFonts w:ascii="Wingdings" w:hAnsi="Wingdings" w:hint="default"/>
      </w:rPr>
    </w:lvl>
    <w:lvl w:ilvl="3" w:tplc="B4222556">
      <w:start w:val="1"/>
      <w:numFmt w:val="bullet"/>
      <w:lvlText w:val=""/>
      <w:lvlJc w:val="left"/>
      <w:pPr>
        <w:ind w:left="2880" w:hanging="360"/>
      </w:pPr>
      <w:rPr>
        <w:rFonts w:ascii="Symbol" w:hAnsi="Symbol" w:hint="default"/>
      </w:rPr>
    </w:lvl>
    <w:lvl w:ilvl="4" w:tplc="C9F2D8D6">
      <w:start w:val="1"/>
      <w:numFmt w:val="bullet"/>
      <w:lvlText w:val="o"/>
      <w:lvlJc w:val="left"/>
      <w:pPr>
        <w:ind w:left="3600" w:hanging="360"/>
      </w:pPr>
      <w:rPr>
        <w:rFonts w:ascii="Courier New" w:hAnsi="Courier New" w:hint="default"/>
      </w:rPr>
    </w:lvl>
    <w:lvl w:ilvl="5" w:tplc="3D9CE750">
      <w:start w:val="1"/>
      <w:numFmt w:val="bullet"/>
      <w:lvlText w:val=""/>
      <w:lvlJc w:val="left"/>
      <w:pPr>
        <w:ind w:left="4320" w:hanging="360"/>
      </w:pPr>
      <w:rPr>
        <w:rFonts w:ascii="Wingdings" w:hAnsi="Wingdings" w:hint="default"/>
      </w:rPr>
    </w:lvl>
    <w:lvl w:ilvl="6" w:tplc="A662A98C">
      <w:start w:val="1"/>
      <w:numFmt w:val="bullet"/>
      <w:lvlText w:val=""/>
      <w:lvlJc w:val="left"/>
      <w:pPr>
        <w:ind w:left="5040" w:hanging="360"/>
      </w:pPr>
      <w:rPr>
        <w:rFonts w:ascii="Symbol" w:hAnsi="Symbol" w:hint="default"/>
      </w:rPr>
    </w:lvl>
    <w:lvl w:ilvl="7" w:tplc="00063456">
      <w:start w:val="1"/>
      <w:numFmt w:val="bullet"/>
      <w:lvlText w:val="o"/>
      <w:lvlJc w:val="left"/>
      <w:pPr>
        <w:ind w:left="5760" w:hanging="360"/>
      </w:pPr>
      <w:rPr>
        <w:rFonts w:ascii="Courier New" w:hAnsi="Courier New" w:hint="default"/>
      </w:rPr>
    </w:lvl>
    <w:lvl w:ilvl="8" w:tplc="2A2A113A">
      <w:start w:val="1"/>
      <w:numFmt w:val="bullet"/>
      <w:lvlText w:val=""/>
      <w:lvlJc w:val="left"/>
      <w:pPr>
        <w:ind w:left="6480" w:hanging="360"/>
      </w:pPr>
      <w:rPr>
        <w:rFonts w:ascii="Wingdings" w:hAnsi="Wingdings" w:hint="default"/>
      </w:rPr>
    </w:lvl>
  </w:abstractNum>
  <w:abstractNum w:abstractNumId="137" w15:restartNumberingAfterBreak="0">
    <w:nsid w:val="64531B19"/>
    <w:multiLevelType w:val="multilevel"/>
    <w:tmpl w:val="6EB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BB2626"/>
    <w:multiLevelType w:val="multilevel"/>
    <w:tmpl w:val="538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4C6807"/>
    <w:multiLevelType w:val="multilevel"/>
    <w:tmpl w:val="4A1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680E91"/>
    <w:multiLevelType w:val="multilevel"/>
    <w:tmpl w:val="E85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CB6C2C"/>
    <w:multiLevelType w:val="multilevel"/>
    <w:tmpl w:val="577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7B16D6"/>
    <w:multiLevelType w:val="multilevel"/>
    <w:tmpl w:val="9E32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CD7642"/>
    <w:multiLevelType w:val="hybridMultilevel"/>
    <w:tmpl w:val="06B487E4"/>
    <w:lvl w:ilvl="0" w:tplc="65C84A68">
      <w:start w:val="3"/>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4" w15:restartNumberingAfterBreak="0">
    <w:nsid w:val="688B6BB9"/>
    <w:multiLevelType w:val="multilevel"/>
    <w:tmpl w:val="B376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552460"/>
    <w:multiLevelType w:val="hybridMultilevel"/>
    <w:tmpl w:val="3F1EC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6" w15:restartNumberingAfterBreak="0">
    <w:nsid w:val="6A050F13"/>
    <w:multiLevelType w:val="hybridMultilevel"/>
    <w:tmpl w:val="346EB1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7" w15:restartNumberingAfterBreak="0">
    <w:nsid w:val="6A0E71B4"/>
    <w:multiLevelType w:val="multilevel"/>
    <w:tmpl w:val="ACA0F1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302A54"/>
    <w:multiLevelType w:val="multilevel"/>
    <w:tmpl w:val="48C40000"/>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9" w15:restartNumberingAfterBreak="0">
    <w:nsid w:val="6CAB2DBF"/>
    <w:multiLevelType w:val="multilevel"/>
    <w:tmpl w:val="696A87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Segoe UI Symbol" w:hAnsi="Segoe UI Symbol" w:cs="Segoe UI Symbol" w:hint="default"/>
      </w:rPr>
    </w:lvl>
    <w:lvl w:ilvl="2">
      <w:start w:val="1"/>
      <w:numFmt w:val="decimal"/>
      <w:isLgl/>
      <w:lvlText w:val="%1.%2.%3."/>
      <w:lvlJc w:val="left"/>
      <w:pPr>
        <w:ind w:left="1080" w:hanging="720"/>
      </w:pPr>
      <w:rPr>
        <w:rFonts w:ascii="Segoe UI Symbol" w:hAnsi="Segoe UI Symbol" w:cs="Segoe UI Symbol" w:hint="default"/>
      </w:rPr>
    </w:lvl>
    <w:lvl w:ilvl="3">
      <w:start w:val="1"/>
      <w:numFmt w:val="decimal"/>
      <w:isLgl/>
      <w:lvlText w:val="%1.%2.%3.%4."/>
      <w:lvlJc w:val="left"/>
      <w:pPr>
        <w:ind w:left="1080" w:hanging="720"/>
      </w:pPr>
      <w:rPr>
        <w:rFonts w:ascii="Segoe UI Symbol" w:hAnsi="Segoe UI Symbol" w:cs="Segoe UI Symbol" w:hint="default"/>
      </w:rPr>
    </w:lvl>
    <w:lvl w:ilvl="4">
      <w:start w:val="1"/>
      <w:numFmt w:val="decimal"/>
      <w:isLgl/>
      <w:lvlText w:val="%1.%2.%3.%4.%5."/>
      <w:lvlJc w:val="left"/>
      <w:pPr>
        <w:ind w:left="1440" w:hanging="1080"/>
      </w:pPr>
      <w:rPr>
        <w:rFonts w:ascii="Segoe UI Symbol" w:hAnsi="Segoe UI Symbol" w:cs="Segoe UI Symbol" w:hint="default"/>
      </w:rPr>
    </w:lvl>
    <w:lvl w:ilvl="5">
      <w:start w:val="1"/>
      <w:numFmt w:val="decimal"/>
      <w:isLgl/>
      <w:lvlText w:val="%1.%2.%3.%4.%5.%6."/>
      <w:lvlJc w:val="left"/>
      <w:pPr>
        <w:ind w:left="1440" w:hanging="1080"/>
      </w:pPr>
      <w:rPr>
        <w:rFonts w:ascii="Segoe UI Symbol" w:hAnsi="Segoe UI Symbol" w:cs="Segoe UI Symbol" w:hint="default"/>
      </w:rPr>
    </w:lvl>
    <w:lvl w:ilvl="6">
      <w:start w:val="1"/>
      <w:numFmt w:val="decimal"/>
      <w:isLgl/>
      <w:lvlText w:val="%1.%2.%3.%4.%5.%6.%7."/>
      <w:lvlJc w:val="left"/>
      <w:pPr>
        <w:ind w:left="1800" w:hanging="1440"/>
      </w:pPr>
      <w:rPr>
        <w:rFonts w:ascii="Segoe UI Symbol" w:hAnsi="Segoe UI Symbol" w:cs="Segoe UI Symbol" w:hint="default"/>
      </w:rPr>
    </w:lvl>
    <w:lvl w:ilvl="7">
      <w:start w:val="1"/>
      <w:numFmt w:val="decimal"/>
      <w:isLgl/>
      <w:lvlText w:val="%1.%2.%3.%4.%5.%6.%7.%8."/>
      <w:lvlJc w:val="left"/>
      <w:pPr>
        <w:ind w:left="1800" w:hanging="1440"/>
      </w:pPr>
      <w:rPr>
        <w:rFonts w:ascii="Segoe UI Symbol" w:hAnsi="Segoe UI Symbol" w:cs="Segoe UI Symbol" w:hint="default"/>
      </w:rPr>
    </w:lvl>
    <w:lvl w:ilvl="8">
      <w:start w:val="1"/>
      <w:numFmt w:val="decimal"/>
      <w:isLgl/>
      <w:lvlText w:val="%1.%2.%3.%4.%5.%6.%7.%8.%9."/>
      <w:lvlJc w:val="left"/>
      <w:pPr>
        <w:ind w:left="2160" w:hanging="1800"/>
      </w:pPr>
      <w:rPr>
        <w:rFonts w:ascii="Segoe UI Symbol" w:hAnsi="Segoe UI Symbol" w:cs="Segoe UI Symbol" w:hint="default"/>
      </w:rPr>
    </w:lvl>
  </w:abstractNum>
  <w:abstractNum w:abstractNumId="150" w15:restartNumberingAfterBreak="0">
    <w:nsid w:val="6D5F22AC"/>
    <w:multiLevelType w:val="multilevel"/>
    <w:tmpl w:val="C85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156CD2"/>
    <w:multiLevelType w:val="multilevel"/>
    <w:tmpl w:val="046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422481"/>
    <w:multiLevelType w:val="multilevel"/>
    <w:tmpl w:val="5CB0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BF489E"/>
    <w:multiLevelType w:val="hybridMultilevel"/>
    <w:tmpl w:val="114CF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5" w15:restartNumberingAfterBreak="0">
    <w:nsid w:val="728B7DBA"/>
    <w:multiLevelType w:val="hybridMultilevel"/>
    <w:tmpl w:val="236E8F1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6" w15:restartNumberingAfterBreak="0">
    <w:nsid w:val="72DE0484"/>
    <w:multiLevelType w:val="hybridMultilevel"/>
    <w:tmpl w:val="B554C81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7" w15:restartNumberingAfterBreak="0">
    <w:nsid w:val="72E0449D"/>
    <w:multiLevelType w:val="multilevel"/>
    <w:tmpl w:val="154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FF1DF4"/>
    <w:multiLevelType w:val="multilevel"/>
    <w:tmpl w:val="91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690C63"/>
    <w:multiLevelType w:val="multilevel"/>
    <w:tmpl w:val="E6A2609A"/>
    <w:lvl w:ilvl="0">
      <w:start w:val="3"/>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1" w15:restartNumberingAfterBreak="0">
    <w:nsid w:val="75BF7B67"/>
    <w:multiLevelType w:val="multilevel"/>
    <w:tmpl w:val="D9CE36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68E0898"/>
    <w:multiLevelType w:val="multilevel"/>
    <w:tmpl w:val="D3DA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E21EDB"/>
    <w:multiLevelType w:val="multilevel"/>
    <w:tmpl w:val="019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0B3289"/>
    <w:multiLevelType w:val="multilevel"/>
    <w:tmpl w:val="003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363246"/>
    <w:multiLevelType w:val="multilevel"/>
    <w:tmpl w:val="A72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1E5C41"/>
    <w:multiLevelType w:val="multilevel"/>
    <w:tmpl w:val="D9A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A76A44"/>
    <w:multiLevelType w:val="multilevel"/>
    <w:tmpl w:val="E5E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76482D"/>
    <w:multiLevelType w:val="hybridMultilevel"/>
    <w:tmpl w:val="D428B0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1" w15:restartNumberingAfterBreak="0">
    <w:nsid w:val="7C3602CE"/>
    <w:multiLevelType w:val="multilevel"/>
    <w:tmpl w:val="711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5B7BE5"/>
    <w:multiLevelType w:val="multilevel"/>
    <w:tmpl w:val="8D2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EF40DA"/>
    <w:multiLevelType w:val="multilevel"/>
    <w:tmpl w:val="374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4F7659"/>
    <w:multiLevelType w:val="multilevel"/>
    <w:tmpl w:val="F61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583F5E"/>
    <w:multiLevelType w:val="hybridMultilevel"/>
    <w:tmpl w:val="5204E5B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75198513">
    <w:abstractNumId w:val="18"/>
  </w:num>
  <w:num w:numId="2" w16cid:durableId="1714504365">
    <w:abstractNumId w:val="48"/>
  </w:num>
  <w:num w:numId="3" w16cid:durableId="288976047">
    <w:abstractNumId w:val="143"/>
  </w:num>
  <w:num w:numId="4" w16cid:durableId="700323942">
    <w:abstractNumId w:val="104"/>
  </w:num>
  <w:num w:numId="5" w16cid:durableId="2141608299">
    <w:abstractNumId w:val="44"/>
  </w:num>
  <w:num w:numId="6" w16cid:durableId="404568621">
    <w:abstractNumId w:val="149"/>
  </w:num>
  <w:num w:numId="7" w16cid:durableId="1082488351">
    <w:abstractNumId w:val="8"/>
  </w:num>
  <w:num w:numId="8" w16cid:durableId="2014598886">
    <w:abstractNumId w:val="3"/>
  </w:num>
  <w:num w:numId="9" w16cid:durableId="1707558717">
    <w:abstractNumId w:val="80"/>
  </w:num>
  <w:num w:numId="10" w16cid:durableId="1794711100">
    <w:abstractNumId w:val="113"/>
  </w:num>
  <w:num w:numId="11" w16cid:durableId="2071927196">
    <w:abstractNumId w:val="129"/>
  </w:num>
  <w:num w:numId="12" w16cid:durableId="1827433255">
    <w:abstractNumId w:val="65"/>
  </w:num>
  <w:num w:numId="13" w16cid:durableId="697202798">
    <w:abstractNumId w:val="154"/>
  </w:num>
  <w:num w:numId="14" w16cid:durableId="51932766">
    <w:abstractNumId w:val="63"/>
  </w:num>
  <w:num w:numId="15" w16cid:durableId="58946002">
    <w:abstractNumId w:val="158"/>
  </w:num>
  <w:num w:numId="16" w16cid:durableId="1838030279">
    <w:abstractNumId w:val="107"/>
  </w:num>
  <w:num w:numId="17" w16cid:durableId="841159878">
    <w:abstractNumId w:val="23"/>
  </w:num>
  <w:num w:numId="18" w16cid:durableId="287973559">
    <w:abstractNumId w:val="64"/>
  </w:num>
  <w:num w:numId="19" w16cid:durableId="1499543804">
    <w:abstractNumId w:val="75"/>
  </w:num>
  <w:num w:numId="20" w16cid:durableId="319621017">
    <w:abstractNumId w:val="101"/>
  </w:num>
  <w:num w:numId="21" w16cid:durableId="652416902">
    <w:abstractNumId w:val="60"/>
  </w:num>
  <w:num w:numId="22" w16cid:durableId="1734085947">
    <w:abstractNumId w:val="27"/>
  </w:num>
  <w:num w:numId="23" w16cid:durableId="1488201551">
    <w:abstractNumId w:val="77"/>
  </w:num>
  <w:num w:numId="24" w16cid:durableId="774207382">
    <w:abstractNumId w:val="99"/>
  </w:num>
  <w:num w:numId="25" w16cid:durableId="1452360899">
    <w:abstractNumId w:val="29"/>
  </w:num>
  <w:num w:numId="26" w16cid:durableId="1449810548">
    <w:abstractNumId w:val="167"/>
  </w:num>
  <w:num w:numId="27" w16cid:durableId="1152142029">
    <w:abstractNumId w:val="9"/>
  </w:num>
  <w:num w:numId="28" w16cid:durableId="2067875756">
    <w:abstractNumId w:val="68"/>
  </w:num>
  <w:num w:numId="29" w16cid:durableId="211037946">
    <w:abstractNumId w:val="117"/>
  </w:num>
  <w:num w:numId="30" w16cid:durableId="1223558901">
    <w:abstractNumId w:val="37"/>
  </w:num>
  <w:num w:numId="31" w16cid:durableId="612638633">
    <w:abstractNumId w:val="162"/>
  </w:num>
  <w:num w:numId="32" w16cid:durableId="218443130">
    <w:abstractNumId w:val="97"/>
  </w:num>
  <w:num w:numId="33" w16cid:durableId="78722360">
    <w:abstractNumId w:val="121"/>
  </w:num>
  <w:num w:numId="34" w16cid:durableId="891038131">
    <w:abstractNumId w:val="161"/>
  </w:num>
  <w:num w:numId="35" w16cid:durableId="1061371945">
    <w:abstractNumId w:val="147"/>
  </w:num>
  <w:num w:numId="36" w16cid:durableId="976105826">
    <w:abstractNumId w:val="61"/>
  </w:num>
  <w:num w:numId="37" w16cid:durableId="1512910626">
    <w:abstractNumId w:val="95"/>
  </w:num>
  <w:num w:numId="38" w16cid:durableId="1952466394">
    <w:abstractNumId w:val="58"/>
  </w:num>
  <w:num w:numId="39" w16cid:durableId="2100590623">
    <w:abstractNumId w:val="119"/>
  </w:num>
  <w:num w:numId="40" w16cid:durableId="1867716901">
    <w:abstractNumId w:val="103"/>
  </w:num>
  <w:num w:numId="41" w16cid:durableId="1482572994">
    <w:abstractNumId w:val="116"/>
  </w:num>
  <w:num w:numId="42" w16cid:durableId="1035041018">
    <w:abstractNumId w:val="39"/>
  </w:num>
  <w:num w:numId="43" w16cid:durableId="1925727485">
    <w:abstractNumId w:val="115"/>
  </w:num>
  <w:num w:numId="44" w16cid:durableId="1187518692">
    <w:abstractNumId w:val="81"/>
  </w:num>
  <w:num w:numId="45" w16cid:durableId="1853294888">
    <w:abstractNumId w:val="33"/>
  </w:num>
  <w:num w:numId="46" w16cid:durableId="1372263779">
    <w:abstractNumId w:val="123"/>
  </w:num>
  <w:num w:numId="47" w16cid:durableId="2113698585">
    <w:abstractNumId w:val="90"/>
  </w:num>
  <w:num w:numId="48" w16cid:durableId="5791148">
    <w:abstractNumId w:val="102"/>
  </w:num>
  <w:num w:numId="49" w16cid:durableId="1173645719">
    <w:abstractNumId w:val="72"/>
  </w:num>
  <w:num w:numId="50" w16cid:durableId="1481265660">
    <w:abstractNumId w:val="71"/>
  </w:num>
  <w:num w:numId="51" w16cid:durableId="1773167833">
    <w:abstractNumId w:val="137"/>
  </w:num>
  <w:num w:numId="52" w16cid:durableId="1975519998">
    <w:abstractNumId w:val="155"/>
  </w:num>
  <w:num w:numId="53" w16cid:durableId="935946130">
    <w:abstractNumId w:val="51"/>
  </w:num>
  <w:num w:numId="54" w16cid:durableId="1035354162">
    <w:abstractNumId w:val="62"/>
  </w:num>
  <w:num w:numId="55" w16cid:durableId="294265191">
    <w:abstractNumId w:val="11"/>
  </w:num>
  <w:num w:numId="56" w16cid:durableId="557203147">
    <w:abstractNumId w:val="59"/>
  </w:num>
  <w:num w:numId="57" w16cid:durableId="1902665745">
    <w:abstractNumId w:val="53"/>
  </w:num>
  <w:num w:numId="58" w16cid:durableId="892931487">
    <w:abstractNumId w:val="25"/>
  </w:num>
  <w:num w:numId="59" w16cid:durableId="353728799">
    <w:abstractNumId w:val="112"/>
  </w:num>
  <w:num w:numId="60" w16cid:durableId="1337657135">
    <w:abstractNumId w:val="159"/>
  </w:num>
  <w:num w:numId="61" w16cid:durableId="1297416976">
    <w:abstractNumId w:val="83"/>
  </w:num>
  <w:num w:numId="62" w16cid:durableId="1778327593">
    <w:abstractNumId w:val="88"/>
  </w:num>
  <w:num w:numId="63" w16cid:durableId="508328931">
    <w:abstractNumId w:val="22"/>
  </w:num>
  <w:num w:numId="64" w16cid:durableId="1929777178">
    <w:abstractNumId w:val="36"/>
  </w:num>
  <w:num w:numId="65" w16cid:durableId="1784304105">
    <w:abstractNumId w:val="131"/>
  </w:num>
  <w:num w:numId="66" w16cid:durableId="1864858641">
    <w:abstractNumId w:val="70"/>
  </w:num>
  <w:num w:numId="67" w16cid:durableId="1896354081">
    <w:abstractNumId w:val="130"/>
  </w:num>
  <w:num w:numId="68" w16cid:durableId="576863966">
    <w:abstractNumId w:val="118"/>
  </w:num>
  <w:num w:numId="69" w16cid:durableId="542255534">
    <w:abstractNumId w:val="6"/>
  </w:num>
  <w:num w:numId="70" w16cid:durableId="245766094">
    <w:abstractNumId w:val="69"/>
  </w:num>
  <w:num w:numId="71" w16cid:durableId="1622953533">
    <w:abstractNumId w:val="138"/>
  </w:num>
  <w:num w:numId="72" w16cid:durableId="1357660124">
    <w:abstractNumId w:val="109"/>
  </w:num>
  <w:num w:numId="73" w16cid:durableId="1834836234">
    <w:abstractNumId w:val="100"/>
  </w:num>
  <w:num w:numId="74" w16cid:durableId="1734311519">
    <w:abstractNumId w:val="34"/>
  </w:num>
  <w:num w:numId="75" w16cid:durableId="495610843">
    <w:abstractNumId w:val="140"/>
  </w:num>
  <w:num w:numId="76" w16cid:durableId="636766149">
    <w:abstractNumId w:val="21"/>
  </w:num>
  <w:num w:numId="77" w16cid:durableId="1120030222">
    <w:abstractNumId w:val="24"/>
  </w:num>
  <w:num w:numId="78" w16cid:durableId="1674264129">
    <w:abstractNumId w:val="84"/>
  </w:num>
  <w:num w:numId="79" w16cid:durableId="1276672244">
    <w:abstractNumId w:val="26"/>
  </w:num>
  <w:num w:numId="80" w16cid:durableId="2147313376">
    <w:abstractNumId w:val="171"/>
  </w:num>
  <w:num w:numId="81" w16cid:durableId="1199128293">
    <w:abstractNumId w:val="133"/>
  </w:num>
  <w:num w:numId="82" w16cid:durableId="438333545">
    <w:abstractNumId w:val="10"/>
  </w:num>
  <w:num w:numId="83" w16cid:durableId="35738820">
    <w:abstractNumId w:val="89"/>
  </w:num>
  <w:num w:numId="84" w16cid:durableId="2022930903">
    <w:abstractNumId w:val="56"/>
  </w:num>
  <w:num w:numId="85" w16cid:durableId="1836141368">
    <w:abstractNumId w:val="28"/>
  </w:num>
  <w:num w:numId="86" w16cid:durableId="1327250741">
    <w:abstractNumId w:val="152"/>
  </w:num>
  <w:num w:numId="87" w16cid:durableId="2015766241">
    <w:abstractNumId w:val="98"/>
  </w:num>
  <w:num w:numId="88" w16cid:durableId="1238324951">
    <w:abstractNumId w:val="82"/>
  </w:num>
  <w:num w:numId="89" w16cid:durableId="1340963852">
    <w:abstractNumId w:val="106"/>
  </w:num>
  <w:num w:numId="90" w16cid:durableId="854616775">
    <w:abstractNumId w:val="46"/>
  </w:num>
  <w:num w:numId="91" w16cid:durableId="211695109">
    <w:abstractNumId w:val="74"/>
  </w:num>
  <w:num w:numId="92" w16cid:durableId="919869657">
    <w:abstractNumId w:val="54"/>
  </w:num>
  <w:num w:numId="93" w16cid:durableId="1007095485">
    <w:abstractNumId w:val="172"/>
  </w:num>
  <w:num w:numId="94" w16cid:durableId="855729561">
    <w:abstractNumId w:val="32"/>
  </w:num>
  <w:num w:numId="95" w16cid:durableId="1565144404">
    <w:abstractNumId w:val="142"/>
  </w:num>
  <w:num w:numId="96" w16cid:durableId="22828922">
    <w:abstractNumId w:val="13"/>
  </w:num>
  <w:num w:numId="97" w16cid:durableId="444928866">
    <w:abstractNumId w:val="79"/>
  </w:num>
  <w:num w:numId="98" w16cid:durableId="2036035618">
    <w:abstractNumId w:val="124"/>
  </w:num>
  <w:num w:numId="99" w16cid:durableId="326590253">
    <w:abstractNumId w:val="47"/>
  </w:num>
  <w:num w:numId="100" w16cid:durableId="981426759">
    <w:abstractNumId w:val="0"/>
  </w:num>
  <w:num w:numId="101" w16cid:durableId="2080667965">
    <w:abstractNumId w:val="40"/>
  </w:num>
  <w:num w:numId="102" w16cid:durableId="1508208871">
    <w:abstractNumId w:val="126"/>
  </w:num>
  <w:num w:numId="103" w16cid:durableId="2043705984">
    <w:abstractNumId w:val="43"/>
  </w:num>
  <w:num w:numId="104" w16cid:durableId="2023360319">
    <w:abstractNumId w:val="93"/>
  </w:num>
  <w:num w:numId="105" w16cid:durableId="264726996">
    <w:abstractNumId w:val="87"/>
  </w:num>
  <w:num w:numId="106" w16cid:durableId="1104300759">
    <w:abstractNumId w:val="86"/>
  </w:num>
  <w:num w:numId="107" w16cid:durableId="1519540343">
    <w:abstractNumId w:val="150"/>
  </w:num>
  <w:num w:numId="108" w16cid:durableId="799035561">
    <w:abstractNumId w:val="35"/>
  </w:num>
  <w:num w:numId="109" w16cid:durableId="1059522368">
    <w:abstractNumId w:val="157"/>
  </w:num>
  <w:num w:numId="110" w16cid:durableId="1384016991">
    <w:abstractNumId w:val="7"/>
  </w:num>
  <w:num w:numId="111" w16cid:durableId="372577387">
    <w:abstractNumId w:val="91"/>
  </w:num>
  <w:num w:numId="112" w16cid:durableId="555701793">
    <w:abstractNumId w:val="67"/>
  </w:num>
  <w:num w:numId="113" w16cid:durableId="586186419">
    <w:abstractNumId w:val="12"/>
  </w:num>
  <w:num w:numId="114" w16cid:durableId="862477034">
    <w:abstractNumId w:val="166"/>
  </w:num>
  <w:num w:numId="115" w16cid:durableId="1046375212">
    <w:abstractNumId w:val="1"/>
  </w:num>
  <w:num w:numId="116" w16cid:durableId="623509859">
    <w:abstractNumId w:val="73"/>
  </w:num>
  <w:num w:numId="117" w16cid:durableId="1980720686">
    <w:abstractNumId w:val="134"/>
  </w:num>
  <w:num w:numId="118" w16cid:durableId="1639651568">
    <w:abstractNumId w:val="110"/>
  </w:num>
  <w:num w:numId="119" w16cid:durableId="467432791">
    <w:abstractNumId w:val="20"/>
  </w:num>
  <w:num w:numId="120" w16cid:durableId="2094084164">
    <w:abstractNumId w:val="141"/>
  </w:num>
  <w:num w:numId="121" w16cid:durableId="495343433">
    <w:abstractNumId w:val="144"/>
  </w:num>
  <w:num w:numId="122" w16cid:durableId="509493376">
    <w:abstractNumId w:val="122"/>
  </w:num>
  <w:num w:numId="123" w16cid:durableId="860585422">
    <w:abstractNumId w:val="96"/>
  </w:num>
  <w:num w:numId="124" w16cid:durableId="1356809995">
    <w:abstractNumId w:val="16"/>
  </w:num>
  <w:num w:numId="125" w16cid:durableId="1286692392">
    <w:abstractNumId w:val="55"/>
  </w:num>
  <w:num w:numId="126" w16cid:durableId="1315986216">
    <w:abstractNumId w:val="174"/>
  </w:num>
  <w:num w:numId="127" w16cid:durableId="89356575">
    <w:abstractNumId w:val="128"/>
  </w:num>
  <w:num w:numId="128" w16cid:durableId="1302733278">
    <w:abstractNumId w:val="164"/>
  </w:num>
  <w:num w:numId="129" w16cid:durableId="495271369">
    <w:abstractNumId w:val="15"/>
  </w:num>
  <w:num w:numId="130" w16cid:durableId="1951160929">
    <w:abstractNumId w:val="168"/>
  </w:num>
  <w:num w:numId="131" w16cid:durableId="1745756699">
    <w:abstractNumId w:val="173"/>
  </w:num>
  <w:num w:numId="132" w16cid:durableId="2027555765">
    <w:abstractNumId w:val="163"/>
  </w:num>
  <w:num w:numId="133" w16cid:durableId="128862675">
    <w:abstractNumId w:val="111"/>
  </w:num>
  <w:num w:numId="134" w16cid:durableId="2022195731">
    <w:abstractNumId w:val="153"/>
  </w:num>
  <w:num w:numId="135" w16cid:durableId="1625426495">
    <w:abstractNumId w:val="4"/>
  </w:num>
  <w:num w:numId="136" w16cid:durableId="1337608067">
    <w:abstractNumId w:val="85"/>
  </w:num>
  <w:num w:numId="137" w16cid:durableId="1768891532">
    <w:abstractNumId w:val="92"/>
  </w:num>
  <w:num w:numId="138" w16cid:durableId="1726374208">
    <w:abstractNumId w:val="94"/>
  </w:num>
  <w:num w:numId="139" w16cid:durableId="1863860384">
    <w:abstractNumId w:val="57"/>
  </w:num>
  <w:num w:numId="140" w16cid:durableId="1196305645">
    <w:abstractNumId w:val="50"/>
  </w:num>
  <w:num w:numId="141" w16cid:durableId="741635472">
    <w:abstractNumId w:val="108"/>
  </w:num>
  <w:num w:numId="142" w16cid:durableId="955524023">
    <w:abstractNumId w:val="151"/>
  </w:num>
  <w:num w:numId="143" w16cid:durableId="382019281">
    <w:abstractNumId w:val="105"/>
  </w:num>
  <w:num w:numId="144" w16cid:durableId="1132601044">
    <w:abstractNumId w:val="139"/>
  </w:num>
  <w:num w:numId="145" w16cid:durableId="1839731159">
    <w:abstractNumId w:val="132"/>
  </w:num>
  <w:num w:numId="146" w16cid:durableId="55707969">
    <w:abstractNumId w:val="19"/>
  </w:num>
  <w:num w:numId="147" w16cid:durableId="1755319108">
    <w:abstractNumId w:val="78"/>
  </w:num>
  <w:num w:numId="148" w16cid:durableId="1104031919">
    <w:abstractNumId w:val="127"/>
  </w:num>
  <w:num w:numId="149" w16cid:durableId="1468013769">
    <w:abstractNumId w:val="114"/>
  </w:num>
  <w:num w:numId="150" w16cid:durableId="2043360213">
    <w:abstractNumId w:val="165"/>
  </w:num>
  <w:num w:numId="151" w16cid:durableId="730613533">
    <w:abstractNumId w:val="45"/>
  </w:num>
  <w:num w:numId="152" w16cid:durableId="64374982">
    <w:abstractNumId w:val="125"/>
  </w:num>
  <w:num w:numId="153" w16cid:durableId="524447988">
    <w:abstractNumId w:val="49"/>
  </w:num>
  <w:num w:numId="154" w16cid:durableId="2024090096">
    <w:abstractNumId w:val="5"/>
  </w:num>
  <w:num w:numId="155" w16cid:durableId="270741697">
    <w:abstractNumId w:val="52"/>
  </w:num>
  <w:num w:numId="156" w16cid:durableId="1811052561">
    <w:abstractNumId w:val="17"/>
  </w:num>
  <w:num w:numId="157" w16cid:durableId="1924293615">
    <w:abstractNumId w:val="2"/>
  </w:num>
  <w:num w:numId="158" w16cid:durableId="327711252">
    <w:abstractNumId w:val="30"/>
  </w:num>
  <w:num w:numId="159" w16cid:durableId="1662929317">
    <w:abstractNumId w:val="31"/>
  </w:num>
  <w:num w:numId="160" w16cid:durableId="1334837548">
    <w:abstractNumId w:val="146"/>
  </w:num>
  <w:num w:numId="161" w16cid:durableId="639968467">
    <w:abstractNumId w:val="170"/>
  </w:num>
  <w:num w:numId="162" w16cid:durableId="769817204">
    <w:abstractNumId w:val="120"/>
  </w:num>
  <w:num w:numId="163" w16cid:durableId="1943143121">
    <w:abstractNumId w:val="169"/>
  </w:num>
  <w:num w:numId="164" w16cid:durableId="1296258629">
    <w:abstractNumId w:val="42"/>
  </w:num>
  <w:num w:numId="165" w16cid:durableId="317928226">
    <w:abstractNumId w:val="145"/>
  </w:num>
  <w:num w:numId="166" w16cid:durableId="2107142910">
    <w:abstractNumId w:val="66"/>
  </w:num>
  <w:num w:numId="167" w16cid:durableId="839346646">
    <w:abstractNumId w:val="148"/>
  </w:num>
  <w:num w:numId="168" w16cid:durableId="1029722258">
    <w:abstractNumId w:val="160"/>
  </w:num>
  <w:num w:numId="169" w16cid:durableId="659430797">
    <w:abstractNumId w:val="14"/>
  </w:num>
  <w:num w:numId="170" w16cid:durableId="984625733">
    <w:abstractNumId w:val="156"/>
  </w:num>
  <w:num w:numId="171" w16cid:durableId="809251779">
    <w:abstractNumId w:val="175"/>
  </w:num>
  <w:num w:numId="172" w16cid:durableId="110326753">
    <w:abstractNumId w:val="76"/>
  </w:num>
  <w:num w:numId="173" w16cid:durableId="542908570">
    <w:abstractNumId w:val="38"/>
  </w:num>
  <w:num w:numId="174" w16cid:durableId="1930692417">
    <w:abstractNumId w:val="136"/>
  </w:num>
  <w:num w:numId="175" w16cid:durableId="1536847624">
    <w:abstractNumId w:val="135"/>
  </w:num>
  <w:num w:numId="176" w16cid:durableId="920025414">
    <w:abstractNumId w:val="41"/>
  </w:num>
  <w:numIdMacAtCleanup w:val="1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Dobbels">
    <w15:presenceInfo w15:providerId="AD" w15:userId="S::fabienne.dobbels@kuleuven.be::6af49e9b-5a3b-47c4-8312-83989a90b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BE7"/>
    <w:rsid w:val="00000756"/>
    <w:rsid w:val="0000254B"/>
    <w:rsid w:val="000036A1"/>
    <w:rsid w:val="00005433"/>
    <w:rsid w:val="00005B09"/>
    <w:rsid w:val="00010C4A"/>
    <w:rsid w:val="00013301"/>
    <w:rsid w:val="000161EC"/>
    <w:rsid w:val="0001704D"/>
    <w:rsid w:val="00017527"/>
    <w:rsid w:val="00023A0B"/>
    <w:rsid w:val="00023ED4"/>
    <w:rsid w:val="00024BCE"/>
    <w:rsid w:val="00026660"/>
    <w:rsid w:val="00030499"/>
    <w:rsid w:val="0003215A"/>
    <w:rsid w:val="000321E1"/>
    <w:rsid w:val="00036B4A"/>
    <w:rsid w:val="00037768"/>
    <w:rsid w:val="00037A3F"/>
    <w:rsid w:val="00040C5A"/>
    <w:rsid w:val="0004151A"/>
    <w:rsid w:val="00044245"/>
    <w:rsid w:val="00044F22"/>
    <w:rsid w:val="00045E98"/>
    <w:rsid w:val="000466AA"/>
    <w:rsid w:val="000541DA"/>
    <w:rsid w:val="00054A70"/>
    <w:rsid w:val="00055DFD"/>
    <w:rsid w:val="000613CD"/>
    <w:rsid w:val="00061865"/>
    <w:rsid w:val="00063DAE"/>
    <w:rsid w:val="00063F42"/>
    <w:rsid w:val="0006573B"/>
    <w:rsid w:val="0006641C"/>
    <w:rsid w:val="00066BF5"/>
    <w:rsid w:val="00070E32"/>
    <w:rsid w:val="00071D91"/>
    <w:rsid w:val="00073782"/>
    <w:rsid w:val="00077CA4"/>
    <w:rsid w:val="00081DC8"/>
    <w:rsid w:val="000876ED"/>
    <w:rsid w:val="00090364"/>
    <w:rsid w:val="00090430"/>
    <w:rsid w:val="00091530"/>
    <w:rsid w:val="00096FED"/>
    <w:rsid w:val="00097591"/>
    <w:rsid w:val="000A054C"/>
    <w:rsid w:val="000A3278"/>
    <w:rsid w:val="000A6897"/>
    <w:rsid w:val="000B1500"/>
    <w:rsid w:val="000B26D0"/>
    <w:rsid w:val="000B395A"/>
    <w:rsid w:val="000B3EBD"/>
    <w:rsid w:val="000D2021"/>
    <w:rsid w:val="000D3142"/>
    <w:rsid w:val="000D4C08"/>
    <w:rsid w:val="000D6173"/>
    <w:rsid w:val="000E24FC"/>
    <w:rsid w:val="000E3102"/>
    <w:rsid w:val="000E363D"/>
    <w:rsid w:val="000E3B08"/>
    <w:rsid w:val="000E3D9E"/>
    <w:rsid w:val="000E5302"/>
    <w:rsid w:val="000E6FB3"/>
    <w:rsid w:val="000E724D"/>
    <w:rsid w:val="000F4470"/>
    <w:rsid w:val="000F6F86"/>
    <w:rsid w:val="000F7758"/>
    <w:rsid w:val="00101A4D"/>
    <w:rsid w:val="001023B7"/>
    <w:rsid w:val="00103C97"/>
    <w:rsid w:val="0011002D"/>
    <w:rsid w:val="00111625"/>
    <w:rsid w:val="001131F3"/>
    <w:rsid w:val="00114EA5"/>
    <w:rsid w:val="00115F0F"/>
    <w:rsid w:val="00117F14"/>
    <w:rsid w:val="0012068A"/>
    <w:rsid w:val="001230E9"/>
    <w:rsid w:val="00125E4F"/>
    <w:rsid w:val="00130322"/>
    <w:rsid w:val="00132B3C"/>
    <w:rsid w:val="001350E7"/>
    <w:rsid w:val="0013533F"/>
    <w:rsid w:val="00135536"/>
    <w:rsid w:val="00136EBA"/>
    <w:rsid w:val="001428EC"/>
    <w:rsid w:val="00144472"/>
    <w:rsid w:val="001460B7"/>
    <w:rsid w:val="00147C85"/>
    <w:rsid w:val="00151EA3"/>
    <w:rsid w:val="001575C4"/>
    <w:rsid w:val="00163653"/>
    <w:rsid w:val="001644C2"/>
    <w:rsid w:val="0016466C"/>
    <w:rsid w:val="00166843"/>
    <w:rsid w:val="001678CA"/>
    <w:rsid w:val="001701C3"/>
    <w:rsid w:val="00170BC7"/>
    <w:rsid w:val="001743CE"/>
    <w:rsid w:val="0017463D"/>
    <w:rsid w:val="001769DE"/>
    <w:rsid w:val="001801D8"/>
    <w:rsid w:val="0018216A"/>
    <w:rsid w:val="00185EB5"/>
    <w:rsid w:val="001900BD"/>
    <w:rsid w:val="00192B3D"/>
    <w:rsid w:val="00192FE3"/>
    <w:rsid w:val="001938F1"/>
    <w:rsid w:val="00194D3C"/>
    <w:rsid w:val="0019549B"/>
    <w:rsid w:val="001A21B4"/>
    <w:rsid w:val="001A2E18"/>
    <w:rsid w:val="001A2F21"/>
    <w:rsid w:val="001A572E"/>
    <w:rsid w:val="001A68FD"/>
    <w:rsid w:val="001A696C"/>
    <w:rsid w:val="001A7EEE"/>
    <w:rsid w:val="001B0A94"/>
    <w:rsid w:val="001B18EC"/>
    <w:rsid w:val="001B227F"/>
    <w:rsid w:val="001B4208"/>
    <w:rsid w:val="001B50C0"/>
    <w:rsid w:val="001B50F1"/>
    <w:rsid w:val="001B6496"/>
    <w:rsid w:val="001C0042"/>
    <w:rsid w:val="001C149A"/>
    <w:rsid w:val="001C44B3"/>
    <w:rsid w:val="001C56D3"/>
    <w:rsid w:val="001C7335"/>
    <w:rsid w:val="001D1C94"/>
    <w:rsid w:val="001D280D"/>
    <w:rsid w:val="001D291A"/>
    <w:rsid w:val="001D2FBE"/>
    <w:rsid w:val="001D3101"/>
    <w:rsid w:val="001D46B4"/>
    <w:rsid w:val="001D5B12"/>
    <w:rsid w:val="001D6669"/>
    <w:rsid w:val="001E2AA1"/>
    <w:rsid w:val="001E2AB4"/>
    <w:rsid w:val="001E3395"/>
    <w:rsid w:val="001E417C"/>
    <w:rsid w:val="001E51CB"/>
    <w:rsid w:val="001E5847"/>
    <w:rsid w:val="001F0260"/>
    <w:rsid w:val="00201F2A"/>
    <w:rsid w:val="00204979"/>
    <w:rsid w:val="00204C13"/>
    <w:rsid w:val="00204E21"/>
    <w:rsid w:val="00206EEF"/>
    <w:rsid w:val="0021064F"/>
    <w:rsid w:val="002132B8"/>
    <w:rsid w:val="002135B9"/>
    <w:rsid w:val="00220349"/>
    <w:rsid w:val="002236C6"/>
    <w:rsid w:val="00226087"/>
    <w:rsid w:val="00230955"/>
    <w:rsid w:val="00232F4C"/>
    <w:rsid w:val="00233EFC"/>
    <w:rsid w:val="002359B6"/>
    <w:rsid w:val="00236B83"/>
    <w:rsid w:val="002430D8"/>
    <w:rsid w:val="0024441F"/>
    <w:rsid w:val="002501EF"/>
    <w:rsid w:val="00250FD7"/>
    <w:rsid w:val="002525B1"/>
    <w:rsid w:val="00253885"/>
    <w:rsid w:val="00254D32"/>
    <w:rsid w:val="00256D77"/>
    <w:rsid w:val="002570F6"/>
    <w:rsid w:val="002614A4"/>
    <w:rsid w:val="00261EFB"/>
    <w:rsid w:val="00267163"/>
    <w:rsid w:val="00267A38"/>
    <w:rsid w:val="00270C2E"/>
    <w:rsid w:val="00273BD4"/>
    <w:rsid w:val="00280A3C"/>
    <w:rsid w:val="00283946"/>
    <w:rsid w:val="0028536F"/>
    <w:rsid w:val="002876ED"/>
    <w:rsid w:val="00290516"/>
    <w:rsid w:val="002913C3"/>
    <w:rsid w:val="00293E18"/>
    <w:rsid w:val="00295AA2"/>
    <w:rsid w:val="00295CA1"/>
    <w:rsid w:val="002972D4"/>
    <w:rsid w:val="002A058A"/>
    <w:rsid w:val="002A2F07"/>
    <w:rsid w:val="002A782A"/>
    <w:rsid w:val="002A7AAB"/>
    <w:rsid w:val="002A7C37"/>
    <w:rsid w:val="002B4260"/>
    <w:rsid w:val="002B4B99"/>
    <w:rsid w:val="002B4DE3"/>
    <w:rsid w:val="002B4DF1"/>
    <w:rsid w:val="002B7A0F"/>
    <w:rsid w:val="002C066A"/>
    <w:rsid w:val="002C30BF"/>
    <w:rsid w:val="002C7B2B"/>
    <w:rsid w:val="002D0E3F"/>
    <w:rsid w:val="002D15E1"/>
    <w:rsid w:val="002D2D39"/>
    <w:rsid w:val="002D2F04"/>
    <w:rsid w:val="002D3EB8"/>
    <w:rsid w:val="002D44A9"/>
    <w:rsid w:val="002E2167"/>
    <w:rsid w:val="002E22D2"/>
    <w:rsid w:val="002E5E02"/>
    <w:rsid w:val="002E5FAA"/>
    <w:rsid w:val="002E7D10"/>
    <w:rsid w:val="002F255B"/>
    <w:rsid w:val="002F28AC"/>
    <w:rsid w:val="002F2E9E"/>
    <w:rsid w:val="002F3216"/>
    <w:rsid w:val="002F4DAB"/>
    <w:rsid w:val="002F4E02"/>
    <w:rsid w:val="002F5F3F"/>
    <w:rsid w:val="002F6469"/>
    <w:rsid w:val="002F797B"/>
    <w:rsid w:val="00300843"/>
    <w:rsid w:val="0030166E"/>
    <w:rsid w:val="00302B46"/>
    <w:rsid w:val="0030402A"/>
    <w:rsid w:val="00304407"/>
    <w:rsid w:val="00305D91"/>
    <w:rsid w:val="00306651"/>
    <w:rsid w:val="00306F75"/>
    <w:rsid w:val="003133E8"/>
    <w:rsid w:val="003159D5"/>
    <w:rsid w:val="00317505"/>
    <w:rsid w:val="003200EC"/>
    <w:rsid w:val="003203E1"/>
    <w:rsid w:val="00320AB0"/>
    <w:rsid w:val="00322465"/>
    <w:rsid w:val="00324CCC"/>
    <w:rsid w:val="0032797C"/>
    <w:rsid w:val="00330199"/>
    <w:rsid w:val="00331A07"/>
    <w:rsid w:val="00332AAF"/>
    <w:rsid w:val="003336BE"/>
    <w:rsid w:val="00333BA8"/>
    <w:rsid w:val="00334BAA"/>
    <w:rsid w:val="00336693"/>
    <w:rsid w:val="00336CBC"/>
    <w:rsid w:val="003401A4"/>
    <w:rsid w:val="00342060"/>
    <w:rsid w:val="003425FF"/>
    <w:rsid w:val="003447F3"/>
    <w:rsid w:val="00346338"/>
    <w:rsid w:val="0034776D"/>
    <w:rsid w:val="003477B2"/>
    <w:rsid w:val="00347D7F"/>
    <w:rsid w:val="003504E5"/>
    <w:rsid w:val="00350E97"/>
    <w:rsid w:val="00350FAE"/>
    <w:rsid w:val="00353705"/>
    <w:rsid w:val="00353F7A"/>
    <w:rsid w:val="00354C23"/>
    <w:rsid w:val="003562B9"/>
    <w:rsid w:val="00364DE7"/>
    <w:rsid w:val="00371D46"/>
    <w:rsid w:val="003723B2"/>
    <w:rsid w:val="00372B0B"/>
    <w:rsid w:val="00373C88"/>
    <w:rsid w:val="00373F1E"/>
    <w:rsid w:val="00376EA4"/>
    <w:rsid w:val="0038180F"/>
    <w:rsid w:val="00383A0F"/>
    <w:rsid w:val="0038406B"/>
    <w:rsid w:val="00385C79"/>
    <w:rsid w:val="0038614F"/>
    <w:rsid w:val="003867E5"/>
    <w:rsid w:val="00387F0F"/>
    <w:rsid w:val="003916A0"/>
    <w:rsid w:val="0039195E"/>
    <w:rsid w:val="00391AE2"/>
    <w:rsid w:val="003950E7"/>
    <w:rsid w:val="00396BA2"/>
    <w:rsid w:val="003978D9"/>
    <w:rsid w:val="003A32C8"/>
    <w:rsid w:val="003A5400"/>
    <w:rsid w:val="003B4C17"/>
    <w:rsid w:val="003B536A"/>
    <w:rsid w:val="003C0EB9"/>
    <w:rsid w:val="003C1B7E"/>
    <w:rsid w:val="003C29F3"/>
    <w:rsid w:val="003C677A"/>
    <w:rsid w:val="003C7761"/>
    <w:rsid w:val="003D0668"/>
    <w:rsid w:val="003D12A7"/>
    <w:rsid w:val="003D1C1E"/>
    <w:rsid w:val="003D2BCA"/>
    <w:rsid w:val="003D5D27"/>
    <w:rsid w:val="003D6F28"/>
    <w:rsid w:val="003E0194"/>
    <w:rsid w:val="003E0B3F"/>
    <w:rsid w:val="003E151E"/>
    <w:rsid w:val="003E165F"/>
    <w:rsid w:val="003E247E"/>
    <w:rsid w:val="003E3536"/>
    <w:rsid w:val="003E6586"/>
    <w:rsid w:val="003E7B27"/>
    <w:rsid w:val="003F0FB7"/>
    <w:rsid w:val="00400EB2"/>
    <w:rsid w:val="00403AC1"/>
    <w:rsid w:val="004069D6"/>
    <w:rsid w:val="00406C89"/>
    <w:rsid w:val="00410C85"/>
    <w:rsid w:val="0041130A"/>
    <w:rsid w:val="0041187B"/>
    <w:rsid w:val="004146C0"/>
    <w:rsid w:val="0041510E"/>
    <w:rsid w:val="00415634"/>
    <w:rsid w:val="00421769"/>
    <w:rsid w:val="00422826"/>
    <w:rsid w:val="00422AF9"/>
    <w:rsid w:val="00427EFB"/>
    <w:rsid w:val="00434E0F"/>
    <w:rsid w:val="00440A6E"/>
    <w:rsid w:val="00441759"/>
    <w:rsid w:val="00442315"/>
    <w:rsid w:val="00442FC9"/>
    <w:rsid w:val="004441B3"/>
    <w:rsid w:val="00446963"/>
    <w:rsid w:val="00446AF3"/>
    <w:rsid w:val="00450687"/>
    <w:rsid w:val="00451E0D"/>
    <w:rsid w:val="00454643"/>
    <w:rsid w:val="004552FB"/>
    <w:rsid w:val="00455891"/>
    <w:rsid w:val="00457DD4"/>
    <w:rsid w:val="00461175"/>
    <w:rsid w:val="004611D6"/>
    <w:rsid w:val="004630E2"/>
    <w:rsid w:val="00464EF4"/>
    <w:rsid w:val="00466DDB"/>
    <w:rsid w:val="00467950"/>
    <w:rsid w:val="004710CB"/>
    <w:rsid w:val="004726BD"/>
    <w:rsid w:val="004767F5"/>
    <w:rsid w:val="00476DF2"/>
    <w:rsid w:val="00482D5B"/>
    <w:rsid w:val="00485F6D"/>
    <w:rsid w:val="0048634C"/>
    <w:rsid w:val="00491C14"/>
    <w:rsid w:val="00496ABE"/>
    <w:rsid w:val="004A1D7A"/>
    <w:rsid w:val="004A2946"/>
    <w:rsid w:val="004A67BD"/>
    <w:rsid w:val="004A6863"/>
    <w:rsid w:val="004B51E2"/>
    <w:rsid w:val="004B5CED"/>
    <w:rsid w:val="004B5FE0"/>
    <w:rsid w:val="004B663A"/>
    <w:rsid w:val="004B6C96"/>
    <w:rsid w:val="004B6DD4"/>
    <w:rsid w:val="004B7E2D"/>
    <w:rsid w:val="004C3669"/>
    <w:rsid w:val="004C776B"/>
    <w:rsid w:val="004C779C"/>
    <w:rsid w:val="004D0FE6"/>
    <w:rsid w:val="004D3CDD"/>
    <w:rsid w:val="004D5664"/>
    <w:rsid w:val="004D5EA3"/>
    <w:rsid w:val="004D77E1"/>
    <w:rsid w:val="004D7997"/>
    <w:rsid w:val="004E04F9"/>
    <w:rsid w:val="004E1345"/>
    <w:rsid w:val="004E27B6"/>
    <w:rsid w:val="004E3F41"/>
    <w:rsid w:val="004F32E4"/>
    <w:rsid w:val="004F3BDA"/>
    <w:rsid w:val="004F72C4"/>
    <w:rsid w:val="004F747A"/>
    <w:rsid w:val="004F7F09"/>
    <w:rsid w:val="005025A4"/>
    <w:rsid w:val="0050405C"/>
    <w:rsid w:val="005102D3"/>
    <w:rsid w:val="00510647"/>
    <w:rsid w:val="0051161D"/>
    <w:rsid w:val="005118BE"/>
    <w:rsid w:val="00513930"/>
    <w:rsid w:val="0051422C"/>
    <w:rsid w:val="00520093"/>
    <w:rsid w:val="00522248"/>
    <w:rsid w:val="0052295F"/>
    <w:rsid w:val="00532328"/>
    <w:rsid w:val="00532DE3"/>
    <w:rsid w:val="0053419D"/>
    <w:rsid w:val="00535E92"/>
    <w:rsid w:val="005375C9"/>
    <w:rsid w:val="0054043B"/>
    <w:rsid w:val="005413BB"/>
    <w:rsid w:val="00541E96"/>
    <w:rsid w:val="00544161"/>
    <w:rsid w:val="005463A7"/>
    <w:rsid w:val="005502C8"/>
    <w:rsid w:val="00550668"/>
    <w:rsid w:val="0055107C"/>
    <w:rsid w:val="00552B27"/>
    <w:rsid w:val="0055404D"/>
    <w:rsid w:val="00556AD4"/>
    <w:rsid w:val="005604DA"/>
    <w:rsid w:val="005619F8"/>
    <w:rsid w:val="0056200D"/>
    <w:rsid w:val="00562CC9"/>
    <w:rsid w:val="00564491"/>
    <w:rsid w:val="005666D1"/>
    <w:rsid w:val="00566862"/>
    <w:rsid w:val="00572450"/>
    <w:rsid w:val="00572B5D"/>
    <w:rsid w:val="00572D3D"/>
    <w:rsid w:val="00573416"/>
    <w:rsid w:val="0057688B"/>
    <w:rsid w:val="00581318"/>
    <w:rsid w:val="005818E3"/>
    <w:rsid w:val="00585D0B"/>
    <w:rsid w:val="00587ACE"/>
    <w:rsid w:val="005910FC"/>
    <w:rsid w:val="00592453"/>
    <w:rsid w:val="00594148"/>
    <w:rsid w:val="005944CC"/>
    <w:rsid w:val="005A3CFE"/>
    <w:rsid w:val="005A6702"/>
    <w:rsid w:val="005A6D78"/>
    <w:rsid w:val="005B1D21"/>
    <w:rsid w:val="005B1FBA"/>
    <w:rsid w:val="005B2155"/>
    <w:rsid w:val="005B229C"/>
    <w:rsid w:val="005B5D24"/>
    <w:rsid w:val="005C0BD6"/>
    <w:rsid w:val="005C45D6"/>
    <w:rsid w:val="005C6E81"/>
    <w:rsid w:val="005D0AA6"/>
    <w:rsid w:val="005D1DDA"/>
    <w:rsid w:val="005D5C4B"/>
    <w:rsid w:val="005D7143"/>
    <w:rsid w:val="005D7415"/>
    <w:rsid w:val="005E095B"/>
    <w:rsid w:val="005E1A6F"/>
    <w:rsid w:val="005E398F"/>
    <w:rsid w:val="005F4359"/>
    <w:rsid w:val="005F6093"/>
    <w:rsid w:val="005F61C1"/>
    <w:rsid w:val="005F6650"/>
    <w:rsid w:val="005F6C3A"/>
    <w:rsid w:val="005F6DBD"/>
    <w:rsid w:val="00600072"/>
    <w:rsid w:val="006012B5"/>
    <w:rsid w:val="0060409F"/>
    <w:rsid w:val="006069F8"/>
    <w:rsid w:val="00607E10"/>
    <w:rsid w:val="006113F5"/>
    <w:rsid w:val="00612CCE"/>
    <w:rsid w:val="00616DDD"/>
    <w:rsid w:val="00620A92"/>
    <w:rsid w:val="00621E6B"/>
    <w:rsid w:val="0062369A"/>
    <w:rsid w:val="0062425F"/>
    <w:rsid w:val="00624D4B"/>
    <w:rsid w:val="00630B7D"/>
    <w:rsid w:val="006321F4"/>
    <w:rsid w:val="00636C80"/>
    <w:rsid w:val="00641039"/>
    <w:rsid w:val="00642692"/>
    <w:rsid w:val="0064348B"/>
    <w:rsid w:val="006435F5"/>
    <w:rsid w:val="006520AB"/>
    <w:rsid w:val="006556B7"/>
    <w:rsid w:val="00655DE9"/>
    <w:rsid w:val="00657831"/>
    <w:rsid w:val="00657897"/>
    <w:rsid w:val="0066090F"/>
    <w:rsid w:val="006615E8"/>
    <w:rsid w:val="006640D1"/>
    <w:rsid w:val="006701D8"/>
    <w:rsid w:val="00670A83"/>
    <w:rsid w:val="006726C2"/>
    <w:rsid w:val="00673700"/>
    <w:rsid w:val="00677022"/>
    <w:rsid w:val="006777AF"/>
    <w:rsid w:val="00681AF7"/>
    <w:rsid w:val="00681D9B"/>
    <w:rsid w:val="00682218"/>
    <w:rsid w:val="00684794"/>
    <w:rsid w:val="00684DA8"/>
    <w:rsid w:val="00684F21"/>
    <w:rsid w:val="00685EFC"/>
    <w:rsid w:val="0068714E"/>
    <w:rsid w:val="006875FB"/>
    <w:rsid w:val="006946B2"/>
    <w:rsid w:val="00694F73"/>
    <w:rsid w:val="00696F88"/>
    <w:rsid w:val="006A0509"/>
    <w:rsid w:val="006A053E"/>
    <w:rsid w:val="006A0569"/>
    <w:rsid w:val="006A061B"/>
    <w:rsid w:val="006A06FB"/>
    <w:rsid w:val="006A2FD7"/>
    <w:rsid w:val="006A3BDA"/>
    <w:rsid w:val="006A4EA3"/>
    <w:rsid w:val="006A61E5"/>
    <w:rsid w:val="006A65A9"/>
    <w:rsid w:val="006A786B"/>
    <w:rsid w:val="006B2237"/>
    <w:rsid w:val="006B26D2"/>
    <w:rsid w:val="006B47FE"/>
    <w:rsid w:val="006B6C2F"/>
    <w:rsid w:val="006B6D5D"/>
    <w:rsid w:val="006C1493"/>
    <w:rsid w:val="006C21FB"/>
    <w:rsid w:val="006C2F12"/>
    <w:rsid w:val="006C346E"/>
    <w:rsid w:val="006C6905"/>
    <w:rsid w:val="006D228B"/>
    <w:rsid w:val="006D398E"/>
    <w:rsid w:val="006D790E"/>
    <w:rsid w:val="006D7C6C"/>
    <w:rsid w:val="006E0B6D"/>
    <w:rsid w:val="006E2DEF"/>
    <w:rsid w:val="006E377F"/>
    <w:rsid w:val="006E5C93"/>
    <w:rsid w:val="006F54E7"/>
    <w:rsid w:val="006F6F29"/>
    <w:rsid w:val="0070506C"/>
    <w:rsid w:val="0070547C"/>
    <w:rsid w:val="007058DF"/>
    <w:rsid w:val="0070738C"/>
    <w:rsid w:val="00710203"/>
    <w:rsid w:val="00712C9B"/>
    <w:rsid w:val="00713874"/>
    <w:rsid w:val="00721610"/>
    <w:rsid w:val="00726E52"/>
    <w:rsid w:val="007275A5"/>
    <w:rsid w:val="00733626"/>
    <w:rsid w:val="00733E03"/>
    <w:rsid w:val="00734689"/>
    <w:rsid w:val="00741447"/>
    <w:rsid w:val="00751588"/>
    <w:rsid w:val="0075333D"/>
    <w:rsid w:val="00755E38"/>
    <w:rsid w:val="007627FE"/>
    <w:rsid w:val="00763FF8"/>
    <w:rsid w:val="0076516B"/>
    <w:rsid w:val="00765722"/>
    <w:rsid w:val="00766CF8"/>
    <w:rsid w:val="0076773C"/>
    <w:rsid w:val="00767783"/>
    <w:rsid w:val="00772A15"/>
    <w:rsid w:val="007738CF"/>
    <w:rsid w:val="00780D06"/>
    <w:rsid w:val="00781664"/>
    <w:rsid w:val="00782932"/>
    <w:rsid w:val="00790065"/>
    <w:rsid w:val="007910F6"/>
    <w:rsid w:val="00793CF2"/>
    <w:rsid w:val="007A7835"/>
    <w:rsid w:val="007B03BE"/>
    <w:rsid w:val="007B0A95"/>
    <w:rsid w:val="007B3BEC"/>
    <w:rsid w:val="007B4641"/>
    <w:rsid w:val="007B4788"/>
    <w:rsid w:val="007B5221"/>
    <w:rsid w:val="007C3475"/>
    <w:rsid w:val="007C3899"/>
    <w:rsid w:val="007C6368"/>
    <w:rsid w:val="007D3FFF"/>
    <w:rsid w:val="007D660C"/>
    <w:rsid w:val="007D701E"/>
    <w:rsid w:val="007D778B"/>
    <w:rsid w:val="007D7D6C"/>
    <w:rsid w:val="007E0530"/>
    <w:rsid w:val="007E0FD0"/>
    <w:rsid w:val="007E1C98"/>
    <w:rsid w:val="007E2FD8"/>
    <w:rsid w:val="007E41BD"/>
    <w:rsid w:val="007E4B57"/>
    <w:rsid w:val="007E6B32"/>
    <w:rsid w:val="007F0D10"/>
    <w:rsid w:val="007F2C7A"/>
    <w:rsid w:val="007F358C"/>
    <w:rsid w:val="007F3618"/>
    <w:rsid w:val="007F377B"/>
    <w:rsid w:val="007F522E"/>
    <w:rsid w:val="008044C3"/>
    <w:rsid w:val="0080769A"/>
    <w:rsid w:val="0081054E"/>
    <w:rsid w:val="00810742"/>
    <w:rsid w:val="00811555"/>
    <w:rsid w:val="00812259"/>
    <w:rsid w:val="00813C6B"/>
    <w:rsid w:val="00822525"/>
    <w:rsid w:val="00823A56"/>
    <w:rsid w:val="00824D53"/>
    <w:rsid w:val="008271CA"/>
    <w:rsid w:val="00831550"/>
    <w:rsid w:val="00831FCA"/>
    <w:rsid w:val="00836D49"/>
    <w:rsid w:val="00837CB7"/>
    <w:rsid w:val="008428D7"/>
    <w:rsid w:val="00843065"/>
    <w:rsid w:val="008441D7"/>
    <w:rsid w:val="00845EF6"/>
    <w:rsid w:val="008479F2"/>
    <w:rsid w:val="00853DDE"/>
    <w:rsid w:val="0085662E"/>
    <w:rsid w:val="00862073"/>
    <w:rsid w:val="00863037"/>
    <w:rsid w:val="00863A6D"/>
    <w:rsid w:val="008657F7"/>
    <w:rsid w:val="00881DB4"/>
    <w:rsid w:val="00882B30"/>
    <w:rsid w:val="00883512"/>
    <w:rsid w:val="0088381E"/>
    <w:rsid w:val="0088631A"/>
    <w:rsid w:val="00890B2D"/>
    <w:rsid w:val="008923B0"/>
    <w:rsid w:val="008927E4"/>
    <w:rsid w:val="00893F57"/>
    <w:rsid w:val="0089461C"/>
    <w:rsid w:val="00896FA6"/>
    <w:rsid w:val="008A4C36"/>
    <w:rsid w:val="008A4D72"/>
    <w:rsid w:val="008A5A82"/>
    <w:rsid w:val="008B0A50"/>
    <w:rsid w:val="008B50F1"/>
    <w:rsid w:val="008C0AFE"/>
    <w:rsid w:val="008C5B72"/>
    <w:rsid w:val="008C6EE0"/>
    <w:rsid w:val="008C7F0D"/>
    <w:rsid w:val="008D3248"/>
    <w:rsid w:val="008D4BE2"/>
    <w:rsid w:val="008D54C0"/>
    <w:rsid w:val="008D5501"/>
    <w:rsid w:val="008D5F13"/>
    <w:rsid w:val="008E2282"/>
    <w:rsid w:val="008E293B"/>
    <w:rsid w:val="008E4081"/>
    <w:rsid w:val="008E4086"/>
    <w:rsid w:val="008E51DC"/>
    <w:rsid w:val="008F2959"/>
    <w:rsid w:val="008F2D29"/>
    <w:rsid w:val="008F31DC"/>
    <w:rsid w:val="008F362A"/>
    <w:rsid w:val="008F6174"/>
    <w:rsid w:val="008F7163"/>
    <w:rsid w:val="00903A4E"/>
    <w:rsid w:val="00904326"/>
    <w:rsid w:val="0091439D"/>
    <w:rsid w:val="00914794"/>
    <w:rsid w:val="009168CA"/>
    <w:rsid w:val="00920579"/>
    <w:rsid w:val="00920842"/>
    <w:rsid w:val="00922061"/>
    <w:rsid w:val="009357FE"/>
    <w:rsid w:val="00935C88"/>
    <w:rsid w:val="009367B3"/>
    <w:rsid w:val="00938909"/>
    <w:rsid w:val="00942108"/>
    <w:rsid w:val="00942400"/>
    <w:rsid w:val="00943E1C"/>
    <w:rsid w:val="00944AA1"/>
    <w:rsid w:val="0094775F"/>
    <w:rsid w:val="009519E7"/>
    <w:rsid w:val="00951C2C"/>
    <w:rsid w:val="00951E5D"/>
    <w:rsid w:val="00954E86"/>
    <w:rsid w:val="00957096"/>
    <w:rsid w:val="00967063"/>
    <w:rsid w:val="009732D9"/>
    <w:rsid w:val="00974062"/>
    <w:rsid w:val="0097545F"/>
    <w:rsid w:val="0097698C"/>
    <w:rsid w:val="00977276"/>
    <w:rsid w:val="00977BDE"/>
    <w:rsid w:val="009805C3"/>
    <w:rsid w:val="009828AA"/>
    <w:rsid w:val="0098299B"/>
    <w:rsid w:val="00985C32"/>
    <w:rsid w:val="00991418"/>
    <w:rsid w:val="009940B7"/>
    <w:rsid w:val="00994F85"/>
    <w:rsid w:val="00996E60"/>
    <w:rsid w:val="009A0226"/>
    <w:rsid w:val="009A0E98"/>
    <w:rsid w:val="009A27A8"/>
    <w:rsid w:val="009A3F97"/>
    <w:rsid w:val="009A439A"/>
    <w:rsid w:val="009A47F7"/>
    <w:rsid w:val="009B26F5"/>
    <w:rsid w:val="009B29FF"/>
    <w:rsid w:val="009B606E"/>
    <w:rsid w:val="009B7179"/>
    <w:rsid w:val="009C1ECD"/>
    <w:rsid w:val="009C2976"/>
    <w:rsid w:val="009C2CEB"/>
    <w:rsid w:val="009D211C"/>
    <w:rsid w:val="009D4B63"/>
    <w:rsid w:val="009D6A29"/>
    <w:rsid w:val="009D6F12"/>
    <w:rsid w:val="009D7BE7"/>
    <w:rsid w:val="009E1B33"/>
    <w:rsid w:val="009E6B94"/>
    <w:rsid w:val="009E7296"/>
    <w:rsid w:val="009E77C4"/>
    <w:rsid w:val="009F158B"/>
    <w:rsid w:val="009F1CC4"/>
    <w:rsid w:val="009F2DB2"/>
    <w:rsid w:val="009F5670"/>
    <w:rsid w:val="00A004AE"/>
    <w:rsid w:val="00A00B2A"/>
    <w:rsid w:val="00A02EC4"/>
    <w:rsid w:val="00A03EE6"/>
    <w:rsid w:val="00A07EBF"/>
    <w:rsid w:val="00A11FDB"/>
    <w:rsid w:val="00A13CB7"/>
    <w:rsid w:val="00A153C7"/>
    <w:rsid w:val="00A161B0"/>
    <w:rsid w:val="00A178A7"/>
    <w:rsid w:val="00A22128"/>
    <w:rsid w:val="00A22CE1"/>
    <w:rsid w:val="00A231D3"/>
    <w:rsid w:val="00A24CA7"/>
    <w:rsid w:val="00A25D03"/>
    <w:rsid w:val="00A26788"/>
    <w:rsid w:val="00A27AD1"/>
    <w:rsid w:val="00A312E5"/>
    <w:rsid w:val="00A31ACD"/>
    <w:rsid w:val="00A32A99"/>
    <w:rsid w:val="00A33BEA"/>
    <w:rsid w:val="00A3453B"/>
    <w:rsid w:val="00A34A54"/>
    <w:rsid w:val="00A34DA5"/>
    <w:rsid w:val="00A35EA5"/>
    <w:rsid w:val="00A36C71"/>
    <w:rsid w:val="00A37903"/>
    <w:rsid w:val="00A42F70"/>
    <w:rsid w:val="00A458F1"/>
    <w:rsid w:val="00A4771C"/>
    <w:rsid w:val="00A53E51"/>
    <w:rsid w:val="00A553A6"/>
    <w:rsid w:val="00A62438"/>
    <w:rsid w:val="00A628AB"/>
    <w:rsid w:val="00A63B56"/>
    <w:rsid w:val="00A64345"/>
    <w:rsid w:val="00A6550D"/>
    <w:rsid w:val="00A65CA7"/>
    <w:rsid w:val="00A67D4F"/>
    <w:rsid w:val="00A71310"/>
    <w:rsid w:val="00A730D2"/>
    <w:rsid w:val="00A73F1E"/>
    <w:rsid w:val="00A750C1"/>
    <w:rsid w:val="00A7579C"/>
    <w:rsid w:val="00A7611B"/>
    <w:rsid w:val="00A804A2"/>
    <w:rsid w:val="00A81ED8"/>
    <w:rsid w:val="00A82FF9"/>
    <w:rsid w:val="00A84420"/>
    <w:rsid w:val="00A84E43"/>
    <w:rsid w:val="00A85DE2"/>
    <w:rsid w:val="00A90884"/>
    <w:rsid w:val="00A93EF1"/>
    <w:rsid w:val="00A961AA"/>
    <w:rsid w:val="00A96769"/>
    <w:rsid w:val="00A96E98"/>
    <w:rsid w:val="00A973BA"/>
    <w:rsid w:val="00A975D9"/>
    <w:rsid w:val="00AA0B4D"/>
    <w:rsid w:val="00AA1FBF"/>
    <w:rsid w:val="00AA20DE"/>
    <w:rsid w:val="00AA2584"/>
    <w:rsid w:val="00AA4B69"/>
    <w:rsid w:val="00AA4DCF"/>
    <w:rsid w:val="00AA7851"/>
    <w:rsid w:val="00AB060C"/>
    <w:rsid w:val="00AB07E6"/>
    <w:rsid w:val="00AB2456"/>
    <w:rsid w:val="00AB3C75"/>
    <w:rsid w:val="00AB3CDF"/>
    <w:rsid w:val="00AB5BC1"/>
    <w:rsid w:val="00AB723C"/>
    <w:rsid w:val="00AB7CA4"/>
    <w:rsid w:val="00AC0074"/>
    <w:rsid w:val="00AC0357"/>
    <w:rsid w:val="00AC160C"/>
    <w:rsid w:val="00AC2416"/>
    <w:rsid w:val="00AC5C4D"/>
    <w:rsid w:val="00AC69F6"/>
    <w:rsid w:val="00AC6F42"/>
    <w:rsid w:val="00AC7E44"/>
    <w:rsid w:val="00AD2079"/>
    <w:rsid w:val="00AE0FDD"/>
    <w:rsid w:val="00AE1B61"/>
    <w:rsid w:val="00AE2AB4"/>
    <w:rsid w:val="00AE325E"/>
    <w:rsid w:val="00AE565D"/>
    <w:rsid w:val="00AE5F7C"/>
    <w:rsid w:val="00AF0843"/>
    <w:rsid w:val="00AF13B0"/>
    <w:rsid w:val="00AF2989"/>
    <w:rsid w:val="00AF4026"/>
    <w:rsid w:val="00AF6717"/>
    <w:rsid w:val="00AF6C4D"/>
    <w:rsid w:val="00B03E7F"/>
    <w:rsid w:val="00B03F5B"/>
    <w:rsid w:val="00B05B21"/>
    <w:rsid w:val="00B11C6C"/>
    <w:rsid w:val="00B1207D"/>
    <w:rsid w:val="00B12476"/>
    <w:rsid w:val="00B12AEB"/>
    <w:rsid w:val="00B1406D"/>
    <w:rsid w:val="00B15AB2"/>
    <w:rsid w:val="00B177B2"/>
    <w:rsid w:val="00B1784C"/>
    <w:rsid w:val="00B24749"/>
    <w:rsid w:val="00B25052"/>
    <w:rsid w:val="00B27736"/>
    <w:rsid w:val="00B31028"/>
    <w:rsid w:val="00B31116"/>
    <w:rsid w:val="00B31D8A"/>
    <w:rsid w:val="00B32E1E"/>
    <w:rsid w:val="00B353D0"/>
    <w:rsid w:val="00B401F5"/>
    <w:rsid w:val="00B40655"/>
    <w:rsid w:val="00B40EFE"/>
    <w:rsid w:val="00B442DD"/>
    <w:rsid w:val="00B51B73"/>
    <w:rsid w:val="00B60089"/>
    <w:rsid w:val="00B60AB0"/>
    <w:rsid w:val="00B6131F"/>
    <w:rsid w:val="00B6318D"/>
    <w:rsid w:val="00B63F54"/>
    <w:rsid w:val="00B63F5E"/>
    <w:rsid w:val="00B63FDE"/>
    <w:rsid w:val="00B65BDF"/>
    <w:rsid w:val="00B6767A"/>
    <w:rsid w:val="00B70FDA"/>
    <w:rsid w:val="00B739AC"/>
    <w:rsid w:val="00B7454C"/>
    <w:rsid w:val="00B74844"/>
    <w:rsid w:val="00B74EAD"/>
    <w:rsid w:val="00B76452"/>
    <w:rsid w:val="00B823B2"/>
    <w:rsid w:val="00B82C77"/>
    <w:rsid w:val="00B85003"/>
    <w:rsid w:val="00B85608"/>
    <w:rsid w:val="00B86857"/>
    <w:rsid w:val="00B910E9"/>
    <w:rsid w:val="00B92C1A"/>
    <w:rsid w:val="00B92ECF"/>
    <w:rsid w:val="00B94465"/>
    <w:rsid w:val="00B96C11"/>
    <w:rsid w:val="00B9706F"/>
    <w:rsid w:val="00BA4F50"/>
    <w:rsid w:val="00BA7EBA"/>
    <w:rsid w:val="00BB0161"/>
    <w:rsid w:val="00BB03DE"/>
    <w:rsid w:val="00BB5DB4"/>
    <w:rsid w:val="00BB75F5"/>
    <w:rsid w:val="00BC0136"/>
    <w:rsid w:val="00BC28C0"/>
    <w:rsid w:val="00BC2A1F"/>
    <w:rsid w:val="00BC3BE8"/>
    <w:rsid w:val="00BC4BEA"/>
    <w:rsid w:val="00BC682D"/>
    <w:rsid w:val="00BD190E"/>
    <w:rsid w:val="00BD2216"/>
    <w:rsid w:val="00BD3504"/>
    <w:rsid w:val="00BD45EC"/>
    <w:rsid w:val="00BD64FA"/>
    <w:rsid w:val="00BD7D2C"/>
    <w:rsid w:val="00BE1193"/>
    <w:rsid w:val="00BE119F"/>
    <w:rsid w:val="00BE2612"/>
    <w:rsid w:val="00BE3617"/>
    <w:rsid w:val="00BE3DA3"/>
    <w:rsid w:val="00BE3F45"/>
    <w:rsid w:val="00BE7972"/>
    <w:rsid w:val="00BE7D3C"/>
    <w:rsid w:val="00BF0DF4"/>
    <w:rsid w:val="00BF1007"/>
    <w:rsid w:val="00BF1949"/>
    <w:rsid w:val="00BF2BB5"/>
    <w:rsid w:val="00BF2C68"/>
    <w:rsid w:val="00BF2E86"/>
    <w:rsid w:val="00BF3FCE"/>
    <w:rsid w:val="00BF466F"/>
    <w:rsid w:val="00BF4D8A"/>
    <w:rsid w:val="00C013C6"/>
    <w:rsid w:val="00C031A3"/>
    <w:rsid w:val="00C03589"/>
    <w:rsid w:val="00C03CC1"/>
    <w:rsid w:val="00C130CB"/>
    <w:rsid w:val="00C134C8"/>
    <w:rsid w:val="00C14206"/>
    <w:rsid w:val="00C166C8"/>
    <w:rsid w:val="00C17D17"/>
    <w:rsid w:val="00C17E04"/>
    <w:rsid w:val="00C206F9"/>
    <w:rsid w:val="00C219D4"/>
    <w:rsid w:val="00C24B96"/>
    <w:rsid w:val="00C25886"/>
    <w:rsid w:val="00C25C7E"/>
    <w:rsid w:val="00C26844"/>
    <w:rsid w:val="00C33DBE"/>
    <w:rsid w:val="00C35A7E"/>
    <w:rsid w:val="00C37001"/>
    <w:rsid w:val="00C41550"/>
    <w:rsid w:val="00C460EA"/>
    <w:rsid w:val="00C47616"/>
    <w:rsid w:val="00C51856"/>
    <w:rsid w:val="00C53380"/>
    <w:rsid w:val="00C63593"/>
    <w:rsid w:val="00C679BE"/>
    <w:rsid w:val="00C71B87"/>
    <w:rsid w:val="00C7362A"/>
    <w:rsid w:val="00C746DD"/>
    <w:rsid w:val="00C74A36"/>
    <w:rsid w:val="00C74DD3"/>
    <w:rsid w:val="00C836D8"/>
    <w:rsid w:val="00C9046B"/>
    <w:rsid w:val="00C92A92"/>
    <w:rsid w:val="00C97F89"/>
    <w:rsid w:val="00CA0D0D"/>
    <w:rsid w:val="00CB16CF"/>
    <w:rsid w:val="00CB39BB"/>
    <w:rsid w:val="00CB48F0"/>
    <w:rsid w:val="00CC248B"/>
    <w:rsid w:val="00CC28DC"/>
    <w:rsid w:val="00CC4123"/>
    <w:rsid w:val="00CC646F"/>
    <w:rsid w:val="00CC6910"/>
    <w:rsid w:val="00CD011F"/>
    <w:rsid w:val="00CD01FD"/>
    <w:rsid w:val="00CD020B"/>
    <w:rsid w:val="00CD1C00"/>
    <w:rsid w:val="00CD3B45"/>
    <w:rsid w:val="00CD674C"/>
    <w:rsid w:val="00CD7533"/>
    <w:rsid w:val="00CE05DB"/>
    <w:rsid w:val="00CE18A0"/>
    <w:rsid w:val="00CE2B3A"/>
    <w:rsid w:val="00CE447D"/>
    <w:rsid w:val="00CE452A"/>
    <w:rsid w:val="00CE64B0"/>
    <w:rsid w:val="00CE66E6"/>
    <w:rsid w:val="00CE69A8"/>
    <w:rsid w:val="00CE6AAC"/>
    <w:rsid w:val="00CE6B25"/>
    <w:rsid w:val="00CE71ED"/>
    <w:rsid w:val="00CF0276"/>
    <w:rsid w:val="00CF188B"/>
    <w:rsid w:val="00CF3849"/>
    <w:rsid w:val="00CF49BF"/>
    <w:rsid w:val="00CF5151"/>
    <w:rsid w:val="00CF6DEB"/>
    <w:rsid w:val="00CF7271"/>
    <w:rsid w:val="00CF7365"/>
    <w:rsid w:val="00CF7D0B"/>
    <w:rsid w:val="00D03B06"/>
    <w:rsid w:val="00D04AE9"/>
    <w:rsid w:val="00D070BD"/>
    <w:rsid w:val="00D10727"/>
    <w:rsid w:val="00D10F6D"/>
    <w:rsid w:val="00D1134B"/>
    <w:rsid w:val="00D13B4C"/>
    <w:rsid w:val="00D17497"/>
    <w:rsid w:val="00D20A39"/>
    <w:rsid w:val="00D21244"/>
    <w:rsid w:val="00D22B7D"/>
    <w:rsid w:val="00D24281"/>
    <w:rsid w:val="00D24A15"/>
    <w:rsid w:val="00D2533E"/>
    <w:rsid w:val="00D267D7"/>
    <w:rsid w:val="00D26B32"/>
    <w:rsid w:val="00D27BF7"/>
    <w:rsid w:val="00D3019D"/>
    <w:rsid w:val="00D3028D"/>
    <w:rsid w:val="00D31E41"/>
    <w:rsid w:val="00D336D4"/>
    <w:rsid w:val="00D3500A"/>
    <w:rsid w:val="00D35CD3"/>
    <w:rsid w:val="00D361B0"/>
    <w:rsid w:val="00D42205"/>
    <w:rsid w:val="00D42491"/>
    <w:rsid w:val="00D43CE2"/>
    <w:rsid w:val="00D525DF"/>
    <w:rsid w:val="00D54E21"/>
    <w:rsid w:val="00D5624A"/>
    <w:rsid w:val="00D5759A"/>
    <w:rsid w:val="00D60FC3"/>
    <w:rsid w:val="00D62B7E"/>
    <w:rsid w:val="00D63402"/>
    <w:rsid w:val="00D634DF"/>
    <w:rsid w:val="00D65680"/>
    <w:rsid w:val="00D661B3"/>
    <w:rsid w:val="00D72347"/>
    <w:rsid w:val="00D739F7"/>
    <w:rsid w:val="00D73DC2"/>
    <w:rsid w:val="00D8075C"/>
    <w:rsid w:val="00D80D1C"/>
    <w:rsid w:val="00D84F41"/>
    <w:rsid w:val="00D85473"/>
    <w:rsid w:val="00D870B9"/>
    <w:rsid w:val="00D906AE"/>
    <w:rsid w:val="00D90F94"/>
    <w:rsid w:val="00D91603"/>
    <w:rsid w:val="00D95F13"/>
    <w:rsid w:val="00DA020F"/>
    <w:rsid w:val="00DA0D24"/>
    <w:rsid w:val="00DA1891"/>
    <w:rsid w:val="00DA3FA8"/>
    <w:rsid w:val="00DA40E2"/>
    <w:rsid w:val="00DA4FC8"/>
    <w:rsid w:val="00DA5549"/>
    <w:rsid w:val="00DB06C1"/>
    <w:rsid w:val="00DB3E06"/>
    <w:rsid w:val="00DB610C"/>
    <w:rsid w:val="00DB6F48"/>
    <w:rsid w:val="00DC0C94"/>
    <w:rsid w:val="00DC281A"/>
    <w:rsid w:val="00DC4F34"/>
    <w:rsid w:val="00DC522B"/>
    <w:rsid w:val="00DC5232"/>
    <w:rsid w:val="00DC6F09"/>
    <w:rsid w:val="00DC72F8"/>
    <w:rsid w:val="00DC7B48"/>
    <w:rsid w:val="00DC7EF1"/>
    <w:rsid w:val="00DD2028"/>
    <w:rsid w:val="00DD277E"/>
    <w:rsid w:val="00DD3A73"/>
    <w:rsid w:val="00DD503E"/>
    <w:rsid w:val="00DE1D12"/>
    <w:rsid w:val="00DE57B0"/>
    <w:rsid w:val="00DE6CDF"/>
    <w:rsid w:val="00DF032B"/>
    <w:rsid w:val="00DF1856"/>
    <w:rsid w:val="00DF51C2"/>
    <w:rsid w:val="00DF74AC"/>
    <w:rsid w:val="00E0537C"/>
    <w:rsid w:val="00E05F2F"/>
    <w:rsid w:val="00E06B65"/>
    <w:rsid w:val="00E0754B"/>
    <w:rsid w:val="00E1122F"/>
    <w:rsid w:val="00E119E9"/>
    <w:rsid w:val="00E11A5D"/>
    <w:rsid w:val="00E11B69"/>
    <w:rsid w:val="00E15674"/>
    <w:rsid w:val="00E1663A"/>
    <w:rsid w:val="00E16E84"/>
    <w:rsid w:val="00E17395"/>
    <w:rsid w:val="00E21990"/>
    <w:rsid w:val="00E25BF2"/>
    <w:rsid w:val="00E278E6"/>
    <w:rsid w:val="00E30E6A"/>
    <w:rsid w:val="00E32697"/>
    <w:rsid w:val="00E333D5"/>
    <w:rsid w:val="00E3608D"/>
    <w:rsid w:val="00E36DCE"/>
    <w:rsid w:val="00E37544"/>
    <w:rsid w:val="00E4057A"/>
    <w:rsid w:val="00E4174D"/>
    <w:rsid w:val="00E42CFE"/>
    <w:rsid w:val="00E46980"/>
    <w:rsid w:val="00E46EFB"/>
    <w:rsid w:val="00E52870"/>
    <w:rsid w:val="00E531A1"/>
    <w:rsid w:val="00E5489C"/>
    <w:rsid w:val="00E55809"/>
    <w:rsid w:val="00E56BD8"/>
    <w:rsid w:val="00E57866"/>
    <w:rsid w:val="00E61F5D"/>
    <w:rsid w:val="00E62198"/>
    <w:rsid w:val="00E63FBE"/>
    <w:rsid w:val="00E67EE7"/>
    <w:rsid w:val="00E70461"/>
    <w:rsid w:val="00E70A29"/>
    <w:rsid w:val="00E71CCC"/>
    <w:rsid w:val="00E729D6"/>
    <w:rsid w:val="00E74B15"/>
    <w:rsid w:val="00E75237"/>
    <w:rsid w:val="00E761E9"/>
    <w:rsid w:val="00E77E14"/>
    <w:rsid w:val="00E81929"/>
    <w:rsid w:val="00E85886"/>
    <w:rsid w:val="00E85F24"/>
    <w:rsid w:val="00E86FFE"/>
    <w:rsid w:val="00E87AD1"/>
    <w:rsid w:val="00E928B1"/>
    <w:rsid w:val="00E934EB"/>
    <w:rsid w:val="00E94C16"/>
    <w:rsid w:val="00E97E68"/>
    <w:rsid w:val="00EA218A"/>
    <w:rsid w:val="00EA337F"/>
    <w:rsid w:val="00EA7273"/>
    <w:rsid w:val="00EB19E4"/>
    <w:rsid w:val="00EC121D"/>
    <w:rsid w:val="00EC2D4C"/>
    <w:rsid w:val="00EC2F76"/>
    <w:rsid w:val="00EC3059"/>
    <w:rsid w:val="00EC4B5F"/>
    <w:rsid w:val="00EC6151"/>
    <w:rsid w:val="00EC6609"/>
    <w:rsid w:val="00EC7F7E"/>
    <w:rsid w:val="00ED017F"/>
    <w:rsid w:val="00ED0CDC"/>
    <w:rsid w:val="00ED6608"/>
    <w:rsid w:val="00EE5255"/>
    <w:rsid w:val="00EE7523"/>
    <w:rsid w:val="00EF37DB"/>
    <w:rsid w:val="00EF5128"/>
    <w:rsid w:val="00EF52ED"/>
    <w:rsid w:val="00EF6878"/>
    <w:rsid w:val="00EF77B1"/>
    <w:rsid w:val="00EF7F35"/>
    <w:rsid w:val="00F0031F"/>
    <w:rsid w:val="00F013AA"/>
    <w:rsid w:val="00F02666"/>
    <w:rsid w:val="00F052F7"/>
    <w:rsid w:val="00F10539"/>
    <w:rsid w:val="00F12A6F"/>
    <w:rsid w:val="00F135C1"/>
    <w:rsid w:val="00F1680A"/>
    <w:rsid w:val="00F16A75"/>
    <w:rsid w:val="00F171F2"/>
    <w:rsid w:val="00F20AFF"/>
    <w:rsid w:val="00F21D8A"/>
    <w:rsid w:val="00F2285B"/>
    <w:rsid w:val="00F22EF5"/>
    <w:rsid w:val="00F22F02"/>
    <w:rsid w:val="00F25A98"/>
    <w:rsid w:val="00F2670A"/>
    <w:rsid w:val="00F30419"/>
    <w:rsid w:val="00F32180"/>
    <w:rsid w:val="00F325DD"/>
    <w:rsid w:val="00F326BA"/>
    <w:rsid w:val="00F327E1"/>
    <w:rsid w:val="00F365A5"/>
    <w:rsid w:val="00F3780E"/>
    <w:rsid w:val="00F37C57"/>
    <w:rsid w:val="00F442F6"/>
    <w:rsid w:val="00F4542D"/>
    <w:rsid w:val="00F462C4"/>
    <w:rsid w:val="00F47FC1"/>
    <w:rsid w:val="00F515D2"/>
    <w:rsid w:val="00F5346C"/>
    <w:rsid w:val="00F54EBD"/>
    <w:rsid w:val="00F564B4"/>
    <w:rsid w:val="00F57459"/>
    <w:rsid w:val="00F62EA7"/>
    <w:rsid w:val="00F632CF"/>
    <w:rsid w:val="00F6470C"/>
    <w:rsid w:val="00F64B79"/>
    <w:rsid w:val="00F6569F"/>
    <w:rsid w:val="00F719BA"/>
    <w:rsid w:val="00F724DA"/>
    <w:rsid w:val="00F74C25"/>
    <w:rsid w:val="00F74FB4"/>
    <w:rsid w:val="00F77419"/>
    <w:rsid w:val="00F77977"/>
    <w:rsid w:val="00F80974"/>
    <w:rsid w:val="00F829A0"/>
    <w:rsid w:val="00F82C64"/>
    <w:rsid w:val="00F83A5C"/>
    <w:rsid w:val="00F90009"/>
    <w:rsid w:val="00F930C2"/>
    <w:rsid w:val="00FA7912"/>
    <w:rsid w:val="00FB14A1"/>
    <w:rsid w:val="00FB15B9"/>
    <w:rsid w:val="00FB387B"/>
    <w:rsid w:val="00FB5410"/>
    <w:rsid w:val="00FC1E08"/>
    <w:rsid w:val="00FC2B1D"/>
    <w:rsid w:val="00FC4B62"/>
    <w:rsid w:val="00FC6F7A"/>
    <w:rsid w:val="00FD0D82"/>
    <w:rsid w:val="00FD0E6D"/>
    <w:rsid w:val="00FD1049"/>
    <w:rsid w:val="00FD2832"/>
    <w:rsid w:val="00FD38A6"/>
    <w:rsid w:val="00FD44FD"/>
    <w:rsid w:val="00FD58AB"/>
    <w:rsid w:val="00FD7780"/>
    <w:rsid w:val="00FE0800"/>
    <w:rsid w:val="00FE0AB6"/>
    <w:rsid w:val="00FE4DAD"/>
    <w:rsid w:val="00FE5018"/>
    <w:rsid w:val="00FF148B"/>
    <w:rsid w:val="00FF1D4B"/>
    <w:rsid w:val="00FF283A"/>
    <w:rsid w:val="00FF49AF"/>
    <w:rsid w:val="01D944E3"/>
    <w:rsid w:val="03C6B8C7"/>
    <w:rsid w:val="059B2CFF"/>
    <w:rsid w:val="06D3EB3B"/>
    <w:rsid w:val="06E0E0EC"/>
    <w:rsid w:val="07042EEC"/>
    <w:rsid w:val="07247B3A"/>
    <w:rsid w:val="074C7853"/>
    <w:rsid w:val="078D26DF"/>
    <w:rsid w:val="080FF166"/>
    <w:rsid w:val="09A9966D"/>
    <w:rsid w:val="0A0E9FA4"/>
    <w:rsid w:val="0AFAFC57"/>
    <w:rsid w:val="0D2BDB67"/>
    <w:rsid w:val="0D3831AC"/>
    <w:rsid w:val="0E5CBA87"/>
    <w:rsid w:val="0E5D09C0"/>
    <w:rsid w:val="0F05CE42"/>
    <w:rsid w:val="0FFECACE"/>
    <w:rsid w:val="1193584D"/>
    <w:rsid w:val="11EAF2C1"/>
    <w:rsid w:val="127CB121"/>
    <w:rsid w:val="135DC5F1"/>
    <w:rsid w:val="136D3E7E"/>
    <w:rsid w:val="14A59B64"/>
    <w:rsid w:val="15D80B08"/>
    <w:rsid w:val="1719BD3A"/>
    <w:rsid w:val="1787323D"/>
    <w:rsid w:val="192DADF3"/>
    <w:rsid w:val="19B071B9"/>
    <w:rsid w:val="19FD8B70"/>
    <w:rsid w:val="1B534A98"/>
    <w:rsid w:val="1BC9D3BE"/>
    <w:rsid w:val="1C06E9D0"/>
    <w:rsid w:val="1C1EF562"/>
    <w:rsid w:val="1C28ABA5"/>
    <w:rsid w:val="1D3E57C3"/>
    <w:rsid w:val="1FF864D9"/>
    <w:rsid w:val="20AA392B"/>
    <w:rsid w:val="2105DA2F"/>
    <w:rsid w:val="22921A6A"/>
    <w:rsid w:val="234BB2D0"/>
    <w:rsid w:val="23F7424F"/>
    <w:rsid w:val="249C05A8"/>
    <w:rsid w:val="24F5EE9D"/>
    <w:rsid w:val="25530AB2"/>
    <w:rsid w:val="261FD94D"/>
    <w:rsid w:val="26245776"/>
    <w:rsid w:val="2656886F"/>
    <w:rsid w:val="266B2865"/>
    <w:rsid w:val="26CC8C0C"/>
    <w:rsid w:val="270CB18F"/>
    <w:rsid w:val="274AAE46"/>
    <w:rsid w:val="275CD0EC"/>
    <w:rsid w:val="2834E71D"/>
    <w:rsid w:val="295349DB"/>
    <w:rsid w:val="297CA10C"/>
    <w:rsid w:val="2997A919"/>
    <w:rsid w:val="2BC01034"/>
    <w:rsid w:val="2C3C7310"/>
    <w:rsid w:val="2D80B8A3"/>
    <w:rsid w:val="2E76DD70"/>
    <w:rsid w:val="2EB47657"/>
    <w:rsid w:val="2F059D6C"/>
    <w:rsid w:val="305CC3A8"/>
    <w:rsid w:val="312A444E"/>
    <w:rsid w:val="318FE789"/>
    <w:rsid w:val="31A5CA27"/>
    <w:rsid w:val="31DBFFDF"/>
    <w:rsid w:val="3262DDBC"/>
    <w:rsid w:val="3282FD57"/>
    <w:rsid w:val="32D99348"/>
    <w:rsid w:val="33A6CD21"/>
    <w:rsid w:val="369E6D90"/>
    <w:rsid w:val="378B99D3"/>
    <w:rsid w:val="37B69145"/>
    <w:rsid w:val="381D077A"/>
    <w:rsid w:val="3948FC13"/>
    <w:rsid w:val="39BD2A0B"/>
    <w:rsid w:val="3A4A0D33"/>
    <w:rsid w:val="3B153370"/>
    <w:rsid w:val="3CF47A20"/>
    <w:rsid w:val="3D1D236C"/>
    <w:rsid w:val="3D51E3D5"/>
    <w:rsid w:val="3D721090"/>
    <w:rsid w:val="3D9CA291"/>
    <w:rsid w:val="3DD2444E"/>
    <w:rsid w:val="3DDF466B"/>
    <w:rsid w:val="41CD95B9"/>
    <w:rsid w:val="41ECBE4F"/>
    <w:rsid w:val="42388D7F"/>
    <w:rsid w:val="4246843C"/>
    <w:rsid w:val="42DE426C"/>
    <w:rsid w:val="434EA880"/>
    <w:rsid w:val="43A1DA45"/>
    <w:rsid w:val="45712C5D"/>
    <w:rsid w:val="46344370"/>
    <w:rsid w:val="48889B13"/>
    <w:rsid w:val="48A6FF26"/>
    <w:rsid w:val="48AB3017"/>
    <w:rsid w:val="4930A524"/>
    <w:rsid w:val="4B9A948D"/>
    <w:rsid w:val="4C5DE9F6"/>
    <w:rsid w:val="4CEFB555"/>
    <w:rsid w:val="4D2215E4"/>
    <w:rsid w:val="4E0B0D5B"/>
    <w:rsid w:val="4EEC74AD"/>
    <w:rsid w:val="4F08F6BB"/>
    <w:rsid w:val="507755BE"/>
    <w:rsid w:val="50F89C6D"/>
    <w:rsid w:val="545F7B63"/>
    <w:rsid w:val="54E2989B"/>
    <w:rsid w:val="5522936E"/>
    <w:rsid w:val="55902CB1"/>
    <w:rsid w:val="55B94ABB"/>
    <w:rsid w:val="55E37421"/>
    <w:rsid w:val="5687B717"/>
    <w:rsid w:val="57513499"/>
    <w:rsid w:val="5A70582B"/>
    <w:rsid w:val="5AB634B2"/>
    <w:rsid w:val="5B5260FB"/>
    <w:rsid w:val="5D8C35A3"/>
    <w:rsid w:val="5EF93AEB"/>
    <w:rsid w:val="5FD4BC52"/>
    <w:rsid w:val="5FFC76B1"/>
    <w:rsid w:val="618D3926"/>
    <w:rsid w:val="639C2553"/>
    <w:rsid w:val="6407134D"/>
    <w:rsid w:val="647C235C"/>
    <w:rsid w:val="6575C696"/>
    <w:rsid w:val="65843590"/>
    <w:rsid w:val="65AAC4D0"/>
    <w:rsid w:val="66B0ECFD"/>
    <w:rsid w:val="67091C3A"/>
    <w:rsid w:val="67A8A93A"/>
    <w:rsid w:val="68631147"/>
    <w:rsid w:val="6898190B"/>
    <w:rsid w:val="698B5B6E"/>
    <w:rsid w:val="698F7C01"/>
    <w:rsid w:val="69AE5A1A"/>
    <w:rsid w:val="69D39288"/>
    <w:rsid w:val="6A9940E1"/>
    <w:rsid w:val="6CBED1A4"/>
    <w:rsid w:val="6D719132"/>
    <w:rsid w:val="6D7BED7E"/>
    <w:rsid w:val="6E2FAFBF"/>
    <w:rsid w:val="6E35B803"/>
    <w:rsid w:val="6E904CB7"/>
    <w:rsid w:val="716FF08A"/>
    <w:rsid w:val="722B61DE"/>
    <w:rsid w:val="72B3D13D"/>
    <w:rsid w:val="72BA568C"/>
    <w:rsid w:val="72CADB2A"/>
    <w:rsid w:val="73740578"/>
    <w:rsid w:val="73EDC7D7"/>
    <w:rsid w:val="74178992"/>
    <w:rsid w:val="749105DB"/>
    <w:rsid w:val="7767D293"/>
    <w:rsid w:val="778D607B"/>
    <w:rsid w:val="7862E0EE"/>
    <w:rsid w:val="7A6F5FF3"/>
    <w:rsid w:val="7A88E404"/>
    <w:rsid w:val="7B1D6E92"/>
    <w:rsid w:val="7B4AA108"/>
    <w:rsid w:val="7B5D4EBC"/>
    <w:rsid w:val="7B6681E0"/>
    <w:rsid w:val="7BC1CB9C"/>
    <w:rsid w:val="7D5E0051"/>
    <w:rsid w:val="7E69D2DF"/>
    <w:rsid w:val="7E9B51ED"/>
    <w:rsid w:val="7EC4709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D1FC"/>
  <w15:chartTrackingRefBased/>
  <w15:docId w15:val="{D4388507-05ED-47B8-A6FD-92D4D7C4B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qFormat/>
    <w:rsid w:val="008D5F13"/>
    <w:pPr>
      <w:keepNext/>
      <w:keepLines/>
      <w:spacing w:before="360" w:after="80"/>
      <w:outlineLvl w:val="0"/>
    </w:pPr>
    <w:rPr>
      <w:rFonts w:ascii="Calibri" w:eastAsiaTheme="majorEastAsia" w:hAnsi="Calibri" w:cstheme="majorBidi"/>
      <w:b/>
      <w:sz w:val="32"/>
      <w:szCs w:val="40"/>
    </w:rPr>
  </w:style>
  <w:style w:type="paragraph" w:styleId="Kop2">
    <w:name w:val="heading 2"/>
    <w:basedOn w:val="Standaard"/>
    <w:next w:val="Standaard"/>
    <w:link w:val="Kop2Char"/>
    <w:uiPriority w:val="9"/>
    <w:unhideWhenUsed/>
    <w:qFormat/>
    <w:rsid w:val="0080769A"/>
    <w:pPr>
      <w:keepNext/>
      <w:keepLines/>
      <w:spacing w:before="160" w:after="80"/>
      <w:outlineLvl w:val="1"/>
    </w:pPr>
    <w:rPr>
      <w:rFonts w:ascii="Calibri" w:eastAsiaTheme="majorEastAsia" w:hAnsi="Calibri" w:cstheme="majorBidi"/>
      <w:b/>
      <w:sz w:val="28"/>
      <w:szCs w:val="32"/>
    </w:rPr>
  </w:style>
  <w:style w:type="paragraph" w:styleId="Kop3">
    <w:name w:val="heading 3"/>
    <w:basedOn w:val="Standaard"/>
    <w:next w:val="Standaard"/>
    <w:link w:val="Kop3Char"/>
    <w:uiPriority w:val="9"/>
    <w:unhideWhenUsed/>
    <w:qFormat/>
    <w:rsid w:val="00ED0CDC"/>
    <w:pPr>
      <w:keepNext/>
      <w:keepLines/>
      <w:spacing w:before="160" w:after="80"/>
      <w:ind w:left="720"/>
      <w:outlineLvl w:val="2"/>
    </w:pPr>
    <w:rPr>
      <w:rFonts w:ascii="Calibri" w:eastAsiaTheme="majorEastAsia" w:hAnsi="Calibri" w:cstheme="majorBidi"/>
      <w:b/>
      <w:color w:val="000000" w:themeColor="text1"/>
      <w:sz w:val="26"/>
      <w:szCs w:val="28"/>
    </w:rPr>
  </w:style>
  <w:style w:type="paragraph" w:styleId="Kop4">
    <w:name w:val="heading 4"/>
    <w:basedOn w:val="Standaard"/>
    <w:next w:val="Standaard"/>
    <w:link w:val="Kop4Char"/>
    <w:uiPriority w:val="9"/>
    <w:semiHidden/>
    <w:unhideWhenUsed/>
    <w:qFormat/>
    <w:rsid w:val="009D7BE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D7BE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D7BE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D7BE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D7BE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D7BE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8D5F13"/>
    <w:rPr>
      <w:rFonts w:ascii="Calibri" w:eastAsiaTheme="majorEastAsia" w:hAnsi="Calibri" w:cstheme="majorBidi"/>
      <w:b/>
      <w:sz w:val="32"/>
      <w:szCs w:val="40"/>
      <w:lang w:val="en-GB"/>
    </w:rPr>
  </w:style>
  <w:style w:type="character" w:customStyle="1" w:styleId="Kop2Char">
    <w:name w:val="Kop 2 Char"/>
    <w:basedOn w:val="Standaardalinea-lettertype"/>
    <w:link w:val="Kop2"/>
    <w:uiPriority w:val="9"/>
    <w:rsid w:val="0080769A"/>
    <w:rPr>
      <w:rFonts w:ascii="Calibri" w:eastAsiaTheme="majorEastAsia" w:hAnsi="Calibri" w:cstheme="majorBidi"/>
      <w:b/>
      <w:sz w:val="28"/>
      <w:szCs w:val="32"/>
      <w:lang w:val="en-GB"/>
    </w:rPr>
  </w:style>
  <w:style w:type="character" w:customStyle="1" w:styleId="Kop3Char">
    <w:name w:val="Kop 3 Char"/>
    <w:basedOn w:val="Standaardalinea-lettertype"/>
    <w:link w:val="Kop3"/>
    <w:uiPriority w:val="9"/>
    <w:rsid w:val="00ED0CDC"/>
    <w:rPr>
      <w:rFonts w:ascii="Calibri" w:eastAsiaTheme="majorEastAsia" w:hAnsi="Calibri" w:cstheme="majorBidi"/>
      <w:b/>
      <w:color w:val="000000" w:themeColor="text1"/>
      <w:sz w:val="26"/>
      <w:szCs w:val="28"/>
      <w:lang w:val="en-GB"/>
    </w:rPr>
  </w:style>
  <w:style w:type="character" w:customStyle="1" w:styleId="Kop4Char">
    <w:name w:val="Kop 4 Char"/>
    <w:basedOn w:val="Standaardalinea-lettertype"/>
    <w:link w:val="Kop4"/>
    <w:uiPriority w:val="9"/>
    <w:semiHidden/>
    <w:rsid w:val="009D7BE7"/>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9D7BE7"/>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9D7BE7"/>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9D7BE7"/>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9D7BE7"/>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9D7BE7"/>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9D7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D7BE7"/>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9D7BE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D7BE7"/>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9D7BE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D7BE7"/>
    <w:rPr>
      <w:i/>
      <w:iCs/>
      <w:color w:val="404040" w:themeColor="text1" w:themeTint="BF"/>
      <w:lang w:val="en-GB"/>
    </w:rPr>
  </w:style>
  <w:style w:type="paragraph" w:styleId="Lijstalinea">
    <w:name w:val="List Paragraph"/>
    <w:basedOn w:val="Standaard"/>
    <w:link w:val="LijstalineaChar"/>
    <w:uiPriority w:val="34"/>
    <w:qFormat/>
    <w:rsid w:val="009D7BE7"/>
    <w:pPr>
      <w:ind w:left="720"/>
      <w:contextualSpacing/>
    </w:pPr>
  </w:style>
  <w:style w:type="character" w:styleId="Intensievebenadrukking">
    <w:name w:val="Intense Emphasis"/>
    <w:basedOn w:val="Standaardalinea-lettertype"/>
    <w:uiPriority w:val="21"/>
    <w:qFormat/>
    <w:rsid w:val="009D7BE7"/>
    <w:rPr>
      <w:i/>
      <w:iCs/>
      <w:color w:val="0F4761" w:themeColor="accent1" w:themeShade="BF"/>
    </w:rPr>
  </w:style>
  <w:style w:type="paragraph" w:styleId="Duidelijkcitaat">
    <w:name w:val="Intense Quote"/>
    <w:basedOn w:val="Standaard"/>
    <w:next w:val="Standaard"/>
    <w:link w:val="DuidelijkcitaatChar"/>
    <w:uiPriority w:val="30"/>
    <w:qFormat/>
    <w:rsid w:val="009D7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D7BE7"/>
    <w:rPr>
      <w:i/>
      <w:iCs/>
      <w:color w:val="0F4761" w:themeColor="accent1" w:themeShade="BF"/>
      <w:lang w:val="en-GB"/>
    </w:rPr>
  </w:style>
  <w:style w:type="character" w:styleId="Intensieveverwijzing">
    <w:name w:val="Intense Reference"/>
    <w:basedOn w:val="Standaardalinea-lettertype"/>
    <w:uiPriority w:val="32"/>
    <w:qFormat/>
    <w:rsid w:val="009D7BE7"/>
    <w:rPr>
      <w:b/>
      <w:bCs/>
      <w:smallCaps/>
      <w:color w:val="0F4761" w:themeColor="accent1" w:themeShade="BF"/>
      <w:spacing w:val="5"/>
    </w:rPr>
  </w:style>
  <w:style w:type="paragraph" w:styleId="Koptekst">
    <w:name w:val="header"/>
    <w:basedOn w:val="Standaard"/>
    <w:link w:val="KoptekstChar"/>
    <w:unhideWhenUsed/>
    <w:rsid w:val="009D7BE7"/>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D7BE7"/>
    <w:rPr>
      <w:lang w:val="en-GB"/>
    </w:rPr>
  </w:style>
  <w:style w:type="paragraph" w:styleId="Voettekst">
    <w:name w:val="footer"/>
    <w:basedOn w:val="Standaard"/>
    <w:link w:val="VoettekstChar"/>
    <w:uiPriority w:val="99"/>
    <w:unhideWhenUsed/>
    <w:rsid w:val="009D7BE7"/>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D7BE7"/>
    <w:rPr>
      <w:lang w:val="en-GB"/>
    </w:rPr>
  </w:style>
  <w:style w:type="paragraph" w:customStyle="1" w:styleId="RapportCF">
    <w:name w:val="Rapport_CF"/>
    <w:basedOn w:val="Standaard"/>
    <w:link w:val="RapportCFChar"/>
    <w:rsid w:val="009D7BE7"/>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kern w:val="0"/>
      <w:szCs w:val="20"/>
      <w:lang w:eastAsia="en-GB" w:bidi="en-GB"/>
      <w14:ligatures w14:val="none"/>
    </w:rPr>
  </w:style>
  <w:style w:type="character" w:customStyle="1" w:styleId="RapportCFChar">
    <w:name w:val="Rapport_CF Char"/>
    <w:basedOn w:val="Standaardalinea-lettertype"/>
    <w:link w:val="RapportCF"/>
    <w:rsid w:val="009D7BE7"/>
    <w:rPr>
      <w:rFonts w:ascii="Times New Roman" w:eastAsia="Times New Roman" w:hAnsi="Times New Roman" w:cs="Times New Roman"/>
      <w:kern w:val="0"/>
      <w:szCs w:val="20"/>
      <w:lang w:val="en-GB" w:eastAsia="en-GB" w:bidi="en-GB"/>
      <w14:ligatures w14:val="none"/>
    </w:rPr>
  </w:style>
  <w:style w:type="character" w:customStyle="1" w:styleId="CommentReference">
    <w:name w:val="Comment Reference"/>
    <w:basedOn w:val="Standaardalinea-lettertype"/>
    <w:uiPriority w:val="99"/>
    <w:semiHidden/>
    <w:unhideWhenUsed/>
    <w:rsid w:val="000E724D"/>
    <w:rPr>
      <w:sz w:val="16"/>
      <w:szCs w:val="16"/>
    </w:rPr>
  </w:style>
  <w:style w:type="character" w:customStyle="1" w:styleId="LijstalineaChar">
    <w:name w:val="Lijstalinea Char"/>
    <w:basedOn w:val="Standaardalinea-lettertype"/>
    <w:link w:val="Lijstalinea"/>
    <w:uiPriority w:val="34"/>
    <w:qFormat/>
    <w:rsid w:val="000E724D"/>
    <w:rPr>
      <w:lang w:val="en-GB"/>
    </w:rPr>
  </w:style>
  <w:style w:type="character" w:styleId="Tekstvantijdelijkeaanduiding">
    <w:name w:val="Placeholder Text"/>
    <w:basedOn w:val="Standaardalinea-lettertype"/>
    <w:uiPriority w:val="99"/>
    <w:semiHidden/>
    <w:rsid w:val="001350E7"/>
    <w:rPr>
      <w:color w:val="666666"/>
    </w:rPr>
  </w:style>
  <w:style w:type="table" w:styleId="Tabelraster">
    <w:name w:val="Table Grid"/>
    <w:basedOn w:val="Standaardtabel"/>
    <w:uiPriority w:val="39"/>
    <w:rsid w:val="00C74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
    <w:name w:val="Comment Text"/>
    <w:basedOn w:val="Standaard"/>
    <w:link w:val="CommentTextChar"/>
    <w:uiPriority w:val="99"/>
    <w:unhideWhenUsed/>
    <w:rsid w:val="009A0226"/>
    <w:pPr>
      <w:spacing w:line="240" w:lineRule="auto"/>
    </w:pPr>
    <w:rPr>
      <w:sz w:val="20"/>
      <w:szCs w:val="20"/>
    </w:rPr>
  </w:style>
  <w:style w:type="character" w:customStyle="1" w:styleId="CommentTextChar">
    <w:name w:val="Comment Text Char"/>
    <w:basedOn w:val="Standaardalinea-lettertype"/>
    <w:link w:val="CommentText"/>
    <w:uiPriority w:val="99"/>
    <w:rsid w:val="009A0226"/>
    <w:rPr>
      <w:sz w:val="20"/>
      <w:szCs w:val="20"/>
      <w:lang w:val="en-GB"/>
    </w:rPr>
  </w:style>
  <w:style w:type="paragraph" w:customStyle="1" w:styleId="CommentSubject">
    <w:name w:val="Comment Subject"/>
    <w:basedOn w:val="CommentText"/>
    <w:next w:val="CommentText"/>
    <w:link w:val="CommentSubjectChar"/>
    <w:uiPriority w:val="99"/>
    <w:semiHidden/>
    <w:unhideWhenUsed/>
    <w:rsid w:val="009A0226"/>
    <w:rPr>
      <w:b/>
      <w:bCs/>
    </w:rPr>
  </w:style>
  <w:style w:type="character" w:customStyle="1" w:styleId="CommentSubjectChar">
    <w:name w:val="Comment Subject Char"/>
    <w:basedOn w:val="CommentTextChar"/>
    <w:link w:val="CommentSubject"/>
    <w:uiPriority w:val="99"/>
    <w:semiHidden/>
    <w:rsid w:val="009A0226"/>
    <w:rPr>
      <w:b/>
      <w:bCs/>
      <w:sz w:val="20"/>
      <w:szCs w:val="20"/>
      <w:lang w:val="en-GB"/>
    </w:rPr>
  </w:style>
  <w:style w:type="character" w:styleId="Hyperlink">
    <w:name w:val="Hyperlink"/>
    <w:basedOn w:val="Standaardalinea-lettertype"/>
    <w:uiPriority w:val="99"/>
    <w:unhideWhenUsed/>
    <w:rsid w:val="005C45D6"/>
    <w:rPr>
      <w:color w:val="467886" w:themeColor="hyperlink"/>
      <w:u w:val="single"/>
    </w:rPr>
  </w:style>
  <w:style w:type="character" w:styleId="Onopgelostemelding">
    <w:name w:val="Unresolved Mention"/>
    <w:basedOn w:val="Standaardalinea-lettertype"/>
    <w:uiPriority w:val="99"/>
    <w:semiHidden/>
    <w:unhideWhenUsed/>
    <w:rsid w:val="005C45D6"/>
    <w:rPr>
      <w:color w:val="605E5C"/>
      <w:shd w:val="clear" w:color="auto" w:fill="E1DFDD"/>
    </w:rPr>
  </w:style>
  <w:style w:type="paragraph" w:customStyle="1" w:styleId="CoverBold">
    <w:name w:val="CoverBold"/>
    <w:basedOn w:val="Standaard"/>
    <w:link w:val="CoverBoldChar"/>
    <w:rsid w:val="00BF3FCE"/>
    <w:pPr>
      <w:tabs>
        <w:tab w:val="right" w:pos="2892"/>
        <w:tab w:val="center" w:pos="4536"/>
        <w:tab w:val="right" w:pos="9072"/>
      </w:tabs>
      <w:spacing w:after="0" w:line="360" w:lineRule="atLeast"/>
      <w:jc w:val="both"/>
    </w:pPr>
    <w:rPr>
      <w:rFonts w:ascii="Arial" w:eastAsia="Times New Roman" w:hAnsi="Arial" w:cs="Arial"/>
      <w:b/>
      <w:kern w:val="0"/>
      <w:sz w:val="28"/>
      <w:szCs w:val="20"/>
      <w14:ligatures w14:val="none"/>
    </w:rPr>
  </w:style>
  <w:style w:type="character" w:customStyle="1" w:styleId="CoverBoldChar">
    <w:name w:val="CoverBold Char"/>
    <w:link w:val="CoverBold"/>
    <w:rsid w:val="00BF3FCE"/>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BF3FCE"/>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BF3FCE"/>
    <w:pPr>
      <w:spacing w:after="0" w:line="240" w:lineRule="auto"/>
    </w:pPr>
    <w:rPr>
      <w:rFonts w:ascii="Arial" w:hAnsi="Arial"/>
      <w:kern w:val="0"/>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BF3FCE"/>
    <w:pPr>
      <w:spacing w:after="0" w:line="240" w:lineRule="auto"/>
    </w:pPr>
    <w:rPr>
      <w:rFonts w:ascii="Arial" w:hAnsi="Arial"/>
      <w:kern w:val="0"/>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BF3FCE"/>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BF3FCE"/>
    <w:rPr>
      <w:rFonts w:ascii="Univers" w:eastAsia="Times New Roman" w:hAnsi="Univers" w:cs="Times New Roman"/>
      <w:noProof/>
      <w:kern w:val="0"/>
      <w:sz w:val="20"/>
      <w:szCs w:val="20"/>
      <w:lang w:val="nl-NL" w:eastAsia="nl-NL"/>
      <w14:ligatures w14:val="none"/>
    </w:rPr>
  </w:style>
  <w:style w:type="paragraph" w:styleId="Normaalweb">
    <w:name w:val="Normal (Web)"/>
    <w:basedOn w:val="Standaard"/>
    <w:uiPriority w:val="99"/>
    <w:semiHidden/>
    <w:unhideWhenUsed/>
    <w:rsid w:val="00D54E21"/>
    <w:rPr>
      <w:rFonts w:ascii="Times New Roman" w:hAnsi="Times New Roman" w:cs="Times New Roman"/>
      <w:sz w:val="24"/>
      <w:szCs w:val="24"/>
    </w:rPr>
  </w:style>
  <w:style w:type="character" w:customStyle="1" w:styleId="whitespace-normal">
    <w:name w:val="whitespace-normal"/>
    <w:basedOn w:val="Standaardalinea-lettertype"/>
    <w:rsid w:val="00765722"/>
  </w:style>
  <w:style w:type="paragraph" w:customStyle="1" w:styleId="Default">
    <w:name w:val="Default"/>
    <w:rsid w:val="0070738C"/>
    <w:pPr>
      <w:autoSpaceDE w:val="0"/>
      <w:autoSpaceDN w:val="0"/>
      <w:adjustRightInd w:val="0"/>
      <w:spacing w:after="0" w:line="240" w:lineRule="auto"/>
    </w:pPr>
    <w:rPr>
      <w:rFonts w:ascii="Gill Sans MT" w:hAnsi="Gill Sans MT" w:cs="Gill Sans MT"/>
      <w:color w:val="000000"/>
      <w:kern w:val="0"/>
      <w:sz w:val="24"/>
      <w:szCs w:val="24"/>
      <w14:ligatures w14:val="none"/>
    </w:rPr>
  </w:style>
  <w:style w:type="paragraph" w:styleId="Kopvaninhoudsopgave">
    <w:name w:val="TOC Heading"/>
    <w:basedOn w:val="Kop1"/>
    <w:next w:val="Standaard"/>
    <w:uiPriority w:val="39"/>
    <w:unhideWhenUsed/>
    <w:qFormat/>
    <w:rsid w:val="00A96E98"/>
    <w:pPr>
      <w:spacing w:before="240" w:after="0"/>
      <w:outlineLvl w:val="9"/>
    </w:pPr>
    <w:rPr>
      <w:kern w:val="0"/>
      <w:szCs w:val="32"/>
      <w:lang w:val="en-US"/>
      <w14:ligatures w14:val="none"/>
    </w:rPr>
  </w:style>
  <w:style w:type="paragraph" w:styleId="Inhopg1">
    <w:name w:val="toc 1"/>
    <w:basedOn w:val="Standaard"/>
    <w:next w:val="Standaard"/>
    <w:autoRedefine/>
    <w:uiPriority w:val="39"/>
    <w:unhideWhenUsed/>
    <w:rsid w:val="00A96E98"/>
    <w:pPr>
      <w:spacing w:after="100"/>
    </w:pPr>
  </w:style>
  <w:style w:type="paragraph" w:styleId="Inhopg2">
    <w:name w:val="toc 2"/>
    <w:basedOn w:val="Standaard"/>
    <w:next w:val="Standaard"/>
    <w:autoRedefine/>
    <w:uiPriority w:val="39"/>
    <w:unhideWhenUsed/>
    <w:rsid w:val="00A96E98"/>
    <w:pPr>
      <w:spacing w:after="100"/>
      <w:ind w:left="220"/>
    </w:pPr>
  </w:style>
  <w:style w:type="character" w:customStyle="1" w:styleId="HeaderChar1">
    <w:name w:val="Header Char1"/>
    <w:aliases w:val="Header Char Char"/>
    <w:basedOn w:val="Standaardalinea-lettertype"/>
    <w:rsid w:val="00373F1E"/>
  </w:style>
  <w:style w:type="paragraph" w:styleId="Inhopg3">
    <w:name w:val="toc 3"/>
    <w:basedOn w:val="Standaard"/>
    <w:next w:val="Standaard"/>
    <w:autoRedefine/>
    <w:uiPriority w:val="39"/>
    <w:unhideWhenUsed/>
    <w:rsid w:val="00EE7523"/>
    <w:pPr>
      <w:spacing w:after="100"/>
      <w:ind w:left="440"/>
    </w:pPr>
  </w:style>
  <w:style w:type="paragraph" w:styleId="Revisie">
    <w:name w:val="Revision"/>
    <w:hidden/>
    <w:uiPriority w:val="99"/>
    <w:semiHidden/>
    <w:rsid w:val="006726C2"/>
    <w:pPr>
      <w:spacing w:after="0" w:line="240" w:lineRule="auto"/>
    </w:pPr>
    <w:rPr>
      <w:lang w:val="en-GB"/>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lang w:val="en-GB"/>
    </w:rPr>
  </w:style>
  <w:style w:type="character" w:styleId="Verwijzingopmerking">
    <w:name w:val="annotation reference"/>
    <w:basedOn w:val="Standaardalinea-lettertype"/>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8708">
      <w:marLeft w:val="640"/>
      <w:marRight w:val="0"/>
      <w:marTop w:val="0"/>
      <w:marBottom w:val="0"/>
      <w:divBdr>
        <w:top w:val="none" w:sz="0" w:space="0" w:color="auto"/>
        <w:left w:val="none" w:sz="0" w:space="0" w:color="auto"/>
        <w:bottom w:val="none" w:sz="0" w:space="0" w:color="auto"/>
        <w:right w:val="none" w:sz="0" w:space="0" w:color="auto"/>
      </w:divBdr>
    </w:div>
    <w:div w:id="129056346">
      <w:marLeft w:val="640"/>
      <w:marRight w:val="0"/>
      <w:marTop w:val="0"/>
      <w:marBottom w:val="0"/>
      <w:divBdr>
        <w:top w:val="none" w:sz="0" w:space="0" w:color="auto"/>
        <w:left w:val="none" w:sz="0" w:space="0" w:color="auto"/>
        <w:bottom w:val="none" w:sz="0" w:space="0" w:color="auto"/>
        <w:right w:val="none" w:sz="0" w:space="0" w:color="auto"/>
      </w:divBdr>
    </w:div>
    <w:div w:id="174661961">
      <w:marLeft w:val="640"/>
      <w:marRight w:val="0"/>
      <w:marTop w:val="0"/>
      <w:marBottom w:val="0"/>
      <w:divBdr>
        <w:top w:val="none" w:sz="0" w:space="0" w:color="auto"/>
        <w:left w:val="none" w:sz="0" w:space="0" w:color="auto"/>
        <w:bottom w:val="none" w:sz="0" w:space="0" w:color="auto"/>
        <w:right w:val="none" w:sz="0" w:space="0" w:color="auto"/>
      </w:divBdr>
    </w:div>
    <w:div w:id="183792055">
      <w:marLeft w:val="640"/>
      <w:marRight w:val="0"/>
      <w:marTop w:val="0"/>
      <w:marBottom w:val="0"/>
      <w:divBdr>
        <w:top w:val="none" w:sz="0" w:space="0" w:color="auto"/>
        <w:left w:val="none" w:sz="0" w:space="0" w:color="auto"/>
        <w:bottom w:val="none" w:sz="0" w:space="0" w:color="auto"/>
        <w:right w:val="none" w:sz="0" w:space="0" w:color="auto"/>
      </w:divBdr>
    </w:div>
    <w:div w:id="228421867">
      <w:marLeft w:val="640"/>
      <w:marRight w:val="0"/>
      <w:marTop w:val="0"/>
      <w:marBottom w:val="0"/>
      <w:divBdr>
        <w:top w:val="none" w:sz="0" w:space="0" w:color="auto"/>
        <w:left w:val="none" w:sz="0" w:space="0" w:color="auto"/>
        <w:bottom w:val="none" w:sz="0" w:space="0" w:color="auto"/>
        <w:right w:val="none" w:sz="0" w:space="0" w:color="auto"/>
      </w:divBdr>
    </w:div>
    <w:div w:id="372274088">
      <w:marLeft w:val="640"/>
      <w:marRight w:val="0"/>
      <w:marTop w:val="0"/>
      <w:marBottom w:val="0"/>
      <w:divBdr>
        <w:top w:val="none" w:sz="0" w:space="0" w:color="auto"/>
        <w:left w:val="none" w:sz="0" w:space="0" w:color="auto"/>
        <w:bottom w:val="none" w:sz="0" w:space="0" w:color="auto"/>
        <w:right w:val="none" w:sz="0" w:space="0" w:color="auto"/>
      </w:divBdr>
    </w:div>
    <w:div w:id="405109376">
      <w:marLeft w:val="640"/>
      <w:marRight w:val="0"/>
      <w:marTop w:val="0"/>
      <w:marBottom w:val="0"/>
      <w:divBdr>
        <w:top w:val="none" w:sz="0" w:space="0" w:color="auto"/>
        <w:left w:val="none" w:sz="0" w:space="0" w:color="auto"/>
        <w:bottom w:val="none" w:sz="0" w:space="0" w:color="auto"/>
        <w:right w:val="none" w:sz="0" w:space="0" w:color="auto"/>
      </w:divBdr>
    </w:div>
    <w:div w:id="447898190">
      <w:marLeft w:val="640"/>
      <w:marRight w:val="0"/>
      <w:marTop w:val="0"/>
      <w:marBottom w:val="0"/>
      <w:divBdr>
        <w:top w:val="none" w:sz="0" w:space="0" w:color="auto"/>
        <w:left w:val="none" w:sz="0" w:space="0" w:color="auto"/>
        <w:bottom w:val="none" w:sz="0" w:space="0" w:color="auto"/>
        <w:right w:val="none" w:sz="0" w:space="0" w:color="auto"/>
      </w:divBdr>
    </w:div>
    <w:div w:id="479545602">
      <w:marLeft w:val="640"/>
      <w:marRight w:val="0"/>
      <w:marTop w:val="0"/>
      <w:marBottom w:val="0"/>
      <w:divBdr>
        <w:top w:val="none" w:sz="0" w:space="0" w:color="auto"/>
        <w:left w:val="none" w:sz="0" w:space="0" w:color="auto"/>
        <w:bottom w:val="none" w:sz="0" w:space="0" w:color="auto"/>
        <w:right w:val="none" w:sz="0" w:space="0" w:color="auto"/>
      </w:divBdr>
    </w:div>
    <w:div w:id="490027269">
      <w:marLeft w:val="640"/>
      <w:marRight w:val="0"/>
      <w:marTop w:val="0"/>
      <w:marBottom w:val="0"/>
      <w:divBdr>
        <w:top w:val="none" w:sz="0" w:space="0" w:color="auto"/>
        <w:left w:val="none" w:sz="0" w:space="0" w:color="auto"/>
        <w:bottom w:val="none" w:sz="0" w:space="0" w:color="auto"/>
        <w:right w:val="none" w:sz="0" w:space="0" w:color="auto"/>
      </w:divBdr>
    </w:div>
    <w:div w:id="536042202">
      <w:marLeft w:val="640"/>
      <w:marRight w:val="0"/>
      <w:marTop w:val="0"/>
      <w:marBottom w:val="0"/>
      <w:divBdr>
        <w:top w:val="none" w:sz="0" w:space="0" w:color="auto"/>
        <w:left w:val="none" w:sz="0" w:space="0" w:color="auto"/>
        <w:bottom w:val="none" w:sz="0" w:space="0" w:color="auto"/>
        <w:right w:val="none" w:sz="0" w:space="0" w:color="auto"/>
      </w:divBdr>
    </w:div>
    <w:div w:id="566384927">
      <w:marLeft w:val="640"/>
      <w:marRight w:val="0"/>
      <w:marTop w:val="0"/>
      <w:marBottom w:val="0"/>
      <w:divBdr>
        <w:top w:val="none" w:sz="0" w:space="0" w:color="auto"/>
        <w:left w:val="none" w:sz="0" w:space="0" w:color="auto"/>
        <w:bottom w:val="none" w:sz="0" w:space="0" w:color="auto"/>
        <w:right w:val="none" w:sz="0" w:space="0" w:color="auto"/>
      </w:divBdr>
    </w:div>
    <w:div w:id="719979702">
      <w:marLeft w:val="640"/>
      <w:marRight w:val="0"/>
      <w:marTop w:val="0"/>
      <w:marBottom w:val="0"/>
      <w:divBdr>
        <w:top w:val="none" w:sz="0" w:space="0" w:color="auto"/>
        <w:left w:val="none" w:sz="0" w:space="0" w:color="auto"/>
        <w:bottom w:val="none" w:sz="0" w:space="0" w:color="auto"/>
        <w:right w:val="none" w:sz="0" w:space="0" w:color="auto"/>
      </w:divBdr>
    </w:div>
    <w:div w:id="914319917">
      <w:marLeft w:val="640"/>
      <w:marRight w:val="0"/>
      <w:marTop w:val="0"/>
      <w:marBottom w:val="0"/>
      <w:divBdr>
        <w:top w:val="none" w:sz="0" w:space="0" w:color="auto"/>
        <w:left w:val="none" w:sz="0" w:space="0" w:color="auto"/>
        <w:bottom w:val="none" w:sz="0" w:space="0" w:color="auto"/>
        <w:right w:val="none" w:sz="0" w:space="0" w:color="auto"/>
      </w:divBdr>
    </w:div>
    <w:div w:id="1052383201">
      <w:marLeft w:val="640"/>
      <w:marRight w:val="0"/>
      <w:marTop w:val="0"/>
      <w:marBottom w:val="0"/>
      <w:divBdr>
        <w:top w:val="none" w:sz="0" w:space="0" w:color="auto"/>
        <w:left w:val="none" w:sz="0" w:space="0" w:color="auto"/>
        <w:bottom w:val="none" w:sz="0" w:space="0" w:color="auto"/>
        <w:right w:val="none" w:sz="0" w:space="0" w:color="auto"/>
      </w:divBdr>
    </w:div>
    <w:div w:id="1107458837">
      <w:marLeft w:val="640"/>
      <w:marRight w:val="0"/>
      <w:marTop w:val="0"/>
      <w:marBottom w:val="0"/>
      <w:divBdr>
        <w:top w:val="none" w:sz="0" w:space="0" w:color="auto"/>
        <w:left w:val="none" w:sz="0" w:space="0" w:color="auto"/>
        <w:bottom w:val="none" w:sz="0" w:space="0" w:color="auto"/>
        <w:right w:val="none" w:sz="0" w:space="0" w:color="auto"/>
      </w:divBdr>
    </w:div>
    <w:div w:id="1155607313">
      <w:marLeft w:val="640"/>
      <w:marRight w:val="0"/>
      <w:marTop w:val="0"/>
      <w:marBottom w:val="0"/>
      <w:divBdr>
        <w:top w:val="none" w:sz="0" w:space="0" w:color="auto"/>
        <w:left w:val="none" w:sz="0" w:space="0" w:color="auto"/>
        <w:bottom w:val="none" w:sz="0" w:space="0" w:color="auto"/>
        <w:right w:val="none" w:sz="0" w:space="0" w:color="auto"/>
      </w:divBdr>
    </w:div>
    <w:div w:id="1186098592">
      <w:marLeft w:val="640"/>
      <w:marRight w:val="0"/>
      <w:marTop w:val="0"/>
      <w:marBottom w:val="0"/>
      <w:divBdr>
        <w:top w:val="none" w:sz="0" w:space="0" w:color="auto"/>
        <w:left w:val="none" w:sz="0" w:space="0" w:color="auto"/>
        <w:bottom w:val="none" w:sz="0" w:space="0" w:color="auto"/>
        <w:right w:val="none" w:sz="0" w:space="0" w:color="auto"/>
      </w:divBdr>
    </w:div>
    <w:div w:id="1198271604">
      <w:marLeft w:val="640"/>
      <w:marRight w:val="0"/>
      <w:marTop w:val="0"/>
      <w:marBottom w:val="0"/>
      <w:divBdr>
        <w:top w:val="none" w:sz="0" w:space="0" w:color="auto"/>
        <w:left w:val="none" w:sz="0" w:space="0" w:color="auto"/>
        <w:bottom w:val="none" w:sz="0" w:space="0" w:color="auto"/>
        <w:right w:val="none" w:sz="0" w:space="0" w:color="auto"/>
      </w:divBdr>
    </w:div>
    <w:div w:id="1272785676">
      <w:marLeft w:val="640"/>
      <w:marRight w:val="0"/>
      <w:marTop w:val="0"/>
      <w:marBottom w:val="0"/>
      <w:divBdr>
        <w:top w:val="none" w:sz="0" w:space="0" w:color="auto"/>
        <w:left w:val="none" w:sz="0" w:space="0" w:color="auto"/>
        <w:bottom w:val="none" w:sz="0" w:space="0" w:color="auto"/>
        <w:right w:val="none" w:sz="0" w:space="0" w:color="auto"/>
      </w:divBdr>
    </w:div>
    <w:div w:id="1272936156">
      <w:marLeft w:val="640"/>
      <w:marRight w:val="0"/>
      <w:marTop w:val="0"/>
      <w:marBottom w:val="0"/>
      <w:divBdr>
        <w:top w:val="none" w:sz="0" w:space="0" w:color="auto"/>
        <w:left w:val="none" w:sz="0" w:space="0" w:color="auto"/>
        <w:bottom w:val="none" w:sz="0" w:space="0" w:color="auto"/>
        <w:right w:val="none" w:sz="0" w:space="0" w:color="auto"/>
      </w:divBdr>
    </w:div>
    <w:div w:id="1310403157">
      <w:marLeft w:val="640"/>
      <w:marRight w:val="0"/>
      <w:marTop w:val="0"/>
      <w:marBottom w:val="0"/>
      <w:divBdr>
        <w:top w:val="none" w:sz="0" w:space="0" w:color="auto"/>
        <w:left w:val="none" w:sz="0" w:space="0" w:color="auto"/>
        <w:bottom w:val="none" w:sz="0" w:space="0" w:color="auto"/>
        <w:right w:val="none" w:sz="0" w:space="0" w:color="auto"/>
      </w:divBdr>
    </w:div>
    <w:div w:id="1327900454">
      <w:marLeft w:val="640"/>
      <w:marRight w:val="0"/>
      <w:marTop w:val="0"/>
      <w:marBottom w:val="0"/>
      <w:divBdr>
        <w:top w:val="none" w:sz="0" w:space="0" w:color="auto"/>
        <w:left w:val="none" w:sz="0" w:space="0" w:color="auto"/>
        <w:bottom w:val="none" w:sz="0" w:space="0" w:color="auto"/>
        <w:right w:val="none" w:sz="0" w:space="0" w:color="auto"/>
      </w:divBdr>
    </w:div>
    <w:div w:id="1343244922">
      <w:marLeft w:val="640"/>
      <w:marRight w:val="0"/>
      <w:marTop w:val="0"/>
      <w:marBottom w:val="0"/>
      <w:divBdr>
        <w:top w:val="none" w:sz="0" w:space="0" w:color="auto"/>
        <w:left w:val="none" w:sz="0" w:space="0" w:color="auto"/>
        <w:bottom w:val="none" w:sz="0" w:space="0" w:color="auto"/>
        <w:right w:val="none" w:sz="0" w:space="0" w:color="auto"/>
      </w:divBdr>
    </w:div>
    <w:div w:id="1344741976">
      <w:marLeft w:val="640"/>
      <w:marRight w:val="0"/>
      <w:marTop w:val="0"/>
      <w:marBottom w:val="0"/>
      <w:divBdr>
        <w:top w:val="none" w:sz="0" w:space="0" w:color="auto"/>
        <w:left w:val="none" w:sz="0" w:space="0" w:color="auto"/>
        <w:bottom w:val="none" w:sz="0" w:space="0" w:color="auto"/>
        <w:right w:val="none" w:sz="0" w:space="0" w:color="auto"/>
      </w:divBdr>
    </w:div>
    <w:div w:id="1361319356">
      <w:marLeft w:val="640"/>
      <w:marRight w:val="0"/>
      <w:marTop w:val="0"/>
      <w:marBottom w:val="0"/>
      <w:divBdr>
        <w:top w:val="none" w:sz="0" w:space="0" w:color="auto"/>
        <w:left w:val="none" w:sz="0" w:space="0" w:color="auto"/>
        <w:bottom w:val="none" w:sz="0" w:space="0" w:color="auto"/>
        <w:right w:val="none" w:sz="0" w:space="0" w:color="auto"/>
      </w:divBdr>
    </w:div>
    <w:div w:id="1430858172">
      <w:marLeft w:val="640"/>
      <w:marRight w:val="0"/>
      <w:marTop w:val="0"/>
      <w:marBottom w:val="0"/>
      <w:divBdr>
        <w:top w:val="none" w:sz="0" w:space="0" w:color="auto"/>
        <w:left w:val="none" w:sz="0" w:space="0" w:color="auto"/>
        <w:bottom w:val="none" w:sz="0" w:space="0" w:color="auto"/>
        <w:right w:val="none" w:sz="0" w:space="0" w:color="auto"/>
      </w:divBdr>
    </w:div>
    <w:div w:id="1475562409">
      <w:marLeft w:val="640"/>
      <w:marRight w:val="0"/>
      <w:marTop w:val="0"/>
      <w:marBottom w:val="0"/>
      <w:divBdr>
        <w:top w:val="none" w:sz="0" w:space="0" w:color="auto"/>
        <w:left w:val="none" w:sz="0" w:space="0" w:color="auto"/>
        <w:bottom w:val="none" w:sz="0" w:space="0" w:color="auto"/>
        <w:right w:val="none" w:sz="0" w:space="0" w:color="auto"/>
      </w:divBdr>
    </w:div>
    <w:div w:id="1489320901">
      <w:marLeft w:val="640"/>
      <w:marRight w:val="0"/>
      <w:marTop w:val="0"/>
      <w:marBottom w:val="0"/>
      <w:divBdr>
        <w:top w:val="none" w:sz="0" w:space="0" w:color="auto"/>
        <w:left w:val="none" w:sz="0" w:space="0" w:color="auto"/>
        <w:bottom w:val="none" w:sz="0" w:space="0" w:color="auto"/>
        <w:right w:val="none" w:sz="0" w:space="0" w:color="auto"/>
      </w:divBdr>
    </w:div>
    <w:div w:id="1494106699">
      <w:marLeft w:val="640"/>
      <w:marRight w:val="0"/>
      <w:marTop w:val="0"/>
      <w:marBottom w:val="0"/>
      <w:divBdr>
        <w:top w:val="none" w:sz="0" w:space="0" w:color="auto"/>
        <w:left w:val="none" w:sz="0" w:space="0" w:color="auto"/>
        <w:bottom w:val="none" w:sz="0" w:space="0" w:color="auto"/>
        <w:right w:val="none" w:sz="0" w:space="0" w:color="auto"/>
      </w:divBdr>
    </w:div>
    <w:div w:id="1611008705">
      <w:marLeft w:val="640"/>
      <w:marRight w:val="0"/>
      <w:marTop w:val="0"/>
      <w:marBottom w:val="0"/>
      <w:divBdr>
        <w:top w:val="none" w:sz="0" w:space="0" w:color="auto"/>
        <w:left w:val="none" w:sz="0" w:space="0" w:color="auto"/>
        <w:bottom w:val="none" w:sz="0" w:space="0" w:color="auto"/>
        <w:right w:val="none" w:sz="0" w:space="0" w:color="auto"/>
      </w:divBdr>
    </w:div>
    <w:div w:id="1723091253">
      <w:marLeft w:val="640"/>
      <w:marRight w:val="0"/>
      <w:marTop w:val="0"/>
      <w:marBottom w:val="0"/>
      <w:divBdr>
        <w:top w:val="none" w:sz="0" w:space="0" w:color="auto"/>
        <w:left w:val="none" w:sz="0" w:space="0" w:color="auto"/>
        <w:bottom w:val="none" w:sz="0" w:space="0" w:color="auto"/>
        <w:right w:val="none" w:sz="0" w:space="0" w:color="auto"/>
      </w:divBdr>
    </w:div>
    <w:div w:id="1730691082">
      <w:marLeft w:val="640"/>
      <w:marRight w:val="0"/>
      <w:marTop w:val="0"/>
      <w:marBottom w:val="0"/>
      <w:divBdr>
        <w:top w:val="none" w:sz="0" w:space="0" w:color="auto"/>
        <w:left w:val="none" w:sz="0" w:space="0" w:color="auto"/>
        <w:bottom w:val="none" w:sz="0" w:space="0" w:color="auto"/>
        <w:right w:val="none" w:sz="0" w:space="0" w:color="auto"/>
      </w:divBdr>
    </w:div>
    <w:div w:id="1743061454">
      <w:marLeft w:val="640"/>
      <w:marRight w:val="0"/>
      <w:marTop w:val="0"/>
      <w:marBottom w:val="0"/>
      <w:divBdr>
        <w:top w:val="none" w:sz="0" w:space="0" w:color="auto"/>
        <w:left w:val="none" w:sz="0" w:space="0" w:color="auto"/>
        <w:bottom w:val="none" w:sz="0" w:space="0" w:color="auto"/>
        <w:right w:val="none" w:sz="0" w:space="0" w:color="auto"/>
      </w:divBdr>
    </w:div>
    <w:div w:id="1761947625">
      <w:marLeft w:val="640"/>
      <w:marRight w:val="0"/>
      <w:marTop w:val="0"/>
      <w:marBottom w:val="0"/>
      <w:divBdr>
        <w:top w:val="none" w:sz="0" w:space="0" w:color="auto"/>
        <w:left w:val="none" w:sz="0" w:space="0" w:color="auto"/>
        <w:bottom w:val="none" w:sz="0" w:space="0" w:color="auto"/>
        <w:right w:val="none" w:sz="0" w:space="0" w:color="auto"/>
      </w:divBdr>
    </w:div>
    <w:div w:id="1820610884">
      <w:marLeft w:val="640"/>
      <w:marRight w:val="0"/>
      <w:marTop w:val="0"/>
      <w:marBottom w:val="0"/>
      <w:divBdr>
        <w:top w:val="none" w:sz="0" w:space="0" w:color="auto"/>
        <w:left w:val="none" w:sz="0" w:space="0" w:color="auto"/>
        <w:bottom w:val="none" w:sz="0" w:space="0" w:color="auto"/>
        <w:right w:val="none" w:sz="0" w:space="0" w:color="auto"/>
      </w:divBdr>
    </w:div>
    <w:div w:id="1925727256">
      <w:marLeft w:val="640"/>
      <w:marRight w:val="0"/>
      <w:marTop w:val="0"/>
      <w:marBottom w:val="0"/>
      <w:divBdr>
        <w:top w:val="none" w:sz="0" w:space="0" w:color="auto"/>
        <w:left w:val="none" w:sz="0" w:space="0" w:color="auto"/>
        <w:bottom w:val="none" w:sz="0" w:space="0" w:color="auto"/>
        <w:right w:val="none" w:sz="0" w:space="0" w:color="auto"/>
      </w:divBdr>
    </w:div>
    <w:div w:id="1959753850">
      <w:marLeft w:val="640"/>
      <w:marRight w:val="0"/>
      <w:marTop w:val="0"/>
      <w:marBottom w:val="0"/>
      <w:divBdr>
        <w:top w:val="none" w:sz="0" w:space="0" w:color="auto"/>
        <w:left w:val="none" w:sz="0" w:space="0" w:color="auto"/>
        <w:bottom w:val="none" w:sz="0" w:space="0" w:color="auto"/>
        <w:right w:val="none" w:sz="0" w:space="0" w:color="auto"/>
      </w:divBdr>
    </w:div>
    <w:div w:id="2035228130">
      <w:marLeft w:val="640"/>
      <w:marRight w:val="0"/>
      <w:marTop w:val="0"/>
      <w:marBottom w:val="0"/>
      <w:divBdr>
        <w:top w:val="none" w:sz="0" w:space="0" w:color="auto"/>
        <w:left w:val="none" w:sz="0" w:space="0" w:color="auto"/>
        <w:bottom w:val="none" w:sz="0" w:space="0" w:color="auto"/>
        <w:right w:val="none" w:sz="0" w:space="0" w:color="auto"/>
      </w:divBdr>
    </w:div>
    <w:div w:id="2042511720">
      <w:marLeft w:val="640"/>
      <w:marRight w:val="0"/>
      <w:marTop w:val="0"/>
      <w:marBottom w:val="0"/>
      <w:divBdr>
        <w:top w:val="none" w:sz="0" w:space="0" w:color="auto"/>
        <w:left w:val="none" w:sz="0" w:space="0" w:color="auto"/>
        <w:bottom w:val="none" w:sz="0" w:space="0" w:color="auto"/>
        <w:right w:val="none" w:sz="0" w:space="0" w:color="auto"/>
      </w:divBdr>
    </w:div>
    <w:div w:id="2110737920">
      <w:marLeft w:val="640"/>
      <w:marRight w:val="0"/>
      <w:marTop w:val="0"/>
      <w:marBottom w:val="0"/>
      <w:divBdr>
        <w:top w:val="none" w:sz="0" w:space="0" w:color="auto"/>
        <w:left w:val="none" w:sz="0" w:space="0" w:color="auto"/>
        <w:bottom w:val="none" w:sz="0" w:space="0" w:color="auto"/>
        <w:right w:val="none" w:sz="0" w:space="0" w:color="auto"/>
      </w:divBdr>
    </w:div>
    <w:div w:id="2126534111">
      <w:marLeft w:val="640"/>
      <w:marRight w:val="0"/>
      <w:marTop w:val="0"/>
      <w:marBottom w:val="0"/>
      <w:divBdr>
        <w:top w:val="none" w:sz="0" w:space="0" w:color="auto"/>
        <w:left w:val="none" w:sz="0" w:space="0" w:color="auto"/>
        <w:bottom w:val="none" w:sz="0" w:space="0" w:color="auto"/>
        <w:right w:val="none" w:sz="0" w:space="0" w:color="auto"/>
      </w:divBdr>
    </w:div>
    <w:div w:id="212835323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mailto:caren.randon@uzgent.be" TargetMode="External"/><Relationship Id="rId39" Type="http://schemas.openxmlformats.org/officeDocument/2006/relationships/theme" Target="theme/theme1.xml"/><Relationship Id="rId21" Type="http://schemas.openxmlformats.org/officeDocument/2006/relationships/hyperlink" Target="mailto:koen.putman@vub.be" TargetMode="External"/><Relationship Id="rId34"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gertjan.vereecke@azgroeninge.be" TargetMode="External"/><Relationship Id="rId33" Type="http://schemas.openxmlformats.org/officeDocument/2006/relationships/image" Target="media/image9.jpe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mailto:fabienne.dobbels@kuleuven.be" TargetMode="External"/><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frank.nobels@azorg.be" TargetMode="External"/><Relationship Id="rId32" Type="http://schemas.microsoft.com/office/2018/08/relationships/commentsExtensible" Target="commentsExtensible.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giovanni.matricali@uzleuven.be" TargetMode="External"/><Relationship Id="rId28" Type="http://schemas.openxmlformats.org/officeDocument/2006/relationships/hyperlink" Target="mailto:youri.taes@azsintjan.be"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Kevin.Deschamps@kuleuven.be" TargetMode="External"/><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mailto:maaike.fobelets@vub.be" TargetMode="External"/><Relationship Id="rId27" Type="http://schemas.openxmlformats.org/officeDocument/2006/relationships/hyperlink" Target="mailto:Eveline.dirinck@uza.be" TargetMode="External"/><Relationship Id="rId30" Type="http://schemas.microsoft.com/office/2011/relationships/commentsExtended" Target="commentsExtended.xm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F5F35203EF478982AA353B33222150"/>
        <w:category>
          <w:name w:val="General"/>
          <w:gallery w:val="placeholder"/>
        </w:category>
        <w:types>
          <w:type w:val="bbPlcHdr"/>
        </w:types>
        <w:behaviors>
          <w:behavior w:val="content"/>
        </w:behaviors>
        <w:guid w:val="{43ABECFD-79F2-492F-8579-DC1D486BFBB3}"/>
      </w:docPartPr>
      <w:docPartBody>
        <w:p w:rsidR="000F3F17" w:rsidRDefault="001B50F1" w:rsidP="001B50F1">
          <w:pPr>
            <w:pStyle w:val="54F5F35203EF478982AA353B33222150"/>
          </w:pPr>
          <w:r w:rsidRPr="00F4786C">
            <w:rPr>
              <w:rStyle w:val="Tekstvantijdelijkeaanduiding"/>
            </w:rPr>
            <w:t>Klik of tik om tekst in te voeren.</w:t>
          </w:r>
        </w:p>
      </w:docPartBody>
    </w:docPart>
    <w:docPart>
      <w:docPartPr>
        <w:name w:val="E16F4113463C4042AA9D56501A76A403"/>
        <w:category>
          <w:name w:val="General"/>
          <w:gallery w:val="placeholder"/>
        </w:category>
        <w:types>
          <w:type w:val="bbPlcHdr"/>
        </w:types>
        <w:behaviors>
          <w:behavior w:val="content"/>
        </w:behaviors>
        <w:guid w:val="{34C67AAA-8642-4595-9C11-106EB5CA46DE}"/>
      </w:docPartPr>
      <w:docPartBody>
        <w:p w:rsidR="000F3F17" w:rsidRDefault="001B50F1" w:rsidP="001B50F1">
          <w:pPr>
            <w:pStyle w:val="E16F4113463C4042AA9D56501A76A403"/>
          </w:pPr>
          <w:r w:rsidRPr="00F4786C">
            <w:rPr>
              <w:rStyle w:val="Tekstvantijdelijkeaanduiding"/>
            </w:rPr>
            <w:t>Klik of tik om tekst in te voeren.</w:t>
          </w:r>
        </w:p>
      </w:docPartBody>
    </w:docPart>
    <w:docPart>
      <w:docPartPr>
        <w:name w:val="6A9A28FB5E574A72BCE54FC285CD81C5"/>
        <w:category>
          <w:name w:val="General"/>
          <w:gallery w:val="placeholder"/>
        </w:category>
        <w:types>
          <w:type w:val="bbPlcHdr"/>
        </w:types>
        <w:behaviors>
          <w:behavior w:val="content"/>
        </w:behaviors>
        <w:guid w:val="{9535F5FF-442B-4319-8E29-20EBA6D479A6}"/>
      </w:docPartPr>
      <w:docPartBody>
        <w:p w:rsidR="000F3F17" w:rsidRDefault="001B50F1" w:rsidP="001B50F1">
          <w:pPr>
            <w:pStyle w:val="6A9A28FB5E574A72BCE54FC285CD81C5"/>
          </w:pPr>
          <w:r w:rsidRPr="00F4786C">
            <w:rPr>
              <w:rStyle w:val="Tekstvantijdelijkeaanduiding"/>
            </w:rPr>
            <w:t>Klik of tik om tekst in te voeren.</w:t>
          </w:r>
        </w:p>
      </w:docPartBody>
    </w:docPart>
    <w:docPart>
      <w:docPartPr>
        <w:name w:val="5CA6F980593F43D68EE06A8B14557CCD"/>
        <w:category>
          <w:name w:val="General"/>
          <w:gallery w:val="placeholder"/>
        </w:category>
        <w:types>
          <w:type w:val="bbPlcHdr"/>
        </w:types>
        <w:behaviors>
          <w:behavior w:val="content"/>
        </w:behaviors>
        <w:guid w:val="{BD452A89-557D-4814-8A00-54E7EF1FF191}"/>
      </w:docPartPr>
      <w:docPartBody>
        <w:p w:rsidR="000F3F17" w:rsidRDefault="001B50F1" w:rsidP="001B50F1">
          <w:pPr>
            <w:pStyle w:val="5CA6F980593F43D68EE06A8B14557CCD"/>
          </w:pPr>
          <w:r w:rsidRPr="00F4786C">
            <w:rPr>
              <w:rStyle w:val="Tekstvantijdelijkeaanduiding"/>
            </w:rPr>
            <w:t>Klik of tik om tekst in te voeren.</w:t>
          </w:r>
        </w:p>
      </w:docPartBody>
    </w:docPart>
    <w:docPart>
      <w:docPartPr>
        <w:name w:val="FCD3D9F1984F4644912475A39731CCA3"/>
        <w:category>
          <w:name w:val="General"/>
          <w:gallery w:val="placeholder"/>
        </w:category>
        <w:types>
          <w:type w:val="bbPlcHdr"/>
        </w:types>
        <w:behaviors>
          <w:behavior w:val="content"/>
        </w:behaviors>
        <w:guid w:val="{B5C9A1A1-770A-45B7-A378-B7D92B8DAB03}"/>
      </w:docPartPr>
      <w:docPartBody>
        <w:p w:rsidR="000F3F17" w:rsidRDefault="001B50F1" w:rsidP="001B50F1">
          <w:pPr>
            <w:pStyle w:val="FCD3D9F1984F4644912475A39731CCA3"/>
          </w:pPr>
          <w:r w:rsidRPr="00F4786C">
            <w:rPr>
              <w:rStyle w:val="Tekstvantijdelijkeaanduiding"/>
            </w:rPr>
            <w:t>Klik of tik om tekst in te voeren.</w:t>
          </w:r>
        </w:p>
      </w:docPartBody>
    </w:docPart>
    <w:docPart>
      <w:docPartPr>
        <w:name w:val="3D871B7DFB7346E988FAE5B29B85E3E6"/>
        <w:category>
          <w:name w:val="General"/>
          <w:gallery w:val="placeholder"/>
        </w:category>
        <w:types>
          <w:type w:val="bbPlcHdr"/>
        </w:types>
        <w:behaviors>
          <w:behavior w:val="content"/>
        </w:behaviors>
        <w:guid w:val="{E2E241D2-BB0F-4F15-82F6-258B39EC0A7B}"/>
      </w:docPartPr>
      <w:docPartBody>
        <w:p w:rsidR="000F3F17" w:rsidRDefault="001B50F1" w:rsidP="001B50F1">
          <w:pPr>
            <w:pStyle w:val="3D871B7DFB7346E988FAE5B29B85E3E6"/>
          </w:pPr>
          <w:r w:rsidRPr="00F4786C">
            <w:rPr>
              <w:rStyle w:val="Tekstvantijdelijkeaanduiding"/>
            </w:rPr>
            <w:t>Klik of tik om tekst in te voeren.</w:t>
          </w:r>
        </w:p>
      </w:docPartBody>
    </w:docPart>
    <w:docPart>
      <w:docPartPr>
        <w:name w:val="3E6E99FE793648A9AA2F93E089A1B4BC"/>
        <w:category>
          <w:name w:val="General"/>
          <w:gallery w:val="placeholder"/>
        </w:category>
        <w:types>
          <w:type w:val="bbPlcHdr"/>
        </w:types>
        <w:behaviors>
          <w:behavior w:val="content"/>
        </w:behaviors>
        <w:guid w:val="{E74745AC-902B-4638-A22E-40755955B846}"/>
      </w:docPartPr>
      <w:docPartBody>
        <w:p w:rsidR="000F3F17" w:rsidRDefault="001B50F1" w:rsidP="001B50F1">
          <w:pPr>
            <w:pStyle w:val="3E6E99FE793648A9AA2F93E089A1B4BC"/>
          </w:pPr>
          <w:r w:rsidRPr="00F4786C">
            <w:rPr>
              <w:rStyle w:val="Tekstvantijdelijkeaanduiding"/>
            </w:rPr>
            <w:t>Klik of tik om tekst in te voeren.</w:t>
          </w:r>
        </w:p>
      </w:docPartBody>
    </w:docPart>
    <w:docPart>
      <w:docPartPr>
        <w:name w:val="3302949F58424BCA90B0F36B376ACE8E"/>
        <w:category>
          <w:name w:val="General"/>
          <w:gallery w:val="placeholder"/>
        </w:category>
        <w:types>
          <w:type w:val="bbPlcHdr"/>
        </w:types>
        <w:behaviors>
          <w:behavior w:val="content"/>
        </w:behaviors>
        <w:guid w:val="{EBC0C20C-0A08-4948-9A1D-E22DEF7D0EA5}"/>
      </w:docPartPr>
      <w:docPartBody>
        <w:p w:rsidR="000F3F17" w:rsidRDefault="001B50F1" w:rsidP="001B50F1">
          <w:pPr>
            <w:pStyle w:val="3302949F58424BCA90B0F36B376ACE8E"/>
          </w:pPr>
          <w:r w:rsidRPr="00F4786C">
            <w:rPr>
              <w:rStyle w:val="Tekstvantijdelijkeaanduiding"/>
            </w:rPr>
            <w:t>Klik of tik om tekst in te voeren.</w:t>
          </w:r>
        </w:p>
      </w:docPartBody>
    </w:docPart>
    <w:docPart>
      <w:docPartPr>
        <w:name w:val="2B9ED4B905EE4B62A7A984DAE5CCE769"/>
        <w:category>
          <w:name w:val="General"/>
          <w:gallery w:val="placeholder"/>
        </w:category>
        <w:types>
          <w:type w:val="bbPlcHdr"/>
        </w:types>
        <w:behaviors>
          <w:behavior w:val="content"/>
        </w:behaviors>
        <w:guid w:val="{3AC77BFC-181F-431A-9E46-11AB7DE0E490}"/>
      </w:docPartPr>
      <w:docPartBody>
        <w:p w:rsidR="000F3F17" w:rsidRDefault="001B50F1" w:rsidP="001B50F1">
          <w:pPr>
            <w:pStyle w:val="2B9ED4B905EE4B62A7A984DAE5CCE769"/>
          </w:pPr>
          <w:r w:rsidRPr="00F4786C">
            <w:rPr>
              <w:rStyle w:val="Tekstvantijdelijkeaanduiding"/>
            </w:rPr>
            <w:t>Klik of tik om tekst in te voeren.</w:t>
          </w:r>
        </w:p>
      </w:docPartBody>
    </w:docPart>
    <w:docPart>
      <w:docPartPr>
        <w:name w:val="E38782F57CE94864B38F7EFF54E69BF3"/>
        <w:category>
          <w:name w:val="General"/>
          <w:gallery w:val="placeholder"/>
        </w:category>
        <w:types>
          <w:type w:val="bbPlcHdr"/>
        </w:types>
        <w:behaviors>
          <w:behavior w:val="content"/>
        </w:behaviors>
        <w:guid w:val="{1CEC1F06-D093-4007-BF5C-8EE60E96DD8E}"/>
      </w:docPartPr>
      <w:docPartBody>
        <w:p w:rsidR="000F3F17" w:rsidRDefault="001B50F1" w:rsidP="001B50F1">
          <w:pPr>
            <w:pStyle w:val="E38782F57CE94864B38F7EFF54E69BF3"/>
          </w:pPr>
          <w:r w:rsidRPr="00F4786C">
            <w:rPr>
              <w:rStyle w:val="Tekstvantijdelijkeaanduiding"/>
            </w:rPr>
            <w:t>Klik of tik om tekst in te voeren.</w:t>
          </w:r>
        </w:p>
      </w:docPartBody>
    </w:docPart>
    <w:docPart>
      <w:docPartPr>
        <w:name w:val="7EF89DB80F2B4A1FA7970B6DCEC9AA13"/>
        <w:category>
          <w:name w:val="General"/>
          <w:gallery w:val="placeholder"/>
        </w:category>
        <w:types>
          <w:type w:val="bbPlcHdr"/>
        </w:types>
        <w:behaviors>
          <w:behavior w:val="content"/>
        </w:behaviors>
        <w:guid w:val="{26098222-B96D-4363-BDF8-D971A3BE0158}"/>
      </w:docPartPr>
      <w:docPartBody>
        <w:p w:rsidR="000F3F17" w:rsidRDefault="001B50F1" w:rsidP="001B50F1">
          <w:pPr>
            <w:pStyle w:val="7EF89DB80F2B4A1FA7970B6DCEC9AA13"/>
          </w:pPr>
          <w:r w:rsidRPr="00F4786C">
            <w:rPr>
              <w:rStyle w:val="Tekstvantijdelijkeaanduiding"/>
            </w:rPr>
            <w:t>Klik of tik om tekst in te voeren.</w:t>
          </w:r>
        </w:p>
      </w:docPartBody>
    </w:docPart>
    <w:docPart>
      <w:docPartPr>
        <w:name w:val="0C50CE1FD8454B8985000BDE85BE86BB"/>
        <w:category>
          <w:name w:val="General"/>
          <w:gallery w:val="placeholder"/>
        </w:category>
        <w:types>
          <w:type w:val="bbPlcHdr"/>
        </w:types>
        <w:behaviors>
          <w:behavior w:val="content"/>
        </w:behaviors>
        <w:guid w:val="{AF162CCF-B79F-44F7-927E-1F7E8EA16DCC}"/>
      </w:docPartPr>
      <w:docPartBody>
        <w:p w:rsidR="000F3F17" w:rsidRDefault="001B50F1" w:rsidP="001B50F1">
          <w:pPr>
            <w:pStyle w:val="0C50CE1FD8454B8985000BDE85BE86BB"/>
          </w:pPr>
          <w:r w:rsidRPr="00F4786C">
            <w:rPr>
              <w:rStyle w:val="Tekstvantijdelijkeaanduiding"/>
            </w:rPr>
            <w:t>Klik of tik om tekst in te voeren.</w:t>
          </w:r>
        </w:p>
      </w:docPartBody>
    </w:docPart>
    <w:docPart>
      <w:docPartPr>
        <w:name w:val="92FA16B3E30342A087892388601C5C2D"/>
        <w:category>
          <w:name w:val="General"/>
          <w:gallery w:val="placeholder"/>
        </w:category>
        <w:types>
          <w:type w:val="bbPlcHdr"/>
        </w:types>
        <w:behaviors>
          <w:behavior w:val="content"/>
        </w:behaviors>
        <w:guid w:val="{83CA4F76-1325-4E25-9728-09BE5397099B}"/>
      </w:docPartPr>
      <w:docPartBody>
        <w:p w:rsidR="000F3F17" w:rsidRDefault="001B50F1" w:rsidP="001B50F1">
          <w:pPr>
            <w:pStyle w:val="92FA16B3E30342A087892388601C5C2D"/>
          </w:pPr>
          <w:r w:rsidRPr="00F4786C">
            <w:rPr>
              <w:rStyle w:val="Tekstvantijdelijkeaanduiding"/>
            </w:rPr>
            <w:t>Klik of tik om tekst in te voeren.</w:t>
          </w:r>
        </w:p>
      </w:docPartBody>
    </w:docPart>
    <w:docPart>
      <w:docPartPr>
        <w:name w:val="9BBC372248714BBA90ABD74517334E4E"/>
        <w:category>
          <w:name w:val="General"/>
          <w:gallery w:val="placeholder"/>
        </w:category>
        <w:types>
          <w:type w:val="bbPlcHdr"/>
        </w:types>
        <w:behaviors>
          <w:behavior w:val="content"/>
        </w:behaviors>
        <w:guid w:val="{4CE045B8-2E8F-4CF1-9CDC-3F20DCED2D07}"/>
      </w:docPartPr>
      <w:docPartBody>
        <w:p w:rsidR="000F3F17" w:rsidRDefault="001B50F1" w:rsidP="001B50F1">
          <w:pPr>
            <w:pStyle w:val="9BBC372248714BBA90ABD74517334E4E"/>
          </w:pPr>
          <w:r w:rsidRPr="00F4786C">
            <w:rPr>
              <w:rStyle w:val="Tekstvantijdelijkeaanduiding"/>
            </w:rPr>
            <w:t>Klik of tik om tekst in te voeren.</w:t>
          </w:r>
        </w:p>
      </w:docPartBody>
    </w:docPart>
    <w:docPart>
      <w:docPartPr>
        <w:name w:val="06A592EA8B1B42A09713C3815275D52B"/>
        <w:category>
          <w:name w:val="General"/>
          <w:gallery w:val="placeholder"/>
        </w:category>
        <w:types>
          <w:type w:val="bbPlcHdr"/>
        </w:types>
        <w:behaviors>
          <w:behavior w:val="content"/>
        </w:behaviors>
        <w:guid w:val="{388652F0-F617-4149-8035-3F8F22E77A6A}"/>
      </w:docPartPr>
      <w:docPartBody>
        <w:p w:rsidR="000F3F17" w:rsidRDefault="001B50F1" w:rsidP="001B50F1">
          <w:pPr>
            <w:pStyle w:val="06A592EA8B1B42A09713C3815275D52B"/>
          </w:pPr>
          <w:r w:rsidRPr="00F4786C">
            <w:rPr>
              <w:rStyle w:val="Tekstvantijdelijkeaanduiding"/>
            </w:rPr>
            <w:t>Klik of tik om tekst in te voeren.</w:t>
          </w:r>
        </w:p>
      </w:docPartBody>
    </w:docPart>
    <w:docPart>
      <w:docPartPr>
        <w:name w:val="8C528AF78290478A9DA1FA4CA98724EA"/>
        <w:category>
          <w:name w:val="General"/>
          <w:gallery w:val="placeholder"/>
        </w:category>
        <w:types>
          <w:type w:val="bbPlcHdr"/>
        </w:types>
        <w:behaviors>
          <w:behavior w:val="content"/>
        </w:behaviors>
        <w:guid w:val="{B9E83331-43C9-426B-8343-342D6EFB5482}"/>
      </w:docPartPr>
      <w:docPartBody>
        <w:p w:rsidR="000F3F17" w:rsidRDefault="001B50F1" w:rsidP="001B50F1">
          <w:pPr>
            <w:pStyle w:val="8C528AF78290478A9DA1FA4CA98724EA"/>
          </w:pPr>
          <w:r w:rsidRPr="00F4786C">
            <w:rPr>
              <w:rStyle w:val="Tekstvantijdelijkeaanduiding"/>
            </w:rPr>
            <w:t>Klik of tik om tekst in te voeren.</w:t>
          </w:r>
        </w:p>
      </w:docPartBody>
    </w:docPart>
    <w:docPart>
      <w:docPartPr>
        <w:name w:val="9EFBB2AB30BD489B900180D2E6C5C5A7"/>
        <w:category>
          <w:name w:val="General"/>
          <w:gallery w:val="placeholder"/>
        </w:category>
        <w:types>
          <w:type w:val="bbPlcHdr"/>
        </w:types>
        <w:behaviors>
          <w:behavior w:val="content"/>
        </w:behaviors>
        <w:guid w:val="{82DD36B7-5118-4D87-868B-890BD83ABA01}"/>
      </w:docPartPr>
      <w:docPartBody>
        <w:p w:rsidR="000F3F17" w:rsidRDefault="001B50F1" w:rsidP="001B50F1">
          <w:pPr>
            <w:pStyle w:val="9EFBB2AB30BD489B900180D2E6C5C5A7"/>
          </w:pPr>
          <w:r w:rsidRPr="00F4786C">
            <w:rPr>
              <w:rStyle w:val="Tekstvantijdelijkeaanduiding"/>
            </w:rPr>
            <w:t>Klik of tik om tekst in te voeren.</w:t>
          </w:r>
        </w:p>
      </w:docPartBody>
    </w:docPart>
    <w:docPart>
      <w:docPartPr>
        <w:name w:val="B27D4F2C2B274754A2692813B5A51477"/>
        <w:category>
          <w:name w:val="General"/>
          <w:gallery w:val="placeholder"/>
        </w:category>
        <w:types>
          <w:type w:val="bbPlcHdr"/>
        </w:types>
        <w:behaviors>
          <w:behavior w:val="content"/>
        </w:behaviors>
        <w:guid w:val="{B2D3DD32-ED78-4383-8009-401FA3F7980F}"/>
      </w:docPartPr>
      <w:docPartBody>
        <w:p w:rsidR="000F3F17" w:rsidRDefault="001B50F1" w:rsidP="001B50F1">
          <w:pPr>
            <w:pStyle w:val="B27D4F2C2B274754A2692813B5A51477"/>
          </w:pPr>
          <w:r w:rsidRPr="00F4786C">
            <w:rPr>
              <w:rStyle w:val="Tekstvantijdelijkeaanduiding"/>
            </w:rPr>
            <w:t>Klik of tik om tekst in te voeren.</w:t>
          </w:r>
        </w:p>
      </w:docPartBody>
    </w:docPart>
    <w:docPart>
      <w:docPartPr>
        <w:name w:val="F8CE46D1798D410B991B5397DDC562F5"/>
        <w:category>
          <w:name w:val="General"/>
          <w:gallery w:val="placeholder"/>
        </w:category>
        <w:types>
          <w:type w:val="bbPlcHdr"/>
        </w:types>
        <w:behaviors>
          <w:behavior w:val="content"/>
        </w:behaviors>
        <w:guid w:val="{02C02248-AA46-4F55-94F0-F0A8BE1EFBEA}"/>
      </w:docPartPr>
      <w:docPartBody>
        <w:p w:rsidR="000F3F17" w:rsidRDefault="001B50F1" w:rsidP="001B50F1">
          <w:pPr>
            <w:pStyle w:val="F8CE46D1798D410B991B5397DDC562F5"/>
          </w:pPr>
          <w:r w:rsidRPr="00F4786C">
            <w:rPr>
              <w:rStyle w:val="Tekstvantijdelijkeaanduiding"/>
            </w:rPr>
            <w:t>Klik of tik om tekst in te voeren.</w:t>
          </w:r>
        </w:p>
      </w:docPartBody>
    </w:docPart>
    <w:docPart>
      <w:docPartPr>
        <w:name w:val="9FCAA43F510A42F88A22442DCBED128B"/>
        <w:category>
          <w:name w:val="General"/>
          <w:gallery w:val="placeholder"/>
        </w:category>
        <w:types>
          <w:type w:val="bbPlcHdr"/>
        </w:types>
        <w:behaviors>
          <w:behavior w:val="content"/>
        </w:behaviors>
        <w:guid w:val="{19200F5B-5BDD-481A-B982-95FB06A862C9}"/>
      </w:docPartPr>
      <w:docPartBody>
        <w:p w:rsidR="000F3F17" w:rsidRDefault="001B50F1" w:rsidP="001B50F1">
          <w:pPr>
            <w:pStyle w:val="9FCAA43F510A42F88A22442DCBED128B"/>
          </w:pPr>
          <w:r w:rsidRPr="00F4786C">
            <w:rPr>
              <w:rStyle w:val="Tekstvantijdelijkeaanduiding"/>
            </w:rPr>
            <w:t>Klik of tik om tekst in te voeren.</w:t>
          </w:r>
        </w:p>
      </w:docPartBody>
    </w:docPart>
    <w:docPart>
      <w:docPartPr>
        <w:name w:val="02A89F0EAD3549D3AFD4F89159C40149"/>
        <w:category>
          <w:name w:val="General"/>
          <w:gallery w:val="placeholder"/>
        </w:category>
        <w:types>
          <w:type w:val="bbPlcHdr"/>
        </w:types>
        <w:behaviors>
          <w:behavior w:val="content"/>
        </w:behaviors>
        <w:guid w:val="{FE7AFB62-AF07-426B-A125-0A5A9278A171}"/>
      </w:docPartPr>
      <w:docPartBody>
        <w:p w:rsidR="000F3F17" w:rsidRDefault="001B50F1" w:rsidP="001B50F1">
          <w:pPr>
            <w:pStyle w:val="02A89F0EAD3549D3AFD4F89159C40149"/>
          </w:pPr>
          <w:r w:rsidRPr="00F4786C">
            <w:rPr>
              <w:rStyle w:val="Tekstvantijdelijkeaanduiding"/>
            </w:rPr>
            <w:t>Klik of tik om tekst in te voeren.</w:t>
          </w:r>
        </w:p>
      </w:docPartBody>
    </w:docPart>
    <w:docPart>
      <w:docPartPr>
        <w:name w:val="6B8A206112F241BAA3EACB9FA16BD3DD"/>
        <w:category>
          <w:name w:val="General"/>
          <w:gallery w:val="placeholder"/>
        </w:category>
        <w:types>
          <w:type w:val="bbPlcHdr"/>
        </w:types>
        <w:behaviors>
          <w:behavior w:val="content"/>
        </w:behaviors>
        <w:guid w:val="{C54504FE-CCD6-40DD-B0A1-986B77FDAAA8}"/>
      </w:docPartPr>
      <w:docPartBody>
        <w:p w:rsidR="000F3F17" w:rsidRDefault="001B50F1" w:rsidP="001B50F1">
          <w:pPr>
            <w:pStyle w:val="6B8A206112F241BAA3EACB9FA16BD3DD"/>
          </w:pPr>
          <w:r w:rsidRPr="00F4786C">
            <w:rPr>
              <w:rStyle w:val="Tekstvantijdelijkeaanduiding"/>
            </w:rPr>
            <w:t>Klik of tik om tekst in te voeren.</w:t>
          </w:r>
        </w:p>
      </w:docPartBody>
    </w:docPart>
    <w:docPart>
      <w:docPartPr>
        <w:name w:val="5F7FE8375B494F54AA601CD143E51F27"/>
        <w:category>
          <w:name w:val="General"/>
          <w:gallery w:val="placeholder"/>
        </w:category>
        <w:types>
          <w:type w:val="bbPlcHdr"/>
        </w:types>
        <w:behaviors>
          <w:behavior w:val="content"/>
        </w:behaviors>
        <w:guid w:val="{E7B00D40-5B21-4D60-B5AE-34F11EC82702}"/>
      </w:docPartPr>
      <w:docPartBody>
        <w:p w:rsidR="000F3F17" w:rsidRDefault="001B50F1" w:rsidP="001B50F1">
          <w:pPr>
            <w:pStyle w:val="5F7FE8375B494F54AA601CD143E51F27"/>
          </w:pPr>
          <w:r w:rsidRPr="00F4786C">
            <w:rPr>
              <w:rStyle w:val="Tekstvantijdelijkeaanduiding"/>
            </w:rPr>
            <w:t>Klik of tik om tekst in te voeren.</w:t>
          </w:r>
        </w:p>
      </w:docPartBody>
    </w:docPart>
    <w:docPart>
      <w:docPartPr>
        <w:name w:val="B09F7E01B54841EEBFAC738CA9BA7539"/>
        <w:category>
          <w:name w:val="General"/>
          <w:gallery w:val="placeholder"/>
        </w:category>
        <w:types>
          <w:type w:val="bbPlcHdr"/>
        </w:types>
        <w:behaviors>
          <w:behavior w:val="content"/>
        </w:behaviors>
        <w:guid w:val="{64D1D3BA-6A6D-41F9-982F-0924EADD12F0}"/>
      </w:docPartPr>
      <w:docPartBody>
        <w:p w:rsidR="000F3F17" w:rsidRDefault="001B50F1" w:rsidP="001B50F1">
          <w:pPr>
            <w:pStyle w:val="B09F7E01B54841EEBFAC738CA9BA7539"/>
          </w:pPr>
          <w:r w:rsidRPr="00F4786C">
            <w:rPr>
              <w:rStyle w:val="Tekstvantijdelijkeaanduiding"/>
            </w:rPr>
            <w:t>Klik of tik om tekst in te voeren.</w:t>
          </w:r>
        </w:p>
      </w:docPartBody>
    </w:docPart>
    <w:docPart>
      <w:docPartPr>
        <w:name w:val="2AF709C9BA56431F98C8CC07BDB930F7"/>
        <w:category>
          <w:name w:val="General"/>
          <w:gallery w:val="placeholder"/>
        </w:category>
        <w:types>
          <w:type w:val="bbPlcHdr"/>
        </w:types>
        <w:behaviors>
          <w:behavior w:val="content"/>
        </w:behaviors>
        <w:guid w:val="{CF783550-24D5-495F-91B7-01730E727E78}"/>
      </w:docPartPr>
      <w:docPartBody>
        <w:p w:rsidR="000F3F17" w:rsidRDefault="001B50F1" w:rsidP="001B50F1">
          <w:pPr>
            <w:pStyle w:val="2AF709C9BA56431F98C8CC07BDB930F7"/>
          </w:pPr>
          <w:r w:rsidRPr="61C8C57C">
            <w:rPr>
              <w:rStyle w:val="Tekstvantijdelijkeaanduiding"/>
            </w:rPr>
            <w:t>Klik of tik om tekst in te voeren.</w:t>
          </w:r>
        </w:p>
      </w:docPartBody>
    </w:docPart>
    <w:docPart>
      <w:docPartPr>
        <w:name w:val="E0D87DEBAF994A4AA9DC595BCD01F725"/>
        <w:category>
          <w:name w:val="General"/>
          <w:gallery w:val="placeholder"/>
        </w:category>
        <w:types>
          <w:type w:val="bbPlcHdr"/>
        </w:types>
        <w:behaviors>
          <w:behavior w:val="content"/>
        </w:behaviors>
        <w:guid w:val="{09C6FAF4-2860-4398-844B-D6DB1C964CE0}"/>
      </w:docPartPr>
      <w:docPartBody>
        <w:p w:rsidR="000F3F17" w:rsidRDefault="001B50F1" w:rsidP="001B50F1">
          <w:pPr>
            <w:pStyle w:val="E0D87DEBAF994A4AA9DC595BCD01F725"/>
          </w:pPr>
          <w:r w:rsidRPr="00F4786C">
            <w:rPr>
              <w:rStyle w:val="Tekstvantijdelijkeaanduiding"/>
            </w:rPr>
            <w:t>Klik of tik om tekst in te voeren.</w:t>
          </w:r>
        </w:p>
      </w:docPartBody>
    </w:docPart>
    <w:docPart>
      <w:docPartPr>
        <w:name w:val="1D06DE7F9F964911B9EE9EBBBC08CCC7"/>
        <w:category>
          <w:name w:val="General"/>
          <w:gallery w:val="placeholder"/>
        </w:category>
        <w:types>
          <w:type w:val="bbPlcHdr"/>
        </w:types>
        <w:behaviors>
          <w:behavior w:val="content"/>
        </w:behaviors>
        <w:guid w:val="{A7B28202-2CF2-4C30-8D9A-1AFF8F73524F}"/>
      </w:docPartPr>
      <w:docPartBody>
        <w:p w:rsidR="000F3F17" w:rsidRDefault="001B50F1" w:rsidP="001B50F1">
          <w:pPr>
            <w:pStyle w:val="1D06DE7F9F964911B9EE9EBBBC08CCC7"/>
          </w:pPr>
          <w:r w:rsidRPr="00F4786C">
            <w:rPr>
              <w:rStyle w:val="Tekstvantijdelijkeaanduiding"/>
            </w:rPr>
            <w:t>Klik of tik om tekst in te voeren.</w:t>
          </w:r>
        </w:p>
      </w:docPartBody>
    </w:docPart>
    <w:docPart>
      <w:docPartPr>
        <w:name w:val="A29E92C975C848878DAC7C7EA2893F6C"/>
        <w:category>
          <w:name w:val="General"/>
          <w:gallery w:val="placeholder"/>
        </w:category>
        <w:types>
          <w:type w:val="bbPlcHdr"/>
        </w:types>
        <w:behaviors>
          <w:behavior w:val="content"/>
        </w:behaviors>
        <w:guid w:val="{81EE0DBD-D785-4FBF-8941-709F711704C5}"/>
      </w:docPartPr>
      <w:docPartBody>
        <w:p w:rsidR="000F3F17" w:rsidRDefault="001B50F1" w:rsidP="001B50F1">
          <w:pPr>
            <w:pStyle w:val="A29E92C975C848878DAC7C7EA2893F6C"/>
          </w:pPr>
          <w:r w:rsidRPr="00F4786C">
            <w:rPr>
              <w:rStyle w:val="Tekstvantijdelijkeaanduiding"/>
            </w:rPr>
            <w:t>Klik of tik om tekst in te voeren.</w:t>
          </w:r>
        </w:p>
      </w:docPartBody>
    </w:docPart>
    <w:docPart>
      <w:docPartPr>
        <w:name w:val="A62216A29B874FDAA2B2A099A7317A84"/>
        <w:category>
          <w:name w:val="General"/>
          <w:gallery w:val="placeholder"/>
        </w:category>
        <w:types>
          <w:type w:val="bbPlcHdr"/>
        </w:types>
        <w:behaviors>
          <w:behavior w:val="content"/>
        </w:behaviors>
        <w:guid w:val="{7C15D505-25AC-4D40-BE30-AF9132A6B7C3}"/>
      </w:docPartPr>
      <w:docPartBody>
        <w:p w:rsidR="000F3F17" w:rsidRDefault="001B50F1" w:rsidP="001B50F1">
          <w:pPr>
            <w:pStyle w:val="A62216A29B874FDAA2B2A099A7317A84"/>
          </w:pPr>
          <w:r w:rsidRPr="00F4786C">
            <w:rPr>
              <w:rStyle w:val="Tekstvantijdelijkeaanduiding"/>
            </w:rPr>
            <w:t>Klik of tik om tekst in te voeren.</w:t>
          </w:r>
        </w:p>
      </w:docPartBody>
    </w:docPart>
    <w:docPart>
      <w:docPartPr>
        <w:name w:val="093C7452FC3F4F12855513A3822961EA"/>
        <w:category>
          <w:name w:val="General"/>
          <w:gallery w:val="placeholder"/>
        </w:category>
        <w:types>
          <w:type w:val="bbPlcHdr"/>
        </w:types>
        <w:behaviors>
          <w:behavior w:val="content"/>
        </w:behaviors>
        <w:guid w:val="{1222D48E-2B9D-4338-907C-7E029E0BABC2}"/>
      </w:docPartPr>
      <w:docPartBody>
        <w:p w:rsidR="000F3F17" w:rsidRDefault="001B50F1" w:rsidP="001B50F1">
          <w:pPr>
            <w:pStyle w:val="093C7452FC3F4F12855513A3822961EA"/>
          </w:pPr>
          <w:r w:rsidRPr="00F4786C">
            <w:rPr>
              <w:rStyle w:val="Tekstvantijdelijkeaanduiding"/>
            </w:rPr>
            <w:t>Klik of tik om tekst in te voeren.</w:t>
          </w:r>
        </w:p>
      </w:docPartBody>
    </w:docPart>
    <w:docPart>
      <w:docPartPr>
        <w:name w:val="F398EB6D9BFF42E194E9FA53871B19EA"/>
        <w:category>
          <w:name w:val="General"/>
          <w:gallery w:val="placeholder"/>
        </w:category>
        <w:types>
          <w:type w:val="bbPlcHdr"/>
        </w:types>
        <w:behaviors>
          <w:behavior w:val="content"/>
        </w:behaviors>
        <w:guid w:val="{C442DD48-A328-47C8-9363-50BF8C79BE7E}"/>
      </w:docPartPr>
      <w:docPartBody>
        <w:p w:rsidR="000F3F17" w:rsidRDefault="001B50F1" w:rsidP="001B50F1">
          <w:pPr>
            <w:pStyle w:val="F398EB6D9BFF42E194E9FA53871B19EA"/>
          </w:pPr>
          <w:r w:rsidRPr="00F4786C">
            <w:rPr>
              <w:rStyle w:val="Tekstvantijdelijkeaanduiding"/>
            </w:rPr>
            <w:t>Klik of tik om tekst in te voeren.</w:t>
          </w:r>
        </w:p>
      </w:docPartBody>
    </w:docPart>
    <w:docPart>
      <w:docPartPr>
        <w:name w:val="A7309070569F4EA1848DC35F3E2478A4"/>
        <w:category>
          <w:name w:val="General"/>
          <w:gallery w:val="placeholder"/>
        </w:category>
        <w:types>
          <w:type w:val="bbPlcHdr"/>
        </w:types>
        <w:behaviors>
          <w:behavior w:val="content"/>
        </w:behaviors>
        <w:guid w:val="{0B56D6A9-4919-4E19-ACE5-48605CFE8030}"/>
      </w:docPartPr>
      <w:docPartBody>
        <w:p w:rsidR="000F3F17" w:rsidRDefault="001B50F1" w:rsidP="001B50F1">
          <w:pPr>
            <w:pStyle w:val="A7309070569F4EA1848DC35F3E2478A4"/>
          </w:pPr>
          <w:r w:rsidRPr="00F4786C">
            <w:rPr>
              <w:rStyle w:val="Tekstvantijdelijkeaanduiding"/>
            </w:rPr>
            <w:t>Klik of tik om tekst in te voeren.</w:t>
          </w:r>
        </w:p>
      </w:docPartBody>
    </w:docPart>
    <w:docPart>
      <w:docPartPr>
        <w:name w:val="15839EF498BD46BF9578D2B6F6E23CC1"/>
        <w:category>
          <w:name w:val="General"/>
          <w:gallery w:val="placeholder"/>
        </w:category>
        <w:types>
          <w:type w:val="bbPlcHdr"/>
        </w:types>
        <w:behaviors>
          <w:behavior w:val="content"/>
        </w:behaviors>
        <w:guid w:val="{96ED0233-7B63-496A-8804-6CE35299D09E}"/>
      </w:docPartPr>
      <w:docPartBody>
        <w:p w:rsidR="00236B83" w:rsidRDefault="00236B83">
          <w:pPr>
            <w:pStyle w:val="15839EF498BD46BF9578D2B6F6E23CC1"/>
          </w:pPr>
          <w:r w:rsidRPr="00F4786C">
            <w:rPr>
              <w:rStyle w:val="Tekstvantijdelijkeaanduiding"/>
            </w:rPr>
            <w:t>Klik of tik om tekst in te voeren.</w:t>
          </w:r>
        </w:p>
      </w:docPartBody>
    </w:docPart>
    <w:docPart>
      <w:docPartPr>
        <w:name w:val="E835127B6085446E8323F64769E7681E"/>
        <w:category>
          <w:name w:val="General"/>
          <w:gallery w:val="placeholder"/>
        </w:category>
        <w:types>
          <w:type w:val="bbPlcHdr"/>
        </w:types>
        <w:behaviors>
          <w:behavior w:val="content"/>
        </w:behaviors>
        <w:guid w:val="{352C04DB-A265-4D33-9FCD-BE283A725793}"/>
      </w:docPartPr>
      <w:docPartBody>
        <w:p w:rsidR="00236B83" w:rsidRDefault="00236B83">
          <w:pPr>
            <w:pStyle w:val="E835127B6085446E8323F64769E7681E"/>
          </w:pPr>
          <w:r w:rsidRPr="00F4786C">
            <w:rPr>
              <w:rStyle w:val="Tekstvantijdelijkeaanduiding"/>
            </w:rPr>
            <w:t>Klik of tik om tekst in te voeren.</w:t>
          </w:r>
        </w:p>
      </w:docPartBody>
    </w:docPart>
    <w:docPart>
      <w:docPartPr>
        <w:name w:val="DF017D4892B044AAB264C4CB7AE1FC4E"/>
        <w:category>
          <w:name w:val="General"/>
          <w:gallery w:val="placeholder"/>
        </w:category>
        <w:types>
          <w:type w:val="bbPlcHdr"/>
        </w:types>
        <w:behaviors>
          <w:behavior w:val="content"/>
        </w:behaviors>
        <w:guid w:val="{F95BBE48-93E6-4A4E-905C-4ADDF3D80898}"/>
      </w:docPartPr>
      <w:docPartBody>
        <w:p w:rsidR="00236B83" w:rsidRDefault="00236B83">
          <w:pPr>
            <w:pStyle w:val="DF017D4892B044AAB264C4CB7AE1FC4E"/>
          </w:pPr>
          <w:r w:rsidRPr="00F4786C">
            <w:rPr>
              <w:rStyle w:val="Tekstvantijdelijkeaanduiding"/>
            </w:rPr>
            <w:t>Klik of tik om tekst in te voeren.</w:t>
          </w:r>
        </w:p>
      </w:docPartBody>
    </w:docPart>
    <w:docPart>
      <w:docPartPr>
        <w:name w:val="14354674575444E997805199981BA6A0"/>
        <w:category>
          <w:name w:val="General"/>
          <w:gallery w:val="placeholder"/>
        </w:category>
        <w:types>
          <w:type w:val="bbPlcHdr"/>
        </w:types>
        <w:behaviors>
          <w:behavior w:val="content"/>
        </w:behaviors>
        <w:guid w:val="{B5CA8753-252E-458A-9D69-7F0B979E3EB8}"/>
      </w:docPartPr>
      <w:docPartBody>
        <w:p w:rsidR="00236B83" w:rsidRDefault="00236B83">
          <w:pPr>
            <w:pStyle w:val="14354674575444E997805199981BA6A0"/>
          </w:pPr>
          <w:r w:rsidRPr="00F4786C">
            <w:rPr>
              <w:rStyle w:val="Tekstvantijdelijkeaanduiding"/>
            </w:rPr>
            <w:t>Klik of tik om tekst in te voeren.</w:t>
          </w:r>
        </w:p>
      </w:docPartBody>
    </w:docPart>
    <w:docPart>
      <w:docPartPr>
        <w:name w:val="20F6D4E2C3614041AD6A9BB4C1406C1A"/>
        <w:category>
          <w:name w:val="General"/>
          <w:gallery w:val="placeholder"/>
        </w:category>
        <w:types>
          <w:type w:val="bbPlcHdr"/>
        </w:types>
        <w:behaviors>
          <w:behavior w:val="content"/>
        </w:behaviors>
        <w:guid w:val="{63F1DC7E-20D6-412A-BC0C-A6A99FADC4D0}"/>
      </w:docPartPr>
      <w:docPartBody>
        <w:p w:rsidR="00914986" w:rsidRDefault="001701C3" w:rsidP="001701C3">
          <w:pPr>
            <w:pStyle w:val="20F6D4E2C3614041AD6A9BB4C1406C1A"/>
          </w:pPr>
          <w:r w:rsidRPr="00F4786C">
            <w:rPr>
              <w:rStyle w:val="Tekstvantijdelijkeaanduiding"/>
            </w:rPr>
            <w:t>Klik of tik om tekst in te voeren.</w:t>
          </w:r>
        </w:p>
      </w:docPartBody>
    </w:docPart>
    <w:docPart>
      <w:docPartPr>
        <w:name w:val="C350BAFDA10D406FB0D938305DA5802A"/>
        <w:category>
          <w:name w:val="General"/>
          <w:gallery w:val="placeholder"/>
        </w:category>
        <w:types>
          <w:type w:val="bbPlcHdr"/>
        </w:types>
        <w:behaviors>
          <w:behavior w:val="content"/>
        </w:behaviors>
        <w:guid w:val="{A6206D2D-7AE0-4C3B-9BCC-D6390A6257D0}"/>
      </w:docPartPr>
      <w:docPartBody>
        <w:p w:rsidR="00914986" w:rsidRDefault="001701C3" w:rsidP="001701C3">
          <w:pPr>
            <w:pStyle w:val="C350BAFDA10D406FB0D938305DA5802A"/>
          </w:pPr>
          <w:r w:rsidRPr="00F4786C">
            <w:rPr>
              <w:rStyle w:val="Tekstvantijdelijkeaanduiding"/>
            </w:rPr>
            <w:t>Klik of tik om tekst in te voeren.</w:t>
          </w:r>
        </w:p>
      </w:docPartBody>
    </w:docPart>
    <w:docPart>
      <w:docPartPr>
        <w:name w:val="526A11ED2AAC4B59A619082443C07AE5"/>
        <w:category>
          <w:name w:val="General"/>
          <w:gallery w:val="placeholder"/>
        </w:category>
        <w:types>
          <w:type w:val="bbPlcHdr"/>
        </w:types>
        <w:behaviors>
          <w:behavior w:val="content"/>
        </w:behaviors>
        <w:guid w:val="{84199D18-1A0D-4FC1-A006-6B4D19072FD3}"/>
      </w:docPartPr>
      <w:docPartBody>
        <w:p w:rsidR="007B5958" w:rsidRDefault="00751588" w:rsidP="00751588">
          <w:pPr>
            <w:pStyle w:val="526A11ED2AAC4B59A619082443C07AE5"/>
          </w:pPr>
          <w:r w:rsidRPr="00F4786C">
            <w:rPr>
              <w:rStyle w:val="Tekstvantijdelijkeaanduiding"/>
            </w:rPr>
            <w:t>Klik of tik om tekst in te voeren.</w:t>
          </w:r>
        </w:p>
      </w:docPartBody>
    </w:docPart>
    <w:docPart>
      <w:docPartPr>
        <w:name w:val="EEB8D318218F43249F7DE3ABD0C8AA73"/>
        <w:category>
          <w:name w:val="General"/>
          <w:gallery w:val="placeholder"/>
        </w:category>
        <w:types>
          <w:type w:val="bbPlcHdr"/>
        </w:types>
        <w:behaviors>
          <w:behavior w:val="content"/>
        </w:behaviors>
        <w:guid w:val="{D1E59677-FE50-4E41-B047-C1413748EAC6}"/>
      </w:docPartPr>
      <w:docPartBody>
        <w:p w:rsidR="007B5958" w:rsidRDefault="00751588" w:rsidP="00751588">
          <w:pPr>
            <w:pStyle w:val="EEB8D318218F43249F7DE3ABD0C8AA73"/>
          </w:pPr>
          <w:r w:rsidRPr="00F4786C">
            <w:rPr>
              <w:rStyle w:val="Tekstvantijdelijkeaanduiding"/>
            </w:rPr>
            <w:t>Klik of tik om tekst in te voeren.</w:t>
          </w:r>
        </w:p>
      </w:docPartBody>
    </w:docPart>
    <w:docPart>
      <w:docPartPr>
        <w:name w:val="6A617B9C61EE463A9C6FF5F23A82EC84"/>
        <w:category>
          <w:name w:val="General"/>
          <w:gallery w:val="placeholder"/>
        </w:category>
        <w:types>
          <w:type w:val="bbPlcHdr"/>
        </w:types>
        <w:behaviors>
          <w:behavior w:val="content"/>
        </w:behaviors>
        <w:guid w:val="{23C22CA2-4A9A-4D7B-8656-AD423BF267F5}"/>
      </w:docPartPr>
      <w:docPartBody>
        <w:p w:rsidR="00EE798F" w:rsidRDefault="00A31ACD" w:rsidP="00A31ACD">
          <w:pPr>
            <w:pStyle w:val="6A617B9C61EE463A9C6FF5F23A82EC84"/>
          </w:pPr>
          <w:r w:rsidRPr="00F4786C">
            <w:rPr>
              <w:rStyle w:val="Tekstvantijdelijkeaanduiding"/>
            </w:rPr>
            <w:t>Klik of tik om tekst in te voeren.</w:t>
          </w:r>
        </w:p>
      </w:docPartBody>
    </w:docPart>
    <w:docPart>
      <w:docPartPr>
        <w:name w:val="2A17F3E6FC0145AFA7D29116F6F49007"/>
        <w:category>
          <w:name w:val="General"/>
          <w:gallery w:val="placeholder"/>
        </w:category>
        <w:types>
          <w:type w:val="bbPlcHdr"/>
        </w:types>
        <w:behaviors>
          <w:behavior w:val="content"/>
        </w:behaviors>
        <w:guid w:val="{7F630D6C-34C0-4EE8-B54D-EE92DA25CCD8}"/>
      </w:docPartPr>
      <w:docPartBody>
        <w:p w:rsidR="00EE798F" w:rsidRDefault="00A31ACD" w:rsidP="00A31ACD">
          <w:pPr>
            <w:pStyle w:val="2A17F3E6FC0145AFA7D29116F6F49007"/>
          </w:pPr>
          <w:r w:rsidRPr="00F4786C">
            <w:rPr>
              <w:rStyle w:val="Tekstvantijdelijkeaanduiding"/>
            </w:rPr>
            <w:t>Klik of tik om tekst in te voeren.</w:t>
          </w:r>
        </w:p>
      </w:docPartBody>
    </w:docPart>
    <w:docPart>
      <w:docPartPr>
        <w:name w:val="C19461BE9DD1422AB6905A604717111D"/>
        <w:category>
          <w:name w:val="General"/>
          <w:gallery w:val="placeholder"/>
        </w:category>
        <w:types>
          <w:type w:val="bbPlcHdr"/>
        </w:types>
        <w:behaviors>
          <w:behavior w:val="content"/>
        </w:behaviors>
        <w:guid w:val="{36034327-7C46-4522-B99B-98EC2D6305AD}"/>
      </w:docPartPr>
      <w:docPartBody>
        <w:p w:rsidR="00B770E6" w:rsidRDefault="00920579" w:rsidP="00920579">
          <w:pPr>
            <w:pStyle w:val="C19461BE9DD1422AB6905A604717111D"/>
          </w:pPr>
          <w:r w:rsidRPr="00F4786C">
            <w:rPr>
              <w:rStyle w:val="Tekstvantijdelijkeaanduiding"/>
            </w:rPr>
            <w:t>Klik of tik om tekst in te voeren.</w:t>
          </w:r>
        </w:p>
      </w:docPartBody>
    </w:docPart>
    <w:docPart>
      <w:docPartPr>
        <w:name w:val="6B89E7F3E55A4FF69990E0827E29A061"/>
        <w:category>
          <w:name w:val="Algemeen"/>
          <w:gallery w:val="placeholder"/>
        </w:category>
        <w:types>
          <w:type w:val="bbPlcHdr"/>
        </w:types>
        <w:behaviors>
          <w:behavior w:val="content"/>
        </w:behaviors>
        <w:guid w:val="{3864F7B6-5024-421D-BDC8-56159E975565}"/>
      </w:docPartPr>
      <w:docPartBody>
        <w:p w:rsidR="006F2C88" w:rsidRDefault="00DB5B56" w:rsidP="00DB5B56">
          <w:pPr>
            <w:pStyle w:val="6B89E7F3E55A4FF69990E0827E29A061"/>
          </w:pPr>
          <w:r w:rsidRPr="00F4786C">
            <w:rPr>
              <w:rStyle w:val="Tekstvantijdelijkeaanduiding"/>
            </w:rPr>
            <w:t>Klik of tik om tekst in te voeren.</w:t>
          </w:r>
        </w:p>
      </w:docPartBody>
    </w:docPart>
    <w:docPart>
      <w:docPartPr>
        <w:name w:val="245172AB6ABF403FA59BBA75C13C8CF5"/>
        <w:category>
          <w:name w:val="Algemeen"/>
          <w:gallery w:val="placeholder"/>
        </w:category>
        <w:types>
          <w:type w:val="bbPlcHdr"/>
        </w:types>
        <w:behaviors>
          <w:behavior w:val="content"/>
        </w:behaviors>
        <w:guid w:val="{B1BBEB1A-CDDC-4864-89FC-50AC75AEFDCF}"/>
      </w:docPartPr>
      <w:docPartBody>
        <w:p w:rsidR="006F2C88" w:rsidRDefault="00DB5B56" w:rsidP="00DB5B56">
          <w:pPr>
            <w:pStyle w:val="245172AB6ABF403FA59BBA75C13C8CF5"/>
          </w:pPr>
          <w:r w:rsidRPr="00F4786C">
            <w:rPr>
              <w:rStyle w:val="Tekstvantijdelijkeaanduiding"/>
            </w:rPr>
            <w:t>Klik of tik om tekst in te voeren.</w:t>
          </w:r>
        </w:p>
      </w:docPartBody>
    </w:docPart>
    <w:docPart>
      <w:docPartPr>
        <w:name w:val="2B26457113DF4E3C98CD04A7BEE5279E"/>
        <w:category>
          <w:name w:val="Algemeen"/>
          <w:gallery w:val="placeholder"/>
        </w:category>
        <w:types>
          <w:type w:val="bbPlcHdr"/>
        </w:types>
        <w:behaviors>
          <w:behavior w:val="content"/>
        </w:behaviors>
        <w:guid w:val="{DD4C8BD3-6F83-4AFD-B7F8-F6880850FD5E}"/>
      </w:docPartPr>
      <w:docPartBody>
        <w:p w:rsidR="004474C7" w:rsidRDefault="006F2C88" w:rsidP="006F2C88">
          <w:pPr>
            <w:pStyle w:val="2B26457113DF4E3C98CD04A7BEE5279E"/>
          </w:pPr>
          <w:r w:rsidRPr="00F4786C">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1"/>
    <w:rsid w:val="00013928"/>
    <w:rsid w:val="000613CD"/>
    <w:rsid w:val="00084478"/>
    <w:rsid w:val="000E24FC"/>
    <w:rsid w:val="000F3F17"/>
    <w:rsid w:val="000F5445"/>
    <w:rsid w:val="0014093A"/>
    <w:rsid w:val="001701C3"/>
    <w:rsid w:val="001A696C"/>
    <w:rsid w:val="001B50F1"/>
    <w:rsid w:val="00233EFC"/>
    <w:rsid w:val="00236B83"/>
    <w:rsid w:val="002E5FF4"/>
    <w:rsid w:val="00354C23"/>
    <w:rsid w:val="003B294D"/>
    <w:rsid w:val="0041130A"/>
    <w:rsid w:val="004474C7"/>
    <w:rsid w:val="00475BF8"/>
    <w:rsid w:val="00522248"/>
    <w:rsid w:val="00550938"/>
    <w:rsid w:val="006321F4"/>
    <w:rsid w:val="0066090F"/>
    <w:rsid w:val="006F2C88"/>
    <w:rsid w:val="006F6683"/>
    <w:rsid w:val="00751588"/>
    <w:rsid w:val="00797692"/>
    <w:rsid w:val="007B5958"/>
    <w:rsid w:val="007C2857"/>
    <w:rsid w:val="00914986"/>
    <w:rsid w:val="00920579"/>
    <w:rsid w:val="009E7296"/>
    <w:rsid w:val="00A31ACD"/>
    <w:rsid w:val="00A63B56"/>
    <w:rsid w:val="00B03F5B"/>
    <w:rsid w:val="00B70FDA"/>
    <w:rsid w:val="00B770E6"/>
    <w:rsid w:val="00BF466F"/>
    <w:rsid w:val="00CB56DB"/>
    <w:rsid w:val="00D03B06"/>
    <w:rsid w:val="00D21244"/>
    <w:rsid w:val="00D361B0"/>
    <w:rsid w:val="00D41839"/>
    <w:rsid w:val="00D60FC3"/>
    <w:rsid w:val="00D63402"/>
    <w:rsid w:val="00D7131F"/>
    <w:rsid w:val="00D850FD"/>
    <w:rsid w:val="00DB5B56"/>
    <w:rsid w:val="00E06B65"/>
    <w:rsid w:val="00E12F4B"/>
    <w:rsid w:val="00E53EE0"/>
    <w:rsid w:val="00E7233D"/>
    <w:rsid w:val="00E75237"/>
    <w:rsid w:val="00EA218A"/>
    <w:rsid w:val="00EE798F"/>
    <w:rsid w:val="00FD5F06"/>
    <w:rsid w:val="00FF148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6F2C88"/>
    <w:rPr>
      <w:color w:val="808080"/>
    </w:rPr>
  </w:style>
  <w:style w:type="paragraph" w:customStyle="1" w:styleId="54F5F35203EF478982AA353B33222150">
    <w:name w:val="54F5F35203EF478982AA353B33222150"/>
    <w:rsid w:val="001B50F1"/>
  </w:style>
  <w:style w:type="paragraph" w:customStyle="1" w:styleId="E16F4113463C4042AA9D56501A76A403">
    <w:name w:val="E16F4113463C4042AA9D56501A76A403"/>
    <w:rsid w:val="001B50F1"/>
  </w:style>
  <w:style w:type="paragraph" w:customStyle="1" w:styleId="6A9A28FB5E574A72BCE54FC285CD81C5">
    <w:name w:val="6A9A28FB5E574A72BCE54FC285CD81C5"/>
    <w:rsid w:val="001B50F1"/>
  </w:style>
  <w:style w:type="paragraph" w:customStyle="1" w:styleId="5CA6F980593F43D68EE06A8B14557CCD">
    <w:name w:val="5CA6F980593F43D68EE06A8B14557CCD"/>
    <w:rsid w:val="001B50F1"/>
  </w:style>
  <w:style w:type="paragraph" w:customStyle="1" w:styleId="FCD3D9F1984F4644912475A39731CCA3">
    <w:name w:val="FCD3D9F1984F4644912475A39731CCA3"/>
    <w:rsid w:val="001B50F1"/>
  </w:style>
  <w:style w:type="paragraph" w:customStyle="1" w:styleId="3D871B7DFB7346E988FAE5B29B85E3E6">
    <w:name w:val="3D871B7DFB7346E988FAE5B29B85E3E6"/>
    <w:rsid w:val="001B50F1"/>
  </w:style>
  <w:style w:type="paragraph" w:customStyle="1" w:styleId="3E6E99FE793648A9AA2F93E089A1B4BC">
    <w:name w:val="3E6E99FE793648A9AA2F93E089A1B4BC"/>
    <w:rsid w:val="001B50F1"/>
  </w:style>
  <w:style w:type="paragraph" w:customStyle="1" w:styleId="3302949F58424BCA90B0F36B376ACE8E">
    <w:name w:val="3302949F58424BCA90B0F36B376ACE8E"/>
    <w:rsid w:val="001B50F1"/>
  </w:style>
  <w:style w:type="paragraph" w:customStyle="1" w:styleId="2B9ED4B905EE4B62A7A984DAE5CCE769">
    <w:name w:val="2B9ED4B905EE4B62A7A984DAE5CCE769"/>
    <w:rsid w:val="001B50F1"/>
  </w:style>
  <w:style w:type="paragraph" w:customStyle="1" w:styleId="E38782F57CE94864B38F7EFF54E69BF3">
    <w:name w:val="E38782F57CE94864B38F7EFF54E69BF3"/>
    <w:rsid w:val="001B50F1"/>
  </w:style>
  <w:style w:type="paragraph" w:customStyle="1" w:styleId="7EF89DB80F2B4A1FA7970B6DCEC9AA13">
    <w:name w:val="7EF89DB80F2B4A1FA7970B6DCEC9AA13"/>
    <w:rsid w:val="001B50F1"/>
  </w:style>
  <w:style w:type="paragraph" w:customStyle="1" w:styleId="0C50CE1FD8454B8985000BDE85BE86BB">
    <w:name w:val="0C50CE1FD8454B8985000BDE85BE86BB"/>
    <w:rsid w:val="001B50F1"/>
  </w:style>
  <w:style w:type="paragraph" w:customStyle="1" w:styleId="92FA16B3E30342A087892388601C5C2D">
    <w:name w:val="92FA16B3E30342A087892388601C5C2D"/>
    <w:rsid w:val="001B50F1"/>
  </w:style>
  <w:style w:type="paragraph" w:customStyle="1" w:styleId="9BBC372248714BBA90ABD74517334E4E">
    <w:name w:val="9BBC372248714BBA90ABD74517334E4E"/>
    <w:rsid w:val="001B50F1"/>
  </w:style>
  <w:style w:type="paragraph" w:customStyle="1" w:styleId="06A592EA8B1B42A09713C3815275D52B">
    <w:name w:val="06A592EA8B1B42A09713C3815275D52B"/>
    <w:rsid w:val="001B50F1"/>
  </w:style>
  <w:style w:type="paragraph" w:customStyle="1" w:styleId="8C528AF78290478A9DA1FA4CA98724EA">
    <w:name w:val="8C528AF78290478A9DA1FA4CA98724EA"/>
    <w:rsid w:val="001B50F1"/>
  </w:style>
  <w:style w:type="paragraph" w:customStyle="1" w:styleId="9EFBB2AB30BD489B900180D2E6C5C5A7">
    <w:name w:val="9EFBB2AB30BD489B900180D2E6C5C5A7"/>
    <w:rsid w:val="001B50F1"/>
  </w:style>
  <w:style w:type="paragraph" w:customStyle="1" w:styleId="B27D4F2C2B274754A2692813B5A51477">
    <w:name w:val="B27D4F2C2B274754A2692813B5A51477"/>
    <w:rsid w:val="001B50F1"/>
  </w:style>
  <w:style w:type="paragraph" w:customStyle="1" w:styleId="F8CE46D1798D410B991B5397DDC562F5">
    <w:name w:val="F8CE46D1798D410B991B5397DDC562F5"/>
    <w:rsid w:val="001B50F1"/>
  </w:style>
  <w:style w:type="paragraph" w:customStyle="1" w:styleId="87AEF2DA99D245F58E670DE02442EDF5">
    <w:name w:val="87AEF2DA99D245F58E670DE02442EDF5"/>
    <w:rsid w:val="001B50F1"/>
  </w:style>
  <w:style w:type="paragraph" w:customStyle="1" w:styleId="9FCAA43F510A42F88A22442DCBED128B">
    <w:name w:val="9FCAA43F510A42F88A22442DCBED128B"/>
    <w:rsid w:val="001B50F1"/>
  </w:style>
  <w:style w:type="paragraph" w:customStyle="1" w:styleId="02A89F0EAD3549D3AFD4F89159C40149">
    <w:name w:val="02A89F0EAD3549D3AFD4F89159C40149"/>
    <w:rsid w:val="001B50F1"/>
  </w:style>
  <w:style w:type="paragraph" w:customStyle="1" w:styleId="6B8A206112F241BAA3EACB9FA16BD3DD">
    <w:name w:val="6B8A206112F241BAA3EACB9FA16BD3DD"/>
    <w:rsid w:val="001B50F1"/>
  </w:style>
  <w:style w:type="paragraph" w:customStyle="1" w:styleId="5F7FE8375B494F54AA601CD143E51F27">
    <w:name w:val="5F7FE8375B494F54AA601CD143E51F27"/>
    <w:rsid w:val="001B50F1"/>
  </w:style>
  <w:style w:type="paragraph" w:customStyle="1" w:styleId="B09F7E01B54841EEBFAC738CA9BA7539">
    <w:name w:val="B09F7E01B54841EEBFAC738CA9BA7539"/>
    <w:rsid w:val="001B50F1"/>
  </w:style>
  <w:style w:type="paragraph" w:customStyle="1" w:styleId="2AF709C9BA56431F98C8CC07BDB930F7">
    <w:name w:val="2AF709C9BA56431F98C8CC07BDB930F7"/>
    <w:rsid w:val="001B50F1"/>
  </w:style>
  <w:style w:type="paragraph" w:customStyle="1" w:styleId="E0D87DEBAF994A4AA9DC595BCD01F725">
    <w:name w:val="E0D87DEBAF994A4AA9DC595BCD01F725"/>
    <w:rsid w:val="001B50F1"/>
  </w:style>
  <w:style w:type="paragraph" w:customStyle="1" w:styleId="1D06DE7F9F964911B9EE9EBBBC08CCC7">
    <w:name w:val="1D06DE7F9F964911B9EE9EBBBC08CCC7"/>
    <w:rsid w:val="001B50F1"/>
  </w:style>
  <w:style w:type="paragraph" w:customStyle="1" w:styleId="A29E92C975C848878DAC7C7EA2893F6C">
    <w:name w:val="A29E92C975C848878DAC7C7EA2893F6C"/>
    <w:rsid w:val="001B50F1"/>
  </w:style>
  <w:style w:type="paragraph" w:customStyle="1" w:styleId="A62216A29B874FDAA2B2A099A7317A84">
    <w:name w:val="A62216A29B874FDAA2B2A099A7317A84"/>
    <w:rsid w:val="001B50F1"/>
  </w:style>
  <w:style w:type="paragraph" w:customStyle="1" w:styleId="093C7452FC3F4F12855513A3822961EA">
    <w:name w:val="093C7452FC3F4F12855513A3822961EA"/>
    <w:rsid w:val="001B50F1"/>
  </w:style>
  <w:style w:type="paragraph" w:customStyle="1" w:styleId="F398EB6D9BFF42E194E9FA53871B19EA">
    <w:name w:val="F398EB6D9BFF42E194E9FA53871B19EA"/>
    <w:rsid w:val="001B50F1"/>
  </w:style>
  <w:style w:type="paragraph" w:customStyle="1" w:styleId="A7309070569F4EA1848DC35F3E2478A4">
    <w:name w:val="A7309070569F4EA1848DC35F3E2478A4"/>
    <w:rsid w:val="001B50F1"/>
  </w:style>
  <w:style w:type="paragraph" w:customStyle="1" w:styleId="8306BA2E7E674A20B45FAF62022C5D2D">
    <w:name w:val="8306BA2E7E674A20B45FAF62022C5D2D"/>
  </w:style>
  <w:style w:type="paragraph" w:customStyle="1" w:styleId="15839EF498BD46BF9578D2B6F6E23CC1">
    <w:name w:val="15839EF498BD46BF9578D2B6F6E23CC1"/>
  </w:style>
  <w:style w:type="paragraph" w:customStyle="1" w:styleId="E835127B6085446E8323F64769E7681E">
    <w:name w:val="E835127B6085446E8323F64769E7681E"/>
  </w:style>
  <w:style w:type="paragraph" w:customStyle="1" w:styleId="DF017D4892B044AAB264C4CB7AE1FC4E">
    <w:name w:val="DF017D4892B044AAB264C4CB7AE1FC4E"/>
  </w:style>
  <w:style w:type="paragraph" w:customStyle="1" w:styleId="00067F7303954132AF6F9A2D6B1478C3">
    <w:name w:val="00067F7303954132AF6F9A2D6B1478C3"/>
  </w:style>
  <w:style w:type="paragraph" w:customStyle="1" w:styleId="B6DCBA393CB842A99E279E482EA6A9C3">
    <w:name w:val="B6DCBA393CB842A99E279E482EA6A9C3"/>
  </w:style>
  <w:style w:type="paragraph" w:customStyle="1" w:styleId="EE3CBF2BEED2447A8FF9DF4F1EDDC856">
    <w:name w:val="EE3CBF2BEED2447A8FF9DF4F1EDDC856"/>
  </w:style>
  <w:style w:type="paragraph" w:customStyle="1" w:styleId="66278A09886A447B8CA4934B57DCCFE4">
    <w:name w:val="66278A09886A447B8CA4934B57DCCFE4"/>
  </w:style>
  <w:style w:type="paragraph" w:customStyle="1" w:styleId="E4D7D125B12F4D18814835032CEBF6FD">
    <w:name w:val="E4D7D125B12F4D18814835032CEBF6FD"/>
  </w:style>
  <w:style w:type="paragraph" w:customStyle="1" w:styleId="9EB4B744D7FE412BB0D21273458A266A">
    <w:name w:val="9EB4B744D7FE412BB0D21273458A266A"/>
  </w:style>
  <w:style w:type="paragraph" w:customStyle="1" w:styleId="5588C963118C45CAB155DF194CF6CF2C">
    <w:name w:val="5588C963118C45CAB155DF194CF6CF2C"/>
  </w:style>
  <w:style w:type="paragraph" w:customStyle="1" w:styleId="14354674575444E997805199981BA6A0">
    <w:name w:val="14354674575444E997805199981BA6A0"/>
  </w:style>
  <w:style w:type="paragraph" w:customStyle="1" w:styleId="904BCE80A57F4BDFA8EE809DE194ECC4">
    <w:name w:val="904BCE80A57F4BDFA8EE809DE194ECC4"/>
  </w:style>
  <w:style w:type="paragraph" w:customStyle="1" w:styleId="8CC83758A6754D0D9E47D754B9020337">
    <w:name w:val="8CC83758A6754D0D9E47D754B9020337"/>
  </w:style>
  <w:style w:type="paragraph" w:customStyle="1" w:styleId="C5F71805A93D4035A1B53F79AFE183EB">
    <w:name w:val="C5F71805A93D4035A1B53F79AFE183EB"/>
  </w:style>
  <w:style w:type="paragraph" w:customStyle="1" w:styleId="4D3D8646954445B9B1B6579F96507401">
    <w:name w:val="4D3D8646954445B9B1B6579F96507401"/>
  </w:style>
  <w:style w:type="paragraph" w:customStyle="1" w:styleId="ED0675972A34427C9FF7EC6F1099846B">
    <w:name w:val="ED0675972A34427C9FF7EC6F1099846B"/>
  </w:style>
  <w:style w:type="paragraph" w:customStyle="1" w:styleId="7AD345BFFE0940C1ACDE07708ACA5E25">
    <w:name w:val="7AD345BFFE0940C1ACDE07708ACA5E25"/>
  </w:style>
  <w:style w:type="paragraph" w:customStyle="1" w:styleId="4C0108121D57464A90BF3E27A9AAE608">
    <w:name w:val="4C0108121D57464A90BF3E27A9AAE608"/>
  </w:style>
  <w:style w:type="paragraph" w:customStyle="1" w:styleId="8164CE471AC146BAB7BAC423D037CE73">
    <w:name w:val="8164CE471AC146BAB7BAC423D037CE73"/>
  </w:style>
  <w:style w:type="paragraph" w:customStyle="1" w:styleId="4F39C0FCA5E846CCA770F36609FA6FC9">
    <w:name w:val="4F39C0FCA5E846CCA770F36609FA6FC9"/>
  </w:style>
  <w:style w:type="paragraph" w:customStyle="1" w:styleId="E1305B57E20F49BF99EBAB777B53D7BF">
    <w:name w:val="E1305B57E20F49BF99EBAB777B53D7BF"/>
    <w:rsid w:val="00CB56DB"/>
  </w:style>
  <w:style w:type="paragraph" w:customStyle="1" w:styleId="F1FD2AC905C64752A024CD7F30079B0A">
    <w:name w:val="F1FD2AC905C64752A024CD7F30079B0A"/>
    <w:rsid w:val="00CB56DB"/>
  </w:style>
  <w:style w:type="paragraph" w:customStyle="1" w:styleId="9A13669BE6E247D2857FD4162DBAC144">
    <w:name w:val="9A13669BE6E247D2857FD4162DBAC144"/>
    <w:rsid w:val="000F5445"/>
  </w:style>
  <w:style w:type="paragraph" w:customStyle="1" w:styleId="DC45F80B5B4344BEB15CCB89FB754289">
    <w:name w:val="DC45F80B5B4344BEB15CCB89FB754289"/>
    <w:rsid w:val="000F5445"/>
  </w:style>
  <w:style w:type="paragraph" w:customStyle="1" w:styleId="C855CB33C78F4863AA53B6CE8DF03E07">
    <w:name w:val="C855CB33C78F4863AA53B6CE8DF03E07"/>
    <w:rsid w:val="001701C3"/>
  </w:style>
  <w:style w:type="paragraph" w:customStyle="1" w:styleId="CDA4CB06E3594E6188943A58F8C33489">
    <w:name w:val="CDA4CB06E3594E6188943A58F8C33489"/>
    <w:rsid w:val="001701C3"/>
  </w:style>
  <w:style w:type="paragraph" w:customStyle="1" w:styleId="20F6D4E2C3614041AD6A9BB4C1406C1A">
    <w:name w:val="20F6D4E2C3614041AD6A9BB4C1406C1A"/>
    <w:rsid w:val="001701C3"/>
  </w:style>
  <w:style w:type="paragraph" w:customStyle="1" w:styleId="C350BAFDA10D406FB0D938305DA5802A">
    <w:name w:val="C350BAFDA10D406FB0D938305DA5802A"/>
    <w:rsid w:val="001701C3"/>
  </w:style>
  <w:style w:type="paragraph" w:customStyle="1" w:styleId="526A11ED2AAC4B59A619082443C07AE5">
    <w:name w:val="526A11ED2AAC4B59A619082443C07AE5"/>
    <w:rsid w:val="00751588"/>
  </w:style>
  <w:style w:type="paragraph" w:customStyle="1" w:styleId="EEB8D318218F43249F7DE3ABD0C8AA73">
    <w:name w:val="EEB8D318218F43249F7DE3ABD0C8AA73"/>
    <w:rsid w:val="00751588"/>
  </w:style>
  <w:style w:type="paragraph" w:customStyle="1" w:styleId="6A617B9C61EE463A9C6FF5F23A82EC84">
    <w:name w:val="6A617B9C61EE463A9C6FF5F23A82EC84"/>
    <w:rsid w:val="00A31ACD"/>
  </w:style>
  <w:style w:type="paragraph" w:customStyle="1" w:styleId="35280DDF60D6484990398C2B432E76CC">
    <w:name w:val="35280DDF60D6484990398C2B432E76CC"/>
    <w:rsid w:val="00A31ACD"/>
  </w:style>
  <w:style w:type="paragraph" w:customStyle="1" w:styleId="2A17F3E6FC0145AFA7D29116F6F49007">
    <w:name w:val="2A17F3E6FC0145AFA7D29116F6F49007"/>
    <w:rsid w:val="00A31ACD"/>
  </w:style>
  <w:style w:type="paragraph" w:customStyle="1" w:styleId="267D5686E19B4A40BB7E007225E84B6F">
    <w:name w:val="267D5686E19B4A40BB7E007225E84B6F"/>
    <w:rsid w:val="00920579"/>
  </w:style>
  <w:style w:type="paragraph" w:customStyle="1" w:styleId="C19461BE9DD1422AB6905A604717111D">
    <w:name w:val="C19461BE9DD1422AB6905A604717111D"/>
    <w:rsid w:val="00920579"/>
  </w:style>
  <w:style w:type="paragraph" w:customStyle="1" w:styleId="6B89E7F3E55A4FF69990E0827E29A061">
    <w:name w:val="6B89E7F3E55A4FF69990E0827E29A061"/>
    <w:rsid w:val="00DB5B56"/>
  </w:style>
  <w:style w:type="paragraph" w:customStyle="1" w:styleId="245172AB6ABF403FA59BBA75C13C8CF5">
    <w:name w:val="245172AB6ABF403FA59BBA75C13C8CF5"/>
    <w:rsid w:val="00DB5B56"/>
  </w:style>
  <w:style w:type="paragraph" w:customStyle="1" w:styleId="2B26457113DF4E3C98CD04A7BEE5279E">
    <w:name w:val="2B26457113DF4E3C98CD04A7BEE5279E"/>
    <w:rsid w:val="006F2C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82951-302F-4FEB-8B4D-470F42A7F4F1}">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3658900241"/>
    <we:property name="MENDELEY_CITATIONS" value="[{&quot;citationID&quot;:&quot;MENDELEY_CITATION_b8f62db8-1bfb-46f1-9404-4c85e8c5f7af&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&quot;,&quot;citationItems&quot;:[{&quot;id&quot;:&quot;d9078664-55ba-3508-a89f-2218bebc6bc0&quot;,&quot;itemData&quot;:{&quot;type&quot;:&quot;article-journal&quot;,&quot;id&quot;:&quot;d9078664-55ba-3508-a89f-2218bebc6bc0&quot;,&quot;title&quot;:&quot;IDF diabetes atlas: global estimates of the prevalence of diabetes for 2011 and 2030.&quot;,&quot;author&quot;:[{&quot;family&quot;:&quot;Whiting&quot;,&quot;given&quot;:&quot;David R&quot;,&quot;parse-names&quot;:false,&quot;dropping-particle&quot;:&quot;&quot;,&quot;non-dropping-particle&quot;:&quot;&quot;},{&quot;family&quot;:&quot;Guariguata&quot;,&quot;given&quot;:&quot;Leonor&quot;,&quot;parse-names&quot;:false,&quot;dropping-particle&quot;:&quot;&quot;,&quot;non-dropping-particle&quot;:&quot;&quot;},{&quot;family&quot;:&quot;Weil&quot;,&quot;given&quot;:&quot;Clara&quot;,&quot;parse-names&quot;:false,&quot;dropping-particle&quot;:&quot;&quot;,&quot;non-dropping-particle&quot;:&quot;&quot;},{&quot;family&quot;:&quot;Shaw&quot;,&quot;given&quot;:&quot;Jonathan&quot;,&quot;parse-names&quot;:false,&quot;dropping-particle&quot;:&quot;&quot;,&quot;non-dropping-particle&quot;:&quot;&quot;}],&quot;container-title&quot;:&quot;Diabetes research and clinical practice&quot;,&quot;accessed&quot;:{&quot;date-parts&quot;:[[2014,7,11]]},&quot;DOI&quot;:&quot;10.1016/j.diabres.2011.10.029&quot;,&quot;ISSN&quot;:&quot;1872-8227&quot;,&quot;PMID&quot;:&quot;22079683&quot;,&quot;URL&quot;:&quot;http://www.ncbi.nlm.nih.gov/pubmed/22079683&quot;,&quot;issued&quot;:{&quot;date-parts&quot;:[[2011,12]]},&quot;page&quot;:&quot;311-21&quot;,&quot;abstract&quot;:&quot;INTRODUCTION: Diabetes is an increasingly important condition globally and robust estimates of its prevalence are required for allocating resources.\n\nMETHODS: Data sources from 1980 to April 2011 were sought and characterised. The Analytic Hierarchy Process (AHP) was used to select the most appropriate study or studies for each country, and estimates for countries without data were modelled. A logistic regression model was used to generate smoothed age-specific estimates which were applied to UN population estimates for 2011.\n\nRESULTS: A total of 565 data sources were reviewed, of which 170 sources from 110 countries were selected. In 2011 there are 366 million people with diabetes, and this is expected to rise to 552 million by 2030. Most people with diabetes live in low- and middle-income countries, and these countries will also see the greatest increase over the next 19 years.\n\nDISCUSSION: This paper builds on previous IDF estimates and shows that the global diabetes epidemic continues to grow. Recent studies show that previous estimates have been very conservative. The new IDF estimates use a simple and transparent approach and are consistent with recent estimates from the Global Burden of Disease study. IDF estimates will be updated annually.&quot;,&quot;publisher&quot;:&quot;Elsevier Ireland Ltd&quot;,&quot;issue&quot;:&quot;3&quot;,&quot;volume&quot;:&quot;94&quot;,&quot;expandedJournalTitle&quot;:&quot;Diabetes research and clinical practice&quot;,&quot;container-title-short&quot;:&quot;Diabetes Res. Clin. Pract.&quot;},&quot;isTemporary&quot;:false}]},{&quot;citationID&quot;:&quot;MENDELEY_CITATION_ed2bec11-a777-4d77-9a41-6689117ebf67&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&quot;,&quot;citationItems&quot;:[{&quot;id&quot;:&quot;3662dcc0-2d97-373e-995d-1722ae51167b&quot;,&quot;itemData&quot;:{&quot;type&quot;:&quot;article-journal&quot;,&quot;id&quot;:&quot;3662dcc0-2d97-373e-995d-1722ae51167b&quot;,&quot;title&quot;:&quot;Health-related quality of life in patients with diabetes mellitus and foot ulcers.&quot;,&quot;author&quot;:[{&quot;family&quot;:&quot;Ragnarson&quot;,&quot;given&quot;:&quot;Tennvall&quot;,&quot;parse-names&quot;:false,&quot;dropping-particle&quot;:&quot;&quot;,&quot;non-dropping-particle&quot;:&quot;&quot;},{&quot;family&quot;:&quot;Apelqvist&quot;,&quot;given&quot;:&quot;Jan&quot;,&quot;parse-names&quot;:false,&quot;dropping-particle&quot;:&quot;&quot;,&quot;non-dropping-particle&quot;:&quot;&quot;}],&quot;container-title&quot;:&quot;J. Diabetes Complications &quot;,&quot;issued&quot;:{&quot;date-parts&quot;:[[2000]]},&quot;page&quot;:&quot;235-241&quot;,&quot;issue&quot;:&quot;5&quot;,&quot;volume&quot;:&quot;14&quot;,&quot;expandedJournalTitle&quot;:&quot;J. Diabetes Complications &quot;,&quot;container-title-short&quot;:&quot;&quot;},&quot;isTemporary&quot;:false}]},{&quot;citationID&quot;:&quot;MENDELEY_CITATION_3c7bbe1a-47bd-483e-a84e-05fa87696ce2&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&quot;,&quot;citationItems&quot;:[{&quot;id&quot;:&quot;82e20e91-ee31-3754-b82f-34b609c8f439&quot;,&quot;itemData&quot;:{&quot;type&quot;:&quot;article-journal&quot;,&quot;id&quot;:&quot;82e20e91-ee31-3754-b82f-34b609c8f439&quot;,&quot;title&quot;:&quot;Practical guidelines on the management and prevention of the diabetic foot Based upon the International Consensus on the Diabetic Foot ( 2007 )&quot;,&quot;author&quot;:[{&quot;family&quot;:&quot;Apelqvist&quot;,&quot;given&quot;:&quot;J&quot;,&quot;parse-names&quot;:false,&quot;dropping-particle&quot;:&quot;&quot;,&quot;non-dropping-particle&quot;:&quot;&quot;}],&quot;DOI&quot;:&quot;10.1002/dmrr&quot;,&quot;issued&quot;:{&quot;date-parts&quot;:[[2008]]},&quot;issue&quot;:&quot;October 2007&quot;,&quot;volume&quot;:&quot;24&quot;,&quot;container-title-short&quot;:&quot;&quot;},&quot;isTemporary&quot;:false}]},{&quot;citationID&quot;:&quot;MENDELEY_CITATION_e3789c87-2313-454f-9088-e5e77817e33a&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&quot;,&quot;citationItems&quot;:[{&quot;id&quot;:&quot;9d5e9f39-5de8-3b49-939b-384307121bc4&quot;,&quot;itemData&quot;:{&quot;type&quot;:&quot;article-journal&quot;,&quot;id&quot;:&quot;9d5e9f39-5de8-3b49-939b-384307121bc4&quot;,&quot;title&quot;:&quot;Global Disability Burdens of Diabetes-Related Lower-Extremity Complications in 1990 and 2016. &quot;,&quot;author&quot;:[{&quot;family&quot;:&quot;Zhang&quot;,&quot;given&quot;:&quot;Y&quot;,&quot;parse-names&quot;:false,&quot;dropping-particle&quot;:&quot;&quot;,&quot;non-dropping-particle&quot;:&quot;&quot;},{&quot;family&quot;:&quot;Lazzarini&quot;,&quot;given&quot;:&quot;PA&quot;,&quot;parse-names&quot;:false,&quot;dropping-particle&quot;:&quot;&quot;,&quot;non-dropping-particle&quot;:&quot;&quot;},{&quot;family&quot;:&quot;McPhail&quot;,&quot;given&quot;:&quot;SM&quot;,&quot;parse-names&quot;:false,&quot;dropping-particle&quot;:&quot;&quot;,&quot;non-dropping-particle&quot;:&quot;&quot;},{&quot;family&quot;:&quot;Netten&quot;,&quot;given&quot;:&quot;JJ&quot;,&quot;parse-names&quot;:false,&quot;dropping-particle&quot;:&quot;&quot;,&quot;non-dropping-particle&quot;:&quot;van&quot;},{&quot;family&quot;:&quot;Armstrong&quot;,&quot;given&quot;:&quot;DG&quot;,&quot;parse-names&quot;:false,&quot;dropping-particle&quot;:&quot;&quot;,&quot;non-dropping-particle&quot;:&quot;&quot;},{&quot;family&quot;:&quot;Pacella&quot;,&quot;given&quot;:&quot;RA&quot;,&quot;parse-names&quot;:false,&quot;dropping-particle&quot;:&quot;&quot;,&quot;non-dropping-particle&quot;:&quot;&quot;}],&quot;container-title&quot;:&quot;Diabetes Care&quot;,&quot;issued&quot;:{&quot;date-parts&quot;:[[2020]]},&quot;page&quot;:&quot;964-974&quot;,&quot;volume&quot;:&quot;43&quot;,&quot;expandedJournalTitle&quot;:&quot;Diabetes Care&quot;,&quot;container-title-short&quot;:&quot;Diabetes Care&quot;},&quot;isTemporary&quot;:false}]},{&quot;citationID&quot;:&quot;MENDELEY_CITATION_2a3df396-8808-4a39-b5c4-04121329176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mEzZGYzOTYtODgwOC00YTM5LWI1YzQtMDQxMjEzMjkxNzY3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quot;,&quot;citationItems&quot;:[{&quot;id&quot;:&quot;e8040c96-82c2-35e3-b402-6243dcef6ed7&quot;,&quot;itemData&quot;:{&quot;type&quot;:&quot;article-journal&quot;,&quot;id&quot;:&quot;e8040c96-82c2-35e3-b402-6243dcef6ed7&quot;,&quot;title&quot;:&quot;Diabetic Foot Ulcers and Their Recurrence. &quot;,&quot;author&quot;:[{&quot;family&quot;:&quot;Armstrong&quot;,&quot;given&quot;:&quot;DG&quot;,&quot;parse-names&quot;:false,&quot;dropping-particle&quot;:&quot;&quot;,&quot;non-dropping-particle&quot;:&quot;&quot;},{&quot;family&quot;:&quot;Boulton&quot;,&quot;given&quot;:&quot;AJM&quot;,&quot;parse-names&quot;:false,&quot;dropping-particle&quot;:&quot;&quot;,&quot;non-dropping-particle&quot;:&quot;&quot;},{&quot;family&quot;:&quot;Bus&quot;,&quot;given&quot;:&quot;SA&quot;,&quot;parse-names&quot;:false,&quot;dropping-particle&quot;:&quot;&quot;,&quot;non-dropping-particle&quot;:&quot;&quot;}],&quot;container-title&quot;:&quot;N. Engl. J. Med.&quot;,&quot;issued&quot;:{&quot;date-parts&quot;:[[2017]]},&quot;page&quot;:&quot;2367-2375&quot;,&quot;volume&quot;:&quot;376&quot;,&quot;container-title-short&quot;:&quot;&quot;},&quot;isTemporary&quot;:false}]},{&quot;citationID&quot;:&quot;MENDELEY_CITATION_18a346ba-3251-40e9-b76f-f086aa0dce8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hhMzQ2YmEtMzI1MS00MGU5LWI3NmYtZjA4NmFhMGRjZTg2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quot;,&quot;citationItems&quot;:[{&quot;id&quot;:&quot;e8040c96-82c2-35e3-b402-6243dcef6ed7&quot;,&quot;itemData&quot;:{&quot;type&quot;:&quot;article-journal&quot;,&quot;id&quot;:&quot;e8040c96-82c2-35e3-b402-6243dcef6ed7&quot;,&quot;title&quot;:&quot;Diabetic Foot Ulcers and Their Recurrence. &quot;,&quot;author&quot;:[{&quot;family&quot;:&quot;Armstrong&quot;,&quot;given&quot;:&quot;DG&quot;,&quot;parse-names&quot;:false,&quot;dropping-particle&quot;:&quot;&quot;,&quot;non-dropping-particle&quot;:&quot;&quot;},{&quot;family&quot;:&quot;Boulton&quot;,&quot;given&quot;:&quot;AJM&quot;,&quot;parse-names&quot;:false,&quot;dropping-particle&quot;:&quot;&quot;,&quot;non-dropping-particle&quot;:&quot;&quot;},{&quot;family&quot;:&quot;Bus&quot;,&quot;given&quot;:&quot;SA&quot;,&quot;parse-names&quot;:false,&quot;dropping-particle&quot;:&quot;&quot;,&quot;non-dropping-particle&quot;:&quot;&quot;}],&quot;container-title&quot;:&quot;N. Engl. J. Med.&quot;,&quot;issued&quot;:{&quot;date-parts&quot;:[[2017]]},&quot;page&quot;:&quot;2367-2375&quot;,&quot;volume&quot;:&quot;376&quot;,&quot;container-title-short&quot;:&quot;&quot;},&quot;isTemporary&quot;:false}]},{&quot;citationID&quot;:&quot;MENDELEY_CITATION_d2382f3b-9293-4b3a-ac16-ad4c4947ea7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IzODJmM2ItOTI5My00YjNhLWFjMTYtYWQ0YzQ5NDdlYTcz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quot;,&quot;citationItems&quot;:[{&quot;id&quot;:&quot;e8040c96-82c2-35e3-b402-6243dcef6ed7&quot;,&quot;itemData&quot;:{&quot;type&quot;:&quot;article-journal&quot;,&quot;id&quot;:&quot;e8040c96-82c2-35e3-b402-6243dcef6ed7&quot;,&quot;title&quot;:&quot;Diabetic Foot Ulcers and Their Recurrence. &quot;,&quot;author&quot;:[{&quot;family&quot;:&quot;Armstrong&quot;,&quot;given&quot;:&quot;DG&quot;,&quot;parse-names&quot;:false,&quot;dropping-particle&quot;:&quot;&quot;,&quot;non-dropping-particle&quot;:&quot;&quot;},{&quot;family&quot;:&quot;Boulton&quot;,&quot;given&quot;:&quot;AJM&quot;,&quot;parse-names&quot;:false,&quot;dropping-particle&quot;:&quot;&quot;,&quot;non-dropping-particle&quot;:&quot;&quot;},{&quot;family&quot;:&quot;Bus&quot;,&quot;given&quot;:&quot;SA&quot;,&quot;parse-names&quot;:false,&quot;dropping-particle&quot;:&quot;&quot;,&quot;non-dropping-particle&quot;:&quot;&quot;}],&quot;container-title&quot;:&quot;N. Engl. J. Med.&quot;,&quot;issued&quot;:{&quot;date-parts&quot;:[[2017]]},&quot;page&quot;:&quot;2367-2375&quot;,&quot;volume&quot;:&quot;376&quot;,&quot;container-title-short&quot;:&quot;&quot;},&quot;isTemporary&quot;:false}]},{&quot;citationID&quot;:&quot;MENDELEY_CITATION_eb5d27ac-3390-4266-8e62-81f0aa49ddb1&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&quot;,&quot;citationItems&quot;:[{&quot;id&quot;:&quot;ac20fe66-bb0a-3478-8ee2-3a9661dcc714&quot;,&quot;itemData&quot;:{&quot;type&quot;:&quot;article-journal&quot;,&quot;id&quot;:&quot;ac20fe66-bb0a-3478-8ee2-3a9661dcc714&quot;,&quot;title&quot;:&quot;Cost of diabetic foot in France, Spain, Italy, Germany and United Kingdom: A systematic review&quot;,&quot;author&quot;:[{&quot;family&quot;:&quot;Tchero&quot;,&quot;given&quot;:&quot;Huidi&quot;,&quot;parse-names&quot;:false,&quot;dropping-particle&quot;:&quot;&quot;,&quot;non-dropping-particle&quot;:&quot;&quot;},{&quot;family&quot;:&quot;Kangambega&quot;,&quot;given&quot;:&quot;Pauline&quot;,&quot;parse-names&quot;:false,&quot;dropping-particle&quot;:&quot;&quot;,&quot;non-dropping-particle&quot;:&quot;&quot;},{&quot;family&quot;:&quot;Lin&quot;,&quot;given&quot;:&quot;Lucien&quot;,&quot;parse-names&quot;:false,&quot;dropping-particle&quot;:&quot;&quot;,&quot;non-dropping-particle&quot;:&quot;&quot;},{&quot;family&quot;:&quot;Mukisi-Mukaza&quot;,&quot;given&quot;:&quot;Martin&quot;,&quot;parse-names&quot;:false,&quot;dropping-particle&quot;:&quot;&quot;,&quot;non-dropping-particle&quot;:&quot;&quot;},{&quot;family&quot;:&quot;Brunet-Houdard&quot;,&quot;given&quot;:&quot;Solenne&quot;,&quot;parse-names&quot;:false,&quot;dropping-particle&quot;:&quot;&quot;,&quot;non-dropping-particle&quot;:&quot;&quot;},{&quot;family&quot;:&quot;Briatte&quot;,&quot;given&quot;:&quot;Christine&quot;,&quot;parse-names&quot;:false,&quot;dropping-particle&quot;:&quot;&quot;,&quot;non-dropping-particle&quot;:&quot;&quot;},{&quot;family&quot;:&quot;Retali&quot;,&quot;given&quot;:&quot;Gerald Reparate&quot;,&quot;parse-names&quot;:false,&quot;dropping-particle&quot;:&quot;&quot;,&quot;non-dropping-particle&quot;:&quot;&quot;},{&quot;family&quot;:&quot;Rusch&quot;,&quot;given&quot;:&quot;Emmanuel&quot;,&quot;parse-names&quot;:false,&quot;dropping-particle&quot;:&quot;&quot;,&quot;non-dropping-particle&quot;:&quot;&quot;}],&quot;container-title&quot;:&quot;Annales d'Endocrinologie&quot;,&quot;container-title-short&quot;:&quot;Ann. Endocrinol. (Paris).&quot;,&quot;DOI&quot;:&quot;10.1016/j.ando.2017.11.005&quot;,&quot;ISSN&quot;:&quot;00034266&quot;,&quot;PMID&quot;:&quot;29544659&quot;,&quot;issued&quot;:{&quot;date-parts&quot;:[[2018,4,1]]},&quot;page&quot;:&quot;67-74&quot;,&quot;abstract&quot;:&quot;Aim: Cost estimates for diabetic foot are available for developed countries based on cost data for different years. This study aimed to provide a comparison of the cost of diabetic foot in E5 (France, Spain, Italy, Germany, and the United Kingdom) and its characteristics across different conditions. Methods: PubMed, Central and Embase databases were searched in February 2017 for English language publications. Bibliographies of relevant papers were also searched manually. Reviews and research papers from E5 regions reporting on cost of diabetic foot were included. Reported cost was converted to equivalent 2016 $ for comparison purposes. All the costs presented are mean cost per patient per year in 2016 $. Results: Nine studies were included in the analysis. The total cost of amputation ranged from $ 15,046 in 2001 to $ 38,621 in 2005. The direct cost of amputation ranged from $ 13,842 in 2001 to $ 83,728 during 2005–2009. Indirect cost of amputation was more uniform, ranging from between $ 1,043 to $ 1,442. The direct cost of gangrene ranged from $ 3,352 in 2003 to $ 8,818 in Germany. Although, for the same year, 2003, the cost for Spain was almost double that for Germany. The total cost of an uninfected ulcer was $ 6,174 in 2002, but increased to $ 14,441 in 2005; for an infected ulcer the cost increased from $ 2,637 to $ 2,957. The different countries showed variations in the components used to calculate the cost of diabetic foot. Conclusions: The E5 incurs a heavy cost from diabetic foot and its complications. There is an unmet need for the identification of cost-cutting strategies, as diabetic foot costs more than major cardiac diseases.&quot;,&quot;publisher&quot;:&quot;Elsevier Masson SAS&quot;,&quot;issue&quot;:&quot;2&quot;,&quot;volume&quot;:&quot;79&quot;},&quot;isTemporary&quot;:false}]},{&quot;citationID&quot;:&quot;MENDELEY_CITATION_c1a5e300-6618-4e60-9ceb-ec5f9639e0c0&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&quot;,&quot;citationItems&quot;:[{&quot;id&quot;:&quot;78270f78-363f-3c1a-8536-446e1e90fb43&quot;,&quot;itemData&quot;:{&quot;type&quot;:&quot;report&quot;,&quot;id&quot;:&quot;78270f78-363f-3c1a-8536-446e1e90fb43&quot;,&quot;title&quot;:&quot;Cost and resource utilization for prevention and treatment of foot lesions in a diabetic foot clinic in Belgium&quot;,&quot;author&quot;:[{&quot;family&quot;:&quot;Acker&quot;,&quot;given&quot;:&quot;K&quot;,&quot;parse-names&quot;:false,&quot;dropping-particle&quot;:&quot;Van&quot;,&quot;non-dropping-particle&quot;:&quot;&quot;},{&quot;family&quot;:&quot;Oleen-Burkey&quot;,&quot;given&quot;:&quot;M&quot;,&quot;parse-names&quot;:false,&quot;dropping-particle&quot;:&quot;&quot;,&quot;non-dropping-particle&quot;:&quot;&quot;},{&quot;family&quot;:&quot;Decker&quot;,&quot;given&quot;:&quot;L&quot;,&quot;parse-names&quot;:false,&quot;dropping-particle&quot;:&quot;&quot;,&quot;non-dropping-particle&quot;:&quot;De&quot;},{&quot;family&quot;:&quot;Vanmaele&quot;,&quot;given&quot;:&quot;R&quot;,&quot;parse-names&quot;:false,&quot;dropping-particle&quot;:&quot;&quot;,&quot;non-dropping-particle&quot;:&quot;&quot;},{&quot;family&quot;:&quot;Schil&quot;,&quot;given&quot;:&quot;P&quot;,&quot;parse-names&quot;:false,&quot;dropping-particle&quot;:&quot;Van&quot;,&quot;non-dropping-particle&quot;:&quot;&quot;},{&quot;family&quot;:&quot;Matricali&quot;,&quot;given&quot;:&quot;G&quot;,&quot;parse-names&quot;:false,&quot;dropping-particle&quot;:&quot;&quot;,&quot;non-dropping-particle&quot;:&quot;&quot;},{&quot;family&quot;:&quot;Dys&quot;,&quot;given&quot;:&quot;H&quot;,&quot;parse-names&quot;:false,&quot;dropping-particle&quot;:&quot;&quot;,&quot;non-dropping-particle&quot;:&quot;&quot;},{&quot;family&quot;:&quot;Leeuw&quot;,&quot;given&quot;:&quot;I&quot;,&quot;parse-names&quot;:false,&quot;dropping-particle&quot;:&quot;&quot;,&quot;non-dropping-particle&quot;:&quot;De&quot;}],&quot;container-title&quot;:&quot;Diabetes Research and Clinical Practice&quot;,&quot;URL&quot;:&quot;www.elsevier.com/locate/diabres&quot;,&quot;issued&quot;:{&quot;date-parts&quot;:[[2000]]},&quot;abstract&quot;:&quot;This prospective observational study was carried out to assess the annual preventive and curative treatment costs for diabetic foot problems. Measures of resource use over the 1-year study period were taken for 151 patients whose lesions covered the entire Wagner classification. Treatment was provided under the current protocols of a multidisciplinary team. The 1993 market prices for health services were used to convert units of health service utilization to expenditures by the social insurance system and the patients. The severity of the foot problems determined the medical cost. Preventive care (47 cases), represented an average cost per case of US$ 880 (1US$ 1993 =BEF 30.65). Curative care (120 cases), including diagnostic tests, wound dressings, antibiotic therapy, revascularization and off loading techniques resulted in a mean cost of US$ 5227 per ulcer. Care for the 16 most severe wounds and amputations involved hospitalization and surgery at a mean cost per ulcer of US$ 31 716. The most important cost contributers were hospitalizations (72%), drugs (11%) and diagnostic examinations (4%). Preventive treatment for diabetic foot problems can represent a significant saving for the social insurance system as well as for the patients.&quot;,&quot;volume&quot;:&quot;50&quot;,&quot;container-title-short&quot;:&quot;Diabetes Res. Clin. Pract.&quot;},&quot;isTemporary&quot;:false}]},{&quot;citationID&quot;:&quot;MENDELEY_CITATION_99ce4936-8862-417b-881d-1bfb327b8b01&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fSwiaXNUZW1wb3JhcnkiOmZhbHNlfV19&quot;,&quot;citationItems&quot;:[{&quot;id&quot;:&quot;083b4ab2-cf51-3c14-a109-399a87bf76f0&quot;,&quot;itemData&quot;:{&quot;type&quot;:&quot;article-journal&quot;,&quot;id&quot;:&quot;083b4ab2-cf51-3c14-a109-399a87bf76f0&quot;,&quot;title&quot;:&quot;Prevention of foot ulcers in the at-risk patient with diabetes: A systematic review. &quot;,&quot;author&quot;:[{&quot;family&quot;:&quot;Netten&quot;,&quot;given&quot;:&quot;J&quot;,&quot;parse-names&quot;:false,&quot;dropping-particle&quot;:&quot;&quot;,&quot;non-dropping-particle&quot;:&quot;van&quot;},{&quot;family&quot;:&quot;Raspovic&quot;,&quot;given&quot;:&quot;A&quot;,&quot;parse-names&quot;:false,&quot;dropping-particle&quot;:&quot;&quot;,&quot;non-dropping-particle&quot;:&quot;&quot;},{&quot;family&quot;:&quot;Lavery&quot;,&quot;given&quot;:&quot;LA&quot;,&quot;parse-names&quot;:false,&quot;dropping-particle&quot;:&quot;&quot;,&quot;non-dropping-particle&quot;:&quot;&quot;},{&quot;family&quot;:&quot;Monteiro-Soares&quot;,&quot;given&quot;:&quot;M&quot;,&quot;parse-names&quot;:false,&quot;dropping-particle&quot;:&quot;&quot;,&quot;non-dropping-particle&quot;:&quot;&quot;},{&quot;family&quot;:&quot;Rasmussen&quot;,&quot;given&quot;:&quot;A&quot;,&quot;parse-names&quot;:false,&quot;dropping-particle&quot;:&quot;&quot;,&quot;non-dropping-particle&quot;:&quot;&quot;},{&quot;family&quot;:&quot;Sacco&quot;,&quot;given&quot;:&quot;ICN&quot;,&quot;parse-names&quot;:false,&quot;dropping-particle&quot;:&quot;&quot;,&quot;non-dropping-particle&quot;:&quot;&quot;},{&quot;family&quot;:&quot;Bus&quot;,&quot;given&quot;:&quot;SA&quot;,&quot;parse-names&quot;:false,&quot;dropping-particle&quot;:&quot;&quot;,&quot;non-dropping-particle&quot;:&quot;&quot;}],&quot;container-title&quot;:&quot;Diabetes Metab. Res. Rev.&quot;,&quot;issued&quot;:{&quot;date-parts&quot;:[[2020]]},&quot;page&quot;:&quot;e3270&quot;,&quot;volume&quot;:&quot;36&quot;,&quot;container-title-short&quot;:&quot;&quot;},&quot;isTemporary&quot;:false},{&quot;id&quot;:&quot;a2ef03eb-889d-3ae7-80be-c63f8892b8a3&quot;,&quot;itemData&quot;:{&quot;type&quot;:&quot;article-journal&quot;,&quot;id&quot;:&quot;a2ef03eb-889d-3ae7-80be-c63f8892b8a3&quot;,&quot;title&quot;:&quot;Definitions and criteria for diabetes-related foot disease (IWGDF 2023 update)&quot;,&quot;author&quot;:[{&quot;family&quot;:&quot;Netten&quot;,&quot;given&quot;:&quot;Jaap J.&quot;,&quot;parse-names&quot;:false,&quot;dropping-particle&quot;:&quot;&quot;,&quot;non-dropping-particle&quot;:&quot;van&quot;},{&quot;family&quot;:&quot;Bus&quot;,&quot;given&quot;:&quot;Sicco A.&quot;,&quot;parse-names&quot;:false,&quot;dropping-particle&quot;:&quot;&quot;,&quot;non-dropping-particle&quot;:&quot;&quot;},{&quot;family&quot;:&quot;Apelqvist&quot;,&quot;given&quot;:&quot;Jan&quot;,&quot;parse-names&quot;:false,&quot;dropping-particle&quot;:&quot;&quot;,&quot;non-dropping-particle&quot;:&quot;&quot;},{&quot;family&quot;:&quot;Chen&quot;,&quot;given&quot;:&quot;Pam&quot;,&quot;parse-names&quot;:false,&quot;dropping-particle&quot;:&quot;&quot;,&quot;non-dropping-particle&quot;:&quot;&quot;},{&quot;family&quot;:&quot;Chuter&quot;,&quot;given&quot;:&quot;Vivienne&quot;,&quot;parse-names&quot;:false,&quot;dropping-particle&quot;:&quot;&quot;,&quot;non-dropping-particle&quot;:&quot;&quot;},{&quot;family&quot;:&quot;Fitridge&quot;,&quot;given&quot;:&quot;Robert&quot;,&quot;parse-names&quot;:false,&quot;dropping-particle&quot;:&quot;&quot;,&quot;non-dropping-particle&quot;:&quot;&quot;},{&quot;family&quot;:&quot;Game&quot;,&quot;given&quot;:&quot;Frances&quot;,&quot;parse-names&quot;:false,&quot;dropping-particle&quot;:&quot;&quot;,&quot;non-dropping-particle&quot;:&quot;&quot;},{&quot;family&quot;:&quot;Hinchliffe&quot;,&quot;given&quot;:&quot;Robert J.&quot;,&quot;parse-names&quot;:false,&quot;dropping-particle&quot;:&quot;&quot;,&quot;non-dropping-particle&quot;:&quot;&quot;},{&quot;family&quot;:&quot;Lazzarini&quot;,&quot;given&quot;:&quot;Peter A.&quot;,&quot;parse-names&quot;:false,&quot;dropping-particle&quot;:&quot;&quot;,&quot;non-dropping-particle&quot;:&quot;&quot;},{&quot;family&quot;:&quot;Mills&quot;,&quot;given&quot;:&quot;Joseph&quot;,&quot;parse-names&quot;:false,&quot;dropping-particle&quot;:&quot;&quot;,&quot;non-dropping-particle&quot;:&quot;&quot;},{&quot;family&quot;:&quot;Monteiro-Soares&quot;,&quot;given&quot;:&quot;Matilde&quot;,&quot;parse-names&quot;:false,&quot;dropping-particle&quot;:&quot;&quot;,&quot;non-dropping-particle&quot;:&quot;&quot;},{&quot;family&quot;:&quot;Peters&quot;,&quot;given&quot;:&quot;Edgar J.G.&quot;,&quot;parse-names&quot;:false,&quot;dropping-particle&quot;:&quot;&quot;,&quot;non-dropping-particle&quot;:&quot;&quot;},{&quot;family&quot;:&quot;Raspovic&quot;,&quot;given&quot;:&quot;Katherine M.&quot;,&quot;parse-names&quot;:false,&quot;dropping-particle&quot;:&quot;&quot;,&quot;non-dropping-particle&quot;:&quot;&quot;},{&quot;family&quot;:&quot;Senneville&quot;,&quot;given&quot;:&quot;Eric&quot;,&quot;parse-names&quot;:false,&quot;dropping-particle&quot;:&quot;&quot;,&quot;non-dropping-particle&quot;:&quot;&quot;},{&quot;family&quot;:&quot;Wukich&quot;,&quot;given&quot;:&quot;Dane K.&quot;,&quot;parse-names&quot;:false,&quot;dropping-particle&quot;:&quot;&quot;,&quot;non-dropping-particle&quot;:&quot;&quot;},{&quot;family&quot;:&quot;Schaper&quot;,&quot;given&quot;:&quot;Nicolaas C.&quot;,&quot;parse-names&quot;:false,&quot;dropping-particle&quot;:&quot;&quot;,&quot;non-dropping-particle&quot;:&quot;&quot;}],&quot;container-title&quot;:&quot;Diabetes/Metabolism Research and Reviews&quot;,&quot;container-title-short&quot;:&quot;Diabetes. Metab. Res. Rev.&quot;,&quot;DOI&quot;:&quot;10.1002/dmrr.3654&quot;,&quot;ISSN&quot;:&quot;15207560&quot;,&quot;PMID&quot;:&quot;37186781&quot;,&quot;issued&quot;:{&quot;date-parts&quot;:[[2024,3,1]]},&quot;abstract&quot;:&quot;Multiple disciplines are involved in the management of diabetes-related foot disease and a common vocabulary is essential for clear communication. Based on the systematic reviews of the literature that form the basis of the International Working Group on the Diabetic Foot (IWGDF) Guidelines, the IWGDF has developed a set of definitions and criteria for diabetes-related foot disease. This document describes the 2023 update of these definitions and criteria. We suggest these definitions be used consistently in both clinical practice and research, to facilitate clear communication with people with diabetes-related foot disease and between professionals around the world.&quot;,&quot;publisher&quot;:&quot;John Wiley and Sons Ltd&quot;,&quot;issue&quot;:&quot;3&quot;,&quot;volume&quot;:&quot;40&quot;},&quot;isTemporary&quot;:false}]},{&quot;citationID&quot;:&quot;MENDELEY_CITATION_8552a91c-233c-408e-a5ff-058c0b1ecf78&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DU1MmE5MWMtMjMzYy00MDhlLWE1ZmYtMDU4YzBiMWVjZjc4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quot;,&quot;citationItems&quot;:[{&quot;id&quot;:&quot;060cf22a-79fc-3862-895f-4b0d7f11e675&quot;,&quot;itemData&quot;:{&quot;type&quot;:&quot;article-journal&quot;,&quot;id&quot;:&quot;060cf22a-79fc-3862-895f-4b0d7f11e675&quot;,&quot;title&quot;:&quot;Implementation of a quality improvement initiative in Belgian diabetic foot clinic: feasability and initial results.&quot;,&quot;author&quot;:[{&quot;family&quot;:&quot;Doggen&quot;,&quot;given&quot;:&quot;K&quot;,&quot;parse-names&quot;:false,&quot;dropping-particle&quot;:&quot;&quot;,&quot;non-dropping-particle&quot;:&quot;&quot;},{&quot;family&quot;:&quot;Acker&quot;,&quot;given&quot;:&quot;K&quot;,&quot;parse-names&quot;:false,&quot;dropping-particle&quot;:&quot;&quot;,&quot;non-dropping-particle&quot;:&quot;Van&quot;},{&quot;family&quot;:&quot;Beele&quot;,&quot;given&quot;:&quot;H&quot;,&quot;parse-names&quot;:false,&quot;dropping-particle&quot;:&quot;&quot;,&quot;non-dropping-particle&quot;:&quot;&quot;},{&quot;family&quot;:&quot;Dumont&quot;,&quot;given&quot;:&quot;I&quot;,&quot;parse-names&quot;:false,&quot;dropping-particle&quot;:&quot;&quot;,&quot;non-dropping-particle&quot;:&quot;&quot;},{&quot;family&quot;:&quot;Félix&quot;,&quot;given&quot;:&quot;P&quot;,&quot;parse-names&quot;:false,&quot;dropping-particle&quot;:&quot;&quot;,&quot;non-dropping-particle&quot;:&quot;&quot;},{&quot;family&quot;:&quot;Lauwers&quot;,&quot;given&quot;:&quot;P&quot;,&quot;parse-names&quot;:false,&quot;dropping-particle&quot;:&quot;&quot;,&quot;non-dropping-particle&quot;:&quot;&quot;},{&quot;family&quot;:&quot;Lavens&quot;,&quot;given&quot;:&quot;A&quot;,&quot;parse-names&quot;:false,&quot;dropping-particle&quot;:&quot;&quot;,&quot;non-dropping-particle&quot;:&quot;&quot;},{&quot;family&quot;:&quot;Matricali&quot;,&quot;given&quot;:&quot;G&quot;,&quot;parse-names&quot;:false,&quot;dropping-particle&quot;:&quot;&quot;,&quot;non-dropping-particle&quot;:&quot;&quot;},{&quot;family&quot;:&quot;Randon&quot;,&quot;given&quot;:&quot;C&quot;,&quot;parse-names&quot;:false,&quot;dropping-particle&quot;:&quot;&quot;,&quot;non-dropping-particle&quot;:&quot;&quot;},{&quot;family&quot;:&quot;Weber&quot;,&quot;given&quot;:&quot;E&quot;,&quot;parse-names&quot;:false,&quot;dropping-particle&quot;:&quot;&quot;,&quot;non-dropping-particle&quot;:&quot;&quot;},{&quot;family&quot;:&quot;Casteren&quot;,&quot;given&quot;:&quot;V&quot;,&quot;parse-names&quot;:false,&quot;dropping-particle&quot;:&quot;&quot;,&quot;non-dropping-particle&quot;:&quot;Van&quot;},{&quot;family&quot;:&quot;Nobels&quot;,&quot;given&quot;:&quot;F&quot;,&quot;parse-names&quot;:false,&quot;dropping-particle&quot;:&quot;&quot;,&quot;non-dropping-particle&quot;:&quot;&quot;}],&quot;container-title&quot;:&quot;Diabetes/Metabolism Research and Reviews&quot;,&quot;container-title-short&quot;:&quot;Diabetes. Metab. Res. Rev.&quot;,&quot;issued&quot;:{&quot;date-parts&quot;:[[2014]]},&quot;page&quot;:&quot;435-443&quot;,&quot;issue&quot;:&quot;5&quot;,&quot;volume&quot;:&quot;30&quot;},&quot;isTemporary&quot;:false}]},{&quot;citationID&quot;:&quot;MENDELEY_CITATION_e45d4de5-a2c0-4e3c-bd88-ae0b6204c98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Q1ZDRkZTUtYTJjMC00ZTNjLWJkODgtYWUwYjYyMDRjOThj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quot;,&quot;citationItems&quot;:[{&quot;id&quot;:&quot;060cf22a-79fc-3862-895f-4b0d7f11e675&quot;,&quot;itemData&quot;:{&quot;type&quot;:&quot;article-journal&quot;,&quot;id&quot;:&quot;060cf22a-79fc-3862-895f-4b0d7f11e675&quot;,&quot;title&quot;:&quot;Implementation of a quality improvement initiative in Belgian diabetic foot clinic: feasability and initial results.&quot;,&quot;author&quot;:[{&quot;family&quot;:&quot;Doggen&quot;,&quot;given&quot;:&quot;K&quot;,&quot;parse-names&quot;:false,&quot;dropping-particle&quot;:&quot;&quot;,&quot;non-dropping-particle&quot;:&quot;&quot;},{&quot;family&quot;:&quot;Acker&quot;,&quot;given&quot;:&quot;K&quot;,&quot;parse-names&quot;:false,&quot;dropping-particle&quot;:&quot;&quot;,&quot;non-dropping-particle&quot;:&quot;Van&quot;},{&quot;family&quot;:&quot;Beele&quot;,&quot;given&quot;:&quot;H&quot;,&quot;parse-names&quot;:false,&quot;dropping-particle&quot;:&quot;&quot;,&quot;non-dropping-particle&quot;:&quot;&quot;},{&quot;family&quot;:&quot;Dumont&quot;,&quot;given&quot;:&quot;I&quot;,&quot;parse-names&quot;:false,&quot;dropping-particle&quot;:&quot;&quot;,&quot;non-dropping-particle&quot;:&quot;&quot;},{&quot;family&quot;:&quot;Félix&quot;,&quot;given&quot;:&quot;P&quot;,&quot;parse-names&quot;:false,&quot;dropping-particle&quot;:&quot;&quot;,&quot;non-dropping-particle&quot;:&quot;&quot;},{&quot;family&quot;:&quot;Lauwers&quot;,&quot;given&quot;:&quot;P&quot;,&quot;parse-names&quot;:false,&quot;dropping-particle&quot;:&quot;&quot;,&quot;non-dropping-particle&quot;:&quot;&quot;},{&quot;family&quot;:&quot;Lavens&quot;,&quot;given&quot;:&quot;A&quot;,&quot;parse-names&quot;:false,&quot;dropping-particle&quot;:&quot;&quot;,&quot;non-dropping-particle&quot;:&quot;&quot;},{&quot;family&quot;:&quot;Matricali&quot;,&quot;given&quot;:&quot;G&quot;,&quot;parse-names&quot;:false,&quot;dropping-particle&quot;:&quot;&quot;,&quot;non-dropping-particle&quot;:&quot;&quot;},{&quot;family&quot;:&quot;Randon&quot;,&quot;given&quot;:&quot;C&quot;,&quot;parse-names&quot;:false,&quot;dropping-particle&quot;:&quot;&quot;,&quot;non-dropping-particle&quot;:&quot;&quot;},{&quot;family&quot;:&quot;Weber&quot;,&quot;given&quot;:&quot;E&quot;,&quot;parse-names&quot;:false,&quot;dropping-particle&quot;:&quot;&quot;,&quot;non-dropping-particle&quot;:&quot;&quot;},{&quot;family&quot;:&quot;Casteren&quot;,&quot;given&quot;:&quot;V&quot;,&quot;parse-names&quot;:false,&quot;dropping-particle&quot;:&quot;&quot;,&quot;non-dropping-particle&quot;:&quot;Van&quot;},{&quot;family&quot;:&quot;Nobels&quot;,&quot;given&quot;:&quot;F&quot;,&quot;parse-names&quot;:false,&quot;dropping-particle&quot;:&quot;&quot;,&quot;non-dropping-particle&quot;:&quot;&quot;}],&quot;container-title&quot;:&quot;Diabetes/Metabolism Research and Reviews&quot;,&quot;container-title-short&quot;:&quot;Diabetes. Metab. Res. Rev.&quot;,&quot;issued&quot;:{&quot;date-parts&quot;:[[2014]]},&quot;page&quot;:&quot;435-443&quot;,&quot;issue&quot;:&quot;5&quot;,&quot;volume&quot;:&quot;30&quot;},&quot;isTemporary&quot;:false}]},{&quot;citationID&quot;:&quot;MENDELEY_CITATION_f6057495-1db2-45b3-ad25-680f3997cec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&quot;,&quot;citationItems&quot;:[{&quot;id&quot;:&quot;c1015cb9-46ef-38d8-b5c3-1eb4477d9e90&quot;,&quot;itemData&quot;:{&quot;type&quot;:&quot;article-journal&quot;,&quot;id&quot;:&quot;c1015cb9-46ef-38d8-b5c3-1eb4477d9e90&quot;,&quot;title&quot;:&quot;Effectiveness of multidisciplinary care teams in reducing major amputation rate in adults with diabetes: a systematic review &amp; meta-analysis.&quot;,&quot;author&quot;:[{&quot;family&quot;:&quot;Albright&quot;,&quot;given&quot;:&quot;R.H&quot;,&quot;parse-names&quot;:false,&quot;dropping-particle&quot;:&quot;&quot;,&quot;non-dropping-particle&quot;:&quot;&quot;},{&quot;family&quot;:&quot;Manohar&quot;,&quot;given&quot;:&quot;N.B.&quot;,&quot;parse-names&quot;:false,&quot;dropping-particle&quot;:&quot;&quot;,&quot;non-dropping-particle&quot;:&quot;&quot;},{&quot;family&quot;:&quot;Murillo&quot;,&quot;given&quot;:&quot;J.F.&quot;,&quot;parse-names&quot;:false,&quot;dropping-particle&quot;:&quot;&quot;,&quot;non-dropping-particle&quot;:&quot;&quot;},{&quot;family&quot;:&quot;Kenge&quot;,&quot;given&quot;:&quot;L.A.M&quot;,&quot;parse-names&quot;:false,&quot;dropping-particle&quot;:&quot;&quot;,&quot;non-dropping-particle&quot;:&quot;&quot;},{&quot;family&quot;:&quot;Delgado-Hurtado&quot;,&quot;given&quot;:&quot;J.J&quot;,&quot;parse-names&quot;:false,&quot;dropping-particle&quot;:&quot;&quot;,&quot;non-dropping-particle&quot;:&quot;&quot;},{&quot;family&quot;:&quot;Diamond&quot;,&quot;given&quot;:&quot;M.L.&quot;,&quot;parse-names&quot;:false,&quot;dropping-particle&quot;:&quot;&quot;,&quot;non-dropping-particle&quot;:&quot;&quot;},{&quot;family&quot;:&quot;Acciani&quot;,&quot;given&quot;:&quot;A.L&quot;,&quot;parse-names&quot;:false,&quot;dropping-particle&quot;:&quot;&quot;,&quot;non-dropping-particle&quot;:&quot;&quot;},{&quot;family&quot;:&quot;Fleischer&quot;,&quot;given&quot;:&quot;A.E.&quot;,&quot;parse-names&quot;:false,&quot;dropping-particle&quot;:&quot;&quot;,&quot;non-dropping-particle&quot;:&quot;&quot;}],&quot;container-title&quot;:&quot;Diabetes Research and Clinical Practice&quot;,&quot;issued&quot;:{&quot;date-parts&quot;:[[2020]]},&quot;issue&quot;:&quot;107996&quot;,&quot;volume&quot;:&quot;161&quot;,&quot;container-title-short&quot;:&quot;Diabetes Res. Clin. Pract.&quot;},&quot;isTemporary&quot;:false}]},{&quot;citationID&quot;:&quot;MENDELEY_CITATION_0447604d-e995-4db0-b922-974ab7ff514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DQ0NzYwNGQtZTk5NS00ZGIwLWI5MjItOTc0YWI3ZmY1MTQ3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quot;,&quot;citationItems&quot;:[{&quot;id&quot;:&quot;060cf22a-79fc-3862-895f-4b0d7f11e675&quot;,&quot;itemData&quot;:{&quot;type&quot;:&quot;article-journal&quot;,&quot;id&quot;:&quot;060cf22a-79fc-3862-895f-4b0d7f11e675&quot;,&quot;title&quot;:&quot;Implementation of a quality improvement initiative in Belgian diabetic foot clinic: feasability and initial results.&quot;,&quot;author&quot;:[{&quot;family&quot;:&quot;Doggen&quot;,&quot;given&quot;:&quot;K&quot;,&quot;parse-names&quot;:false,&quot;dropping-particle&quot;:&quot;&quot;,&quot;non-dropping-particle&quot;:&quot;&quot;},{&quot;family&quot;:&quot;Acker&quot;,&quot;given&quot;:&quot;K&quot;,&quot;parse-names&quot;:false,&quot;dropping-particle&quot;:&quot;&quot;,&quot;non-dropping-particle&quot;:&quot;Van&quot;},{&quot;family&quot;:&quot;Beele&quot;,&quot;given&quot;:&quot;H&quot;,&quot;parse-names&quot;:false,&quot;dropping-particle&quot;:&quot;&quot;,&quot;non-dropping-particle&quot;:&quot;&quot;},{&quot;family&quot;:&quot;Dumont&quot;,&quot;given&quot;:&quot;I&quot;,&quot;parse-names&quot;:false,&quot;dropping-particle&quot;:&quot;&quot;,&quot;non-dropping-particle&quot;:&quot;&quot;},{&quot;family&quot;:&quot;Félix&quot;,&quot;given&quot;:&quot;P&quot;,&quot;parse-names&quot;:false,&quot;dropping-particle&quot;:&quot;&quot;,&quot;non-dropping-particle&quot;:&quot;&quot;},{&quot;family&quot;:&quot;Lauwers&quot;,&quot;given&quot;:&quot;P&quot;,&quot;parse-names&quot;:false,&quot;dropping-particle&quot;:&quot;&quot;,&quot;non-dropping-particle&quot;:&quot;&quot;},{&quot;family&quot;:&quot;Lavens&quot;,&quot;given&quot;:&quot;A&quot;,&quot;parse-names&quot;:false,&quot;dropping-particle&quot;:&quot;&quot;,&quot;non-dropping-particle&quot;:&quot;&quot;},{&quot;family&quot;:&quot;Matricali&quot;,&quot;given&quot;:&quot;G&quot;,&quot;parse-names&quot;:false,&quot;dropping-particle&quot;:&quot;&quot;,&quot;non-dropping-particle&quot;:&quot;&quot;},{&quot;family&quot;:&quot;Randon&quot;,&quot;given&quot;:&quot;C&quot;,&quot;parse-names&quot;:false,&quot;dropping-particle&quot;:&quot;&quot;,&quot;non-dropping-particle&quot;:&quot;&quot;},{&quot;family&quot;:&quot;Weber&quot;,&quot;given&quot;:&quot;E&quot;,&quot;parse-names&quot;:false,&quot;dropping-particle&quot;:&quot;&quot;,&quot;non-dropping-particle&quot;:&quot;&quot;},{&quot;family&quot;:&quot;Casteren&quot;,&quot;given&quot;:&quot;V&quot;,&quot;parse-names&quot;:false,&quot;dropping-particle&quot;:&quot;&quot;,&quot;non-dropping-particle&quot;:&quot;Van&quot;},{&quot;family&quot;:&quot;Nobels&quot;,&quot;given&quot;:&quot;F&quot;,&quot;parse-names&quot;:false,&quot;dropping-particle&quot;:&quot;&quot;,&quot;non-dropping-particle&quot;:&quot;&quot;}],&quot;container-title&quot;:&quot;Diabetes/Metabolism Research and Reviews&quot;,&quot;container-title-short&quot;:&quot;Diabetes. Metab. Res. Rev.&quot;,&quot;issued&quot;:{&quot;date-parts&quot;:[[2014]]},&quot;page&quot;:&quot;435-443&quot;,&quot;issue&quot;:&quot;5&quot;,&quot;volume&quot;:&quot;30&quot;},&quot;isTemporary&quot;:false}]},{&quot;citationID&quot;:&quot;MENDELEY_CITATION_a3d3d0c3-f2ea-4608-8425-993b0bddc21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&quot;,&quot;citationItems&quot;:[{&quot;id&quot;:&quot;060cf22a-79fc-3862-895f-4b0d7f11e675&quot;,&quot;itemData&quot;:{&quot;type&quot;:&quot;article-journal&quot;,&quot;id&quot;:&quot;060cf22a-79fc-3862-895f-4b0d7f11e675&quot;,&quot;title&quot;:&quot;Implementation of a quality improvement initiative in Belgian diabetic foot clinic: feasability and initial results.&quot;,&quot;author&quot;:[{&quot;family&quot;:&quot;Doggen&quot;,&quot;given&quot;:&quot;K&quot;,&quot;parse-names&quot;:false,&quot;dropping-particle&quot;:&quot;&quot;,&quot;non-dropping-particle&quot;:&quot;&quot;},{&quot;family&quot;:&quot;Acker&quot;,&quot;given&quot;:&quot;K&quot;,&quot;parse-names&quot;:false,&quot;dropping-particle&quot;:&quot;&quot;,&quot;non-dropping-particle&quot;:&quot;Van&quot;},{&quot;family&quot;:&quot;Beele&quot;,&quot;given&quot;:&quot;H&quot;,&quot;parse-names&quot;:false,&quot;dropping-particle&quot;:&quot;&quot;,&quot;non-dropping-particle&quot;:&quot;&quot;},{&quot;family&quot;:&quot;Dumont&quot;,&quot;given&quot;:&quot;I&quot;,&quot;parse-names&quot;:false,&quot;dropping-particle&quot;:&quot;&quot;,&quot;non-dropping-particle&quot;:&quot;&quot;},{&quot;family&quot;:&quot;Félix&quot;,&quot;given&quot;:&quot;P&quot;,&quot;parse-names&quot;:false,&quot;dropping-particle&quot;:&quot;&quot;,&quot;non-dropping-particle&quot;:&quot;&quot;},{&quot;family&quot;:&quot;Lauwers&quot;,&quot;given&quot;:&quot;P&quot;,&quot;parse-names&quot;:false,&quot;dropping-particle&quot;:&quot;&quot;,&quot;non-dropping-particle&quot;:&quot;&quot;},{&quot;family&quot;:&quot;Lavens&quot;,&quot;given&quot;:&quot;A&quot;,&quot;parse-names&quot;:false,&quot;dropping-particle&quot;:&quot;&quot;,&quot;non-dropping-particle&quot;:&quot;&quot;},{&quot;family&quot;:&quot;Matricali&quot;,&quot;given&quot;:&quot;G&quot;,&quot;parse-names&quot;:false,&quot;dropping-particle&quot;:&quot;&quot;,&quot;non-dropping-particle&quot;:&quot;&quot;},{&quot;family&quot;:&quot;Randon&quot;,&quot;given&quot;:&quot;C&quot;,&quot;parse-names&quot;:false,&quot;dropping-particle&quot;:&quot;&quot;,&quot;non-dropping-particle&quot;:&quot;&quot;},{&quot;family&quot;:&quot;Weber&quot;,&quot;given&quot;:&quot;E&quot;,&quot;parse-names&quot;:false,&quot;dropping-particle&quot;:&quot;&quot;,&quot;non-dropping-particle&quot;:&quot;&quot;},{&quot;family&quot;:&quot;Casteren&quot;,&quot;given&quot;:&quot;V&quot;,&quot;parse-names&quot;:false,&quot;dropping-particle&quot;:&quot;&quot;,&quot;non-dropping-particle&quot;:&quot;Van&quot;},{&quot;family&quot;:&quot;Nobels&quot;,&quot;given&quot;:&quot;F&quot;,&quot;parse-names&quot;:false,&quot;dropping-particle&quot;:&quot;&quot;,&quot;non-dropping-particle&quot;:&quot;&quot;}],&quot;container-title&quot;:&quot;Diabetes/Metabolism Research and Reviews&quot;,&quot;container-title-short&quot;:&quot;Diabetes. Metab. Res. Rev.&quot;,&quot;issued&quot;:{&quot;date-parts&quot;:[[2014]]},&quot;page&quot;:&quot;435-443&quot;,&quot;issue&quot;:&quot;5&quot;,&quot;volume&quot;:&quot;30&quot;},&quot;isTemporary&quot;:false}]},{&quot;citationID&quot;:&quot;MENDELEY_CITATION_c1153166-ad78-48f9-8ed5-29d6c29330d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&quot;,&quot;citationItems&quot;:[{&quot;id&quot;:&quot;f139b3c3-c6f4-316b-ab81-9db387f6a00f&quot;,&quot;itemData&quot;:{&quot;type&quot;:&quot;report&quot;,&quot;id&quot;:&quot;f139b3c3-c6f4-316b-ab81-9db387f6a00f&quot;,&quot;title&quot;:&quot;Initiatief voor Kwaliteitsbevordering en Epidemiologie bij Multidisciplinaire Diabetes Voetklinieken (IKED-Voet). Resultaten van de 8de gegevensverzameling (auditjaren 2022-2023).&quot;,&quot;author&quot;:[{&quot;family&quot;:&quot;Todorova&quot;,&quot;given&quot;:&quot;K&quot;,&quot;parse-names&quot;:false,&quot;dropping-particle&quot;:&quot;&quot;,&quot;non-dropping-particle&quot;:&quot;&quot;},{&quot;family&quot;:&quot;Buyle&quot;,&quot;given&quot;:&quot;M&quot;,&quot;parse-names&quot;:false,&quot;dropping-particle&quot;:&quot;&quot;,&quot;non-dropping-particle&quot;:&quot;&quot;},{&quot;family&quot;:&quot;Vanherwegen&quot;,&quot;given&quot;:&quot;AS&quot;,&quot;parse-names&quot;:false,&quot;dropping-particle&quot;:&quot;&quot;,&quot;non-dropping-particle&quot;:&quot;&quot;},{&quot;family&quot;:&quot;Jirari&quot;,&quot;given&quot;:&quot;A&quot;,&quot;parse-names&quot;:false,&quot;dropping-particle&quot;:&quot;&quot;,&quot;non-dropping-particle&quot;:&quot;&quot;},{&quot;family&quot;:&quot;Aerden&quot;,&quot;given&quot;:&quot;D&quot;,&quot;parse-names&quot;:false,&quot;dropping-particle&quot;:&quot;&quot;,&quot;non-dropping-particle&quot;:&quot;&quot;},{&quot;family&quot;:&quot;Bruyne&quot;,&quot;given&quot;:&quot;S&quot;,&quot;parse-names&quot;:false,&quot;dropping-particle&quot;:&quot;&quot;,&quot;non-dropping-particle&quot;:&quot;De&quot;},{&quot;family&quot;:&quot;Dirinck&quot;,&quot;given&quot;:&quot;E&quot;,&quot;parse-names&quot;:false,&quot;dropping-particle&quot;:&quot;&quot;,&quot;non-dropping-particle&quot;:&quot;&quot;},{&quot;family&quot;:&quot;Houthoofd&quot;,&quot;given&quot;:&quot;S&quot;,&quot;parse-names&quot;:false,&quot;dropping-particle&quot;:&quot;&quot;,&quot;non-dropping-particle&quot;:&quot;&quot;},{&quot;family&quot;:&quot;Lannoo&quot;,&quot;given&quot;:&quot;C&quot;,&quot;parse-names&quot;:false,&quot;dropping-particle&quot;:&quot;&quot;,&quot;non-dropping-particle&quot;:&quot;&quot;},{&quot;family&quot;:&quot;Lauwers&quot;,&quot;given&quot;:&quot;P&quot;,&quot;parse-names&quot;:false,&quot;dropping-particle&quot;:&quot;&quot;,&quot;non-dropping-particle&quot;:&quot;&quot;},{&quot;family&quot;:&quot;Matricali&quot;,&quot;given&quot;:&quot;G&quot;,&quot;parse-names&quot;:false,&quot;dropping-particle&quot;:&quot;&quot;,&quot;non-dropping-particle&quot;:&quot;&quot;},{&quot;family&quot;:&quot;Nobels&quot;,&quot;given&quot;:&quot;F&quot;,&quot;parse-names&quot;:false,&quot;dropping-particle&quot;:&quot;&quot;,&quot;non-dropping-particle&quot;:&quot;&quot;},{&quot;family&quot;:&quot;Randon&quot;,&quot;given&quot;:&quot;C&quot;,&quot;parse-names&quot;:false,&quot;dropping-particle&quot;:&quot;&quot;,&quot;non-dropping-particle&quot;:&quot;&quot;},{&quot;family&quot;:&quot;Vandenbroucke&quot;,&quot;given&quot;:&quot;M&quot;,&quot;parse-names&quot;:false,&quot;dropping-particle&quot;:&quot;&quot;,&quot;non-dropping-particle&quot;:&quot;&quot;},{&quot;family&quot;:&quot;Vereecke&quot;,&quot;given&quot;:&quot;G&quot;,&quot;parse-names&quot;:false,&quot;dropping-particle&quot;:&quot;&quot;,&quot;non-dropping-particle&quot;:&quot;&quot;},{&quot;family&quot;:&quot;Weber&quot;,&quot;given&quot;:&quot;E&quot;,&quot;parse-names&quot;:false,&quot;dropping-particle&quot;:&quot;&quot;,&quot;non-dropping-particle&quot;:&quot;&quot;},{&quot;family&quot;:&quot;namens de Initiatief voor Kwaliteitsbevorde&quot;,&quot;given&quot;:&quot;&quot;,&quot;parse-names&quot;:false,&quot;dropping-particle&quot;:&quot;&quot;,&quot;non-dropping-particle&quot;:&quot;&quot;}],&quot;issued&quot;:{&quot;date-parts&quot;:[[2025]]},&quot;container-title-short&quot;:&quot;&quot;},&quot;isTemporary&quot;:false}]},{&quot;citationID&quot;:&quot;MENDELEY_CITATION_fd2cab49-09d0-44dd-b4a2-b74fb2a08037&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&quot;,&quot;citationItems&quot;:[{&quot;id&quot;:&quot;52fc2ffd-daab-3cf5-9356-e58b420fd505&quot;,&quot;itemData&quot;:{&quot;type&quot;:&quot;article-journal&quot;,&quot;id&quot;:&quot;52fc2ffd-daab-3cf5-9356-e58b420fd505&quot;,&quot;title&quot;:&quot;Predictors of barefoot plantar pressure during walking in patients with diabetes, peripheral neuropathy and a history of ulceration.&quot;,&quot;author&quot;:[{&quot;family&quot;:&quot;Barn&quot;,&quot;given&quot;:&quot;R&quot;,&quot;parse-names&quot;:false,&quot;dropping-particle&quot;:&quot;&quot;,&quot;non-dropping-particle&quot;:&quot;&quot;},{&quot;family&quot;:&quot;Waaijman&quot;,&quot;given&quot;:&quot;R&quot;,&quot;parse-names&quot;:false,&quot;dropping-particle&quot;:&quot;&quot;,&quot;non-dropping-particle&quot;:&quot;&quot;},{&quot;family&quot;:&quot;Nollet&quot;,&quot;given&quot;:&quot;F&quot;,&quot;parse-names&quot;:false,&quot;dropping-particle&quot;:&quot;&quot;,&quot;non-dropping-particle&quot;:&quot;&quot;},{&quot;family&quot;:&quot;Woodburn&quot;,&quot;given&quot;:&quot;J&quot;,&quot;parse-names&quot;:false,&quot;dropping-particle&quot;:&quot;&quot;,&quot;non-dropping-particle&quot;:&quot;&quot;},{&quot;family&quot;:&quot;Bus&quot;,&quot;given&quot;:&quot;SA&quot;,&quot;parse-names&quot;:false,&quot;dropping-particle&quot;:&quot;&quot;,&quot;non-dropping-particle&quot;:&quot;&quot;}],&quot;container-title&quot;:&quot;Plos One&quot;,&quot;issued&quot;:{&quot;date-parts&quot;:[[2015]]},&quot;issue&quot;:&quot;2&quot;,&quot;volume&quot;:&quot;10&quot;,&quot;expandedJournalTitle&quot;:&quot;Plos One&quot;,&quot;container-title-short&quot;:&quot;PLoS One&quot;},&quot;isTemporary&quot;:false}]},{&quot;citationID&quot;:&quot;MENDELEY_CITATION_a411c4a9-7ae4-4daf-8ba5-b8ac7c1101f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&quot;,&quot;citationItems&quot;:[{&quot;id&quot;:&quot;a348ce69-cfff-3f10-ae2d-92c77aee0285&quot;,&quot;itemData&quot;:{&quot;type&quot;:&quot;article-journal&quot;,&quot;id&quot;:&quot;a348ce69-cfff-3f10-ae2d-92c77aee0285&quot;,&quot;title&quot;:&quot;Plantar pressure in diabetic peripheral neuropathy patients with active foot ulceration, previous ulceration and no history of ulceration: a meta-analysis of observational studies. &quot;,&quot;author&quot;:[{&quot;family&quot;:&quot;Fernando&quot;,&quot;given&quot;:&quot;ME&quot;,&quot;parse-names&quot;:false,&quot;dropping-particle&quot;:&quot;&quot;,&quot;non-dropping-particle&quot;:&quot;&quot;},{&quot;family&quot;:&quot;Crowther&quot;,&quot;given&quot;:&quot;RG&quot;,&quot;parse-names&quot;:false,&quot;dropping-particle&quot;:&quot;&quot;,&quot;non-dropping-particle&quot;:&quot;&quot;},{&quot;family&quot;:&quot;Pappas&quot;,&quot;given&quot;:&quot;E&quot;,&quot;parse-names&quot;:false,&quot;dropping-particle&quot;:&quot;&quot;,&quot;non-dropping-particle&quot;:&quot;&quot;},{&quot;family&quot;:&quot;Lazzarini&quot;,&quot;given&quot;:&quot;PA&quot;,&quot;parse-names&quot;:false,&quot;dropping-particle&quot;:&quot;&quot;,&quot;non-dropping-particle&quot;:&quot;&quot;},{&quot;family&quot;:&quot;Cunningham&quot;,&quot;given&quot;:&quot;M&quot;,&quot;parse-names&quot;:false,&quot;dropping-particle&quot;:&quot;&quot;,&quot;non-dropping-particle&quot;:&quot;&quot;},{&quot;family&quot;:&quot;Sangla&quot;,&quot;given&quot;:&quot;KS&quot;,&quot;parse-names&quot;:false,&quot;dropping-particle&quot;:&quot;&quot;,&quot;non-dropping-particle&quot;:&quot;&quot;}],&quot;container-title&quot;:&quot;PLoS One&quot;,&quot;issued&quot;:{&quot;date-parts&quot;:[[2014]]},&quot;issue&quot;:&quot;6&quot;,&quot;volume&quot;:&quot;9&quot;,&quot;expandedJournalTitle&quot;:&quot;PLoS One&quot;,&quot;container-title-short&quot;:&quot;PLoS One&quot;},&quot;isTemporary&quot;:false}]},{&quot;citationID&quot;:&quot;MENDELEY_CITATION_fcb6f5b8-d7c7-468e-8648-8556cb538974&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&quot;,&quot;citationItems&quot;:[{&quot;id&quot;:&quot;be8ccd07-7c57-341e-a25c-4c68efd4f2a1&quot;,&quot;itemData&quot;:{&quot;type&quot;:&quot;article-journal&quot;,&quot;id&quot;:&quot;be8ccd07-7c57-341e-a25c-4c68efd4f2a1&quot;,&quot;title&quot;:&quot;Standards for the development and methodology of the 2019 International Working Group on the Diabetic Foot guidelines&quot;,&quot;author&quot;:[{&quot;family&quot;:&quot;Bus&quot;,&quot;given&quot;:&quot;SA&quot;,&quot;parse-names&quot;:false,&quot;dropping-particle&quot;:&quot;&quot;,&quot;non-dropping-particle&quot;:&quot;&quot;},{&quot;family&quot;:&quot;Netten&quot;,&quot;given&quot;:&quot;JJ&quot;,&quot;parse-names&quot;:false,&quot;dropping-particle&quot;:&quot;&quot;,&quot;non-dropping-particle&quot;:&quot;van&quot;},{&quot;family&quot;:&quot;Hinchliffe&quot;,&quot;given&quot;:&quot;RJ&quot;,&quot;parse-names&quot;:false,&quot;dropping-particle&quot;:&quot;&quot;,&quot;non-dropping-particle&quot;:&quot;&quot;},{&quot;family&quot;:&quot;Apelqvist&quot;,&quot;given&quot;:&quot;J&quot;,&quot;parse-names&quot;:false,&quot;dropping-particle&quot;:&quot;&quot;,&quot;non-dropping-particle&quot;:&quot;&quot;},{&quot;family&quot;:&quot;Lipsky&quot;,&quot;given&quot;:&quot;B&quot;,&quot;parse-names&quot;:false,&quot;dropping-particle&quot;:&quot;&quot;,&quot;non-dropping-particle&quot;:&quot;&quot;},{&quot;family&quot;:&quot;Schaper&quot;,&quot;given&quot;:&quot;NC&quot;,&quot;parse-names&quot;:false,&quot;dropping-particle&quot;:&quot;&quot;,&quot;non-dropping-particle&quot;:&quot;&quot;},{&quot;family&quot;:&quot;IWGDF Editorial Board&quot;,&quot;given&quot;:&quot;&quot;,&quot;parse-names&quot;:false,&quot;dropping-particle&quot;:&quot;&quot;,&quot;non-dropping-particle&quot;:&quot;&quot;}],&quot;container-title&quot;:&quot;Diabetes Metab Res Rev&quot;,&quot;issued&quot;:{&quot;date-parts&quot;:[[2020]]},&quot;volume&quot;:&quot;36&quot;,&quot;expandedJournalTitle&quot;:&quot;Diabetes Metab Res Rev&quot;,&quot;container-title-short&quot;:&quot;&quot;},&quot;isTemporary&quot;:false}]},{&quot;citationID&quot;:&quot;MENDELEY_CITATION_99a87ce8-ebf8-46f4-b534-ede4ac968f5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lhODdjZTgtZWJmOC00NmY0LWI1MzQtZWRlNGFjOTY4ZjU3IiwicHJvcGVydGllcyI6eyJub3RlSW5kZXgiOjB9LCJpc0VkaXRlZCI6ZmFsc2UsIm1hbnVhbE92ZXJyaWRlIjp7ImlzTWFudWFsbHlPdmVycmlkZGVuIjpmYWxzZSwiY2l0ZXByb2NUZXh0IjoiPHN1cD4xNjwvc3VwPiIsIm1hbnVhbE92ZXJyaWRlVGV4dCI6IiJ9LCJjaXRhdGlvbkl0ZW1zIjpb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V4cGFuZGVkSm91cm5hbFRpdGxlIjoiRGFiZXRlcyBDYXJlICIsImNvbnRhaW5lci10aXRsZS1zaG9ydCI6IiJ9LCJpc1RlbXBvcmFyeSI6ZmFsc2V9XX0=&quot;,&quot;citationItems&quot;:[{&quot;id&quot;:&quot;232c661a-6f29-31eb-a06d-fe4c8574e878&quot;,&quot;itemData&quot;:{&quot;type&quot;:&quot;article-journal&quot;,&quot;id&quot;:&quot;232c661a-6f29-31eb-a06d-fe4c8574e878&quot;,&quot;title&quot;:&quot;Evaluation and optimization of thera peutic footwear for neuropathic diabetic foot patients using in-shoe plantar pres sure analysis.&quot;,&quot;author&quot;:[{&quot;family&quot;:&quot;Bus&quot;,&quot;given&quot;:&quot;SA&quot;,&quot;parse-names&quot;:false,&quot;dropping-particle&quot;:&quot;&quot;,&quot;non-dropping-particle&quot;:&quot;&quot;},{&quot;family&quot;:&quot;Haspels&quot;,&quot;given&quot;:&quot;R&quot;,&quot;parse-names&quot;:false,&quot;dropping-particle&quot;:&quot;&quot;,&quot;non-dropping-particle&quot;:&quot;&quot;},{&quot;family&quot;:&quot;Busch-Westbroek&quot;,&quot;given&quot;:&quot;TE&quot;,&quot;parse-names&quot;:false,&quot;dropping-particle&quot;:&quot;&quot;,&quot;non-dropping-particle&quot;:&quot;&quot;}],&quot;container-title&quot;:&quot;Dabetes Care &quot;,&quot;issued&quot;:{&quot;date-parts&quot;:[[2011]]},&quot;page&quot;:&quot;1595-1600&quot;,&quot;volume&quot;:&quot;34&quot;,&quot;expandedJournalTitle&quot;:&quot;Dabetes Care &quot;,&quot;container-title-short&quot;:&quot;&quot;},&quot;isTemporary&quot;:false}]},{&quot;citationID&quot;:&quot;MENDELEY_CITATION_41f63f34-ca34-4579-aacf-e858b25979cd&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DFmNjNmMzQtY2EzNC00NTc5LWFhY2YtZTg1OGIyNTk3OWNk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quot;,&quot;citationItems&quot;:[{&quot;id&quot;:&quot;ced29b73-0ef8-3cdd-9c7e-83b7f1d020f1&quot;,&quot;itemData&quot;:{&quot;type&quot;:&quot;article-journal&quot;,&quot;id&quot;:&quot;ced29b73-0ef8-3cdd-9c7e-83b7f1d020f1&quot;,&quot;title&quot;:&quot;Effect of Custom-Made Footwear on Foot Ulcer Recurrence in Diabetes A multicenter randomized controlled trial&quot;,&quot;author&quot;:[{&quot;family&quot;:&quot;Bus&quot;,&quot;given&quot;:&quot;S&quot;,&quot;parse-names&quot;:false,&quot;dropping-particle&quot;:&quot;&quot;,&quot;non-dropping-particle&quot;:&quot;&quot;},{&quot;family&quot;:&quot;Waaijman&quot;,&quot;given&quot;:&quot;RW&quot;,&quot;parse-names&quot;:false,&quot;dropping-particle&quot;:&quot;&quot;,&quot;non-dropping-particle&quot;:&quot;&quot;},{&quot;family&quot;:&quot;Arts&quot;,&quot;given&quot;:&quot;M&quot;,&quot;parse-names&quot;:false,&quot;dropping-particle&quot;:&quot;&quot;,&quot;non-dropping-particle&quot;:&quot;&quot;},{&quot;family&quot;:&quot;Haart&quot;,&quot;given&quot;:&quot;M&quot;,&quot;parse-names&quot;:false,&quot;dropping-particle&quot;:&quot;&quot;,&quot;non-dropping-particle&quot;:&quot;De&quot;},{&quot;family&quot;:&quot;Busch-Westbroek&quot;,&quot;given&quot;:&quot;T&quot;,&quot;parse-names&quot;:false,&quot;dropping-particle&quot;:&quot;&quot;,&quot;non-dropping-particle&quot;:&quot;&quot;},{&quot;family&quot;:&quot;Baal&quot;,&quot;given&quot;:&quot;J&quot;,&quot;parse-names&quot;:false,&quot;dropping-particle&quot;:&quot;&quot;,&quot;non-dropping-particle&quot;:&quot;van&quot;},{&quot;family&quot;:&quot;Nollet&quot;,&quot;given&quot;:&quot;F&quot;,&quot;parse-names&quot;:false,&quot;dropping-particle&quot;:&quot;&quot;,&quot;non-dropping-particle&quot;:&quot;&quot;}],&quot;container-title&quot;:&quot;Diabetes Care&quot;,&quot;DOI&quot;:&quot;10.2337/dc13-0996.&quot;,&quot;issued&quot;:{&quot;date-parts&quot;:[[2013]]},&quot;page&quot;:&quot;4109-4116&quot;,&quot;volume&quot;:&quot;36&quot;,&quot;container-title-short&quot;:&quot;Diabetes Care&quot;},&quot;isTemporary&quot;:false}]},{&quot;citationID&quot;:&quot;MENDELEY_CITATION_f1f1c9b1-09f6-4c94-b57d-828ef1aaa3a4&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FmMWM5YjEtMDlmNi00Yzk0LWI1N2QtODI4ZWYxYWFhM2E0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quot;,&quot;citationItems&quot;:[{&quot;id&quot;:&quot;e610c4aa-bc0f-3ceb-be54-8bce5a1ab3d5&quot;,&quot;itemData&quot;:{&quot;type&quot;:&quot;article-journal&quot;,&quot;id&quot;:&quot;e610c4aa-bc0f-3ceb-be54-8bce5a1ab3d5&quot;,&quot;title&quot;:&quot;In-Shoe Pressure Measurements in Diabetic Footwear Practice: Success Rate and Facilitators of and Barriers to Implementation&quot;,&quot;author&quot;:[{&quot;family&quot;:&quot;Zwaferink&quot;,&quot;given&quot;:&quot;Jennefer B.J.&quot;,&quot;parse-names&quot;:false,&quot;dropping-particle&quot;:&quot;&quot;,&quot;non-dropping-particle&quot;:&quot;&quot;},{&quot;family&quot;:&quot;Nollet&quot;,&quot;given&quot;:&quot;Frans&quot;,&quot;parse-names&quot;:false,&quot;dropping-particle&quot;:&quot;&quot;,&quot;non-dropping-particle&quot;:&quot;&quot;},{&quot;family&quot;:&quot;Bus&quot;,&quot;given&quot;:&quot;Sicco A.&quot;,&quot;parse-names&quot;:false,&quot;dropping-particle&quot;:&quot;&quot;,&quot;non-dropping-particle&quot;:&quot;&quot;}],&quot;container-title&quot;:&quot;Sensors&quot;,&quot;DOI&quot;:&quot;10.3390/s24061795&quot;,&quot;ISSN&quot;:&quot;14248220&quot;,&quot;PMID&quot;:&quot;38544058&quot;,&quot;issued&quot;:{&quot;date-parts&quot;:[[2024,3,1]]},&quot;abstract&quot;:&quot;We aimed to assess the success rate and facilitators of and the barriers to the implementation of in-shoe plantar pressure measurements in footwear practice for people with diabetes at high risk of foot ulceration. Eleven Dutch footwear practices were partly supported in purchasing a pressure measurement system. Over a 2.5-year period, trained shoe technicians evaluated 1030 people with diabetes (range: 13 to 156 across practices). The implementation success and associated facilitators and barriers were evaluated quantitatively using completed measurement forms and pressure measurement data obtained during four monitoring sessions and qualitatively through semi-structured interviews with technicians. Across the 11 practices, the primary target group (people with diabetes and a healed plantar foot ulcer) represented 25–90% of all the patients measured. The results showed that three practices were successful, five moderately successful, and three not successful. The facilitators included support by the company management board, collaboration with a prescribing physician, measurement sessions separate from the outpatient clinic, and a (dedicated) shoe technician experiencing a learning effect. The barriers included investment costs, usability aspects, and limited awareness among shoe technicians. In-shoe plantar pressure measurements can be implemented to a moderate to large degree in diabetic footwear practice. The barriers to and facilitators of implementation are organizational, logistical, financial, or technical, and the barriers are modifiable, supporting future implementation.&quot;,&quot;publisher&quot;:&quot;Multidisciplinary Digital Publishing Institute (MDPI)&quot;,&quot;issue&quot;:&quot;6&quot;,&quot;volume&quot;:&quot;24&quot;,&quot;container-title-short&quot;:&quot;&quot;},&quot;isTemporary&quot;:false}]},{&quot;citationID&quot;:&quot;MENDELEY_CITATION_d6998069-1b61-4c71-97dd-78140df67e42&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Y5OTgwNjktMWI2MS00YzcxLTk3ZGQtNzgxNDBkZjY3ZTQy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quot;,&quot;citationItems&quot;:[{&quot;id&quot;:&quot;e610c4aa-bc0f-3ceb-be54-8bce5a1ab3d5&quot;,&quot;itemData&quot;:{&quot;type&quot;:&quot;article-journal&quot;,&quot;id&quot;:&quot;e610c4aa-bc0f-3ceb-be54-8bce5a1ab3d5&quot;,&quot;title&quot;:&quot;In-Shoe Pressure Measurements in Diabetic Footwear Practice: Success Rate and Facilitators of and Barriers to Implementation&quot;,&quot;author&quot;:[{&quot;family&quot;:&quot;Zwaferink&quot;,&quot;given&quot;:&quot;Jennefer B.J.&quot;,&quot;parse-names&quot;:false,&quot;dropping-particle&quot;:&quot;&quot;,&quot;non-dropping-particle&quot;:&quot;&quot;},{&quot;family&quot;:&quot;Nollet&quot;,&quot;given&quot;:&quot;Frans&quot;,&quot;parse-names&quot;:false,&quot;dropping-particle&quot;:&quot;&quot;,&quot;non-dropping-particle&quot;:&quot;&quot;},{&quot;family&quot;:&quot;Bus&quot;,&quot;given&quot;:&quot;Sicco A.&quot;,&quot;parse-names&quot;:false,&quot;dropping-particle&quot;:&quot;&quot;,&quot;non-dropping-particle&quot;:&quot;&quot;}],&quot;container-title&quot;:&quot;Sensors&quot;,&quot;DOI&quot;:&quot;10.3390/s24061795&quot;,&quot;ISSN&quot;:&quot;14248220&quot;,&quot;PMID&quot;:&quot;38544058&quot;,&quot;issued&quot;:{&quot;date-parts&quot;:[[2024,3,1]]},&quot;abstract&quot;:&quot;We aimed to assess the success rate and facilitators of and the barriers to the implementation of in-shoe plantar pressure measurements in footwear practice for people with diabetes at high risk of foot ulceration. Eleven Dutch footwear practices were partly supported in purchasing a pressure measurement system. Over a 2.5-year period, trained shoe technicians evaluated 1030 people with diabetes (range: 13 to 156 across practices). The implementation success and associated facilitators and barriers were evaluated quantitatively using completed measurement forms and pressure measurement data obtained during four monitoring sessions and qualitatively through semi-structured interviews with technicians. Across the 11 practices, the primary target group (people with diabetes and a healed plantar foot ulcer) represented 25–90% of all the patients measured. The results showed that three practices were successful, five moderately successful, and three not successful. The facilitators included support by the company management board, collaboration with a prescribing physician, measurement sessions separate from the outpatient clinic, and a (dedicated) shoe technician experiencing a learning effect. The barriers included investment costs, usability aspects, and limited awareness among shoe technicians. In-shoe plantar pressure measurements can be implemented to a moderate to large degree in diabetic footwear practice. The barriers to and facilitators of implementation are organizational, logistical, financial, or technical, and the barriers are modifiable, supporting future implementation.&quot;,&quot;publisher&quot;:&quot;Multidisciplinary Digital Publishing Institute (MDPI)&quot;,&quot;issue&quot;:&quot;6&quot;,&quot;volume&quot;:&quot;24&quot;,&quot;container-title-short&quot;:&quot;&quot;},&quot;isTemporary&quot;:false}]},{&quot;citationID&quot;:&quot;MENDELEY_CITATION_6de2cc6a-f04e-4da9-8e8c-ef07efbea95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mRlMmNjNmEtZjA0ZS00ZGE5LThlOGMtZWYwN2VmYmVhOTVj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quot;,&quot;citationItems&quot;:[{&quot;id&quot;:&quot;e610c4aa-bc0f-3ceb-be54-8bce5a1ab3d5&quot;,&quot;itemData&quot;:{&quot;type&quot;:&quot;article-journal&quot;,&quot;id&quot;:&quot;e610c4aa-bc0f-3ceb-be54-8bce5a1ab3d5&quot;,&quot;title&quot;:&quot;In-Shoe Pressure Measurements in Diabetic Footwear Practice: Success Rate and Facilitators of and Barriers to Implementation&quot;,&quot;author&quot;:[{&quot;family&quot;:&quot;Zwaferink&quot;,&quot;given&quot;:&quot;Jennefer B.J.&quot;,&quot;parse-names&quot;:false,&quot;dropping-particle&quot;:&quot;&quot;,&quot;non-dropping-particle&quot;:&quot;&quot;},{&quot;family&quot;:&quot;Nollet&quot;,&quot;given&quot;:&quot;Frans&quot;,&quot;parse-names&quot;:false,&quot;dropping-particle&quot;:&quot;&quot;,&quot;non-dropping-particle&quot;:&quot;&quot;},{&quot;family&quot;:&quot;Bus&quot;,&quot;given&quot;:&quot;Sicco A.&quot;,&quot;parse-names&quot;:false,&quot;dropping-particle&quot;:&quot;&quot;,&quot;non-dropping-particle&quot;:&quot;&quot;}],&quot;container-title&quot;:&quot;Sensors&quot;,&quot;DOI&quot;:&quot;10.3390/s24061795&quot;,&quot;ISSN&quot;:&quot;14248220&quot;,&quot;PMID&quot;:&quot;38544058&quot;,&quot;issued&quot;:{&quot;date-parts&quot;:[[2024,3,1]]},&quot;abstract&quot;:&quot;We aimed to assess the success rate and facilitators of and the barriers to the implementation of in-shoe plantar pressure measurements in footwear practice for people with diabetes at high risk of foot ulceration. Eleven Dutch footwear practices were partly supported in purchasing a pressure measurement system. Over a 2.5-year period, trained shoe technicians evaluated 1030 people with diabetes (range: 13 to 156 across practices). The implementation success and associated facilitators and barriers were evaluated quantitatively using completed measurement forms and pressure measurement data obtained during four monitoring sessions and qualitatively through semi-structured interviews with technicians. Across the 11 practices, the primary target group (people with diabetes and a healed plantar foot ulcer) represented 25–90% of all the patients measured. The results showed that three practices were successful, five moderately successful, and three not successful. The facilitators included support by the company management board, collaboration with a prescribing physician, measurement sessions separate from the outpatient clinic, and a (dedicated) shoe technician experiencing a learning effect. The barriers included investment costs, usability aspects, and limited awareness among shoe technicians. In-shoe plantar pressure measurements can be implemented to a moderate to large degree in diabetic footwear practice. The barriers to and facilitators of implementation are organizational, logistical, financial, or technical, and the barriers are modifiable, supporting future implementation.&quot;,&quot;publisher&quot;:&quot;Multidisciplinary Digital Publishing Institute (MDPI)&quot;,&quot;issue&quot;:&quot;6&quot;,&quot;volume&quot;:&quot;24&quot;,&quot;container-title-short&quot;:&quot;&quot;},&quot;isTemporary&quot;:false}]},{&quot;citationID&quot;:&quot;MENDELEY_CITATION_dd85f304-1d4c-4d31-9ce2-fc628bf2a331&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GQ4NWYzMDQtMWQ0Yy00ZDMxLTljZTItZmM2MjhiZjJhMzMxIiwicHJvcGVydGllcyI6eyJub3RlSW5kZXgiOjB9LCJpc0VkaXRlZCI6ZmFsc2UsIm1hbnVhbE92ZXJyaWRlIjp7ImlzTWFudWFsbHlPdmVycmlkZGVuIjpmYWxzZSwiY2l0ZXByb2NUZXh0IjoiPHN1cD4xOT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XX0=&quot;,&quot;citationItems&quot;:[{&quot;id&quot;:&quot;f7eff0fe-bf28-3b76-82fa-9a23ed3ab985&quot;,&quot;itemData&quot;:{&quot;type&quot;:&quot;article-journal&quot;,&quot;id&quot;:&quot;f7eff0fe-bf28-3b76-82fa-9a23ed3ab985&quot;,&quot;title&quot;:&quot;State of the art design protocol for custom made footwear for people with diabetes and peripheral neuropathy&quot;,&quot;author&quot;:[{&quot;family&quot;:&quot;Bus&quot;,&quot;given&quot;:&quot;Sicco A.&quot;,&quot;parse-names&quot;:false,&quot;dropping-particle&quot;:&quot;&quot;,&quot;non-dropping-particle&quot;:&quot;&quot;},{&quot;family&quot;:&quot;Zwaferink&quot;,&quot;given&quot;:&quot;Jennefer B.&quot;,&quot;parse-names&quot;:false,&quot;dropping-particle&quot;:&quot;&quot;,&quot;non-dropping-particle&quot;:&quot;&quot;},{&quot;family&quot;:&quot;Dahmen&quot;,&quot;given&quot;:&quot;Rutger&quot;,&quot;parse-names&quot;:false,&quot;dropping-particle&quot;:&quot;&quot;,&quot;non-dropping-particle&quot;:&quot;&quot;},{&quot;family&quot;:&quot;Busch-Westbroek&quot;,&quot;given&quot;:&quot;Tessa&quot;,&quot;parse-names&quot;:false,&quot;dropping-particle&quot;:&quot;&quot;,&quot;non-dropping-particle&quot;:&quot;&quot;}],&quot;container-title&quot;:&quot;Diabetes/Metabolism Research and Reviews&quot;,&quot;DOI&quot;:&quot;10.1002/dmrr.3237&quot;,&quot;ISSN&quot;:&quot;15207560&quot;,&quot;PMID&quot;:&quot;31845547&quot;,&quot;issued&quot;:{&quot;date-parts&quot;:[[2020,3,1]]},&quot;abstract&quot;:&quot;Supported by evidence-based guidelines, custom-made footwear is often prescribed to people with diabetes who are at risk for ulceration. However, these guidelines do not specify the footwear design features, despite available scientific evidence for these features. We aimed to develop a design protocol to support custom-made footwear prescription for people with diabetes and peripheral neuropathy. The population of interest was people with diabetes who are at moderate-to-high risk of developing a foot ulcer, for whom custom-made footwear (shoes and/or insoles) can be prescribed. A group of experts from rehabilitation medicine, orthopaedic shoe technology (pedorthics) and diabetic foot research, reviewed the scientific literature and met during 12 face-to-face meetings to develop a footwear design algorithm and evidence-based pressure-relief algorithm as parts of the protocol. Consensus was reached where evidence was not available. Fourteen domains of foot pathology in combination with loss of protective sensation were specified for the footwear design algorithm and for each domain shoe-specific and insole (orthosis)-specific features were defined. Most insole-related features and some shoe-related features were evidence based, whereas most shoe-related features were consensus based. The pressure-relief algorithm was evidence based using recent footwear trial data and specifically targeted patients with a healed plantar foot ulcer. These footwear design and pressure-relief algorithms are the first of their kind and should facilitate more uniform decision making in the prescription and manufacturing of adequate shoes for moderate-to-high-risk patients, reducing variation in footwear provision and improving clinical outcome in the prevention of diabetic foot ulcers.&quot;,&quot;publisher&quot;:&quot;John Wiley and Sons Ltd&quot;,&quot;issue&quot;:&quot;S1&quot;,&quot;volume&quot;:&quot;36&quot;,&quot;container-title-short&quot;:&quot;Diabetes. Metab. Res. Rev.&quot;},&quot;isTemporary&quot;:false}]},{&quot;citationID&quot;:&quot;MENDELEY_CITATION_c55a6481-776b-4b92-8d81-ce90e383d6f9&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YzU1YTY0ODEtNzc2Yi00YjkyLThkODEtY2U5MGUzODNkNmY5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quot;,&quot;citationItems&quot;:[{&quot;id&quot;:&quot;e610c4aa-bc0f-3ceb-be54-8bce5a1ab3d5&quot;,&quot;itemData&quot;:{&quot;type&quot;:&quot;article-journal&quot;,&quot;id&quot;:&quot;e610c4aa-bc0f-3ceb-be54-8bce5a1ab3d5&quot;,&quot;title&quot;:&quot;In-Shoe Pressure Measurements in Diabetic Footwear Practice: Success Rate and Facilitators of and Barriers to Implementation&quot;,&quot;author&quot;:[{&quot;family&quot;:&quot;Zwaferink&quot;,&quot;given&quot;:&quot;Jennefer B.J.&quot;,&quot;parse-names&quot;:false,&quot;dropping-particle&quot;:&quot;&quot;,&quot;non-dropping-particle&quot;:&quot;&quot;},{&quot;family&quot;:&quot;Nollet&quot;,&quot;given&quot;:&quot;Frans&quot;,&quot;parse-names&quot;:false,&quot;dropping-particle&quot;:&quot;&quot;,&quot;non-dropping-particle&quot;:&quot;&quot;},{&quot;family&quot;:&quot;Bus&quot;,&quot;given&quot;:&quot;Sicco A.&quot;,&quot;parse-names&quot;:false,&quot;dropping-particle&quot;:&quot;&quot;,&quot;non-dropping-particle&quot;:&quot;&quot;}],&quot;container-title&quot;:&quot;Sensors&quot;,&quot;DOI&quot;:&quot;10.3390/s24061795&quot;,&quot;ISSN&quot;:&quot;14248220&quot;,&quot;PMID&quot;:&quot;38544058&quot;,&quot;issued&quot;:{&quot;date-parts&quot;:[[2024,3,1]]},&quot;abstract&quot;:&quot;We aimed to assess the success rate and facilitators of and the barriers to the implementation of in-shoe plantar pressure measurements in footwear practice for people with diabetes at high risk of foot ulceration. Eleven Dutch footwear practices were partly supported in purchasing a pressure measurement system. Over a 2.5-year period, trained shoe technicians evaluated 1030 people with diabetes (range: 13 to 156 across practices). The implementation success and associated facilitators and barriers were evaluated quantitatively using completed measurement forms and pressure measurement data obtained during four monitoring sessions and qualitatively through semi-structured interviews with technicians. Across the 11 practices, the primary target group (people with diabetes and a healed plantar foot ulcer) represented 25–90% of all the patients measured. The results showed that three practices were successful, five moderately successful, and three not successful. The facilitators included support by the company management board, collaboration with a prescribing physician, measurement sessions separate from the outpatient clinic, and a (dedicated) shoe technician experiencing a learning effect. The barriers included investment costs, usability aspects, and limited awareness among shoe technicians. In-shoe plantar pressure measurements can be implemented to a moderate to large degree in diabetic footwear practice. The barriers to and facilitators of implementation are organizational, logistical, financial, or technical, and the barriers are modifiable, supporting future implementation.&quot;,&quot;publisher&quot;:&quot;Multidisciplinary Digital Publishing Institute (MDPI)&quot;,&quot;issue&quot;:&quot;6&quot;,&quot;volume&quot;:&quot;24&quot;,&quot;container-title-short&quot;:&quot;&quot;},&quot;isTemporary&quot;:false}]},{&quot;citationID&quot;:&quot;MENDELEY_CITATION_dad038d4-e583-4d03-b5b6-7242382561a6&quot;,&quot;properties&quot;:{&quot;noteIndex&quot;:0},&quot;isEdited&quot;:false,&quot;manualOverride&quot;:{&quot;isManuallyOverridden&quot;:false,&quot;citeprocText&quot;:&quot;&lt;sup&gt;20,21&lt;/sup&gt;&quot;,&quot;manualOverrideText&quot;:&quot;&quot;},&quot;citationTag&quot;:&quot;MENDELEY_CITATION_v3_eyJjaXRhdGlvbklEIjoiTUVOREVMRVlfQ0lUQVRJT05fZGFkMDM4ZDQtZTU4My00ZDAzLWI1YjYtNzI0MjM4MjU2MWE2IiwicHJvcGVydGllcyI6eyJub3RlSW5kZXgiOjB9LCJpc0VkaXRlZCI6ZmFsc2UsIm1hbnVhbE92ZXJyaWRlIjp7ImlzTWFudWFsbHlPdmVycmlkZGVuIjpmYWxzZSwiY2l0ZXByb2NUZXh0IjoiPHN1cD4yMCwyMT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&quot;,&quot;citationItems&quot;:[{&quot;id&quot;:&quot;e55ae8c8-dd59-3d6a-9c70-1087c797e285&quot;,&quot;itemData&quot;:{&quot;type&quot;:&quot;report&quot;,&quot;id&quot;:&quot;e55ae8c8-dd59-3d6a-9c70-1087c797e285&quot;,&quot;title&quot;:&quot;Guidelines on the prevention of foot ulcers in persons with diabetes IWGDF 2023 update&quot;,&quot;author&quot;:[{&quot;family&quot;:&quot;Bus&quot;,&quot;given&quot;:&quot;SA&quot;,&quot;parse-names&quot;:false,&quot;dropping-particle&quot;:&quot;&quot;,&quot;non-dropping-particle&quot;:&quot;&quot;},{&quot;family&quot;:&quot;Sacco&quot;,&quot;given&quot;:&quot;I&quot;,&quot;parse-names&quot;:false,&quot;dropping-particle&quot;:&quot;&quot;,&quot;non-dropping-particle&quot;:&quot;&quot;},{&quot;family&quot;:&quot;Monteiro-Soares&quot;,&quot;given&quot;:&quot;M&quot;,&quot;parse-names&quot;:false,&quot;dropping-particle&quot;:&quot;&quot;,&quot;non-dropping-particle&quot;:&quot;&quot;},{&quot;family&quot;:&quot;Raspovic&quot;,&quot;given&quot;:&quot;A&quot;,&quot;parse-names&quot;:false,&quot;dropping-particle&quot;:&quot;&quot;,&quot;non-dropping-particle&quot;:&quot;&quot;},{&quot;family&quot;:&quot;Paton&quot;,&quot;given&quot;:&quot;J&quot;,&quot;parse-names&quot;:false,&quot;dropping-particle&quot;:&quot;&quot;,&quot;non-dropping-particle&quot;:&quot;&quot;},{&quot;family&quot;:&quot;Rasmussen&quot;,&quot;given&quot;:&quot;R&quot;,&quot;parse-names&quot;:false,&quot;dropping-particle&quot;:&quot;&quot;,&quot;non-dropping-particle&quot;:&quot;&quot;},{&quot;family&quot;:&quot;Lavery&quot;,&quot;given&quot;:&quot;LA&quot;,&quot;parse-names&quot;:false,&quot;dropping-particle&quot;:&quot;&quot;,&quot;non-dropping-particle&quot;:&quot;&quot;},{&quot;family&quot;:&quot;Netten&quot;,&quot;given&quot;:&quot;JJ&quot;,&quot;parse-names&quot;:false,&quot;dropping-particle&quot;:&quot;&quot;,&quot;non-dropping-particle&quot;:&quot;van&quot;},{&quot;family&quot;:&quot;on behalf of the International Working Group on the Diabetic Foot&quot;,&quot;given&quot;:&quot;&quot;,&quot;parse-names&quot;:false,&quot;dropping-particle&quot;:&quot;&quot;,&quot;non-dropping-particle&quot;:&quot;&quot;}],&quot;URL&quot;:&quot;www.iwgdfguidelines.org&quot;,&quot;issued&quot;:{&quot;date-parts&quot;:[[2023]]},&quot;container-title-short&quot;:&quot;&quot;},&quot;isTemporary&quot;:false},{&quot;id&quot;:&quot;87f0f210-89f0-30c8-b228-918947c02b45&quot;,&quot;itemData&quot;:{&quot;type&quot;:&quot;article&quot;,&quot;id&quot;:&quot;87f0f210-89f0-30c8-b228-918947c02b45&quot;,&quot;title&quot;:&quot;Clinical practice guidelines of foot care practice for patients with type 2 diabetes: A scoping review using self-care model&quot;,&quot;author&quot;:[{&quot;family&quot;:&quot;Lopes&quot;,&quot;given&quot;:&quot;Geysa Santos Góis&quot;,&quot;parse-names&quot;:false,&quot;dropping-particle&quot;:&quot;&quot;,&quot;non-dropping-particle&quot;:&quot;&quot;},{&quot;family&quot;:&quot;Landeiro&quot;,&quot;given&quot;:&quot;Maria José Lumini&quot;,&quot;parse-names&quot;:false,&quot;dropping-particle&quot;:&quot;&quot;,&quot;non-dropping-particle&quot;:&quot;&quot;},{&quot;family&quot;:&quot;Maciel&quot;,&quot;given&quot;:&quot;Talita&quot;,&quot;parse-names&quot;:false,&quot;dropping-particle&quot;:&quot;&quot;,&quot;non-dropping-particle&quot;:&quot;&quot;},{&quot;family&quot;:&quot;Sousa&quot;,&quot;given&quot;:&quot;Maria Rui Miranda Grilo Correia&quot;,&quot;parse-names&quot;:false,&quot;dropping-particle&quot;:&quot;de&quot;,&quot;non-dropping-particle&quot;:&quot;&quot;}],&quot;container-title&quot;:&quot;Contemporary Nurse&quot;,&quot;container-title-short&quot;:&quot;Contemp. Nurse&quot;,&quot;DOI&quot;:&quot;10.1080/10376178.2024.2362289&quot;,&quot;ISSN&quot;:&quot;10376178&quot;,&quot;PMID&quot;:&quot;38831701&quot;,&quot;issued&quot;:{&quot;date-parts&quot;:[[2024]]},&quot;page&quot;:&quot;516-536&quot;,&quot;abstract&quot;:&quot;Background: Type 2 diabetes can lead to severe foot complications, making self-care education, guided by clinical guidelines, crucial. However, fragmented and dispersed recommendations challenge effective implementation of these guidelines. Bringing together recommendations and presenting them according to a self-care model can provide a solid framework and facilitate the interpretation of results. Aims: to map the international guidelines that provide recommendations to nurses to enable people with type 2 diabetes for foot self-care and synthesize the recommendations according to the key concepts of the middle-range theory of self-care for chronic diseases. Design: A scoping review was undertaken, using the methodological guidance of the Joanna Briggs Institute. Data Sources: Databases were searched between September 2022 and June 2023, including PubMed, CINAHL, PsycINFO, Scopus, Web of Science Core Collection, ProQuest Dissertations and Theses Global, guideline websites and related professional association websites. The databases were chosen for their comprehensive coverage of the area. Methods: Eligible articles included guidance documents providing foot care recommendations for diabetes, published or updated between 2013 and 2023. Two reviewers summarized the recommendations presented in at least two guidelines according to the key concepts of the self-care model. The PRISMA-ScR checklist was used. Results: Seventeen guidelines were included. In total, we synthesized 175 recommendations. The recommendations were framed in three dimensions and their respective categories: Self-care maintenance (education for prevention, control of risk factors, daily foot care, footwear, and socks), Self-care monitoring (foot inspection, detection of signs of infection, and detection of other diabetes-related foot disease complications), and Self-care management (responses to signs and symptoms, foot wound care, follow-up with health professionals, and health services). Conclusions: The main aspect of foot care revolves around daily care, including cleaning, moisturizing, nail care, selecting appropriate footwear, and regular inspection of both feet and footwear.&quot;,&quot;publisher&quot;:&quot;Routledge&quot;,&quot;issue&quot;:&quot;5&quot;,&quot;volume&quot;:&quot;60&quot;},&quot;isTemporary&quot;:false}]},{&quot;citationID&quot;:&quot;MENDELEY_CITATION_d28215b3-118a-4cd3-929b-aee6c9fc1ea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DI4MjE1YjMtMTE4YS00Y2QzLTkyOWItYWVlNmM5ZmMxZWE0IiwicHJvcGVydGllcyI6eyJub3RlSW5kZXgiOjB9LCJpc0VkaXRlZCI6ZmFsc2UsIm1hbnVhbE92ZXJyaWRlIjp7ImlzTWFudWFsbHlPdmVycmlkZGVuIjpmYWxzZSwiY2l0ZXByb2NUZXh0IjoiPHN1cD4yMD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XX0=&quot;,&quot;citationItems&quot;:[{&quot;id&quot;:&quot;e55ae8c8-dd59-3d6a-9c70-1087c797e285&quot;,&quot;itemData&quot;:{&quot;type&quot;:&quot;report&quot;,&quot;id&quot;:&quot;e55ae8c8-dd59-3d6a-9c70-1087c797e285&quot;,&quot;title&quot;:&quot;Guidelines on the prevention of foot ulcers in persons with diabetes IWGDF 2023 update&quot;,&quot;author&quot;:[{&quot;family&quot;:&quot;Bus&quot;,&quot;given&quot;:&quot;SA&quot;,&quot;parse-names&quot;:false,&quot;dropping-particle&quot;:&quot;&quot;,&quot;non-dropping-particle&quot;:&quot;&quot;},{&quot;family&quot;:&quot;Sacco&quot;,&quot;given&quot;:&quot;I&quot;,&quot;parse-names&quot;:false,&quot;dropping-particle&quot;:&quot;&quot;,&quot;non-dropping-particle&quot;:&quot;&quot;},{&quot;family&quot;:&quot;Monteiro-Soares&quot;,&quot;given&quot;:&quot;M&quot;,&quot;parse-names&quot;:false,&quot;dropping-particle&quot;:&quot;&quot;,&quot;non-dropping-particle&quot;:&quot;&quot;},{&quot;family&quot;:&quot;Raspovic&quot;,&quot;given&quot;:&quot;A&quot;,&quot;parse-names&quot;:false,&quot;dropping-particle&quot;:&quot;&quot;,&quot;non-dropping-particle&quot;:&quot;&quot;},{&quot;family&quot;:&quot;Paton&quot;,&quot;given&quot;:&quot;J&quot;,&quot;parse-names&quot;:false,&quot;dropping-particle&quot;:&quot;&quot;,&quot;non-dropping-particle&quot;:&quot;&quot;},{&quot;family&quot;:&quot;Rasmussen&quot;,&quot;given&quot;:&quot;R&quot;,&quot;parse-names&quot;:false,&quot;dropping-particle&quot;:&quot;&quot;,&quot;non-dropping-particle&quot;:&quot;&quot;},{&quot;family&quot;:&quot;Lavery&quot;,&quot;given&quot;:&quot;LA&quot;,&quot;parse-names&quot;:false,&quot;dropping-particle&quot;:&quot;&quot;,&quot;non-dropping-particle&quot;:&quot;&quot;},{&quot;family&quot;:&quot;Netten&quot;,&quot;given&quot;:&quot;JJ&quot;,&quot;parse-names&quot;:false,&quot;dropping-particle&quot;:&quot;&quot;,&quot;non-dropping-particle&quot;:&quot;van&quot;},{&quot;family&quot;:&quot;on behalf of the International Working Group on the Diabetic Foot&quot;,&quot;given&quot;:&quot;&quot;,&quot;parse-names&quot;:false,&quot;dropping-particle&quot;:&quot;&quot;,&quot;non-dropping-particle&quot;:&quot;&quot;}],&quot;URL&quot;:&quot;www.iwgdfguidelines.org&quot;,&quot;issued&quot;:{&quot;date-parts&quot;:[[2023]]},&quot;container-title-short&quot;:&quot;&quot;},&quot;isTemporary&quot;:false}]},{&quot;citationID&quot;:&quot;MENDELEY_CITATION_650f0e9a-f58b-4685-b4cc-97cb4b6e2801&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&quot;,&quot;citationItems&quot;:[{&quot;id&quot;:&quot;e8040c96-82c2-35e3-b402-6243dcef6ed7&quot;,&quot;itemData&quot;:{&quot;type&quot;:&quot;article-journal&quot;,&quot;id&quot;:&quot;e8040c96-82c2-35e3-b402-6243dcef6ed7&quot;,&quot;title&quot;:&quot;Diabetic Foot Ulcers and Their Recurrence. &quot;,&quot;author&quot;:[{&quot;family&quot;:&quot;Armstrong&quot;,&quot;given&quot;:&quot;DG&quot;,&quot;parse-names&quot;:false,&quot;dropping-particle&quot;:&quot;&quot;,&quot;non-dropping-particle&quot;:&quot;&quot;},{&quot;family&quot;:&quot;Boulton&quot;,&quot;given&quot;:&quot;AJM&quot;,&quot;parse-names&quot;:false,&quot;dropping-particle&quot;:&quot;&quot;,&quot;non-dropping-particle&quot;:&quot;&quot;},{&quot;family&quot;:&quot;Bus&quot;,&quot;given&quot;:&quot;SA&quot;,&quot;parse-names&quot;:false,&quot;dropping-particle&quot;:&quot;&quot;,&quot;non-dropping-particle&quot;:&quot;&quot;}],&quot;container-title&quot;:&quot;N. Engl. J. Med.&quot;,&quot;issued&quot;:{&quot;date-parts&quot;:[[2017]]},&quot;page&quot;:&quot;2367-2375&quot;,&quot;volume&quot;:&quot;376&quot;,&quot;container-title-short&quot;:&quot;&quot;},&quot;isTemporary&quot;:false}]},{&quot;citationID&quot;:&quot;MENDELEY_CITATION_fc1809e0-4496-41da-8e5b-678c077c7d7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ZmMxODA5ZTAtNDQ5Ni00MWRhLThlNWItNjc4YzA3N2M3ZDdm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quot;,&quot;citationItems&quot;:[{&quot;id&quot;:&quot;ced29b73-0ef8-3cdd-9c7e-83b7f1d020f1&quot;,&quot;itemData&quot;:{&quot;type&quot;:&quot;article-journal&quot;,&quot;id&quot;:&quot;ced29b73-0ef8-3cdd-9c7e-83b7f1d020f1&quot;,&quot;title&quot;:&quot;Effect of Custom-Made Footwear on Foot Ulcer Recurrence in Diabetes A multicenter randomized controlled trial&quot;,&quot;author&quot;:[{&quot;family&quot;:&quot;Bus&quot;,&quot;given&quot;:&quot;S&quot;,&quot;parse-names&quot;:false,&quot;dropping-particle&quot;:&quot;&quot;,&quot;non-dropping-particle&quot;:&quot;&quot;},{&quot;family&quot;:&quot;Waaijman&quot;,&quot;given&quot;:&quot;RW&quot;,&quot;parse-names&quot;:false,&quot;dropping-particle&quot;:&quot;&quot;,&quot;non-dropping-particle&quot;:&quot;&quot;},{&quot;family&quot;:&quot;Arts&quot;,&quot;given&quot;:&quot;M&quot;,&quot;parse-names&quot;:false,&quot;dropping-particle&quot;:&quot;&quot;,&quot;non-dropping-particle&quot;:&quot;&quot;},{&quot;family&quot;:&quot;Haart&quot;,&quot;given&quot;:&quot;M&quot;,&quot;parse-names&quot;:false,&quot;dropping-particle&quot;:&quot;&quot;,&quot;non-dropping-particle&quot;:&quot;De&quot;},{&quot;family&quot;:&quot;Busch-Westbroek&quot;,&quot;given&quot;:&quot;T&quot;,&quot;parse-names&quot;:false,&quot;dropping-particle&quot;:&quot;&quot;,&quot;non-dropping-particle&quot;:&quot;&quot;},{&quot;family&quot;:&quot;Baal&quot;,&quot;given&quot;:&quot;J&quot;,&quot;parse-names&quot;:false,&quot;dropping-particle&quot;:&quot;&quot;,&quot;non-dropping-particle&quot;:&quot;van&quot;},{&quot;family&quot;:&quot;Nollet&quot;,&quot;given&quot;:&quot;F&quot;,&quot;parse-names&quot;:false,&quot;dropping-particle&quot;:&quot;&quot;,&quot;non-dropping-particle&quot;:&quot;&quot;}],&quot;container-title&quot;:&quot;Diabetes Care&quot;,&quot;DOI&quot;:&quot;10.2337/dc13-0996.&quot;,&quot;issued&quot;:{&quot;date-parts&quot;:[[2013]]},&quot;page&quot;:&quot;4109-4116&quot;,&quot;volume&quot;:&quot;36&quot;,&quot;container-title-short&quot;:&quot;Diabetes Care&quot;},&quot;isTemporary&quot;:false}]},{&quot;citationID&quot;:&quot;MENDELEY_CITATION_15d835ea-0895-466d-b5dd-bc6a781c972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&quot;,&quot;citationItems&quot;:[{&quot;id&quot;:&quot;22d14134-bf6f-3b00-8fed-f7fbf3f1baac&quot;,&quot;itemData&quot;:{&quot;type&quot;:&quot;article&quot;,&quot;id&quot;:&quot;22d14134-bf6f-3b00-8fed-f7fbf3f1baac&quot;,&quot;title&quot;:&quot;Offloading treatment in people with diabetic foot disease: A systematic scoping review on adherence to foot offloading&quot;,&quot;author&quot;:[{&quot;family&quot;:&quot;Racaru&quot;,&quot;given&quot;:&quot;Simona&quot;,&quot;parse-names&quot;:false,&quot;dropping-particle&quot;:&quot;&quot;,&quot;non-dropping-particle&quot;:&quot;&quot;},{&quot;family&quot;:&quot;Bolton Saghdaoui&quot;,&quot;given&quot;:&quot;Layla&quot;,&quot;parse-names&quot;:false,&quot;dropping-particle&quot;:&quot;&quot;,&quot;non-dropping-particle&quot;:&quot;&quot;},{&quot;family&quot;:&quot;Roy Choudhury&quot;,&quot;given&quot;:&quot;Jaya&quot;,&quot;parse-names&quot;:false,&quot;dropping-particle&quot;:&quot;&quot;,&quot;non-dropping-particle&quot;:&quot;&quot;},{&quot;family&quot;:&quot;Wells&quot;,&quot;given&quot;:&quot;Mary&quot;,&quot;parse-names&quot;:false,&quot;dropping-particle&quot;:&quot;&quot;,&quot;non-dropping-particle&quot;:&quot;&quot;},{&quot;family&quot;:&quot;Davies&quot;,&quot;given&quot;:&quot;Alun H.&quot;,&quot;parse-names&quot;:false,&quot;dropping-particle&quot;:&quot;&quot;,&quot;non-dropping-particle&quot;:&quot;&quot;}],&quot;container-title&quot;:&quot;Diabetes and Metabolic Syndrome: Clinical Research and Reviews&quot;,&quot;DOI&quot;:&quot;10.1016/j.dsx.2022.102493&quot;,&quot;ISSN&quot;:&quot;18780334&quot;,&quot;PMID&quot;:&quot;35468484&quot;,&quot;issued&quot;:{&quot;date-parts&quot;:[[2022,5,1]]},&quot;abstract&quot;:&quot;Background and aims: To identify measurement methods, proportions of adherent participants, factors affecting adherence, and concordance promoting interventions. Methods: A systematic scoping review was conducted by searching Medline, CINAHL, PubMed, EMBASE, and EMCARE databases. Results: Twenty-four trials were identified from 1001 citations. Only 25% of the included studies used objective methods to quantify adherence. The proportion of adherent participants (≥80% of daily steps/time) ranged from 28% to 60%. Psychosocial factors are the most common influencers of adherence. However, interventions for improving compliance are lacking. Conclusion: There is a need to accurately quantify and optimize adherence to foot offloading in people with diabetes.&quot;,&quot;publisher&quot;:&quot;Elsevier Ltd&quot;,&quot;issue&quot;:&quot;5&quot;,&quot;volume&quot;:&quot;16&quot;,&quot;container-title-short&quot;:&quot;&quot;},&quot;isTemporary&quot;:false}]},{&quot;citationID&quot;:&quot;MENDELEY_CITATION_4308ffb6-269a-4141-a69c-90c2f17e0fcd&quot;,&quot;properties&quot;:{&quot;noteIndex&quot;:0},&quot;isEdited&quot;:false,&quot;manualOverride&quot;:{&quot;isManuallyOverridden&quot;:false,&quot;citeprocText&quot;:&quot;&lt;sup&gt;23,24&lt;/sup&gt;&quot;,&quot;manualOverrideText&quot;:&quot;&quot;},&quot;citationTag&quot;:&quot;MENDELEY_CITATION_v3_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&quot;,&quot;citationItems&quot;:[{&quot;id&quot;:&quot;aaad950e-6810-32a6-ae77-bfc9abe0b451&quot;,&quot;itemData&quot;:{&quot;type&quot;:&quot;article-journal&quot;,&quot;id&quot;:&quot;aaad950e-6810-32a6-ae77-bfc9abe0b451&quot;,&quot;title&quot;:&quot;Objective measurement of adherence to wearing foot orthoses using an embedded temperature sensor.&quot;,&quot;author&quot;:[{&quot;family&quot;:&quot;Menz&quot;,&quot;given&quot;:&quot;HB&quot;,&quot;parse-names&quot;:false,&quot;dropping-particle&quot;:&quot;&quot;,&quot;non-dropping-particle&quot;:&quot;&quot;},{&quot;family&quot;:&quot;Bonnano&quot;,&quot;given&quot;:&quot;DR&quot;,&quot;parse-names&quot;:false,&quot;dropping-particle&quot;:&quot;&quot;,&quot;non-dropping-particle&quot;:&quot;&quot;}],&quot;container-title&quot;:&quot;Medical Engineering and physics&quot;,&quot;issued&quot;:{&quot;date-parts&quot;:[[2021]]},&quot;page&quot;:&quot;19-24&quot;,&quot;volume&quot;:&quot;88&quot;,&quot;expandedJournalTitle&quot;:&quot;Medical Engineering and physics&quot;,&quot;container-title-short&quot;:&quot;Med. Eng. Phys.&quot;},&quot;isTemporary&quot;:false},{&quot;id&quot;:&quot;1635c741-97bf-3fb5-8197-2fb14bd4f6b5&quot;,&quot;itemData&quot;:{&quot;type&quot;:&quot;article-journal&quot;,&quot;id&quot;:&quot;1635c741-97bf-3fb5-8197-2fb14bd4f6b5&quot;,&quot;title&quot;:&quot;Measuring wearing time of knee-ankle-foot orthoses in children with cerebral palsy: comparison of parent-report and objective measurement. &quot;,&quot;author&quot;:[{&quot;family&quot;:&quot;Maas&quot;,&quot;given&quot;:&quot;JC&quot;,&quot;parse-names&quot;:false,&quot;dropping-particle&quot;:&quot;&quot;,&quot;non-dropping-particle&quot;:&quot;&quot;},{&quot;family&quot;:&quot;Dallmeijer&quot;,&quot;given&quot;:&quot;AJ&quot;,&quot;parse-names&quot;:false,&quot;dropping-particle&quot;:&quot;&quot;,&quot;non-dropping-particle&quot;:&quot;&quot;},{&quot;family&quot;:&quot;Oudshoorn&quot;,&quot;given&quot;:&quot;BY&quot;,&quot;parse-names&quot;:false,&quot;dropping-particle&quot;:&quot;&quot;,&quot;non-dropping-particle&quot;:&quot;&quot;},{&quot;family&quot;:&quot;Bolster&quot;,&quot;given&quot;:&quot;EAM&quot;,&quot;parse-names&quot;:false,&quot;dropping-particle&quot;:&quot;&quot;,&quot;non-dropping-particle&quot;:&quot;&quot;},{&quot;family&quot;:&quot;Huijing&quot;,&quot;given&quot;:&quot;PA&quot;,&quot;parse-names&quot;:false,&quot;dropping-particle&quot;:&quot;&quot;,&quot;non-dropping-particle&quot;:&quot;&quot;},{&quot;family&quot;:&quot;Jaspers&quot;,&quot;given&quot;:&quot;RT&quot;,&quot;parse-names&quot;:false,&quot;dropping-particle&quot;:&quot;&quot;,&quot;non-dropping-particle&quot;:&quot;&quot;},{&quot;family&quot;:&quot;Becher&quot;,&quot;given&quot;:&quot;JG&quot;,&quot;parse-names&quot;:false,&quot;dropping-particle&quot;:&quot;&quot;,&quot;non-dropping-particle&quot;:&quot;&quot;}],&quot;container-title&quot;:&quot;DISABILITY AND REHABILITATION,&quot;,&quot;issued&quot;:{&quot;date-parts&quot;:[[2018]]},&quot;page&quot;:&quot;398-403&quot;,&quot;issue&quot;:&quot;4&quot;,&quot;volume&quot;:&quot;40&quot;,&quot;expandedJournalTitle&quot;:&quot;DISABILITY AND REHABILITATION,&quot;,&quot;container-title-short&quot;:&quot;Disabil. Rehabil.&quot;},&quot;isTemporary&quot;:false}]},{&quot;citationID&quot;:&quot;MENDELEY_CITATION_375a4938-a79a-4f76-83d5-ced106efabf5&quot;,&quot;properties&quot;:{&quot;noteIndex&quot;:0},&quot;isEdited&quot;:false,&quot;manualOverride&quot;:{&quot;isManuallyOverridden&quot;:false,&quot;citeprocText&quot;:&quot;&lt;sup&gt;23,25,26&lt;/sup&gt;&quot;,&quot;manualOverrideText&quot;:&quot;&quot;},&quot;citationTag&quot;:&quot;MENDELEY_CITATION_v3_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&quot;,&quot;citationItems&quot;:[{&quot;id&quot;:&quot;6a5b79bd-3592-335d-95fa-1ff7b0f29f86&quot;,&quot;itemData&quot;:{&quot;type&quot;:&quot;article-journal&quot;,&quot;id&quot;:&quot;6a5b79bd-3592-335d-95fa-1ff7b0f29f86&quot;,&quot;title&quot;:&quot;VALIDITY AND FEASIBILITY OF A TEMPERATURE SENSOR FOR MEASURING USE AND NON-USE OF ORTHOPAEDIC FOOTWEAR&quot;,&quot;author&quot;:[{&quot;family&quot;:&quot;Lutjeboer&quot;,&quot;given&quot;:&quot;T&quot;,&quot;parse-names&quot;:false,&quot;dropping-particle&quot;:&quot;&quot;,&quot;non-dropping-particle&quot;:&quot;&quot;},{&quot;family&quot;:&quot;Netten&quot;,&quot;given&quot;:&quot;JJ&quot;,&quot;parse-names&quot;:false,&quot;dropping-particle&quot;:&quot;&quot;,&quot;non-dropping-particle&quot;:&quot;van&quot;},{&quot;family&quot;:&quot;Postema&quot;,&quot;given&quot;:&quot;K&quot;,&quot;parse-names&quot;:false,&quot;dropping-particle&quot;:&quot;&quot;,&quot;non-dropping-particle&quot;:&quot;&quot;},{&quot;family&quot;:&quot;Hijmans&quot;,&quot;given&quot;:&quot;JM&quot;,&quot;parse-names&quot;:false,&quot;dropping-particle&quot;:&quot;&quot;,&quot;non-dropping-particle&quot;:&quot;&quot;}],&quot;container-title&quot;:&quot;J Rehabil Med&quot;,&quot;issued&quot;:{&quot;date-parts&quot;:[[2018]]},&quot;page&quot;:&quot;920-926&quot;,&quot;volume&quot;:&quot;50&quot;,&quot;expandedJournalTitle&quot;:&quot;J Rehabil Med&quot;,&quot;container-title-short&quot;:&quot;&quot;},&quot;isTemporary&quot;:false},{&quot;id&quot;:&quot;12c6d10f-38bc-31a5-954c-a3c1e772d81b&quot;,&quot;itemData&quot;:{&quot;type&quot;:&quot;article-journal&quot;,&quot;id&quot;:&quot;12c6d10f-38bc-31a5-954c-a3c1e772d81b&quot;,&quot;title&quot;:&quot;Predictors of adherence to wearing therapeutic footwear among people with diabetes.&quot;,&quot;author&quot;:[{&quot;family&quot;:&quot;Gustav&quot;,&quot;given&quot;:&quot;J&quot;,&quot;parse-names&quot;:false,&quot;dropping-particle&quot;:&quot;&quot;,&quot;non-dropping-particle&quot;:&quot;&quot;},{&quot;family&quot;:&quot;Tranberg&quot;,&quot;given&quot;:&quot;R&quot;,&quot;parse-names&quot;:false,&quot;dropping-particle&quot;:&quot;&quot;,&quot;non-dropping-particle&quot;:&quot;&quot;},{&quot;family&quot;:&quot;Johansson&quot;,&quot;given&quot;:&quot;U&quot;,&quot;parse-names&quot;:false,&quot;dropping-particle&quot;:&quot;&quot;,&quot;non-dropping-particle&quot;:&quot;&quot;},{&quot;family&quot;:&quot;Alnem&quot;,&quot;given&quot;:&quot;J&quot;,&quot;parse-names&quot;:false,&quot;dropping-particle&quot;:&quot;&quot;,&quot;non-dropping-particle&quot;:&quot;&quot;}],&quot;container-title&quot;:&quot;Journal of Foot and Ankle Research&quot;,&quot;issued&quot;:{&quot;date-parts&quot;:[[2020]]},&quot;issue&quot;:&quot;45&quot;,&quot;volume&quot;:&quot;13&quot;,&quot;container-title-short&quot;:&quot;J. Foot Ankle Res.&quot;},&quot;isTemporary&quot;:false},{&quot;id&quot;:&quot;aaad950e-6810-32a6-ae77-bfc9abe0b451&quot;,&quot;itemData&quot;:{&quot;type&quot;:&quot;article-journal&quot;,&quot;id&quot;:&quot;aaad950e-6810-32a6-ae77-bfc9abe0b451&quot;,&quot;title&quot;:&quot;Objective measurement of adherence to wearing foot orthoses using an embedded temperature sensor.&quot;,&quot;author&quot;:[{&quot;family&quot;:&quot;Menz&quot;,&quot;given&quot;:&quot;HB&quot;,&quot;parse-names&quot;:false,&quot;dropping-particle&quot;:&quot;&quot;,&quot;non-dropping-particle&quot;:&quot;&quot;},{&quot;family&quot;:&quot;Bonnano&quot;,&quot;given&quot;:&quot;DR&quot;,&quot;parse-names&quot;:false,&quot;dropping-particle&quot;:&quot;&quot;,&quot;non-dropping-particle&quot;:&quot;&quot;}],&quot;container-title&quot;:&quot;Medical Engineering and physics&quot;,&quot;issued&quot;:{&quot;date-parts&quot;:[[2021]]},&quot;page&quot;:&quot;19-24&quot;,&quot;volume&quot;:&quot;88&quot;,&quot;container-title-short&quot;:&quot;Med. Eng. Phys.&quot;},&quot;isTemporary&quot;:false}]},{&quot;citationID&quot;:&quot;MENDELEY_CITATION_ddd93892-dbed-4186-93aa-507f8b5dc4d1&quot;,&quot;properties&quot;:{&quot;noteIndex&quot;:0},&quot;isEdited&quot;:false,&quot;manualOverride&quot;:{&quot;isManuallyOverridden&quot;:false,&quot;citeprocText&quot;:&quot;&lt;sup&gt;22,27&lt;/sup&gt;&quot;,&quot;manualOverrideText&quot;:&quot;&quot;},&quot;citationTag&quot;:&quot;MENDELEY_CITATION_v3_eyJjaXRhdGlvbklEIjoiTUVOREVMRVlfQ0lUQVRJT05fZGRkOTM4OTItZGJlZC00MTg2LTkzYWEtNTA3ZjhiNWRjNGQxIiwicHJvcGVydGllcyI6eyJub3RlSW5kZXgiOjB9LCJpc0VkaXRlZCI6ZmFsc2UsIm1hbnVhbE92ZXJyaWRlIjp7ImlzTWFudWFsbHlPdmVycmlkZGVuIjpmYWxzZSwiY2l0ZXByb2NUZXh0IjoiPHN1cD4yMiw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Y29udGFpbmVyLXRpdGxlLXNob3J0IjoiQk1KIE9wZW4gRGlhYmV0ZXMgUmVzLi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&quot;,&quot;citationItems&quot;:[{&quot;id&quot;:&quot;5c3bb23c-a10a-3a89-9444-8df39324391e&quot;,&quot;itemData&quot;:{&quot;type&quot;:&quot;article-journal&quot;,&quot;id&quot;:&quot;5c3bb23c-a10a-3a89-9444-8df39324391e&quot;,&quot;title&quot;:&quot;Custom-made footwear designed for indoor use increases short-term and long-term adherence in people with diabetes at high ulcer risk&quot;,&quot;author&quot;:[{&quot;family&quot;:&quot;Keukenkamp&quot;,&quot;given&quot;:&quot;Renske&quot;,&quot;parse-names&quot;:false,&quot;dropping-particle&quot;:&quot;&quot;,&quot;non-dropping-particle&quot;:&quot;&quot;},{&quot;family&quot;:&quot;Netten&quot;,&quot;given&quot;:&quot;Jaap J.&quot;,&quot;parse-names&quot;:false,&quot;dropping-particle&quot;:&quot;&quot;,&quot;non-dropping-particle&quot;:&quot;Van&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BMJ Open Diabetes Research and Care&quot;,&quot;container-title-short&quot;:&quot;BMJ Open Diabetes Res. Care&quot;,&quot;DOI&quot;:&quot;10.1136/bmjdrc-2021-002593&quot;,&quot;ISSN&quot;:&quot;20524897&quot;,&quot;PMID&quot;:&quot;35131807&quot;,&quot;issued&quot;:{&quot;date-parts&quot;:[[2022,2,7]]},&quot;abstract&quot;:&quot;Introduction To explore changes in footwear adherence following provision of custom-made indoor footwear in people with diabetes at high risk for plantar foot ulceration and in possession of regular custom-made footwear. Research design and methods Adherence indoors and outdoors was assessed objectively as percentage of steps custom-made footwear was worn, at baseline (in regular custom-made footwear), and at 1 and 12 months after providing custom-made indoor footwear (in both indoor and regular footwear). Primary group: participants with low (&lt;80%) baseline indoor adherence; secondary group: participants with high (≥80%) baseline indoor adherence. Peak plantar pressures of the indoor footwear were compared with the regular custom-made footwear. Footwear usability was evaluated at 3 months via a questionnaire. At 12 months, ulcer recurrence was assessed through participant/prescriber reporting. Results Of 31 participants, 23 had low baseline indoor adherence (&lt;80%). Overall adherence in this group increased statistically significant from median 65% (IQR: 56%-72%) at baseline to 77% (60%-89%) at 1 month (p=0.002) and 87% (60%-93%) at 12 months (p&lt;0.001). This was due to a significant increase in adherence indoors: baseline: 48% (21%-63%); 1 month: 71% (50%-83%) (p=0.001); and 12 months: 77% (40%-91%) (p&lt;0.001). Mean peak plantar pressures were comparable between the indoor and regular custom-made footwear. Participants were positive about usability. One-year ulcer recurrence rate was 26%. Conclusions Footwear adherence increased in the short-term and long-term after provision of custom-made indoor footwear in people at high risk of diabetic foot ulceration with low baseline adherence, because they actively wore their newly provided indoor footwear inside their house. Footwear adherence may be helped by using both regular and indoor custom-made footwear in clinical practice; the effect on ulcer recurrence should be investigated in future trials.&quot;,&quot;publisher&quot;:&quot;BMJ Publishing Group&quot;,&quot;issue&quot;:&quot;1&quot;,&quot;volume&quot;:&quot;10&quot;},&quot;isTemporary&quot;:false},{&quot;id&quot;:&quot;22d14134-bf6f-3b00-8fed-f7fbf3f1baac&quot;,&quot;itemData&quot;:{&quot;type&quot;:&quot;article&quot;,&quot;id&quot;:&quot;22d14134-bf6f-3b00-8fed-f7fbf3f1baac&quot;,&quot;title&quot;:&quot;Offloading treatment in people with diabetic foot disease: A systematic scoping review on adherence to foot offloading&quot;,&quot;author&quot;:[{&quot;family&quot;:&quot;Racaru&quot;,&quot;given&quot;:&quot;Simona&quot;,&quot;parse-names&quot;:false,&quot;dropping-particle&quot;:&quot;&quot;,&quot;non-dropping-particle&quot;:&quot;&quot;},{&quot;family&quot;:&quot;Bolton Saghdaoui&quot;,&quot;given&quot;:&quot;Layla&quot;,&quot;parse-names&quot;:false,&quot;dropping-particle&quot;:&quot;&quot;,&quot;non-dropping-particle&quot;:&quot;&quot;},{&quot;family&quot;:&quot;Roy Choudhury&quot;,&quot;given&quot;:&quot;Jaya&quot;,&quot;parse-names&quot;:false,&quot;dropping-particle&quot;:&quot;&quot;,&quot;non-dropping-particle&quot;:&quot;&quot;},{&quot;family&quot;:&quot;Wells&quot;,&quot;given&quot;:&quot;Mary&quot;,&quot;parse-names&quot;:false,&quot;dropping-particle&quot;:&quot;&quot;,&quot;non-dropping-particle&quot;:&quot;&quot;},{&quot;family&quot;:&quot;Davies&quot;,&quot;given&quot;:&quot;Alun H.&quot;,&quot;parse-names&quot;:false,&quot;dropping-particle&quot;:&quot;&quot;,&quot;non-dropping-particle&quot;:&quot;&quot;}],&quot;container-title&quot;:&quot;Diabetes and Metabolic Syndrome: Clinical Research and Reviews&quot;,&quot;DOI&quot;:&quot;10.1016/j.dsx.2022.102493&quot;,&quot;ISSN&quot;:&quot;18780334&quot;,&quot;PMID&quot;:&quot;35468484&quot;,&quot;issued&quot;:{&quot;date-parts&quot;:[[2022,5,1]]},&quot;abstract&quot;:&quot;Background and aims: To identify measurement methods, proportions of adherent participants, factors affecting adherence, and concordance promoting interventions. Methods: A systematic scoping review was conducted by searching Medline, CINAHL, PubMed, EMBASE, and EMCARE databases. Results: Twenty-four trials were identified from 1001 citations. Only 25% of the included studies used objective methods to quantify adherence. The proportion of adherent participants (≥80% of daily steps/time) ranged from 28% to 60%. Psychosocial factors are the most common influencers of adherence. However, interventions for improving compliance are lacking. Conclusion: There is a need to accurately quantify and optimize adherence to foot offloading in people with diabetes.&quot;,&quot;publisher&quot;:&quot;Elsevier Ltd&quot;,&quot;issue&quot;:&quot;5&quot;,&quot;volume&quot;:&quot;16&quot;,&quot;container-title-short&quot;:&quot;&quot;},&quot;isTemporary&quot;:false}]},{&quot;citationID&quot;:&quot;MENDELEY_CITATION_3ff72310-ebfb-4291-b3bb-0cd703895e61&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2ZmNzIzMTAtZWJmYi00MjkxLWIzYmItMGNkNzAzODk1ZTYxIiwicHJvcGVydGllcyI6eyJub3RlSW5kZXgiOjB9LCJpc0VkaXRlZCI6ZmFsc2UsIm1hbnVhbE92ZXJyaWRlIjp7ImlzTWFudWFsbHlPdmVycmlkZGVuIjpmYWxzZSwiY2l0ZXByb2NUZXh0IjoiPHN1cD4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LCJjb250YWluZXItdGl0bGUtc2hvcnQiOiJCTUogT3BlbiBEaWFiZXRlcyBSZXMuIENhcmUifSwiaXNUZW1wb3JhcnkiOmZhbHNlfV19&quot;,&quot;citationItems&quot;:[{&quot;id&quot;:&quot;5c3bb23c-a10a-3a89-9444-8df39324391e&quot;,&quot;itemData&quot;:{&quot;type&quot;:&quot;article-journal&quot;,&quot;id&quot;:&quot;5c3bb23c-a10a-3a89-9444-8df39324391e&quot;,&quot;title&quot;:&quot;Custom-made footwear designed for indoor use increases short-term and long-term adherence in people with diabetes at high ulcer risk&quot;,&quot;author&quot;:[{&quot;family&quot;:&quot;Keukenkamp&quot;,&quot;given&quot;:&quot;Renske&quot;,&quot;parse-names&quot;:false,&quot;dropping-particle&quot;:&quot;&quot;,&quot;non-dropping-particle&quot;:&quot;&quot;},{&quot;family&quot;:&quot;Netten&quot;,&quot;given&quot;:&quot;Jaap J.&quot;,&quot;parse-names&quot;:false,&quot;dropping-particle&quot;:&quot;&quot;,&quot;non-dropping-particle&quot;:&quot;Van&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BMJ Open Diabetes Research and Care&quot;,&quot;DOI&quot;:&quot;10.1136/bmjdrc-2021-002593&quot;,&quot;ISSN&quot;:&quot;20524897&quot;,&quot;PMID&quot;:&quot;35131807&quot;,&quot;issued&quot;:{&quot;date-parts&quot;:[[2022,2,7]]},&quot;abstract&quot;:&quot;Introduction To explore changes in footwear adherence following provision of custom-made indoor footwear in people with diabetes at high risk for plantar foot ulceration and in possession of regular custom-made footwear. Research design and methods Adherence indoors and outdoors was assessed objectively as percentage of steps custom-made footwear was worn, at baseline (in regular custom-made footwear), and at 1 and 12 months after providing custom-made indoor footwear (in both indoor and regular footwear). Primary group: participants with low (&lt;80%) baseline indoor adherence; secondary group: participants with high (≥80%) baseline indoor adherence. Peak plantar pressures of the indoor footwear were compared with the regular custom-made footwear. Footwear usability was evaluated at 3 months via a questionnaire. At 12 months, ulcer recurrence was assessed through participant/prescriber reporting. Results Of 31 participants, 23 had low baseline indoor adherence (&lt;80%). Overall adherence in this group increased statistically significant from median 65% (IQR: 56%-72%) at baseline to 77% (60%-89%) at 1 month (p=0.002) and 87% (60%-93%) at 12 months (p&lt;0.001). This was due to a significant increase in adherence indoors: baseline: 48% (21%-63%); 1 month: 71% (50%-83%) (p=0.001); and 12 months: 77% (40%-91%) (p&lt;0.001). Mean peak plantar pressures were comparable between the indoor and regular custom-made footwear. Participants were positive about usability. One-year ulcer recurrence rate was 26%. Conclusions Footwear adherence increased in the short-term and long-term after provision of custom-made indoor footwear in people at high risk of diabetic foot ulceration with low baseline adherence, because they actively wore their newly provided indoor footwear inside their house. Footwear adherence may be helped by using both regular and indoor custom-made footwear in clinical practice; the effect on ulcer recurrence should be investigated in future trials.&quot;,&quot;publisher&quot;:&quot;BMJ Publishing Group&quot;,&quot;issue&quot;:&quot;1&quot;,&quot;volume&quot;:&quot;10&quot;,&quot;container-title-short&quot;:&quot;BMJ Open Diabetes Res. Care&quot;},&quot;isTemporary&quot;:false}]},{&quot;citationID&quot;:&quot;MENDELEY_CITATION_d7e8b1c5-6196-436e-a260-f2464ad62a9a&quot;,&quot;properties&quot;:{&quot;noteIndex&quot;:0},&quot;isEdited&quot;:false,&quot;manualOverride&quot;:{&quot;isManuallyOverridden&quot;:false,&quot;citeprocText&quot;:&quot;&lt;sup&gt;20,28&lt;/sup&gt;&quot;,&quot;manualOverrideText&quot;:&quot;&quot;},&quot;citationTag&quot;:&quot;MENDELEY_CITATION_v3_eyJjaXRhdGlvbklEIjoiTUVOREVMRVlfQ0lUQVRJT05fZDdlOGIxYzUtNjE5Ni00MzZlLWEyNjAtZjI0NjRhZDYyYTlhIiwicHJvcGVydGllcyI6eyJub3RlSW5kZXgiOjB9LCJpc0VkaXRlZCI6ZmFsc2UsIm1hbnVhbE92ZXJyaWRlIjp7ImlzTWFudWFsbHlPdmVycmlkZGVuIjpmYWxzZSwiY2l0ZXByb2NUZXh0IjoiPHN1cD4yMCwyODwvc3VwPiIsIm1hbnVhbE92ZXJyaWRlVGV4dCI6IiJ9LCJjaXRhdGlvbkl0ZW1zIjpb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LHsiaWQiOiJhMDdlMDEwMS00YmE1LTNiYWYtYjUyMy05OTgxYmQ5OWY2MmYiLCJpdGVtRGF0YSI6eyJ0eXBlIjoicmVwb3J0IiwiaWQiOiJhMDdlMDEwMS00YmE1LTNiYWYtYjUyMy05OTgxYmQ5OWY2MmYiLCJ0aXRsZSI6IkRpYWJldGljIGZvb3QgcHJvYmxlbXM6IHByZXZlbnRpb24gYW5kIG1hbmFnZW1lbnQgTklDRSBndWlkZWxpbmUiLCJVUkwiOiJ3d3cubmljZS5vcmcudWsvZ3VpZGFuY2UvbmcxOSIsImlzc3VlZCI6eyJkYXRlLXBhcnRzIjpbWzIwMTVdXX0sImNvbnRhaW5lci10aXRsZS1zaG9ydCI6IiJ9LCJpc1RlbXBvcmFyeSI6ZmFsc2V9XX0=&quot;,&quot;citationItems&quot;:[{&quot;id&quot;:&quot;e55ae8c8-dd59-3d6a-9c70-1087c797e285&quot;,&quot;itemData&quot;:{&quot;type&quot;:&quot;report&quot;,&quot;id&quot;:&quot;e55ae8c8-dd59-3d6a-9c70-1087c797e285&quot;,&quot;title&quot;:&quot;Guidelines on the prevention of foot ulcers in persons with diabetes IWGDF 2023 update&quot;,&quot;author&quot;:[{&quot;family&quot;:&quot;Bus&quot;,&quot;given&quot;:&quot;SA&quot;,&quot;parse-names&quot;:false,&quot;dropping-particle&quot;:&quot;&quot;,&quot;non-dropping-particle&quot;:&quot;&quot;},{&quot;family&quot;:&quot;Sacco&quot;,&quot;given&quot;:&quot;I&quot;,&quot;parse-names&quot;:false,&quot;dropping-particle&quot;:&quot;&quot;,&quot;non-dropping-particle&quot;:&quot;&quot;},{&quot;family&quot;:&quot;Monteiro-Soares&quot;,&quot;given&quot;:&quot;M&quot;,&quot;parse-names&quot;:false,&quot;dropping-particle&quot;:&quot;&quot;,&quot;non-dropping-particle&quot;:&quot;&quot;},{&quot;family&quot;:&quot;Raspovic&quot;,&quot;given&quot;:&quot;A&quot;,&quot;parse-names&quot;:false,&quot;dropping-particle&quot;:&quot;&quot;,&quot;non-dropping-particle&quot;:&quot;&quot;},{&quot;family&quot;:&quot;Paton&quot;,&quot;given&quot;:&quot;J&quot;,&quot;parse-names&quot;:false,&quot;dropping-particle&quot;:&quot;&quot;,&quot;non-dropping-particle&quot;:&quot;&quot;},{&quot;family&quot;:&quot;Rasmussen&quot;,&quot;given&quot;:&quot;R&quot;,&quot;parse-names&quot;:false,&quot;dropping-particle&quot;:&quot;&quot;,&quot;non-dropping-particle&quot;:&quot;&quot;},{&quot;family&quot;:&quot;Lavery&quot;,&quot;given&quot;:&quot;LA&quot;,&quot;parse-names&quot;:false,&quot;dropping-particle&quot;:&quot;&quot;,&quot;non-dropping-particle&quot;:&quot;&quot;},{&quot;family&quot;:&quot;Netten&quot;,&quot;given&quot;:&quot;JJ&quot;,&quot;parse-names&quot;:false,&quot;dropping-particle&quot;:&quot;&quot;,&quot;non-dropping-particle&quot;:&quot;van&quot;},{&quot;family&quot;:&quot;on behalf of the International Working Group on the Diabetic Foot&quot;,&quot;given&quot;:&quot;&quot;,&quot;parse-names&quot;:false,&quot;dropping-particle&quot;:&quot;&quot;,&quot;non-dropping-particle&quot;:&quot;&quot;}],&quot;URL&quot;:&quot;www.iwgdfguidelines.org&quot;,&quot;issued&quot;:{&quot;date-parts&quot;:[[2023]]},&quot;container-title-short&quot;:&quot;&quot;},&quot;isTemporary&quot;:false},{&quot;id&quot;:&quot;a07e0101-4ba5-3baf-b523-9981bd99f62f&quot;,&quot;itemData&quot;:{&quot;type&quot;:&quot;report&quot;,&quot;id&quot;:&quot;a07e0101-4ba5-3baf-b523-9981bd99f62f&quot;,&quot;title&quot;:&quot;Diabetic foot problems: prevention and management NICE guideline&quot;,&quot;URL&quot;:&quot;www.nice.org.uk/guidance/ng19&quot;,&quot;issued&quot;:{&quot;date-parts&quot;:[[2015]]},&quot;container-title-short&quot;:&quot;&quot;},&quot;isTemporary&quot;:false}]},{&quot;citationID&quot;:&quot;MENDELEY_CITATION_a5828b6b-e32b-4b1a-b09c-440f9194e2a1&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&quot;,&quot;citationItems&quot;:[{&quot;id&quot;:&quot;e672e44a-2fdc-334e-8cb5-e0faf635843a&quot;,&quot;itemData&quot;:{&quot;type&quot;:&quot;article-journal&quot;,&quot;id&quot;:&quot;e672e44a-2fdc-334e-8cb5-e0faf635843a&quot;,&quot;title&quot;:&quot;Prevention of foot ulcers in persons with diabetes at risk of ulceration: A systematic review and meta-analysis&quot;,&quot;author&quot;:[{&quot;family&quot;:&quot;Netten&quot;,&quot;given&quot;:&quot;Jaap J.&quot;,&quot;parse-names&quot;:false,&quot;dropping-particle&quot;:&quot;&quot;,&quot;non-dropping-particle&quot;:&quot;van&quot;},{&quot;family&quot;:&quot;Raspovic&quot;,&quot;given&quot;:&quot;Anita&quot;,&quot;parse-names&quot;:false,&quot;dropping-particle&quot;:&quot;&quot;,&quot;non-dropping-particle&quot;:&quot;&quot;},{&quot;family&quot;:&quot;Lavery&quot;,&quot;given&quot;:&quot;Lawrence A.&quot;,&quot;parse-names&quot;:false,&quot;dropping-particle&quot;:&quot;&quot;,&quot;non-dropping-particle&quot;:&quot;&quot;},{&quot;family&quot;:&quot;Monteiro-Soares&quot;,&quot;given&quot;:&quot;Matilde&quot;,&quot;parse-names&quot;:false,&quot;dropping-particle&quot;:&quot;&quot;,&quot;non-dropping-particle&quot;:&quot;&quot;},{&quot;family&quot;:&quot;Paton&quot;,&quot;given&quot;:&quot;Joanne&quot;,&quot;parse-names&quot;:false,&quot;dropping-particle&quot;:&quot;&quot;,&quot;non-dropping-particle&quot;:&quot;&quot;},{&quot;family&quot;:&quot;Rasmussen&quot;,&quot;given&quot;:&quot;Anne&quot;,&quot;parse-names&quot;:false,&quot;dropping-particle&quot;:&quot;&quot;,&quot;non-dropping-particle&quot;:&quot;&quot;},{&quot;family&quot;:&quot;Sacco&quot;,&quot;given&quot;:&quot;Isabel C.N.&quot;,&quot;parse-names&quot;:false,&quot;dropping-particle&quot;:&quot;&quot;,&quot;non-dropping-particle&quot;:&quot;&quot;},{&quot;family&quot;:&quot;Bus&quot;,&quot;given&quot;:&quot;Sicco A.&quot;,&quot;parse-names&quot;:false,&quot;dropping-particle&quot;:&quot;&quot;,&quot;non-dropping-particle&quot;:&quot;&quot;}],&quot;container-title&quot;:&quot;Diabetes/Metabolism Research and Reviews&quot;,&quot;container-title-short&quot;:&quot;Diabetes. Metab. Res. Rev.&quot;,&quot;DOI&quot;:&quot;10.1002/dmrr.3652&quot;,&quot;ISSN&quot;:&quot;15207560&quot;,&quot;PMID&quot;:&quot;37243880&quot;,&quot;issued&quot;:{&quot;date-parts&quot;:[[2024,3,1]]},&quot;abstract&quot;:&quot;Aims: Prevention of foot ulcers in persons with diabetes is important to help reduce the substantial burden on both individual and health resources. A comprehensive analysis of reported interventions is needed to better inform healthcare professionals about effective prevention. The aim of this systematic review and meta-analysis is to assess the effectiveness of interventions to prevent foot ulcers in persons with diabetes who are at risk thereof. Materials and Methods: We searched the available scientific literature in PubMed, EMBASE, CINAHL, Cochrane databases and trial registries for original research studies on preventative interventions. Both controlled and non-controlled studies were eligible for selection. Two independent reviewers assessed risk of bias of controlled studies and extracted data. A meta-analysis (using Mantel-Haenszel's statistical method and random effect models) was done when &gt;1 RCT was available that met our criteria. Evidence statements, including the certainty of evidence, were formulated according to GRADE. Results: From the 19,349 records screened, 40 controlled studies (of which 33 were Randomised Controlled Trials [RCTs]) and 103 non-controlled studies were included. We found moderate certainty evidence that temperature monitoring (5 RCTs; risk ratio [RR]: 0.51; 95% CI: 0.31–0.84) and pressure-optimised therapeutic footwear or insoles (2 RCTs; RR: 0.62; 95% CI: 0.26–1.47) likely reduce the risk of plantar foot ulcer recurrence in people with diabetes at high risk. Further, we found low certainty evidence that structured education (5 RCTs; RR: 0.66; 95% CI: 0.37–1.19), therapeutic footwear (3 RCTs; RR: 0.53; 95% CI: 0.24–1.17), flexor tenotomy (1 RCT, 7 non-controlled studies, no meta-analysis), and integrated care (3 RCTs; RR: 0.78; 95% CI: 0.58–1.06) may reduce the risk of foot ulceration in people with diabetes at risk for foot ulceration. Conclusions: Various interventions for persons with diabetes at risk for foot ulceration with evidence of effectiveness are available, including temperature monitoring (pressure-optimised) therapeutic footwear, structured education, flexor tenotomy, and integrated foot care. With hardly any new intervention studies published in recent years, more effort to produce high-quality RCTs is urgently needed to further improve the evidence base. This is especially relevant for educational and psychological interventions, for integrated care approaches for persons at high risk of ulceration, and for interventions specifically targeting persons at low-to-moderate risk of ulceration.&quot;,&quot;publisher&quot;:&quot;John Wiley and Sons Ltd&quot;,&quot;issue&quot;:&quot;3&quot;,&quot;volume&quot;:&quot;40&quot;},&quot;isTemporary&quot;:false}]},{&quot;citationID&quot;:&quot;MENDELEY_CITATION_79aada98-8768-4423-b7dc-277fb7bfdd4b&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&quot;,&quot;citationItems&quot;:[{&quot;id&quot;:&quot;b128da61-bdef-398e-b8c2-47c4e45764b3&quot;,&quot;itemData&quot;:{&quot;type&quot;:&quot;article-journal&quot;,&quot;id&quot;:&quot;b128da61-bdef-398e-b8c2-47c4e45764b3&quot;,&quot;title&quot;:&quot;Fragile Feet and Trivial Trauma&quot;,&quot;author&quot;:[{&quot;family&quot;:&quot;Jarl&quot;,&quot;given&quot;:&quot;Gustav&quot;,&quot;parse-names&quot;:false,&quot;dropping-particle&quot;:&quot;&quot;,&quot;non-dropping-particle&quot;:&quot;&quot;},{&quot;family&quot;:&quot;Netten&quot;,&quot;given&quot;:&quot;JL&quot;,&quot;parse-names&quot;:false,&quot;dropping-particle&quot;:&quot;&quot;,&quot;non-dropping-particle&quot;:&quot;van&quot;},{&quot;family&quot;:&quot;Lazzarini&quot;,&quot;given&quot;:&quot;PA&quot;,&quot;parse-names&quot;:false,&quot;dropping-particle&quot;:&quot;&quot;,&quot;non-dropping-particle&quot;:&quot;&quot;}],&quot;container-title&quot;:&quot;Journal of the American Podiatric Medical Association &quot;,&quot;issued&quot;:{&quot;date-parts&quot;:[[2023]]},&quot;issue&quot;:&quot;1&quot;,&quot;volume&quot;:&quot;113&quot;,&quot;container-title-short&quot;:&quot;&quot;},&quot;isTemporary&quot;:false}]},{&quot;citationID&quot;:&quot;MENDELEY_CITATION_da6f386f-d760-45d8-9b4b-6f82ae2c9fe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&quot;,&quot;citationItems&quot;:[{&quot;id&quot;:&quot;f992c26a-55dc-34d0-a5e6-9e6d160b5280&quot;,&quot;itemData&quot;:{&quot;type&quot;:&quot;article-journal&quot;,&quot;id&quot;:&quot;f992c26a-55dc-34d0-a5e6-9e6d160b5280&quot;,&quot;title&quot;:&quot;The behaviour change wheel: a new method for characterising and designing behaviour change interventions&quot;,&quot;author&quot;:[{&quot;family&quot;:&quot;Michie&quot;,&quot;given&quot;:&quot;S&quot;,&quot;parse-names&quot;:false,&quot;dropping-particle&quot;:&quot;&quot;,&quot;non-dropping-particle&quot;:&quot;&quot;},{&quot;family&quot;:&quot;Stralen&quot;,&quot;given&quot;:&quot;MM&quot;,&quot;parse-names&quot;:false,&quot;dropping-particle&quot;:&quot;&quot;,&quot;non-dropping-particle&quot;:&quot;van&quot;},{&quot;family&quot;:&quot;West&quot;,&quot;given&quot;:&quot;R&quot;,&quot;parse-names&quot;:false,&quot;dropping-particle&quot;:&quot;&quot;,&quot;non-dropping-particle&quot;:&quot;&quot;}],&quot;container-title&quot;:&quot;Implement Sci .&quot;,&quot;issued&quot;:{&quot;date-parts&quot;:[[2011]]},&quot;page&quot;:&quot;42&quot;,&quot;issue&quot;:&quot;6&quot;,&quot;volume&quot;:&quot;23&quot;,&quot;container-title-short&quot;:&quot;&quot;},&quot;isTemporary&quot;:false}]},{&quot;citationID&quot;:&quot;MENDELEY_CITATION_1a346967-7dc6-46bd-94ea-c7a41aa70544&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&quot;,&quot;citationItems&quot;:[{&quot;id&quot;:&quot;f992c26a-55dc-34d0-a5e6-9e6d160b5280&quot;,&quot;itemData&quot;:{&quot;type&quot;:&quot;article-journal&quot;,&quot;id&quot;:&quot;f992c26a-55dc-34d0-a5e6-9e6d160b5280&quot;,&quot;title&quot;:&quot;The behaviour change wheel: a new method for characterising and designing behaviour change interventions&quot;,&quot;author&quot;:[{&quot;family&quot;:&quot;Michie&quot;,&quot;given&quot;:&quot;S&quot;,&quot;parse-names&quot;:false,&quot;dropping-particle&quot;:&quot;&quot;,&quot;non-dropping-particle&quot;:&quot;&quot;},{&quot;family&quot;:&quot;Stralen&quot;,&quot;given&quot;:&quot;MM&quot;,&quot;parse-names&quot;:false,&quot;dropping-particle&quot;:&quot;&quot;,&quot;non-dropping-particle&quot;:&quot;van&quot;},{&quot;family&quot;:&quot;West&quot;,&quot;given&quot;:&quot;R&quot;,&quot;parse-names&quot;:false,&quot;dropping-particle&quot;:&quot;&quot;,&quot;non-dropping-particle&quot;:&quot;&quot;}],&quot;container-title&quot;:&quot;Implement Sci .&quot;,&quot;issued&quot;:{&quot;date-parts&quot;:[[2011]]},&quot;page&quot;:&quot;42&quot;,&quot;issue&quot;:&quot;6&quot;,&quot;volume&quot;:&quot;23&quot;,&quot;container-title-short&quot;:&quot;&quot;},&quot;isTemporary&quot;:false}]},{&quot;citationID&quot;:&quot;MENDELEY_CITATION_a2ed706e-c50a-429e-9046-51b7334a261b&quot;,&quot;properties&quot;:{&quot;noteIndex&quot;:0},&quot;isEdited&quot;:false,&quot;manualOverride&quot;:{&quot;isManuallyOverridden&quot;:false,&quot;citeprocText&quot;:&quot;&lt;sup&gt;16,19,27&lt;/sup&gt;&quot;,&quot;manualOverrideText&quot;:&quot;&quot;},&quot;citationTag&quot;:&quot;MENDELEY_CITATION_v3_eyJjaXRhdGlvbklEIjoiTUVOREVMRVlfQ0lUQVRJT05fYTJlZDcwNmUtYzUwYS00MjllLTkwNDYtNTFiNzMzNGEyNjFiIiwicHJvcGVydGllcyI6eyJub3RlSW5kZXgiOjB9LCJpc0VkaXRlZCI6ZmFsc2UsIm1hbnVhbE92ZXJyaWRlIjp7ImlzTWFudWFsbHlPdmVycmlkZGVuIjpmYWxzZSwiY2l0ZXByb2NUZXh0IjoiPHN1cD4xNiwxOSwyNz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NvbnRhaW5lci10aXRsZS1zaG9ydCI6IiJ9LCJpc1RlbXBvcmFyeSI6ZmFsc2V9XX0=&quot;,&quot;citationItems&quot;:[{&quot;id&quot;:&quot;f7eff0fe-bf28-3b76-82fa-9a23ed3ab985&quot;,&quot;itemData&quot;:{&quot;type&quot;:&quot;article-journal&quot;,&quot;id&quot;:&quot;f7eff0fe-bf28-3b76-82fa-9a23ed3ab985&quot;,&quot;title&quot;:&quot;State of the art design protocol for custom made footwear for people with diabetes and peripheral neuropathy&quot;,&quot;author&quot;:[{&quot;family&quot;:&quot;Bus&quot;,&quot;given&quot;:&quot;Sicco A.&quot;,&quot;parse-names&quot;:false,&quot;dropping-particle&quot;:&quot;&quot;,&quot;non-dropping-particle&quot;:&quot;&quot;},{&quot;family&quot;:&quot;Zwaferink&quot;,&quot;given&quot;:&quot;Jennefer B.&quot;,&quot;parse-names&quot;:false,&quot;dropping-particle&quot;:&quot;&quot;,&quot;non-dropping-particle&quot;:&quot;&quot;},{&quot;family&quot;:&quot;Dahmen&quot;,&quot;given&quot;:&quot;Rutger&quot;,&quot;parse-names&quot;:false,&quot;dropping-particle&quot;:&quot;&quot;,&quot;non-dropping-particle&quot;:&quot;&quot;},{&quot;family&quot;:&quot;Busch-Westbroek&quot;,&quot;given&quot;:&quot;Tessa&quot;,&quot;parse-names&quot;:false,&quot;dropping-particle&quot;:&quot;&quot;,&quot;non-dropping-particle&quot;:&quot;&quot;}],&quot;container-title&quot;:&quot;Diabetes/Metabolism Research and Reviews&quot;,&quot;DOI&quot;:&quot;10.1002/dmrr.3237&quot;,&quot;ISSN&quot;:&quot;15207560&quot;,&quot;PMID&quot;:&quot;31845547&quot;,&quot;issued&quot;:{&quot;date-parts&quot;:[[2020,3,1]]},&quot;abstract&quot;:&quot;Supported by evidence-based guidelines, custom-made footwear is often prescribed to people with diabetes who are at risk for ulceration. However, these guidelines do not specify the footwear design features, despite available scientific evidence for these features. We aimed to develop a design protocol to support custom-made footwear prescription for people with diabetes and peripheral neuropathy. The population of interest was people with diabetes who are at moderate-to-high risk of developing a foot ulcer, for whom custom-made footwear (shoes and/or insoles) can be prescribed. A group of experts from rehabilitation medicine, orthopaedic shoe technology (pedorthics) and diabetic foot research, reviewed the scientific literature and met during 12 face-to-face meetings to develop a footwear design algorithm and evidence-based pressure-relief algorithm as parts of the protocol. Consensus was reached where evidence was not available. Fourteen domains of foot pathology in combination with loss of protective sensation were specified for the footwear design algorithm and for each domain shoe-specific and insole (orthosis)-specific features were defined. Most insole-related features and some shoe-related features were evidence based, whereas most shoe-related features were consensus based. The pressure-relief algorithm was evidence based using recent footwear trial data and specifically targeted patients with a healed plantar foot ulcer. These footwear design and pressure-relief algorithms are the first of their kind and should facilitate more uniform decision making in the prescription and manufacturing of adequate shoes for moderate-to-high-risk patients, reducing variation in footwear provision and improving clinical outcome in the prevention of diabetic foot ulcers.&quot;,&quot;publisher&quot;:&quot;John Wiley and Sons Ltd&quot;,&quot;issue&quot;:&quot;S1&quot;,&quot;volume&quot;:&quot;36&quot;,&quot;container-title-short&quot;:&quot;Diabetes. Metab. Res. Rev.&quot;},&quot;isTemporary&quot;:false},{&quot;id&quot;:&quot;5c3bb23c-a10a-3a89-9444-8df39324391e&quot;,&quot;itemData&quot;:{&quot;type&quot;:&quot;article-journal&quot;,&quot;id&quot;:&quot;5c3bb23c-a10a-3a89-9444-8df39324391e&quot;,&quot;title&quot;:&quot;Custom-made footwear designed for indoor use increases short-term and long-term adherence in people with diabetes at high ulcer risk&quot;,&quot;author&quot;:[{&quot;family&quot;:&quot;Keukenkamp&quot;,&quot;given&quot;:&quot;Renske&quot;,&quot;parse-names&quot;:false,&quot;dropping-particle&quot;:&quot;&quot;,&quot;non-dropping-particle&quot;:&quot;&quot;},{&quot;family&quot;:&quot;Netten&quot;,&quot;given&quot;:&quot;Jaap J.&quot;,&quot;parse-names&quot;:false,&quot;dropping-particle&quot;:&quot;&quot;,&quot;non-dropping-particle&quot;:&quot;Van&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BMJ Open Diabetes Research and Care&quot;,&quot;DOI&quot;:&quot;10.1136/bmjdrc-2021-002593&quot;,&quot;ISSN&quot;:&quot;20524897&quot;,&quot;PMID&quot;:&quot;35131807&quot;,&quot;issued&quot;:{&quot;date-parts&quot;:[[2022,2,7]]},&quot;abstract&quot;:&quot;Introduction To explore changes in footwear adherence following provision of custom-made indoor footwear in people with diabetes at high risk for plantar foot ulceration and in possession of regular custom-made footwear. Research design and methods Adherence indoors and outdoors was assessed objectively as percentage of steps custom-made footwear was worn, at baseline (in regular custom-made footwear), and at 1 and 12 months after providing custom-made indoor footwear (in both indoor and regular footwear). Primary group: participants with low (&lt;80%) baseline indoor adherence; secondary group: participants with high (≥80%) baseline indoor adherence. Peak plantar pressures of the indoor footwear were compared with the regular custom-made footwear. Footwear usability was evaluated at 3 months via a questionnaire. At 12 months, ulcer recurrence was assessed through participant/prescriber reporting. Results Of 31 participants, 23 had low baseline indoor adherence (&lt;80%). Overall adherence in this group increased statistically significant from median 65% (IQR: 56%-72%) at baseline to 77% (60%-89%) at 1 month (p=0.002) and 87% (60%-93%) at 12 months (p&lt;0.001). This was due to a significant increase in adherence indoors: baseline: 48% (21%-63%); 1 month: 71% (50%-83%) (p=0.001); and 12 months: 77% (40%-91%) (p&lt;0.001). Mean peak plantar pressures were comparable between the indoor and regular custom-made footwear. Participants were positive about usability. One-year ulcer recurrence rate was 26%. Conclusions Footwear adherence increased in the short-term and long-term after provision of custom-made indoor footwear in people at high risk of diabetic foot ulceration with low baseline adherence, because they actively wore their newly provided indoor footwear inside their house. Footwear adherence may be helped by using both regular and indoor custom-made footwear in clinical practice; the effect on ulcer recurrence should be investigated in future trials.&quot;,&quot;publisher&quot;:&quot;BMJ Publishing Group&quot;,&quot;issue&quot;:&quot;1&quot;,&quot;volume&quot;:&quot;10&quot;,&quot;container-title-short&quot;:&quot;BMJ Open Diabetes Res. Care&quot;},&quot;isTemporary&quot;:false},{&quot;id&quot;:&quot;232c661a-6f29-31eb-a06d-fe4c8574e878&quot;,&quot;itemData&quot;:{&quot;type&quot;:&quot;article-journal&quot;,&quot;id&quot;:&quot;232c661a-6f29-31eb-a06d-fe4c8574e878&quot;,&quot;title&quot;:&quot;Evaluation and optimization of thera peutic footwear for neuropathic diabetic foot patients using in-shoe plantar pres sure analysis.&quot;,&quot;author&quot;:[{&quot;family&quot;:&quot;Bus&quot;,&quot;given&quot;:&quot;SA&quot;,&quot;parse-names&quot;:false,&quot;dropping-particle&quot;:&quot;&quot;,&quot;non-dropping-particle&quot;:&quot;&quot;},{&quot;family&quot;:&quot;Haspels&quot;,&quot;given&quot;:&quot;R&quot;,&quot;parse-names&quot;:false,&quot;dropping-particle&quot;:&quot;&quot;,&quot;non-dropping-particle&quot;:&quot;&quot;},{&quot;family&quot;:&quot;Busch-Westbroek&quot;,&quot;given&quot;:&quot;TE&quot;,&quot;parse-names&quot;:false,&quot;dropping-particle&quot;:&quot;&quot;,&quot;non-dropping-particle&quot;:&quot;&quot;}],&quot;container-title&quot;:&quot;Dabetes Care &quot;,&quot;issued&quot;:{&quot;date-parts&quot;:[[2011]]},&quot;page&quot;:&quot;1595-1600&quot;,&quot;volume&quot;:&quot;34&quot;,&quot;container-title-short&quot;:&quot;&quot;},&quot;isTemporary&quot;:false}]},{&quot;citationID&quot;:&quot;MENDELEY_CITATION_17a02679-7e3c-416d-93a9-ad9f17f76d9d&quot;,&quot;properties&quot;:{&quot;noteIndex&quot;:0},&quot;isEdited&quot;:false,&quot;manualOverride&quot;:{&quot;isManuallyOverridden&quot;:false,&quot;citeprocText&quot;:&quot;&lt;sup&gt;16,19,27&lt;/sup&gt;&quot;,&quot;manualOverrideText&quot;:&quot;&quot;},&quot;citationTag&quot;:&quot;MENDELEY_CITATION_v3_eyJjaXRhdGlvbklEIjoiTUVOREVMRVlfQ0lUQVRJT05fMTdhMDI2NzktN2UzYy00MTZkLTkzYTktYWQ5ZjE3Zjc2ZDlkIiwicHJvcGVydGllcyI6eyJub3RlSW5kZXgiOjB9LCJpc0VkaXRlZCI6ZmFsc2UsIm1hbnVhbE92ZXJyaWRlIjp7ImlzTWFudWFsbHlPdmVycmlkZGVuIjpmYWxzZSwiY2l0ZXByb2NUZXh0IjoiPHN1cD4xNiwxOSwyNz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&quot;,&quot;citationItems&quot;:[{&quot;id&quot;:&quot;f7eff0fe-bf28-3b76-82fa-9a23ed3ab985&quot;,&quot;itemData&quot;:{&quot;type&quot;:&quot;article-journal&quot;,&quot;id&quot;:&quot;f7eff0fe-bf28-3b76-82fa-9a23ed3ab985&quot;,&quot;title&quot;:&quot;State of the art design protocol for custom made footwear for people with diabetes and peripheral neuropathy&quot;,&quot;author&quot;:[{&quot;family&quot;:&quot;Bus&quot;,&quot;given&quot;:&quot;Sicco A.&quot;,&quot;parse-names&quot;:false,&quot;dropping-particle&quot;:&quot;&quot;,&quot;non-dropping-particle&quot;:&quot;&quot;},{&quot;family&quot;:&quot;Zwaferink&quot;,&quot;given&quot;:&quot;Jennefer B.&quot;,&quot;parse-names&quot;:false,&quot;dropping-particle&quot;:&quot;&quot;,&quot;non-dropping-particle&quot;:&quot;&quot;},{&quot;family&quot;:&quot;Dahmen&quot;,&quot;given&quot;:&quot;Rutger&quot;,&quot;parse-names&quot;:false,&quot;dropping-particle&quot;:&quot;&quot;,&quot;non-dropping-particle&quot;:&quot;&quot;},{&quot;family&quot;:&quot;Busch-Westbroek&quot;,&quot;given&quot;:&quot;Tessa&quot;,&quot;parse-names&quot;:false,&quot;dropping-particle&quot;:&quot;&quot;,&quot;non-dropping-particle&quot;:&quot;&quot;}],&quot;container-title&quot;:&quot;Diabetes/Metabolism Research and Reviews&quot;,&quot;DOI&quot;:&quot;10.1002/dmrr.3237&quot;,&quot;ISSN&quot;:&quot;15207560&quot;,&quot;PMID&quot;:&quot;31845547&quot;,&quot;issued&quot;:{&quot;date-parts&quot;:[[2020,3,1]]},&quot;abstract&quot;:&quot;Supported by evidence-based guidelines, custom-made footwear is often prescribed to people with diabetes who are at risk for ulceration. However, these guidelines do not specify the footwear design features, despite available scientific evidence for these features. We aimed to develop a design protocol to support custom-made footwear prescription for people with diabetes and peripheral neuropathy. The population of interest was people with diabetes who are at moderate-to-high risk of developing a foot ulcer, for whom custom-made footwear (shoes and/or insoles) can be prescribed. A group of experts from rehabilitation medicine, orthopaedic shoe technology (pedorthics) and diabetic foot research, reviewed the scientific literature and met during 12 face-to-face meetings to develop a footwear design algorithm and evidence-based pressure-relief algorithm as parts of the protocol. Consensus was reached where evidence was not available. Fourteen domains of foot pathology in combination with loss of protective sensation were specified for the footwear design algorithm and for each domain shoe-specific and insole (orthosis)-specific features were defined. Most insole-related features and some shoe-related features were evidence based, whereas most shoe-related features were consensus based. The pressure-relief algorithm was evidence based using recent footwear trial data and specifically targeted patients with a healed plantar foot ulcer. These footwear design and pressure-relief algorithms are the first of their kind and should facilitate more uniform decision making in the prescription and manufacturing of adequate shoes for moderate-to-high-risk patients, reducing variation in footwear provision and improving clinical outcome in the prevention of diabetic foot ulcers.&quot;,&quot;publisher&quot;:&quot;John Wiley and Sons Ltd&quot;,&quot;issue&quot;:&quot;S1&quot;,&quot;volume&quot;:&quot;36&quot;,&quot;container-title-short&quot;:&quot;Diabetes. Metab. Res. Rev.&quot;},&quot;isTemporary&quot;:false},{&quot;id&quot;:&quot;5c3bb23c-a10a-3a89-9444-8df39324391e&quot;,&quot;itemData&quot;:{&quot;type&quot;:&quot;article-journal&quot;,&quot;id&quot;:&quot;5c3bb23c-a10a-3a89-9444-8df39324391e&quot;,&quot;title&quot;:&quot;Custom-made footwear designed for indoor use increases short-term and long-term adherence in people with diabetes at high ulcer risk&quot;,&quot;author&quot;:[{&quot;family&quot;:&quot;Keukenkamp&quot;,&quot;given&quot;:&quot;Renske&quot;,&quot;parse-names&quot;:false,&quot;dropping-particle&quot;:&quot;&quot;,&quot;non-dropping-particle&quot;:&quot;&quot;},{&quot;family&quot;:&quot;Netten&quot;,&quot;given&quot;:&quot;Jaap J.&quot;,&quot;parse-names&quot;:false,&quot;dropping-particle&quot;:&quot;&quot;,&quot;non-dropping-particle&quot;:&quot;Van&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BMJ Open Diabetes Research and Care&quot;,&quot;DOI&quot;:&quot;10.1136/bmjdrc-2021-002593&quot;,&quot;ISSN&quot;:&quot;20524897&quot;,&quot;PMID&quot;:&quot;35131807&quot;,&quot;issued&quot;:{&quot;date-parts&quot;:[[2022,2,7]]},&quot;abstract&quot;:&quot;Introduction To explore changes in footwear adherence following provision of custom-made indoor footwear in people with diabetes at high risk for plantar foot ulceration and in possession of regular custom-made footwear. Research design and methods Adherence indoors and outdoors was assessed objectively as percentage of steps custom-made footwear was worn, at baseline (in regular custom-made footwear), and at 1 and 12 months after providing custom-made indoor footwear (in both indoor and regular footwear). Primary group: participants with low (&lt;80%) baseline indoor adherence; secondary group: participants with high (≥80%) baseline indoor adherence. Peak plantar pressures of the indoor footwear were compared with the regular custom-made footwear. Footwear usability was evaluated at 3 months via a questionnaire. At 12 months, ulcer recurrence was assessed through participant/prescriber reporting. Results Of 31 participants, 23 had low baseline indoor adherence (&lt;80%). Overall adherence in this group increased statistically significant from median 65% (IQR: 56%-72%) at baseline to 77% (60%-89%) at 1 month (p=0.002) and 87% (60%-93%) at 12 months (p&lt;0.001). This was due to a significant increase in adherence indoors: baseline: 48% (21%-63%); 1 month: 71% (50%-83%) (p=0.001); and 12 months: 77% (40%-91%) (p&lt;0.001). Mean peak plantar pressures were comparable between the indoor and regular custom-made footwear. Participants were positive about usability. One-year ulcer recurrence rate was 26%. Conclusions Footwear adherence increased in the short-term and long-term after provision of custom-made indoor footwear in people at high risk of diabetic foot ulceration with low baseline adherence, because they actively wore their newly provided indoor footwear inside their house. Footwear adherence may be helped by using both regular and indoor custom-made footwear in clinical practice; the effect on ulcer recurrence should be investigated in future trials.&quot;,&quot;publisher&quot;:&quot;BMJ Publishing Group&quot;,&quot;issue&quot;:&quot;1&quot;,&quot;volume&quot;:&quot;10&quot;,&quot;container-title-short&quot;:&quot;BMJ Open Diabetes Res. Care&quot;},&quot;isTemporary&quot;:false},{&quot;id&quot;:&quot;232c661a-6f29-31eb-a06d-fe4c8574e878&quot;,&quot;itemData&quot;:{&quot;type&quot;:&quot;article-journal&quot;,&quot;id&quot;:&quot;232c661a-6f29-31eb-a06d-fe4c8574e878&quot;,&quot;title&quot;:&quot;Evaluation and optimization of thera peutic footwear for neuropathic diabetic foot patients using in-shoe plantar pres sure analysis.&quot;,&quot;author&quot;:[{&quot;family&quot;:&quot;Bus&quot;,&quot;given&quot;:&quot;SA&quot;,&quot;parse-names&quot;:false,&quot;dropping-particle&quot;:&quot;&quot;,&quot;non-dropping-particle&quot;:&quot;&quot;},{&quot;family&quot;:&quot;Haspels&quot;,&quot;given&quot;:&quot;R&quot;,&quot;parse-names&quot;:false,&quot;dropping-particle&quot;:&quot;&quot;,&quot;non-dropping-particle&quot;:&quot;&quot;},{&quot;family&quot;:&quot;Busch-Westbroek&quot;,&quot;given&quot;:&quot;TE&quot;,&quot;parse-names&quot;:false,&quot;dropping-particle&quot;:&quot;&quot;,&quot;non-dropping-particle&quot;:&quot;&quot;}],&quot;container-title&quot;:&quot;Dabetes Care &quot;,&quot;issued&quot;:{&quot;date-parts&quot;:[[2011]]},&quot;page&quot;:&quot;1595-1600&quot;,&quot;volume&quot;:&quot;34&quot;,&quot;container-title-short&quot;:&quot;&quot;},&quot;isTemporary&quot;:false}]},{&quot;citationID&quot;:&quot;MENDELEY_CITATION_c311acd2-abe8-4f8d-a2aa-f50a65d04f97&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&quot;,&quot;citationItems&quot;:[{&quot;id&quot;:&quot;e610c4aa-bc0f-3ceb-be54-8bce5a1ab3d5&quot;,&quot;itemData&quot;:{&quot;type&quot;:&quot;article-journal&quot;,&quot;id&quot;:&quot;e610c4aa-bc0f-3ceb-be54-8bce5a1ab3d5&quot;,&quot;title&quot;:&quot;In-Shoe Pressure Measurements in Diabetic Footwear Practice: Success Rate and Facilitators of and Barriers to Implementation&quot;,&quot;author&quot;:[{&quot;family&quot;:&quot;Zwaferink&quot;,&quot;given&quot;:&quot;Jennefer B.J.&quot;,&quot;parse-names&quot;:false,&quot;dropping-particle&quot;:&quot;&quot;,&quot;non-dropping-particle&quot;:&quot;&quot;},{&quot;family&quot;:&quot;Nollet&quot;,&quot;given&quot;:&quot;Frans&quot;,&quot;parse-names&quot;:false,&quot;dropping-particle&quot;:&quot;&quot;,&quot;non-dropping-particle&quot;:&quot;&quot;},{&quot;family&quot;:&quot;Bus&quot;,&quot;given&quot;:&quot;Sicco A.&quot;,&quot;parse-names&quot;:false,&quot;dropping-particle&quot;:&quot;&quot;,&quot;non-dropping-particle&quot;:&quot;&quot;}],&quot;container-title&quot;:&quot;Sensors&quot;,&quot;DOI&quot;:&quot;10.3390/s24061795&quot;,&quot;ISSN&quot;:&quot;14248220&quot;,&quot;PMID&quot;:&quot;38544058&quot;,&quot;issued&quot;:{&quot;date-parts&quot;:[[2024,3,1]]},&quot;abstract&quot;:&quot;We aimed to assess the success rate and facilitators of and the barriers to the implementation of in-shoe plantar pressure measurements in footwear practice for people with diabetes at high risk of foot ulceration. Eleven Dutch footwear practices were partly supported in purchasing a pressure measurement system. Over a 2.5-year period, trained shoe technicians evaluated 1030 people with diabetes (range: 13 to 156 across practices). The implementation success and associated facilitators and barriers were evaluated quantitatively using completed measurement forms and pressure measurement data obtained during four monitoring sessions and qualitatively through semi-structured interviews with technicians. Across the 11 practices, the primary target group (people with diabetes and a healed plantar foot ulcer) represented 25–90% of all the patients measured. The results showed that three practices were successful, five moderately successful, and three not successful. The facilitators included support by the company management board, collaboration with a prescribing physician, measurement sessions separate from the outpatient clinic, and a (dedicated) shoe technician experiencing a learning effect. The barriers included investment costs, usability aspects, and limited awareness among shoe technicians. In-shoe plantar pressure measurements can be implemented to a moderate to large degree in diabetic footwear practice. The barriers to and facilitators of implementation are organizational, logistical, financial, or technical, and the barriers are modifiable, supporting future implementation.&quot;,&quot;publisher&quot;:&quot;Multidisciplinary Digital Publishing Institute (MDPI)&quot;,&quot;issue&quot;:&quot;6&quot;,&quot;volume&quot;:&quot;24&quot;,&quot;container-title-short&quot;:&quot;&quot;},&quot;isTemporary&quot;:false}]},{&quot;citationID&quot;:&quot;MENDELEY_CITATION_e147aa99-0e6a-4efd-baae-766080d5104c&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&quot;,&quot;citationItems&quot;:[{&quot;id&quot;:&quot;1fcd3a67-3933-344d-967f-c4edad482b2e&quot;,&quot;itemData&quot;:{&quot;type&quot;:&quot;article-journal&quot;,&quot;id&quot;:&quot;1fcd3a67-3933-344d-967f-c4edad482b2e&quot;,&quot;title&quot;:&quot;Health-related quality of life and associated factors in people with diabetes at high risk of foot ulceration&quot;,&quot;author&quot;:[{&quot;family&quot;:&quot;Perrin&quot;,&quot;given&quot;:&quot;Byron M.&quot;,&quot;parse-names&quot;:false,&quot;dropping-particle&quot;:&quot;&quot;,&quot;non-dropping-particle&quot;:&quot;&quot;},{&quot;family&quot;:&quot;Netten&quot;,&quot;given&quot;:&quot;Jaap J.&quot;,&quot;parse-names&quot;:false,&quot;dropping-particle&quot;:&quot;&quot;,&quot;non-dropping-particle&quot;:&quot;van&quot;},{&quot;family&quot;:&quot;aan de Stegge&quot;,&quot;given&quot;:&quot;Wouter B.&quot;,&quot;parse-names&quot;:false,&quot;dropping-particle&quot;:&quot;&quot;,&quot;non-dropping-particle&quot;:&quot;&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Journal of Foot and Ankle Research&quot;,&quot;container-title-short&quot;:&quot;J. Foot Ankle Res.&quot;,&quot;DOI&quot;:&quot;10.1186/s13047-022-00586-9&quot;,&quot;ISSN&quot;:&quot;17571146&quot;,&quot;PMID&quot;:&quot;36401293&quot;,&quot;issued&quot;:{&quot;date-parts&quot;:[[2022,12,1]]},&quot;abstract&quot;:&quot;Background: The health-related quality of life (HRQoL) of people with diabetes-related foot complications has been increasingly reported, mostly from studies of people with a foot ulcer. The aim of this study was to assess HRQoL and determine factors associated with HRQoL in people with diabetes at high risk of foot ulceration. Methods: In all, 304 participants enrolled in the Diabetic Foot Temperature Trial (DIATEMP) were included in the cross-sectional analysis. HRQoL was measured by the RAND® 36-Item Short Form Health Survey (SF-36) at baseline. Potential factors associated with HRQoL were analysed using multiple linear regression analyses for the eight domains of the SF-36. Results: Participants were predominantly male (72%), mean age 64.6 (±10.5) years, 77% type 2 diabetes and mean duration of diabetes 20 (±14) years. Mean SF-36 domain scores for the General Health (49.2 ± 20.1), Role Physical (50.9 ± 44.7), Physical Function (58.5 ± 27.9) and Vitality domains (59.8 ± 21.6) were lower compared to the Mental Health (78.4 ± 18.0), Social Functioning (75.3 ± 24.2), Role Emotional (73.5 ± 38.9) and Bodily Pain (67.0 ± 27.0) domains. HRQoL was lower than Dutch population-based and general diabetes samples, but higher than in samples with an ulcer. Use of a walking aid was associated with lower HRQoL across all 8 SF-36 domains (β range − 0.20 to − 0.50), non-Caucasian descent was associated with lower HRQoL in 5 domains (β range − 0.13 to − 0.17). Not working, higher BMI and younger age were associated with lower HRQoL in 3 domains. Conclusions: People at high risk of diabetes-related foot ulceration have reduced HRQoL that varies across domains, with the physical domains most affected. Assessing mobility, ethnicity, BMI and job status may be useful in daily practice to screen for people who might benefit from interventions targeting HRQoL. Trial registration: Netherlands Trial Registration: NTR5403. Registered on 8 September 2015.&quot;,&quot;publisher&quot;:&quot;BioMed Central Ltd&quot;,&quot;issue&quot;:&quot;1&quot;,&quot;volume&quot;:&quot;15&quot;},&quot;isTemporary&quot;:false}]},{&quot;citationID&quot;:&quot;MENDELEY_CITATION_6e7d6161-8e72-40c1-82a6-8bed48e34324&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&quot;,&quot;citationItems&quot;:[{&quot;id&quot;:&quot;ff9da00b-cc72-3fcb-a016-4deb8f077e32&quot;,&quot;itemData&quot;:{&quot;type&quot;:&quot;article-journal&quot;,&quot;id&quot;:&quot;ff9da00b-cc72-3fcb-a016-4deb8f077e32&quot;,&quot;title&quot;:&quot;Prevention of foot ulcers in persons with diabetes at risk of ulceration: A systematic review and meta-analysis&quot;,&quot;author&quot;:[{&quot;family&quot;:&quot;Netten&quot;,&quot;given&quot;:&quot;Jaap J.&quot;,&quot;parse-names&quot;:false,&quot;dropping-particle&quot;:&quot;&quot;,&quot;non-dropping-particle&quot;:&quot;van&quot;},{&quot;family&quot;:&quot;Raspovic&quot;,&quot;given&quot;:&quot;Anita&quot;,&quot;parse-names&quot;:false,&quot;dropping-particle&quot;:&quot;&quot;,&quot;non-dropping-particle&quot;:&quot;&quot;},{&quot;family&quot;:&quot;Lavery&quot;,&quot;given&quot;:&quot;Lawrence A.&quot;,&quot;parse-names&quot;:false,&quot;dropping-particle&quot;:&quot;&quot;,&quot;non-dropping-particle&quot;:&quot;&quot;},{&quot;family&quot;:&quot;Monteiro-Soares&quot;,&quot;given&quot;:&quot;Matilde&quot;,&quot;parse-names&quot;:false,&quot;dropping-particle&quot;:&quot;&quot;,&quot;non-dropping-particle&quot;:&quot;&quot;},{&quot;family&quot;:&quot;Paton&quot;,&quot;given&quot;:&quot;Joanne&quot;,&quot;parse-names&quot;:false,&quot;dropping-particle&quot;:&quot;&quot;,&quot;non-dropping-particle&quot;:&quot;&quot;},{&quot;family&quot;:&quot;Rasmussen&quot;,&quot;given&quot;:&quot;Anne&quot;,&quot;parse-names&quot;:false,&quot;dropping-particle&quot;:&quot;&quot;,&quot;non-dropping-particle&quot;:&quot;&quot;},{&quot;family&quot;:&quot;Sacco&quot;,&quot;given&quot;:&quot;Isabel C.N.&quot;,&quot;parse-names&quot;:false,&quot;dropping-particle&quot;:&quot;&quot;,&quot;non-dropping-particle&quot;:&quot;&quot;},{&quot;family&quot;:&quot;Bus&quot;,&quot;given&quot;:&quot;Sicco A.&quot;,&quot;parse-names&quot;:false,&quot;dropping-particle&quot;:&quot;&quot;,&quot;non-dropping-particle&quot;:&quot;&quot;}],&quot;container-title&quot;:&quot;Diabetes/Metabolism Research and Reviews&quot;,&quot;DOI&quot;:&quot;10.1002/dmrr.3652&quot;,&quot;ISSN&quot;:&quot;15207560&quot;,&quot;PMID&quot;:&quot;37243880&quot;,&quot;issued&quot;:{&quot;date-parts&quot;:[[2024,3,1]]},&quot;abstract&quot;:&quot;Aims: Prevention of foot ulcers in persons with diabetes is important to help reduce the substantial burden on both individual and health resources. A comprehensive analysis of reported interventions is needed to better inform healthcare professionals about effective prevention. The aim of this systematic review and meta-analysis is to assess the effectiveness of interventions to prevent foot ulcers in persons with diabetes who are at risk thereof. Materials and Methods: We searched the available scientific literature in PubMed, EMBASE, CINAHL, Cochrane databases and trial registries for original research studies on preventative interventions. Both controlled and non-controlled studies were eligible for selection. Two independent reviewers assessed risk of bias of controlled studies and extracted data. A meta-analysis (using Mantel-Haenszel's statistical method and random effect models) was done when &gt;1 RCT was available that met our criteria. Evidence statements, including the certainty of evidence, were formulated according to GRADE. Results: From the 19,349 records screened, 40 controlled studies (of which 33 were Randomised Controlled Trials [RCTs]) and 103 non-controlled studies were included. We found moderate certainty evidence that temperature monitoring (5 RCTs; risk ratio [RR]: 0.51; 95% CI: 0.31–0.84) and pressure-optimised therapeutic footwear or insoles (2 RCTs; RR: 0.62; 95% CI: 0.26–1.47) likely reduce the risk of plantar foot ulcer recurrence in people with diabetes at high risk. Further, we found low certainty evidence that structured education (5 RCTs; RR: 0.66; 95% CI: 0.37–1.19), therapeutic footwear (3 RCTs; RR: 0.53; 95% CI: 0.24–1.17), flexor tenotomy (1 RCT, 7 non-controlled studies, no meta-analysis), and integrated care (3 RCTs; RR: 0.78; 95% CI: 0.58–1.06) may reduce the risk of foot ulceration in people with diabetes at risk for foot ulceration. Conclusions: Various interventions for persons with diabetes at risk for foot ulceration with evidence of effectiveness are available, including temperature monitoring (pressure-optimised) therapeutic footwear, structured education, flexor tenotomy, and integrated foot care. With hardly any new intervention studies published in recent years, more effort to produce high-quality RCTs is urgently needed to further improve the evidence base. This is especially relevant for educational and psychological interventions, for integrated care approaches for persons at high risk of ulceration, and for interventions specifically targeting persons at low-to-moderate risk of ulceration.&quot;,&quot;publisher&quot;:&quot;John Wiley and Sons Ltd&quot;,&quot;issue&quot;:&quot;3&quot;,&quot;volume&quot;:&quot;40&quot;,&quot;container-title-short&quot;:&quot;Diabetes. Metab. Res. Rev.&quot;},&quot;isTemporary&quot;:false}]},{&quot;citationID&quot;:&quot;MENDELEY_CITATION_39e5bafe-cce8-414b-9d72-e260555e718e&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&quot;,&quot;citationItems&quot;:[{&quot;id&quot;:&quot;ced29b73-0ef8-3cdd-9c7e-83b7f1d020f1&quot;,&quot;itemData&quot;:{&quot;type&quot;:&quot;article-journal&quot;,&quot;id&quot;:&quot;ced29b73-0ef8-3cdd-9c7e-83b7f1d020f1&quot;,&quot;title&quot;:&quot;Effect of Custom-Made Footwear on Foot Ulcer Recurrence in Diabetes A multicenter randomized controlled trial&quot;,&quot;author&quot;:[{&quot;family&quot;:&quot;Bus&quot;,&quot;given&quot;:&quot;S&quot;,&quot;parse-names&quot;:false,&quot;dropping-particle&quot;:&quot;&quot;,&quot;non-dropping-particle&quot;:&quot;&quot;},{&quot;family&quot;:&quot;Waaijman&quot;,&quot;given&quot;:&quot;RW&quot;,&quot;parse-names&quot;:false,&quot;dropping-particle&quot;:&quot;&quot;,&quot;non-dropping-particle&quot;:&quot;&quot;},{&quot;family&quot;:&quot;Arts&quot;,&quot;given&quot;:&quot;M&quot;,&quot;parse-names&quot;:false,&quot;dropping-particle&quot;:&quot;&quot;,&quot;non-dropping-particle&quot;:&quot;&quot;},{&quot;family&quot;:&quot;Haart&quot;,&quot;given&quot;:&quot;M&quot;,&quot;parse-names&quot;:false,&quot;dropping-particle&quot;:&quot;&quot;,&quot;non-dropping-particle&quot;:&quot;De&quot;},{&quot;family&quot;:&quot;Busch-Westbroek&quot;,&quot;given&quot;:&quot;T&quot;,&quot;parse-names&quot;:false,&quot;dropping-particle&quot;:&quot;&quot;,&quot;non-dropping-particle&quot;:&quot;&quot;},{&quot;family&quot;:&quot;Baal&quot;,&quot;given&quot;:&quot;J&quot;,&quot;parse-names&quot;:false,&quot;dropping-particle&quot;:&quot;&quot;,&quot;non-dropping-particle&quot;:&quot;van&quot;},{&quot;family&quot;:&quot;Nollet&quot;,&quot;given&quot;:&quot;F&quot;,&quot;parse-names&quot;:false,&quot;dropping-particle&quot;:&quot;&quot;,&quot;non-dropping-particle&quot;:&quot;&quot;}],&quot;container-title&quot;:&quot;Diabetes Care&quot;,&quot;DOI&quot;:&quot;10.2337/dc13-0996.&quot;,&quot;issued&quot;:{&quot;date-parts&quot;:[[2013]]},&quot;page&quot;:&quot;4109-4116&quot;,&quot;volume&quot;:&quot;36&quot;,&quot;container-title-short&quot;:&quot;Diabetes Care&quot;},&quot;isTemporary&quot;:false}]},{&quot;citationID&quot;:&quot;MENDELEY_CITATION_c6ce9d2c-39b0-4287-a3e8-b96ba40c7870&quot;,&quot;properties&quot;:{&quot;noteIndex&quot;:0},&quot;isEdited&quot;:false,&quot;manualOverride&quot;:{&quot;isManuallyOverridden&quot;:false,&quot;citeprocText&quot;:&quot;&lt;sup&gt;17,27&lt;/sup&gt;&quot;,&quot;manualOverrideText&quot;:&quot;&quot;},&quot;citationTag&quot;:&quot;MENDELEY_CITATION_v3_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&quot;,&quot;citationItems&quot;:[{&quot;id&quot;:&quot;5c3bb23c-a10a-3a89-9444-8df39324391e&quot;,&quot;itemData&quot;:{&quot;type&quot;:&quot;article-journal&quot;,&quot;id&quot;:&quot;5c3bb23c-a10a-3a89-9444-8df39324391e&quot;,&quot;title&quot;:&quot;Custom-made footwear designed for indoor use increases short-term and long-term adherence in people with diabetes at high ulcer risk&quot;,&quot;author&quot;:[{&quot;family&quot;:&quot;Keukenkamp&quot;,&quot;given&quot;:&quot;Renske&quot;,&quot;parse-names&quot;:false,&quot;dropping-particle&quot;:&quot;&quot;,&quot;non-dropping-particle&quot;:&quot;&quot;},{&quot;family&quot;:&quot;Netten&quot;,&quot;given&quot;:&quot;Jaap J.&quot;,&quot;parse-names&quot;:false,&quot;dropping-particle&quot;:&quot;&quot;,&quot;non-dropping-particle&quot;:&quot;Van&quot;},{&quot;family&quot;:&quot;Busch-Westbroek&quot;,&quot;given&quot;:&quot;Tessa E.&quot;,&quot;parse-names&quot;:false,&quot;dropping-particle&quot;:&quot;&quot;,&quot;non-dropping-particle&quot;:&quot;&quot;},{&quot;family&quot;:&quot;Bus&quot;,&quot;given&quot;:&quot;Sicco A.&quot;,&quot;parse-names&quot;:false,&quot;dropping-particle&quot;:&quot;&quot;,&quot;non-dropping-particle&quot;:&quot;&quot;}],&quot;container-title&quot;:&quot;BMJ Open Diabetes Research and Care&quot;,&quot;DOI&quot;:&quot;10.1136/bmjdrc-2021-002593&quot;,&quot;ISSN&quot;:&quot;20524897&quot;,&quot;PMID&quot;:&quot;35131807&quot;,&quot;issued&quot;:{&quot;date-parts&quot;:[[2022,2,7]]},&quot;abstract&quot;:&quot;Introduction To explore changes in footwear adherence following provision of custom-made indoor footwear in people with diabetes at high risk for plantar foot ulceration and in possession of regular custom-made footwear. Research design and methods Adherence indoors and outdoors was assessed objectively as percentage of steps custom-made footwear was worn, at baseline (in regular custom-made footwear), and at 1 and 12 months after providing custom-made indoor footwear (in both indoor and regular footwear). Primary group: participants with low (&lt;80%) baseline indoor adherence; secondary group: participants with high (≥80%) baseline indoor adherence. Peak plantar pressures of the indoor footwear were compared with the regular custom-made footwear. Footwear usability was evaluated at 3 months via a questionnaire. At 12 months, ulcer recurrence was assessed through participant/prescriber reporting. Results Of 31 participants, 23 had low baseline indoor adherence (&lt;80%). Overall adherence in this group increased statistically significant from median 65% (IQR: 56%-72%) at baseline to 77% (60%-89%) at 1 month (p=0.002) and 87% (60%-93%) at 12 months (p&lt;0.001). This was due to a significant increase in adherence indoors: baseline: 48% (21%-63%); 1 month: 71% (50%-83%) (p=0.001); and 12 months: 77% (40%-91%) (p&lt;0.001). Mean peak plantar pressures were comparable between the indoor and regular custom-made footwear. Participants were positive about usability. One-year ulcer recurrence rate was 26%. Conclusions Footwear adherence increased in the short-term and long-term after provision of custom-made indoor footwear in people at high risk of diabetic foot ulceration with low baseline adherence, because they actively wore their newly provided indoor footwear inside their house. Footwear adherence may be helped by using both regular and indoor custom-made footwear in clinical practice; the effect on ulcer recurrence should be investigated in future trials.&quot;,&quot;publisher&quot;:&quot;BMJ Publishing Group&quot;,&quot;issue&quot;:&quot;1&quot;,&quot;volume&quot;:&quot;10&quot;,&quot;container-title-short&quot;:&quot;BMJ Open Diabetes Res. Care&quot;},&quot;isTemporary&quot;:false},{&quot;id&quot;:&quot;ced29b73-0ef8-3cdd-9c7e-83b7f1d020f1&quot;,&quot;itemData&quot;:{&quot;type&quot;:&quot;article-journal&quot;,&quot;id&quot;:&quot;ced29b73-0ef8-3cdd-9c7e-83b7f1d020f1&quot;,&quot;title&quot;:&quot;Effect of Custom-Made Footwear on Foot Ulcer Recurrence in Diabetes A multicenter randomized controlled trial&quot;,&quot;author&quot;:[{&quot;family&quot;:&quot;Bus&quot;,&quot;given&quot;:&quot;S&quot;,&quot;parse-names&quot;:false,&quot;dropping-particle&quot;:&quot;&quot;,&quot;non-dropping-particle&quot;:&quot;&quot;},{&quot;family&quot;:&quot;Waaijman&quot;,&quot;given&quot;:&quot;RW&quot;,&quot;parse-names&quot;:false,&quot;dropping-particle&quot;:&quot;&quot;,&quot;non-dropping-particle&quot;:&quot;&quot;},{&quot;family&quot;:&quot;Arts&quot;,&quot;given&quot;:&quot;M&quot;,&quot;parse-names&quot;:false,&quot;dropping-particle&quot;:&quot;&quot;,&quot;non-dropping-particle&quot;:&quot;&quot;},{&quot;family&quot;:&quot;Haart&quot;,&quot;given&quot;:&quot;M&quot;,&quot;parse-names&quot;:false,&quot;dropping-particle&quot;:&quot;&quot;,&quot;non-dropping-particle&quot;:&quot;De&quot;},{&quot;family&quot;:&quot;Busch-Westbroek&quot;,&quot;given&quot;:&quot;T&quot;,&quot;parse-names&quot;:false,&quot;dropping-particle&quot;:&quot;&quot;,&quot;non-dropping-particle&quot;:&quot;&quot;},{&quot;family&quot;:&quot;Baal&quot;,&quot;given&quot;:&quot;J&quot;,&quot;parse-names&quot;:false,&quot;dropping-particle&quot;:&quot;&quot;,&quot;non-dropping-particle&quot;:&quot;van&quot;},{&quot;family&quot;:&quot;Nollet&quot;,&quot;given&quot;:&quot;F&quot;,&quot;parse-names&quot;:false,&quot;dropping-particle&quot;:&quot;&quot;,&quot;non-dropping-particle&quot;:&quot;&quot;}],&quot;container-title&quot;:&quot;Diabetes Care&quot;,&quot;DOI&quot;:&quot;10.2337/dc13-0996.&quot;,&quot;issued&quot;:{&quot;date-parts&quot;:[[2013]]},&quot;page&quot;:&quot;4109-4116&quot;,&quot;volume&quot;:&quot;36&quot;,&quot;container-title-short&quot;:&quot;Diabetes Care&quot;},&quot;isTemporary&quot;:false}]},{&quot;citationID&quot;:&quot;MENDELEY_CITATION_885b02dd-4e94-4bc4-8f73-bab0db389b62&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&quot;,&quot;citationItems&quot;:[{&quot;id&quot;:&quot;6b4a952d-8631-3c50-b459-78e1dc51dab8&quot;,&quot;itemData&quot;:{&quot;type&quot;:&quot;article-journal&quot;,&quot;id&quot;:&quot;6b4a952d-8631-3c50-b459-78e1dc51dab8&quot;,&quot;title&quot;:&quot;Prevention of foot ulcers in the at-risk patient with diabetes: a systematic review. &quot;,&quot;author&quot;:[{&quot;family&quot;:&quot;Netten&quot;,&quot;given&quot;:&quot;JJ&quot;,&quot;parse-names&quot;:false,&quot;dropping-particle&quot;:&quot;&quot;,&quot;non-dropping-particle&quot;:&quot;van&quot;}],&quot;container-title&quot;:&quot;Diabetes Metab Research&quot;,&quot;issued&quot;:{&quot;date-parts&quot;:[[2016]]},&quot;page&quot;:&quot;84-98&quot;,&quot;issue&quot;:&quot;1&quot;,&quot;volume&quot;:&quot;32&quot;,&quot;container-title-short&quot;:&quot;&quot;},&quot;isTemporary&quot;:false}]},{&quot;citationID&quot;:&quot;MENDELEY_CITATION_9cad93e1-bf25-49b9-960e-e802553ba0de&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&quot;,&quot;citationItems&quot;:[{&quot;id&quot;:&quot;6b4a952d-8631-3c50-b459-78e1dc51dab8&quot;,&quot;itemData&quot;:{&quot;type&quot;:&quot;article-journal&quot;,&quot;id&quot;:&quot;6b4a952d-8631-3c50-b459-78e1dc51dab8&quot;,&quot;title&quot;:&quot;Prevention of foot ulcers in the at-risk patient with diabetes: a systematic review. &quot;,&quot;author&quot;:[{&quot;family&quot;:&quot;Netten&quot;,&quot;given&quot;:&quot;JJ&quot;,&quot;parse-names&quot;:false,&quot;dropping-particle&quot;:&quot;&quot;,&quot;non-dropping-particle&quot;:&quot;van&quot;}],&quot;container-title&quot;:&quot;Diabetes Metab Research&quot;,&quot;issued&quot;:{&quot;date-parts&quot;:[[2016]]},&quot;page&quot;:&quot;84-98&quot;,&quot;issue&quot;:&quot;1&quot;,&quot;volume&quot;:&quot;32&quot;,&quot;container-title-short&quot;:&quot;&quot;},&quot;isTemporary&quot;:false}]},{&quot;citationID&quot;:&quot;MENDELEY_CITATION_a328cbe5-c4e7-4ad7-984e-b0baf2b21b2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LCJjb250YWluZXItdGl0bGUtc2hvcnQiOiJEaWFiZXRlcy4gTWV0YWIuIFJlcy4gUmV2LiJ9LCJpc1RlbXBvcmFyeSI6ZmFsc2V9XX0=&quot;,&quot;citationItems&quot;:[{&quot;id&quot;:&quot;a2ef03eb-889d-3ae7-80be-c63f8892b8a3&quot;,&quot;itemData&quot;:{&quot;type&quot;:&quot;article-journal&quot;,&quot;id&quot;:&quot;a2ef03eb-889d-3ae7-80be-c63f8892b8a3&quot;,&quot;title&quot;:&quot;Definitions and criteria for diabetes-related foot disease (IWGDF 2023 update)&quot;,&quot;author&quot;:[{&quot;family&quot;:&quot;Netten&quot;,&quot;given&quot;:&quot;Jaap J.&quot;,&quot;parse-names&quot;:false,&quot;dropping-particle&quot;:&quot;&quot;,&quot;non-dropping-particle&quot;:&quot;van&quot;},{&quot;family&quot;:&quot;Bus&quot;,&quot;given&quot;:&quot;Sicco A.&quot;,&quot;parse-names&quot;:false,&quot;dropping-particle&quot;:&quot;&quot;,&quot;non-dropping-particle&quot;:&quot;&quot;},{&quot;family&quot;:&quot;Apelqvist&quot;,&quot;given&quot;:&quot;Jan&quot;,&quot;parse-names&quot;:false,&quot;dropping-particle&quot;:&quot;&quot;,&quot;non-dropping-particle&quot;:&quot;&quot;},{&quot;family&quot;:&quot;Chen&quot;,&quot;given&quot;:&quot;Pam&quot;,&quot;parse-names&quot;:false,&quot;dropping-particle&quot;:&quot;&quot;,&quot;non-dropping-particle&quot;:&quot;&quot;},{&quot;family&quot;:&quot;Chuter&quot;,&quot;given&quot;:&quot;Vivienne&quot;,&quot;parse-names&quot;:false,&quot;dropping-particle&quot;:&quot;&quot;,&quot;non-dropping-particle&quot;:&quot;&quot;},{&quot;family&quot;:&quot;Fitridge&quot;,&quot;given&quot;:&quot;Robert&quot;,&quot;parse-names&quot;:false,&quot;dropping-particle&quot;:&quot;&quot;,&quot;non-dropping-particle&quot;:&quot;&quot;},{&quot;family&quot;:&quot;Game&quot;,&quot;given&quot;:&quot;Frances&quot;,&quot;parse-names&quot;:false,&quot;dropping-particle&quot;:&quot;&quot;,&quot;non-dropping-particle&quot;:&quot;&quot;},{&quot;family&quot;:&quot;Hinchliffe&quot;,&quot;given&quot;:&quot;Robert J.&quot;,&quot;parse-names&quot;:false,&quot;dropping-particle&quot;:&quot;&quot;,&quot;non-dropping-particle&quot;:&quot;&quot;},{&quot;family&quot;:&quot;Lazzarini&quot;,&quot;given&quot;:&quot;Peter A.&quot;,&quot;parse-names&quot;:false,&quot;dropping-particle&quot;:&quot;&quot;,&quot;non-dropping-particle&quot;:&quot;&quot;},{&quot;family&quot;:&quot;Mills&quot;,&quot;given&quot;:&quot;Joseph&quot;,&quot;parse-names&quot;:false,&quot;dropping-particle&quot;:&quot;&quot;,&quot;non-dropping-particle&quot;:&quot;&quot;},{&quot;family&quot;:&quot;Monteiro-Soares&quot;,&quot;given&quot;:&quot;Matilde&quot;,&quot;parse-names&quot;:false,&quot;dropping-particle&quot;:&quot;&quot;,&quot;non-dropping-particle&quot;:&quot;&quot;},{&quot;family&quot;:&quot;Peters&quot;,&quot;given&quot;:&quot;Edgar J.G.&quot;,&quot;parse-names&quot;:false,&quot;dropping-particle&quot;:&quot;&quot;,&quot;non-dropping-particle&quot;:&quot;&quot;},{&quot;family&quot;:&quot;Raspovic&quot;,&quot;given&quot;:&quot;Katherine M.&quot;,&quot;parse-names&quot;:false,&quot;dropping-particle&quot;:&quot;&quot;,&quot;non-dropping-particle&quot;:&quot;&quot;},{&quot;family&quot;:&quot;Senneville&quot;,&quot;given&quot;:&quot;Eric&quot;,&quot;parse-names&quot;:false,&quot;dropping-particle&quot;:&quot;&quot;,&quot;non-dropping-particle&quot;:&quot;&quot;},{&quot;family&quot;:&quot;Wukich&quot;,&quot;given&quot;:&quot;Dane K.&quot;,&quot;parse-names&quot;:false,&quot;dropping-particle&quot;:&quot;&quot;,&quot;non-dropping-particle&quot;:&quot;&quot;},{&quot;family&quot;:&quot;Schaper&quot;,&quot;given&quot;:&quot;Nicolaas C.&quot;,&quot;parse-names&quot;:false,&quot;dropping-particle&quot;:&quot;&quot;,&quot;non-dropping-particle&quot;:&quot;&quot;}],&quot;container-title&quot;:&quot;Diabetes/Metabolism Research and Reviews&quot;,&quot;DOI&quot;:&quot;10.1002/dmrr.3654&quot;,&quot;ISSN&quot;:&quot;15207560&quot;,&quot;PMID&quot;:&quot;37186781&quot;,&quot;issued&quot;:{&quot;date-parts&quot;:[[2024,3,1]]},&quot;abstract&quot;:&quot;Multiple disciplines are involved in the management of diabetes-related foot disease and a common vocabulary is essential for clear communication. Based on the systematic reviews of the literature that form the basis of the International Working Group on the Diabetic Foot (IWGDF) Guidelines, the IWGDF has developed a set of definitions and criteria for diabetes-related foot disease. This document describes the 2023 update of these definitions and criteria. We suggest these definitions be used consistently in both clinical practice and research, to facilitate clear communication with people with diabetes-related foot disease and between professionals around the world.&quot;,&quot;publisher&quot;:&quot;John Wiley and Sons Ltd&quot;,&quot;issue&quot;:&quot;3&quot;,&quot;volume&quot;:&quot;40&quot;,&quot;container-title-short&quot;:&quot;Diabetes. Metab. Res. Rev.&quot;},&quot;isTemporary&quot;:false}]},{&quot;citationID&quot;:&quot;MENDELEY_CITATION_cc76e2a5-f376-492d-a229-c4cf9641718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&quot;,&quot;citationItems&quot;:[{&quot;id&quot;:&quot;6a5b79bd-3592-335d-95fa-1ff7b0f29f86&quot;,&quot;itemData&quot;:{&quot;type&quot;:&quot;article-journal&quot;,&quot;id&quot;:&quot;6a5b79bd-3592-335d-95fa-1ff7b0f29f86&quot;,&quot;title&quot;:&quot;VALIDITY AND FEASIBILITY OF A TEMPERATURE SENSOR FOR MEASURING USE AND NON-USE OF ORTHOPAEDIC FOOTWEAR&quot;,&quot;author&quot;:[{&quot;family&quot;:&quot;Lutjeboer&quot;,&quot;given&quot;:&quot;T&quot;,&quot;parse-names&quot;:false,&quot;dropping-particle&quot;:&quot;&quot;,&quot;non-dropping-particle&quot;:&quot;&quot;},{&quot;family&quot;:&quot;Netten&quot;,&quot;given&quot;:&quot;JJ&quot;,&quot;parse-names&quot;:false,&quot;dropping-particle&quot;:&quot;&quot;,&quot;non-dropping-particle&quot;:&quot;Van&quot;},{&quot;family&quot;:&quot;Postema&quot;,&quot;given&quot;:&quot;K&quot;,&quot;parse-names&quot;:false,&quot;dropping-particle&quot;:&quot;&quot;,&quot;non-dropping-particle&quot;:&quot;&quot;},{&quot;family&quot;:&quot;Hijmans&quot;,&quot;given&quot;:&quot;JM&quot;,&quot;parse-names&quot;:false,&quot;dropping-particle&quot;:&quot;&quot;,&quot;non-dropping-particle&quot;:&quot;&quot;}],&quot;container-title&quot;:&quot;J Rehabil Med&quot;,&quot;issued&quot;:{&quot;date-parts&quot;:[[2018]]},&quot;page&quot;:&quot;920-926&quot;,&quot;volume&quot;:&quot;50&quot;,&quot;container-title-short&quot;:&quot;&quot;},&quot;isTemporary&quot;:false}]},{&quot;citationID&quot;:&quot;MENDELEY_CITATION_2d53630c-5f02-4658-ad12-8823d6f25b15&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&quot;,&quot;citationItems&quot;:[{&quot;id&quot;:&quot;a2ef03eb-889d-3ae7-80be-c63f8892b8a3&quot;,&quot;itemData&quot;:{&quot;type&quot;:&quot;article-journal&quot;,&quot;id&quot;:&quot;a2ef03eb-889d-3ae7-80be-c63f8892b8a3&quot;,&quot;title&quot;:&quot;Definitions and criteria for diabetes-related foot disease (IWGDF 2023 update)&quot;,&quot;author&quot;:[{&quot;family&quot;:&quot;Netten&quot;,&quot;given&quot;:&quot;Jaap J.&quot;,&quot;parse-names&quot;:false,&quot;dropping-particle&quot;:&quot;&quot;,&quot;non-dropping-particle&quot;:&quot;van&quot;},{&quot;family&quot;:&quot;Bus&quot;,&quot;given&quot;:&quot;Sicco A.&quot;,&quot;parse-names&quot;:false,&quot;dropping-particle&quot;:&quot;&quot;,&quot;non-dropping-particle&quot;:&quot;&quot;},{&quot;family&quot;:&quot;Apelqvist&quot;,&quot;given&quot;:&quot;Jan&quot;,&quot;parse-names&quot;:false,&quot;dropping-particle&quot;:&quot;&quot;,&quot;non-dropping-particle&quot;:&quot;&quot;},{&quot;family&quot;:&quot;Chen&quot;,&quot;given&quot;:&quot;Pam&quot;,&quot;parse-names&quot;:false,&quot;dropping-particle&quot;:&quot;&quot;,&quot;non-dropping-particle&quot;:&quot;&quot;},{&quot;family&quot;:&quot;Chuter&quot;,&quot;given&quot;:&quot;Vivienne&quot;,&quot;parse-names&quot;:false,&quot;dropping-particle&quot;:&quot;&quot;,&quot;non-dropping-particle&quot;:&quot;&quot;},{&quot;family&quot;:&quot;Fitridge&quot;,&quot;given&quot;:&quot;Robert&quot;,&quot;parse-names&quot;:false,&quot;dropping-particle&quot;:&quot;&quot;,&quot;non-dropping-particle&quot;:&quot;&quot;},{&quot;family&quot;:&quot;Game&quot;,&quot;given&quot;:&quot;Frances&quot;,&quot;parse-names&quot;:false,&quot;dropping-particle&quot;:&quot;&quot;,&quot;non-dropping-particle&quot;:&quot;&quot;},{&quot;family&quot;:&quot;Hinchliffe&quot;,&quot;given&quot;:&quot;Robert J.&quot;,&quot;parse-names&quot;:false,&quot;dropping-particle&quot;:&quot;&quot;,&quot;non-dropping-particle&quot;:&quot;&quot;},{&quot;family&quot;:&quot;Lazzarini&quot;,&quot;given&quot;:&quot;Peter A.&quot;,&quot;parse-names&quot;:false,&quot;dropping-particle&quot;:&quot;&quot;,&quot;non-dropping-particle&quot;:&quot;&quot;},{&quot;family&quot;:&quot;Mills&quot;,&quot;given&quot;:&quot;Joseph&quot;,&quot;parse-names&quot;:false,&quot;dropping-particle&quot;:&quot;&quot;,&quot;non-dropping-particle&quot;:&quot;&quot;},{&quot;family&quot;:&quot;Monteiro-Soares&quot;,&quot;given&quot;:&quot;Matilde&quot;,&quot;parse-names&quot;:false,&quot;dropping-particle&quot;:&quot;&quot;,&quot;non-dropping-particle&quot;:&quot;&quot;},{&quot;family&quot;:&quot;Peters&quot;,&quot;given&quot;:&quot;Edgar J.G.&quot;,&quot;parse-names&quot;:false,&quot;dropping-particle&quot;:&quot;&quot;,&quot;non-dropping-particle&quot;:&quot;&quot;},{&quot;family&quot;:&quot;Raspovic&quot;,&quot;given&quot;:&quot;Katherine M.&quot;,&quot;parse-names&quot;:false,&quot;dropping-particle&quot;:&quot;&quot;,&quot;non-dropping-particle&quot;:&quot;&quot;},{&quot;family&quot;:&quot;Senneville&quot;,&quot;given&quot;:&quot;Eric&quot;,&quot;parse-names&quot;:false,&quot;dropping-particle&quot;:&quot;&quot;,&quot;non-dropping-particle&quot;:&quot;&quot;},{&quot;family&quot;:&quot;Wukich&quot;,&quot;given&quot;:&quot;Dane K.&quot;,&quot;parse-names&quot;:false,&quot;dropping-particle&quot;:&quot;&quot;,&quot;non-dropping-particle&quot;:&quot;&quot;},{&quot;family&quot;:&quot;Schaper&quot;,&quot;given&quot;:&quot;Nicolaas C.&quot;,&quot;parse-names&quot;:false,&quot;dropping-particle&quot;:&quot;&quot;,&quot;non-dropping-particle&quot;:&quot;&quot;}],&quot;container-title&quot;:&quot;Diabetes/Metabolism Research and Reviews&quot;,&quot;DOI&quot;:&quot;10.1002/dmrr.3654&quot;,&quot;ISSN&quot;:&quot;15207560&quot;,&quot;PMID&quot;:&quot;37186781&quot;,&quot;issued&quot;:{&quot;date-parts&quot;:[[2024,3,1]]},&quot;abstract&quot;:&quot;Multiple disciplines are involved in the management of diabetes-related foot disease and a common vocabulary is essential for clear communication. Based on the systematic reviews of the literature that form the basis of the International Working Group on the Diabetic Foot (IWGDF) Guidelines, the IWGDF has developed a set of definitions and criteria for diabetes-related foot disease. This document describes the 2023 update of these definitions and criteria. We suggest these definitions be used consistently in both clinical practice and research, to facilitate clear communication with people with diabetes-related foot disease and between professionals around the world.&quot;,&quot;publisher&quot;:&quot;John Wiley and Sons Ltd&quot;,&quot;issue&quot;:&quot;3&quot;,&quot;volume&quot;:&quot;40&quot;,&quot;container-title-short&quot;:&quot;Diabetes. Metab. Res. Rev.&quot;},&quot;isTemporary&quot;:false}]},{&quot;citationID&quot;:&quot;MENDELEY_CITATION_21a02de2-e154-4208-bfba-911c45eb0251&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&quot;,&quot;citationItems&quot;:[{&quot;id&quot;:&quot;636266ff-491a-33f4-9ed0-3d1e471acfdc&quot;,&quot;itemData&quot;:{&quot;type&quot;:&quot;article-journal&quot;,&quot;id&quot;:&quot;636266ff-491a-33f4-9ed0-3d1e471acfdc&quot;,&quot;title&quot;:&quot;Evaluation of the wear-and-tear scale for therapeutic footwear, results of a generalizability study.&quot;,&quot;author&quot;:[{&quot;family&quot;:&quot;Dahmen&quot;,&quot;given&quot;:&quot;R&quot;,&quot;parse-names&quot;:false,&quot;dropping-particle&quot;:&quot;&quot;,&quot;non-dropping-particle&quot;:&quot;&quot;},{&quot;family&quot;:&quot;Siemonsma&quot;,&quot;given&quot;:&quot;P.C.&quot;,&quot;parse-names&quot;:false,&quot;dropping-particle&quot;:&quot;&quot;,&quot;non-dropping-particle&quot;:&quot;&quot;},{&quot;family&quot;:&quot;Monteiro&quot;,&quot;given&quot;:&quot;S&quot;,&quot;parse-names&quot;:false,&quot;dropping-particle&quot;:&quot;&quot;,&quot;non-dropping-particle&quot;:&quot;&quot;},{&quot;family&quot;:&quot;Norman G.R.&quot;,&quot;given&quot;:&quot;&quot;,&quot;parse-names&quot;:false,&quot;dropping-particle&quot;:&quot;&quot;,&quot;non-dropping-particle&quot;:&quot;&quot;},{&quot;family&quot;:&quot;Boers&quot;,&quot;given&quot;:&quot;M&quot;,&quot;parse-names&quot;:false,&quot;dropping-particle&quot;:&quot;&quot;,&quot;non-dropping-particle&quot;:&quot;&quot;},{&quot;family&quot;:&quot;Lankhorst&quot;,&quot;given&quot;:&quot;G.J.&quot;,&quot;parse-names&quot;:false,&quot;dropping-particle&quot;:&quot;&quot;,&quot;non-dropping-particle&quot;:&quot;&quot;},{&quot;family&quot;:&quot;Roorda&quot;,&quot;given&quot;:&quot;L.D.&quot;,&quot;parse-names&quot;:false,&quot;dropping-particle&quot;:&quot;&quot;,&quot;non-dropping-particle&quot;:&quot;&quot;}],&quot;container-title&quot;:&quot;J Rehabil Med&quot;,&quot;DOI&quot;:&quot;10.2340/16501977-2339&quot;,&quot;issued&quot;:{&quot;date-parts&quot;:[[2018]]},&quot;page&quot;:&quot;569-574&quot;,&quot;container-title-short&quot;:&quot;&quot;},&quot;isTemporary&quot;:false}]},{&quot;citationID&quot;:&quot;MENDELEY_CITATION_ed3c4e69-c2e6-474d-a378-c718291d3695&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&quot;,&quot;citationItems&quot;:[{&quot;id&quot;:&quot;84ae5997-d84d-3079-971f-ea778908e56e&quot;,&quot;itemData&quot;:{&quot;type&quot;:&quot;article-journal&quot;,&quot;id&quot;:&quot;84ae5997-d84d-3079-971f-ea778908e56e&quot;,&quot;title&quot;:&quot;Validation of a new measure of protective footcare behaviour: The Nottingham Assessment of Functional Footcare (NAFF)&quot;,&quot;author&quot;:[{&quot;family&quot;:&quot;Lincoln&quot;,&quot;given&quot;:&quot;Nadina B.&quot;,&quot;parse-names&quot;:false,&quot;dropping-particle&quot;:&quot;&quot;,&quot;non-dropping-particle&quot;:&quot;&quot;},{&quot;family&quot;:&quot;Jeffcoate&quot;,&quot;given&quot;:&quot;William J.&quot;,&quot;parse-names&quot;:false,&quot;dropping-particle&quot;:&quot;&quot;,&quot;non-dropping-particle&quot;:&quot;&quot;},{&quot;family&quot;:&quot;Ince&quot;,&quot;given&quot;:&quot;Paul&quot;,&quot;parse-names&quot;:false,&quot;dropping-particle&quot;:&quot;&quot;,&quot;non-dropping-particle&quot;:&quot;&quot;},{&quot;family&quot;:&quot;Smith&quot;,&quot;given&quot;:&quot;Maureen&quot;,&quot;parse-names&quot;:false,&quot;dropping-particle&quot;:&quot;&quot;,&quot;non-dropping-particle&quot;:&quot;&quot;},{&quot;family&quot;:&quot;Radford&quot;,&quot;given&quot;:&quot;Kate A.&quot;,&quot;parse-names&quot;:false,&quot;dropping-particle&quot;:&quot;&quot;,&quot;non-dropping-particle&quot;:&quot;&quot;}],&quot;container-title&quot;:&quot;Practical Diabetes International&quot;,&quot;DOI&quot;:&quot;10.1002/pdi.1099&quot;,&quot;ISSN&quot;:&quot;13578170&quot;,&quot;issued&quot;:{&quot;date-parts&quot;:[[2007,5]]},&quot;page&quot;:&quot;207-211&quot;,&quot;abstract&quot;:&quot;There are no measures available to document footcare practice among people with diabetes and yet such measures are needed as a surrogate marker in studies designed to determine the effectiveness of footcare education. We have therefore developed such a measure, the Nottingham Assessment of Functional Footcare (NAFF), and have assessed its reliability and validity. A pilot questionnaire was distributed to people with diabetes and healthy controls, before being revised and shortened. The revised version was assessed for internal consistency and reliability. The pilot 51-item questionnaire was determined in 100 out-patients with diabetes and 61 healthy controls. The internal consistency was 0.46 in people with diabetes and 0.39 in healthy volunteers. Twenty-eight items showed significant differences between those with and without diabetes. The internal consistency and test-retest reliability of a revised version were determined in people with diabetes. The measure was further refined to a 29-item version, which had an internal consistency of 0.53. There was a significant correlation (rs 0.83; p&lt;0.001) and no significant difference (p=0.85) between scores in the test-retest study. Respondents with neuropathy scored significantly higher than those without (p&lt;0.01). We conclude that the NAFF could act as an outcome measure in the prospective trials which are needed to establish the place of education programmes in clinical practice. The measure could also be used in routine care to identify those whose usual foot care might put their feet at risk of future ulceration. Copyright © 2007 John Wiley &amp; Sons.&quot;,&quot;issue&quot;:&quot;4&quot;,&quot;volume&quot;:&quot;24&quot;,&quot;container-title-short&quot;:&quot;&quot;},&quot;isTemporary&quot;:false}]},{&quot;citationID&quot;:&quot;MENDELEY_CITATION_d9733307-2fb8-4934-a929-83ead8b94c6d&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&quot;,&quot;citationItems&quot;:[{&quot;id&quot;:&quot;35cc328b-02b1-3693-ba59-6846bdf52521&quot;,&quot;itemData&quot;:{&quot;type&quot;:&quot;report&quot;,&quot;id&quot;:&quot;35cc328b-02b1-3693-ba59-6846bdf52521&quot;,&quot;title&quot;:&quot;Kostenhandleiding voor economische evaluaties in de gezondheidszorg: Methodologie en Referentieprijzen In opdracht van Zorginstituut Nederland&quot;,&quot;author&quot;:[{&quot;family&quot;:&quot;Hakkaart-Van Roijen&quot;,&quot;given&quot;:&quot;Leona&quot;,&quot;parse-names&quot;:false,&quot;dropping-particle&quot;:&quot;&quot;,&quot;non-dropping-particle&quot;:&quot;&quot;},{&quot;family&quot;:&quot;Peeters&quot;,&quot;given&quot;:&quot;Stijn&quot;,&quot;parse-names&quot;:false,&quot;dropping-particle&quot;:&quot;&quot;,&quot;non-dropping-particle&quot;:&quot;&quot;},{&quot;family&quot;:&quot;Kanters&quot;,&quot;given&quot;:&quot;Tim&quot;,&quot;parse-names&quot;:false,&quot;dropping-particle&quot;:&quot;&quot;,&quot;non-dropping-particle&quot;:&quot;&quot;}],&quot;container-title-short&quot;:&quot;&quot;},&quot;isTemporary&quot;:false}]},{&quot;citationID&quot;:&quot;MENDELEY_CITATION_c4b7b966-4a37-4850-b5aa-3cdf2bd9585c&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&quot;,&quot;citationItems&quot;:[{&quot;id&quot;:&quot;60504283-f8fe-3481-9cbe-183c6ae30e45&quot;,&quot;itemData&quot;:{&quot;type&quot;:&quot;article&quot;,&quot;id&quot;:&quot;60504283-f8fe-3481-9cbe-183c6ae30e45&quot;,&quot;title&quot;:&quot;Reporting standards of studies and papers on the prevention and management of foot ulcers in diabetes: required details and markers of good quality&quot;,&quot;author&quot;:[{&quot;family&quot;:&quot;Jeffcoate&quot;,&quot;given&quot;:&quot;William J.&quot;,&quot;parse-names&quot;:false,&quot;dropping-particle&quot;:&quot;&quot;,&quot;non-dropping-particle&quot;:&quot;&quot;},{&quot;family&quot;:&quot;Bus&quot;,&quot;given&quot;:&quot;Sicco A.&quot;,&quot;parse-names&quot;:false,&quot;dropping-particle&quot;:&quot;&quot;,&quot;non-dropping-particle&quot;:&quot;&quot;},{&quot;family&quot;:&quot;Game&quot;,&quot;given&quot;:&quot;Frances L.&quot;,&quot;parse-names&quot;:false,&quot;dropping-particle&quot;:&quot;&quot;,&quot;non-dropping-particle&quot;:&quot;&quot;},{&quot;family&quot;:&quot;Hinchliffe&quot;,&quot;given&quot;:&quot;Robert J.&quot;,&quot;parse-names&quot;:false,&quot;dropping-particle&quot;:&quot;&quot;,&quot;non-dropping-particle&quot;:&quot;&quot;},{&quot;family&quot;:&quot;Price&quot;,&quot;given&quot;:&quot;Patricia E.&quot;,&quot;parse-names&quot;:false,&quot;dropping-particle&quot;:&quot;&quot;,&quot;non-dropping-particle&quot;:&quot;&quot;},{&quot;family&quot;:&quot;Schaper&quot;,&quot;given&quot;:&quot;Nicolaas C.&quot;,&quot;parse-names&quot;:false,&quot;dropping-particle&quot;:&quot;&quot;,&quot;non-dropping-particle&quot;:&quot;&quot;}],&quot;container-title&quot;:&quot;The Lancet Diabetes and Endocrinology&quot;,&quot;DOI&quot;:&quot;10.1016/S2213-8587(16)30012-2&quot;,&quot;ISSN&quot;:&quot;22138595&quot;,&quot;PMID&quot;:&quot;27177729&quot;,&quot;issued&quot;:{&quot;date-parts&quot;:[[2016,9,1]]},&quot;page&quot;:&quot;781-788&quot;,&quot;abstract&quot;:&quot;The evidence base for many aspects of the management of foot ulcers in people with diabetes is weak, and good-quality research, especially relating to studies of direct relevance to routine clinical care, is needed. In this paper, we summarise the core details required in the planning and reporting of intervention studies in the prevention and management of diabetic foot ulcers, including studies that focus on off-loading, stimulation of wound healing, peripheral artery disease, and infection. We highlight aspects of trial design, conduct, and reporting that should be taken into account to minimise bias and improve quality. We also provide a 21-point checklist for researchers and for readers who assess the quality of published work.&quot;,&quot;publisher&quot;:&quot;Lancet Publishing Group&quot;,&quot;issue&quot;:&quot;9&quot;,&quot;volume&quot;:&quot;4&quot;,&quot;container-title-short&quot;:&quot;Lancet Diabetes Endocrinol.&quot;},&quot;isTemporary&quot;:false}]},{&quot;citationID&quot;:&quot;MENDELEY_CITATION_3630c03a-0127-4ad9-a03d-47e52f319dc4&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&quot;,&quot;citationItems&quot;:[{&quot;id&quot;:&quot;621f31ef-fd4f-35ad-821c-61fe91842525&quot;,&quot;itemData&quot;:{&quot;type&quot;:&quot;article-journal&quot;,&quot;id&quot;:&quot;621f31ef-fd4f-35ad-821c-61fe91842525&quot;,&quot;title&quot;:&quot;Guidelines on the classification of foot ulcers in people with diabetes (IWGDF 2023 update)&quot;,&quot;author&quot;:[{&quot;family&quot;:&quot;Monteiro-Soares&quot;,&quot;given&quot;:&quot;Matilde&quot;,&quot;parse-names&quot;:false,&quot;dropping-particle&quot;:&quot;&quot;,&quot;non-dropping-particle&quot;:&quot;&quot;},{&quot;family&quot;:&quot;Hamilton&quot;,&quot;given&quot;:&quot;Emma J.&quot;,&quot;parse-names&quot;:false,&quot;dropping-particle&quot;:&quot;&quot;,&quot;non-dropping-particle&quot;:&quot;&quot;},{&quot;family&quot;:&quot;Russell&quot;,&quot;given&quot;:&quot;David A.&quot;,&quot;parse-names&quot;:false,&quot;dropping-particle&quot;:&quot;&quot;,&quot;non-dropping-particle&quot;:&quot;&quot;},{&quot;family&quot;:&quot;Srisawasdi&quot;,&quot;given&quot;:&quot;Gulapar&quot;,&quot;parse-names&quot;:false,&quot;dropping-particle&quot;:&quot;&quot;,&quot;non-dropping-particle&quot;:&quot;&quot;},{&quot;family&quot;:&quot;Boyko&quot;,&quot;given&quot;:&quot;Edward J.&quot;,&quot;parse-names&quot;:false,&quot;dropping-particle&quot;:&quot;&quot;,&quot;non-dropping-particle&quot;:&quot;&quot;},{&quot;family&quot;:&quot;Mills&quot;,&quot;given&quot;:&quot;Joseph L.&quot;,&quot;parse-names&quot;:false,&quot;dropping-particle&quot;:&quot;&quot;,&quot;non-dropping-particle&quot;:&quot;&quot;},{&quot;family&quot;:&quot;Jeffcoate&quot;,&quot;given&quot;:&quot;William&quot;,&quot;parse-names&quot;:false,&quot;dropping-particle&quot;:&quot;&quot;,&quot;non-dropping-particle&quot;:&quot;&quot;},{&quot;family&quot;:&quot;Game&quot;,&quot;given&quot;:&quot;Frances&quot;,&quot;parse-names&quot;:false,&quot;dropping-particle&quot;:&quot;&quot;,&quot;non-dropping-particle&quot;:&quot;&quot;}],&quot;container-title&quot;:&quot;Diabetes/Metabolism Research and Reviews&quot;,&quot;DOI&quot;:&quot;10.1002/dmrr.3648&quot;,&quot;ISSN&quot;:&quot;15207560&quot;,&quot;PMID&quot;:&quot;37179483&quot;,&quot;issued&quot;:{&quot;date-parts&quot;:[[2024,3,1]]},&quot;abstract&quot;:&quot;Background: This publication represents a scheduled update of the 2019 guidelines of the International Working Group of the Diabetic Foot (IWGDF) addressing the use of systems to classify foot ulcers in people with diabetes in routine clinical practice. The guidelines are based on a systematic review of the available literature that identified 28 classifications addressed in 149 articles and, subsequently, expert opinion using the GRADE methodology. Methods: First, we have developed a list of classification systems considered as being potentially adequate for use in a clinical setting, through the summary of judgements for diagnostic tests, focussing on the usability, accuracy and reliability of each system to predict ulcer-related complications as well as use of resources. Second, we have determined, following group debate and consensus, which of them should be used in specific clinical scenarios. Following this process, in a person with diabetes and a foot ulcer we recommend: (a) for communication among healthcare professionals: to use the SINBAD (Site, Ischaemia, Bacterial infection, Area and Depth) system (first option) or consider using WIfI (Wound, Ischaemia, foot Infection) system (alternative option, when the required equipment and level of expertise is available and it is considered feasible) and in each case the individual variables that compose the systems should be described rather than a total score; (b) for predicting the outcome of an ulcer in a specific individual: no existing system could be recommended; (c) for characterising a person with an infected ulcer: the use of the IDSA/IWGDF classification (first option) or consider using the WIfI system (alternative option, when the required equipment and level of expertise is available and it is considered as feasible); (d) for characterising a person with peripheral artery disease: consider using the WIfI system as a means to stratify healing likelihood and amputation risk; (e) for the audit of outcome(s) of populations: the use of the SINBAD score. Conclusions: For all recommendations made using GRADE, the certainty of evidence was judged, at best, as being low. Nevertheless, based on the rational application of current data this approach allowed the proposal of recommendations, which are likely to have clinical utility.&quot;,&quot;publisher&quot;:&quot;John Wiley and Sons Ltd&quot;,&quot;issue&quot;:&quot;3&quot;,&quot;volume&quot;:&quot;40&quot;,&quot;container-title-short&quot;:&quot;Diabetes. Metab. Res. Rev.&quot;},&quot;isTemporary&quot;:false}]},{&quot;citationID&quot;:&quot;MENDELEY_CITATION_6590e9e5-c2e2-4df3-9397-a1660ada9133&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&quot;,&quot;citationItems&quot;:[{&quot;id&quot;:&quot;60504283-f8fe-3481-9cbe-183c6ae30e45&quot;,&quot;itemData&quot;:{&quot;type&quot;:&quot;article&quot;,&quot;id&quot;:&quot;60504283-f8fe-3481-9cbe-183c6ae30e45&quot;,&quot;title&quot;:&quot;Reporting standards of studies and papers on the prevention and management of foot ulcers in diabetes: required details and markers of good quality&quot;,&quot;author&quot;:[{&quot;family&quot;:&quot;Jeffcoate&quot;,&quot;given&quot;:&quot;William J.&quot;,&quot;parse-names&quot;:false,&quot;dropping-particle&quot;:&quot;&quot;,&quot;non-dropping-particle&quot;:&quot;&quot;},{&quot;family&quot;:&quot;Bus&quot;,&quot;given&quot;:&quot;Sicco A.&quot;,&quot;parse-names&quot;:false,&quot;dropping-particle&quot;:&quot;&quot;,&quot;non-dropping-particle&quot;:&quot;&quot;},{&quot;family&quot;:&quot;Game&quot;,&quot;given&quot;:&quot;Frances L.&quot;,&quot;parse-names&quot;:false,&quot;dropping-particle&quot;:&quot;&quot;,&quot;non-dropping-particle&quot;:&quot;&quot;},{&quot;family&quot;:&quot;Hinchliffe&quot;,&quot;given&quot;:&quot;Robert J.&quot;,&quot;parse-names&quot;:false,&quot;dropping-particle&quot;:&quot;&quot;,&quot;non-dropping-particle&quot;:&quot;&quot;},{&quot;family&quot;:&quot;Price&quot;,&quot;given&quot;:&quot;Patricia E.&quot;,&quot;parse-names&quot;:false,&quot;dropping-particle&quot;:&quot;&quot;,&quot;non-dropping-particle&quot;:&quot;&quot;},{&quot;family&quot;:&quot;Schaper&quot;,&quot;given&quot;:&quot;Nicolaas C.&quot;,&quot;parse-names&quot;:false,&quot;dropping-particle&quot;:&quot;&quot;,&quot;non-dropping-particle&quot;:&quot;&quot;}],&quot;container-title&quot;:&quot;The Lancet Diabetes and Endocrinology&quot;,&quot;DOI&quot;:&quot;10.1016/S2213-8587(16)30012-2&quot;,&quot;ISSN&quot;:&quot;22138595&quot;,&quot;PMID&quot;:&quot;27177729&quot;,&quot;issued&quot;:{&quot;date-parts&quot;:[[2016,9,1]]},&quot;page&quot;:&quot;781-788&quot;,&quot;abstract&quot;:&quot;The evidence base for many aspects of the management of foot ulcers in people with diabetes is weak, and good-quality research, especially relating to studies of direct relevance to routine clinical care, is needed. In this paper, we summarise the core details required in the planning and reporting of intervention studies in the prevention and management of diabetic foot ulcers, including studies that focus on off-loading, stimulation of wound healing, peripheral artery disease, and infection. We highlight aspects of trial design, conduct, and reporting that should be taken into account to minimise bias and improve quality. We also provide a 21-point checklist for researchers and for readers who assess the quality of published work.&quot;,&quot;publisher&quot;:&quot;Lancet Publishing Group&quot;,&quot;issue&quot;:&quot;9&quot;,&quot;volume&quot;:&quot;4&quot;,&quot;container-title-short&quot;:&quot;Lancet Diabetes Endocrinol.&quot;},&quot;isTemporary&quot;:false}]},{&quot;citationID&quot;:&quot;MENDELEY_CITATION_364c44e5-0542-4113-aaab-6dc923b7513f&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&quot;,&quot;citationItems&quot;:[{&quot;id&quot;:&quot;78f4b745-ea54-3ba5-835b-ba728b9bfe8c&quot;,&quot;itemData&quot;:{&quot;type&quot;:&quot;article-journal&quot;,&quot;id&quot;:&quot;78f4b745-ea54-3ba5-835b-ba728b9bfe8c&quot;,&quot;title&quot;:&quot;Guidelines on the prevention of foot ulcers in persons with diabetes&quot;,&quot;author&quot;:[{&quot;family&quot;:&quot;Bus&quot;,&quot;given&quot;:&quot;SA&quot;,&quot;parse-names&quot;:false,&quot;dropping-particle&quot;:&quot;&quot;,&quot;non-dropping-particle&quot;:&quot;&quot;},{&quot;family&quot;:&quot;Sacco&quot;,&quot;given&quot;:&quot;ICN&quot;,&quot;parse-names&quot;:false,&quot;dropping-particle&quot;:&quot;&quot;,&quot;non-dropping-particle&quot;:&quot;&quot;},{&quot;family&quot;:&quot;Monteiro‑Soares&quot;,&quot;given&quot;:&quot;M&quot;,&quot;parse-names&quot;:false,&quot;dropping-particle&quot;:&quot;&quot;,&quot;non-dropping-particle&quot;:&quot;&quot;},{&quot;family&quot;:&quot;Raspovic&quot;,&quot;given&quot;:&quot;A&quot;,&quot;parse-names&quot;:false,&quot;dropping-particle&quot;:&quot;&quot;,&quot;non-dropping-particle&quot;:&quot;&quot;},{&quot;family&quot;:&quot;Paton&quot;,&quot;given&quot;:&quot;J&quot;,&quot;parse-names&quot;:false,&quot;dropping-particle&quot;:&quot;&quot;,&quot;non-dropping-particle&quot;:&quot;&quot;},{&quot;family&quot;:&quot;Rasmussen&quot;,&quot;given&quot;:&quot;A&quot;,&quot;parse-names&quot;:false,&quot;dropping-particle&quot;:&quot;&quot;,&quot;non-dropping-particle&quot;:&quot;&quot;}],&quot;container-title&quot;:&quot;Diabetes Metab Res Rev. &quot;,&quot;issued&quot;:{&quot;date-parts&quot;:[[2023]]},&quot;issue&quot;:&quot;e3651 &quot;,&quot;container-title-short&quot;:&quot;&quot;},&quot;isTemporary&quot;:false}]},{&quot;citationID&quot;:&quot;MENDELEY_CITATION_da9ee874-a8e2-459d-8c99-116d987ca1f9&quot;,&quot;properties&quot;:{&quot;noteIndex&quot;:0},&quot;isEdited&quot;:false,&quot;manualOverride&quot;:{&quot;isManuallyOverridden&quot;:false,&quot;citeprocText&quot;:&quot;&lt;sup&gt;20,28&lt;/sup&gt;&quot;,&quot;manualOverrideText&quot;:&quot;&quot;},&quot;citationTag&quot;:&quot;MENDELEY_CITATION_v3_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&quot;,&quot;citationItems&quot;:[{&quot;id&quot;:&quot;a07e0101-4ba5-3baf-b523-9981bd99f62f&quot;,&quot;itemData&quot;:{&quot;type&quot;:&quot;report&quot;,&quot;id&quot;:&quot;a07e0101-4ba5-3baf-b523-9981bd99f62f&quot;,&quot;title&quot;:&quot;Diabetic foot problems: prevention and management NICE guideline&quot;,&quot;URL&quot;:&quot;www.nice.org.uk/guidance/ng19&quot;,&quot;issued&quot;:{&quot;date-parts&quot;:[[2015]]},&quot;container-title-short&quot;:&quot;&quot;},&quot;isTemporary&quot;:false},{&quot;id&quot;:&quot;e55ae8c8-dd59-3d6a-9c70-1087c797e285&quot;,&quot;itemData&quot;:{&quot;type&quot;:&quot;report&quot;,&quot;id&quot;:&quot;e55ae8c8-dd59-3d6a-9c70-1087c797e285&quot;,&quot;title&quot;:&quot;Guidelines on the prevention of foot ulcers in persons with diabetes IWGDF 2023 update&quot;,&quot;author&quot;:[{&quot;family&quot;:&quot;Bus&quot;,&quot;given&quot;:&quot;SA&quot;,&quot;parse-names&quot;:false,&quot;dropping-particle&quot;:&quot;&quot;,&quot;non-dropping-particle&quot;:&quot;&quot;},{&quot;family&quot;:&quot;Sacco&quot;,&quot;given&quot;:&quot;I&quot;,&quot;parse-names&quot;:false,&quot;dropping-particle&quot;:&quot;&quot;,&quot;non-dropping-particle&quot;:&quot;&quot;},{&quot;family&quot;:&quot;Monteiro-Soares&quot;,&quot;given&quot;:&quot;M&quot;,&quot;parse-names&quot;:false,&quot;dropping-particle&quot;:&quot;&quot;,&quot;non-dropping-particle&quot;:&quot;&quot;},{&quot;family&quot;:&quot;Raspovic&quot;,&quot;given&quot;:&quot;A&quot;,&quot;parse-names&quot;:false,&quot;dropping-particle&quot;:&quot;&quot;,&quot;non-dropping-particle&quot;:&quot;&quot;},{&quot;family&quot;:&quot;Paton&quot;,&quot;given&quot;:&quot;J&quot;,&quot;parse-names&quot;:false,&quot;dropping-particle&quot;:&quot;&quot;,&quot;non-dropping-particle&quot;:&quot;&quot;},{&quot;family&quot;:&quot;Rasmussen&quot;,&quot;given&quot;:&quot;R&quot;,&quot;parse-names&quot;:false,&quot;dropping-particle&quot;:&quot;&quot;,&quot;non-dropping-particle&quot;:&quot;&quot;},{&quot;family&quot;:&quot;Lavery&quot;,&quot;given&quot;:&quot;LA&quot;,&quot;parse-names&quot;:false,&quot;dropping-particle&quot;:&quot;&quot;,&quot;non-dropping-particle&quot;:&quot;&quot;},{&quot;family&quot;:&quot;Netten&quot;,&quot;given&quot;:&quot;JJ&quot;,&quot;parse-names&quot;:false,&quot;dropping-particle&quot;:&quot;&quot;,&quot;non-dropping-particle&quot;:&quot;van&quot;},{&quot;family&quot;:&quot;on behalf of the International Working Group on the Diabetic Foot&quot;,&quot;given&quot;:&quot;&quot;,&quot;parse-names&quot;:false,&quot;dropping-particle&quot;:&quot;&quot;,&quot;non-dropping-particle&quot;:&quot;&quot;}],&quot;URL&quot;:&quot;www.iwgdfguidelines.org&quot;,&quot;issued&quot;:{&quot;date-parts&quot;:[[2023]]},&quot;container-title-short&quot;:&quot;&quot;},&quot;isTemporary&quot;:false}]},{&quot;citationID&quot;:&quot;MENDELEY_CITATION_0829d8e8-906c-4eab-aac9-f25e6632d4d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&quot;,&quot;citationItems&quot;:[{&quot;id&quot;:&quot;f7eff0fe-bf28-3b76-82fa-9a23ed3ab985&quot;,&quot;itemData&quot;:{&quot;type&quot;:&quot;article-journal&quot;,&quot;id&quot;:&quot;f7eff0fe-bf28-3b76-82fa-9a23ed3ab985&quot;,&quot;title&quot;:&quot;State of the art design protocol for custom made footwear for people with diabetes and peripheral neuropathy&quot;,&quot;author&quot;:[{&quot;family&quot;:&quot;Bus&quot;,&quot;given&quot;:&quot;Sicco A.&quot;,&quot;parse-names&quot;:false,&quot;dropping-particle&quot;:&quot;&quot;,&quot;non-dropping-particle&quot;:&quot;&quot;},{&quot;family&quot;:&quot;Zwaferink&quot;,&quot;given&quot;:&quot;Jennefer B.&quot;,&quot;parse-names&quot;:false,&quot;dropping-particle&quot;:&quot;&quot;,&quot;non-dropping-particle&quot;:&quot;&quot;},{&quot;family&quot;:&quot;Dahmen&quot;,&quot;given&quot;:&quot;Rutger&quot;,&quot;parse-names&quot;:false,&quot;dropping-particle&quot;:&quot;&quot;,&quot;non-dropping-particle&quot;:&quot;&quot;},{&quot;family&quot;:&quot;Busch-Westbroek&quot;,&quot;given&quot;:&quot;Tessa&quot;,&quot;parse-names&quot;:false,&quot;dropping-particle&quot;:&quot;&quot;,&quot;non-dropping-particle&quot;:&quot;&quot;}],&quot;container-title&quot;:&quot;Diabetes/Metabolism Research and Reviews&quot;,&quot;container-title-short&quot;:&quot;Diabetes. Metab. Res. Rev.&quot;,&quot;DOI&quot;:&quot;10.1002/dmrr.3237&quot;,&quot;ISSN&quot;:&quot;15207560&quot;,&quot;PMID&quot;:&quot;31845547&quot;,&quot;issued&quot;:{&quot;date-parts&quot;:[[2020,3,1]]},&quot;abstract&quot;:&quot;Supported by evidence-based guidelines, custom-made footwear is often prescribed to people with diabetes who are at risk for ulceration. However, these guidelines do not specify the footwear design features, despite available scientific evidence for these features. We aimed to develop a design protocol to support custom-made footwear prescription for people with diabetes and peripheral neuropathy. The population of interest was people with diabetes who are at moderate-to-high risk of developing a foot ulcer, for whom custom-made footwear (shoes and/or insoles) can be prescribed. A group of experts from rehabilitation medicine, orthopaedic shoe technology (pedorthics) and diabetic foot research, reviewed the scientific literature and met during 12 face-to-face meetings to develop a footwear design algorithm and evidence-based pressure-relief algorithm as parts of the protocol. Consensus was reached where evidence was not available. Fourteen domains of foot pathology in combination with loss of protective sensation were specified for the footwear design algorithm and for each domain shoe-specific and insole (orthosis)-specific features were defined. Most insole-related features and some shoe-related features were evidence based, whereas most shoe-related features were consensus based. The pressure-relief algorithm was evidence based using recent footwear trial data and specifically targeted patients with a healed plantar foot ulcer. These footwear design and pressure-relief algorithms are the first of their kind and should facilitate more uniform decision making in the prescription and manufacturing of adequate shoes for moderate-to-high-risk patients, reducing variation in footwear provision and improving clinical outcome in the prevention of diabetic foot ulcers.&quot;,&quot;publisher&quot;:&quot;John Wiley and Sons Ltd&quot;,&quot;issue&quot;:&quot;S1&quot;,&quot;volume&quot;:&quot;36&quot;},&quot;isTemporary&quot;:false}]},{&quot;citationID&quot;:&quot;MENDELEY_CITATION_3b4c3e25-a0dd-4187-9c4e-c8c55d1d2496&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&quot;,&quot;citationItems&quot;:[{&quot;id&quot;:&quot;84ae5997-d84d-3079-971f-ea778908e56e&quot;,&quot;itemData&quot;:{&quot;type&quot;:&quot;article-journal&quot;,&quot;id&quot;:&quot;84ae5997-d84d-3079-971f-ea778908e56e&quot;,&quot;title&quot;:&quot;Validation of a new measure of protective footcare behaviour: The Nottingham Assessment of Functional Footcare (NAFF)&quot;,&quot;author&quot;:[{&quot;family&quot;:&quot;Lincoln&quot;,&quot;given&quot;:&quot;Nadina B.&quot;,&quot;parse-names&quot;:false,&quot;dropping-particle&quot;:&quot;&quot;,&quot;non-dropping-particle&quot;:&quot;&quot;},{&quot;family&quot;:&quot;Jeffcoate&quot;,&quot;given&quot;:&quot;William J.&quot;,&quot;parse-names&quot;:false,&quot;dropping-particle&quot;:&quot;&quot;,&quot;non-dropping-particle&quot;:&quot;&quot;},{&quot;family&quot;:&quot;Ince&quot;,&quot;given&quot;:&quot;Paul&quot;,&quot;parse-names&quot;:false,&quot;dropping-particle&quot;:&quot;&quot;,&quot;non-dropping-particle&quot;:&quot;&quot;},{&quot;family&quot;:&quot;Smith&quot;,&quot;given&quot;:&quot;Maureen&quot;,&quot;parse-names&quot;:false,&quot;dropping-particle&quot;:&quot;&quot;,&quot;non-dropping-particle&quot;:&quot;&quot;},{&quot;family&quot;:&quot;Radford&quot;,&quot;given&quot;:&quot;Kate A.&quot;,&quot;parse-names&quot;:false,&quot;dropping-particle&quot;:&quot;&quot;,&quot;non-dropping-particle&quot;:&quot;&quot;}],&quot;container-title&quot;:&quot;Practical Diabetes International&quot;,&quot;DOI&quot;:&quot;10.1002/pdi.1099&quot;,&quot;ISSN&quot;:&quot;13578170&quot;,&quot;issued&quot;:{&quot;date-parts&quot;:[[2007,5]]},&quot;page&quot;:&quot;207-211&quot;,&quot;abstract&quot;:&quot;There are no measures available to document footcare practice among people with diabetes and yet such measures are needed as a surrogate marker in studies designed to determine the effectiveness of footcare education. We have therefore developed such a measure, the Nottingham Assessment of Functional Footcare (NAFF), and have assessed its reliability and validity. A pilot questionnaire was distributed to people with diabetes and healthy controls, before being revised and shortened. The revised version was assessed for internal consistency and reliability. The pilot 51-item questionnaire was determined in 100 out-patients with diabetes and 61 healthy controls. The internal consistency was 0.46 in people with diabetes and 0.39 in healthy volunteers. Twenty-eight items showed significant differences between those with and without diabetes. The internal consistency and test-retest reliability of a revised version were determined in people with diabetes. The measure was further refined to a 29-item version, which had an internal consistency of 0.53. There was a significant correlation (rs 0.83; p&lt;0.001) and no significant difference (p=0.85) between scores in the test-retest study. Respondents with neuropathy scored significantly higher than those without (p&lt;0.01). We conclude that the NAFF could act as an outcome measure in the prospective trials which are needed to establish the place of education programmes in clinical practice. The measure could also be used in routine care to identify those whose usual foot care might put their feet at risk of future ulceration. Copyright © 2007 John Wiley &amp; Sons.&quot;,&quot;issue&quot;:&quot;4&quot;,&quot;volume&quot;:&quot;24&quot;,&quot;container-title-short&quot;:&quot;&quot;},&quot;isTemporary&quot;:false}]},{&quot;citationID&quot;:&quot;MENDELEY_CITATION_9892cc84-a7dd-49da-9f16-d0ed81b88aff&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&quot;,&quot;citationItems&quot;:[{&quot;id&quot;:&quot;848843be-9941-3bb5-b187-2ecf209cc40e&quot;,&quot;itemData&quot;:{&quot;type&quot;:&quot;article-journal&quot;,&quot;id&quot;:&quot;848843be-9941-3bb5-b187-2ecf209cc40e&quot;,&quot;title&quot;:&quot;Measuring health literacy in populations: Illuminating the design and development process of the European Health Literacy Survey Questionnaire (HLS-EU-Q)&quot;,&quot;author&quot;:[{&quot;family&quot;:&quot;Sørensen&quot;,&quot;given&quot;:&quot;Kristine&quot;,&quot;parse-names&quot;:false,&quot;dropping-particle&quot;:&quot;&quot;,&quot;non-dropping-particle&quot;:&quot;&quot;},{&quot;family&quot;:&quot;Broucke&quot;,&quot;given&quot;:&quot;Stephan&quot;,&quot;parse-names&quot;:false,&quot;dropping-particle&quot;:&quot;&quot;,&quot;non-dropping-particle&quot;:&quot;Van Den&quot;},{&quot;family&quot;:&quot;Pelikan&quot;,&quot;given&quot;:&quot;Jürgen M.&quot;,&quot;parse-names&quot;:false,&quot;dropping-particle&quot;:&quot;&quot;,&quot;non-dropping-particle&quot;:&quot;&quot;},{&quot;family&quot;:&quot;Fullam&quot;,&quot;given&quot;:&quot;James&quot;,&quot;parse-names&quot;:false,&quot;dropping-particle&quot;:&quot;&quot;,&quot;non-dropping-particle&quot;:&quot;&quot;},{&quot;family&quot;:&quot;Doyle&quot;,&quot;given&quot;:&quot;Gerardine&quot;,&quot;parse-names&quot;:false,&quot;dropping-particle&quot;:&quot;&quot;,&quot;non-dropping-particle&quot;:&quot;&quot;},{&quot;family&quot;:&quot;Slonska&quot;,&quot;given&quot;:&quot;Zofia&quot;,&quot;parse-names&quot;:false,&quot;dropping-particle&quot;:&quot;&quot;,&quot;non-dropping-particle&quot;:&quot;&quot;},{&quot;family&quot;:&quot;Kondilis&quot;,&quot;given&quot;:&quot;Barbara&quot;,&quot;parse-names&quot;:false,&quot;dropping-particle&quot;:&quot;&quot;,&quot;non-dropping-particle&quot;:&quot;&quot;},{&quot;family&quot;:&quot;Stoffels&quot;,&quot;given&quot;:&quot;Vivian&quot;,&quot;parse-names&quot;:false,&quot;dropping-particle&quot;:&quot;&quot;,&quot;non-dropping-particle&quot;:&quot;&quot;},{&quot;family&quot;:&quot;Osborne&quot;,&quot;given&quot;:&quot;Richard H.&quot;,&quot;parse-names&quot;:false,&quot;dropping-particle&quot;:&quot;&quot;,&quot;non-dropping-particle&quot;:&quot;&quot;},{&quot;family&quot;:&quot;Brand&quot;,&quot;given&quot;:&quot;Helmut&quot;,&quot;parse-names&quot;:false,&quot;dropping-particle&quot;:&quot;&quot;,&quot;non-dropping-particle&quot;:&quot;&quot;}],&quot;container-title&quot;:&quot;BMC Public Health&quot;,&quot;container-title-short&quot;:&quot;BMC Public Health&quot;,&quot;DOI&quot;:&quot;10.1186/1471-2458-13-948&quot;,&quot;ISSN&quot;:&quot;14712458&quot;,&quot;PMID&quot;:&quot;24112855&quot;,&quot;issued&quot;:{&quot;date-parts&quot;:[[2013]]},&quot;abstract&quot;:&quot;Background: Several measurement tools have been developed to measure health literacy. The tools vary in their approach and design, but few have focused on comprehensive health literacy in populations. This paper describes the design and development of the European Health Literacy Survey Questionnaire (HLS-EU-Q), an innovative, comprehensive tool to measure health literacy in populations. Methods. Based on a conceptual model and definition, the process involved item development, pre-testing, field-testing, external consultation, plain language check, and translation from English to Bulgarian, Dutch, German, Greek, Polish, and Spanish. Results: The development process resulted in the HLS-EU-Q, which entailed two sections, a core health literacy section and a section on determinants and outcomes associated to health literacy. The health literacy section included 47 items addressing self-reported difficulties in accessing, understanding, appraising and applying information in tasks concerning decisions making in healthcare, disease prevention, and health promotion. The second section included items related to, health behaviour, health status, health service use, community participation, socio-demographic and socio-economic factors. Conclusions: By illuminating the detailed steps in the design and development process of the HLS-EU-Q, it is the aim to provide a deeper understanding of its purpose, its capability and its limitations for others using the tool. By stimulating a wide application it is the vision that HLS-EU-Q will be validated in more countries to enhance the understanding of health literacy in different populations. © 2013 Sørensen et al.; licensee BioMed Central Ltd.&quot;,&quot;issue&quot;:&quot;1&quot;,&quot;volume&quot;:&quot;13&quot;},&quot;isTemporary&quot;:false}]},{&quot;citationID&quot;:&quot;MENDELEY_CITATION_d46a1870-f9aa-455d-a5f9-9ddde1b78eb4&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&quot;,&quot;citationItems&quot;:[{&quot;id&quot;:&quot;83e12586-fb43-357e-8caa-09a923e17871&quot;,&quot;itemData&quot;:{&quot;type&quot;:&quot;article-journal&quot;,&quot;id&quot;:&quot;83e12586-fb43-357e-8caa-09a923e17871&quot;,&quot;title&quot;:&quot;Development and reproducibility of a short questionnaire to measure use and usability of custom-made orthopaedic shoes.&quot;,&quot;author&quot;:[{&quot;family&quot;:&quot;Netten&quot;,&quot;given&quot;:&quot;J.J.&quot;,&quot;parse-names&quot;:false,&quot;dropping-particle&quot;:&quot;&quot;,&quot;non-dropping-particle&quot;:&quot;van&quot;},{&quot;family&quot;:&quot;Hijmans&quot;,&quot;given&quot;:&quot;J.H.&quot;,&quot;parse-names&quot;:false,&quot;dropping-particle&quot;:&quot;&quot;,&quot;non-dropping-particle&quot;:&quot;&quot;},{&quot;family&quot;:&quot;Jannink&quot;,&quot;given&quot;:&quot;M.J.A.&quot;,&quot;parse-names&quot;:false,&quot;dropping-particle&quot;:&quot;&quot;,&quot;non-dropping-particle&quot;:&quot;&quot;},{&quot;family&quot;:&quot;Geertzen&quot;,&quot;given&quot;:&quot;J.H.B.&quot;,&quot;parse-names&quot;:false,&quot;dropping-particle&quot;:&quot;&quot;,&quot;non-dropping-particle&quot;:&quot;&quot;},{&quot;family&quot;:&quot;Postema&quot;,&quot;given&quot;:&quot;K.&quot;,&quot;parse-names&quot;:false,&quot;dropping-particle&quot;:&quot;&quot;,&quot;non-dropping-particle&quot;:&quot;&quot;}],&quot;container-title&quot;:&quot;J Rehabil Med&quot;,&quot;issued&quot;:{&quot;date-parts&quot;:[[2009]]},&quot;page&quot;:&quot;913-918&quot;,&quot;volume&quot;:&quot;41&quot;,&quot;container-title-short&quot;:&quot;&quot;},&quot;isTemporary&quot;:false}]}]"/>
    <we:property name="MENDELEY_CITATIONS_LOCALE_CODE" value="&quot;en-US&quot;"/>
    <we:property name="MENDELEY_CITATIONS_STYLE" value="{&quot;id&quot;:&quot;https://www.zotero.org/styles/american-medical-association&quot;,&quot;title&quot;:&quot;AMA Manual of Style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A519F5-1998-42B5-AD57-A6546418CD57}">
  <ds:schemaRefs>
    <ds:schemaRef ds:uri="http://schemas.openxmlformats.org/officeDocument/2006/bibliography"/>
  </ds:schemaRefs>
</ds:datastoreItem>
</file>

<file path=customXml/itemProps2.xml><?xml version="1.0" encoding="utf-8"?>
<ds:datastoreItem xmlns:ds="http://schemas.openxmlformats.org/officeDocument/2006/customXml" ds:itemID="{31EE80DD-DEA3-4307-8F23-5780F0729A5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5D6877-594B-4913-99BC-65EC9036871F}">
  <ds:schemaRefs>
    <ds:schemaRef ds:uri="http://schemas.microsoft.com/sharepoint/v3/contenttype/forms"/>
  </ds:schemaRefs>
</ds:datastoreItem>
</file>

<file path=customXml/itemProps4.xml><?xml version="1.0" encoding="utf-8"?>
<ds:datastoreItem xmlns:ds="http://schemas.openxmlformats.org/officeDocument/2006/customXml" ds:itemID="{9BAAE56C-AE61-4E83-8A21-B4E84CBA3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19523</Words>
  <Characters>107382</Characters>
  <Application>Microsoft Office Word</Application>
  <DocSecurity>0</DocSecurity>
  <Lines>894</Lines>
  <Paragraphs>253</Paragraphs>
  <ScaleCrop>false</ScaleCrop>
  <Company/>
  <LinksUpToDate>false</LinksUpToDate>
  <CharactersWithSpaces>126652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Deschamps</dc:creator>
  <cp:keywords/>
  <dc:description/>
  <cp:lastModifiedBy>Janou De Buyser</cp:lastModifiedBy>
  <cp:revision>108</cp:revision>
  <dcterms:created xsi:type="dcterms:W3CDTF">2026-04-01T07:04:00Z</dcterms:created>
  <dcterms:modified xsi:type="dcterms:W3CDTF">2026-08-05T12:25:00Z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71f38e44-ab27-485b-a8bd-2e8d198b37b5</vt:lpwstr>
  </property>
  <property fmtid="{D5CDD505-2E9C-101B-9397-08002B2CF9AE}" pid="3" name="ContentTypeId">
    <vt:lpwstr>0x010100F1B33D7B57FFEC4BB77B5001C5B93838</vt:lpwstr>
  </property>
</Properties>
</file>