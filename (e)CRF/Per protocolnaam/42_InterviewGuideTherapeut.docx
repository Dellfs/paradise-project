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01BB" w14:textId="0FAE3558" w:rsidR="009F39D4" w:rsidRPr="006801E0" w:rsidRDefault="009F39D4" w:rsidP="009F39D4">
      <w:pPr>
        <w:pStyle w:val="RapportCF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0"/>
        <w:contextualSpacing/>
        <w:jc w:val="center"/>
        <w:rPr>
          <w:rFonts w:ascii="Arial" w:hAnsi="Arial" w:cs="Arial"/>
          <w:b/>
          <w:color w:val="123A5F"/>
          <w:sz w:val="28"/>
          <w:szCs w:val="28"/>
          <w:lang w:val="nl-BE"/>
        </w:rPr>
      </w:pPr>
      <w:r w:rsidRPr="006801E0">
        <w:rPr>
          <w:rFonts w:ascii="Arial" w:hAnsi="Arial" w:cs="Arial"/>
          <w:b/>
          <w:color w:val="123A5F"/>
          <w:sz w:val="28"/>
          <w:szCs w:val="28"/>
          <w:lang w:val="nl-BE"/>
        </w:rPr>
        <w:t>eCRF Document 42: InterviewGuideTherapeut</w:t>
      </w:r>
      <w:r>
        <w:rPr>
          <w:rFonts w:ascii="Arial" w:hAnsi="Arial" w:cs="Arial"/>
          <w:b/>
          <w:color w:val="123A5F"/>
          <w:sz w:val="28"/>
          <w:szCs w:val="28"/>
          <w:lang w:val="nl-BE"/>
        </w:rPr>
      </w:r>
    </w:p>
    <w:p w14:paraId="5C5C6AA1" w14:textId="77777777" w:rsidR="009F39D4" w:rsidRDefault="009F39D4" w:rsidP="009F39D4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0024435B">
        <w:rPr>
          <w:b/>
          <w:bCs/>
          <w:color w:val="123A5F"/>
          <w:sz w:val="24"/>
          <w:szCs w:val="24"/>
          <w:lang w:val="nl-BE"/>
        </w:rPr>
        <w:t>Studie-informatie</w:t>
      </w:r>
    </w:p>
    <w:p w14:paraId="60737A87" w14:textId="77777777" w:rsidR="009F39D4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</w:rPr>
        <w:t>Studietitel: Towards Pressure-Adherence &amp; Education Driven Service in Diabetic Foot Disease (PARADISE trial)</w:t>
      </w:r>
    </w:p>
    <w:p w14:paraId="4930774B" w14:textId="77777777" w:rsidR="009F39D4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r>
        <w:rPr>
          <w:color w:val="24303B"/>
        </w:rPr>
        <w:t>Protocolnummer: S71769</w:t>
      </w:r>
    </w:p>
    <w:p w14:paraId="635D4173" w14:textId="77777777" w:rsidR="009F39D4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0BA4C461" w14:textId="77777777" w:rsidR="009F39D4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B0E6A6B" w14:textId="77777777" w:rsidR="009F39D4" w:rsidRPr="00ED6BE0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03157905" w14:textId="77777777" w:rsidR="009F39D4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Interviewer___</w:t>
      </w:r>
      <w:r>
        <w:rPr>
          <w:rFonts w:ascii="Calibri" w:hAnsi="Calibri" w:cs="Calibri"/>
        </w:rPr>
        <w:t>_________________________________________________________</w:t>
      </w:r>
    </w:p>
    <w:p w14:paraId="69D068BD" w14:textId="77777777" w:rsidR="009F39D4" w:rsidRPr="00EA13F0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Datum </w:t>
      </w:r>
      <w:r w:rsidRPr="00127A21">
        <w:rPr>
          <w:rFonts w:cstheme="minorHAnsi"/>
          <w:color w:val="24303B"/>
          <w:sz w:val="24"/>
          <w:szCs w:val="24"/>
        </w:rPr>
        <w:t>___ /___ /____</w:t>
      </w:r>
    </w:p>
    <w:p w14:paraId="7B4F1624" w14:textId="77777777" w:rsidR="009F39D4" w:rsidRPr="00EA13F0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Start interview: ___</w:t>
      </w:r>
      <w:r>
        <w:rPr>
          <w:rFonts w:ascii="Calibri" w:hAnsi="Calibri" w:cs="Calibri"/>
        </w:rPr>
        <w:t>_____________________________________________________</w:t>
      </w:r>
    </w:p>
    <w:p w14:paraId="18237490" w14:textId="265F7B55" w:rsidR="00127A21" w:rsidRDefault="00EE0370" w:rsidP="00A909EF">
      <w:pPr>
        <w:spacing w:before="160"/>
        <w:jc w:val="both"/>
        <w:rPr>
          <w:rFonts w:cstheme="minorHAnsi"/>
          <w:sz w:val="24"/>
          <w:szCs w:val="24"/>
          <w:lang w:val="nl-BE"/>
        </w:rPr>
      </w:pPr>
      <w:r w:rsidRPr="00127A21">
        <w:rPr>
          <w:rFonts w:cstheme="minorHAnsi"/>
          <w:b/>
          <w:color w:val="24303B"/>
          <w:sz w:val="24"/>
          <w:szCs w:val="24"/>
          <w:lang w:val="nl-BE"/>
        </w:rPr>
        <w:t>Interview procedure: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del w:id="1000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Uit naam van de onderzoeksgroep</w:delText>
        </w:r>
      </w:del>
      <w:del w:id="1001" w:author="Janou De Buyser" w:date="2026-10-26T10:00:00Z">
        <w:r w:rsidR="004443B2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en mezelf</w:delText>
        </w:r>
      </w:del>
      <w:del w:id="1002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wil ik </w:delText>
        </w:r>
      </w:del>
      <w:del w:id="1003" w:author="Janou De Buyser" w:date="2026-10-26T10:00:00Z">
        <w:r w:rsidR="00393BA5" w:rsidRPr="00127A21">
          <w:rPr>
            <w:rFonts w:cstheme="minorHAnsi"/>
            <w:color w:val="24303B"/>
            <w:sz w:val="24"/>
            <w:szCs w:val="24"/>
            <w:lang w:val="nl-BE"/>
          </w:rPr>
          <w:delText>je</w:delText>
        </w:r>
      </w:del>
      <w:del w:id="1004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alvast bedanken voor </w:delText>
        </w:r>
      </w:del>
      <w:del w:id="1005" w:author="Janou De Buyser" w:date="2026-10-26T10:00:00Z">
        <w:r w:rsidR="00393BA5" w:rsidRPr="00127A21">
          <w:rPr>
            <w:rFonts w:cstheme="minorHAnsi"/>
            <w:color w:val="24303B"/>
            <w:sz w:val="24"/>
            <w:szCs w:val="24"/>
            <w:lang w:val="nl-BE"/>
          </w:rPr>
          <w:delText>jouw</w:delText>
        </w:r>
      </w:del>
      <w:del w:id="1006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deelname aan dit interview. Het doel van dit interview is om </w:delText>
        </w:r>
      </w:del>
      <w:del w:id="1007" w:author="Janou De Buyser" w:date="2026-10-26T10:00:00Z">
        <w:r w:rsidR="00393BA5" w:rsidRPr="00127A21">
          <w:rPr>
            <w:rFonts w:cstheme="minorHAnsi"/>
            <w:color w:val="24303B"/>
            <w:sz w:val="24"/>
            <w:szCs w:val="24"/>
            <w:lang w:val="nl-BE"/>
          </w:rPr>
          <w:delText>jouw</w:delText>
        </w:r>
      </w:del>
      <w:del w:id="1008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ervaring te delen </w:delText>
        </w:r>
      </w:del>
      <w:del w:id="1009" w:author="Janou De Buyser" w:date="2026-10-26T10:00:00Z">
        <w:r w:rsidR="00A6079F" w:rsidRPr="00127A21">
          <w:rPr>
            <w:rFonts w:cstheme="minorHAnsi"/>
            <w:color w:val="24303B"/>
            <w:sz w:val="24"/>
            <w:szCs w:val="24"/>
            <w:lang w:val="nl-BE"/>
          </w:rPr>
          <w:delText>omtrent</w:delText>
        </w:r>
      </w:del>
      <w:del w:id="1010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de </w:delText>
        </w:r>
      </w:del>
      <w:del w:id="1011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PARADISE interventie</w:delText>
        </w:r>
      </w:del>
      <w:del w:id="1012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die </w:delText>
        </w:r>
      </w:del>
      <w:del w:id="1013" w:author="Janou De Buyser" w:date="2026-10-26T10:00:00Z">
        <w:r w:rsidR="00393BA5" w:rsidRPr="00127A21">
          <w:rPr>
            <w:rFonts w:cstheme="minorHAnsi"/>
            <w:color w:val="24303B"/>
            <w:sz w:val="24"/>
            <w:szCs w:val="24"/>
            <w:lang w:val="nl-BE"/>
          </w:rPr>
          <w:delText>je</w:delText>
        </w:r>
      </w:del>
      <w:del w:id="1014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hebt </w:delText>
        </w:r>
      </w:del>
      <w:del w:id="1015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 xml:space="preserve">toegepast </w:delText>
        </w:r>
      </w:del>
      <w:del w:id="1016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in </w:delText>
        </w:r>
      </w:del>
      <w:del w:id="1017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de diabetesvoetkliniek</w:delText>
        </w:r>
      </w:del>
      <w:del w:id="1018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</w:delText>
        </w:r>
      </w:del>
      <w:del w:id="1019" w:author="Janou De Buyser" w:date="2026-10-26T10:00:00Z">
        <w:r w:rsidR="005E0D52" w:rsidRPr="00127A21">
          <w:rPr>
            <w:rFonts w:cstheme="minorHAnsi"/>
            <w:color w:val="24303B"/>
            <w:sz w:val="24"/>
            <w:szCs w:val="24"/>
            <w:lang w:val="nl-BE"/>
          </w:rPr>
          <w:delText>van het</w:delText>
        </w:r>
      </w:del>
      <w:del w:id="1020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:</w:delText>
        </w:r>
      </w:del>
      <w:ins w:id="1021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Uit naam van de onderzoeksgroep en mezelf wil ik u alvast bedanken voor uw deelname aan dit interview. Met dit interview willen we uw ervaringen leren kennen met de PARADISE-interventie zoals u die toepaste in de diabetesvoetkliniek van:</w:t>
        </w:r>
      </w:ins>
    </w:p>
    <w:p w14:paraId="7585C11D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="005E0D52"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AZ Groeninge</w:t>
      </w:r>
    </w:p>
    <w:p w14:paraId="24B93DDB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AZ Sint-Jan Brugge</w:t>
      </w:r>
    </w:p>
    <w:p w14:paraId="5DED0155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del w:id="1040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delText>UZGent</w:delText>
        </w:r>
      </w:del>
      <w:ins w:id="1041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UZ Gent</w:t>
        </w:r>
      </w:ins>
    </w:p>
    <w:p w14:paraId="5F0CF7E9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UZ Antwerpen</w:t>
      </w:r>
    </w:p>
    <w:p w14:paraId="7438D107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UZ Leuven</w:t>
      </w:r>
    </w:p>
    <w:p w14:paraId="6F90A254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del w:id="1042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delText>Azorg</w:delText>
        </w:r>
      </w:del>
      <w:ins w:id="1043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AZORG</w:t>
        </w:r>
      </w:ins>
    </w:p>
    <w:p w14:paraId="24F2A8FE" w14:textId="77777777" w:rsidR="00704148" w:rsidRDefault="00704148" w:rsidP="00EE0370">
      <w:pPr>
        <w:spacing w:before="160"/>
        <w:rPr>
          <w:rFonts w:cstheme="minorHAnsi"/>
          <w:sz w:val="24"/>
          <w:szCs w:val="24"/>
          <w:lang w:val="nl-BE"/>
        </w:rPr>
      </w:pPr>
    </w:p>
    <w:p w14:paraId="5DFD0617" w14:textId="77777777" w:rsidR="00704148" w:rsidRDefault="00704148" w:rsidP="00704148">
      <w:pPr>
        <w:spacing w:before="160"/>
        <w:jc w:val="both"/>
        <w:rPr>
          <w:rFonts w:cstheme="minorHAnsi"/>
          <w:sz w:val="24"/>
          <w:szCs w:val="24"/>
          <w:lang w:val="nl-BE"/>
        </w:rPr>
      </w:pPr>
      <w:commentRangeStart w:id="0"/>
      <w:r w:rsidRPr="00B14B7D">
        <w:rPr>
          <w:rFonts w:cstheme="minorHAnsi"/>
          <w:color w:val="24303B"/>
          <w:sz w:val="24"/>
          <w:szCs w:val="24"/>
          <w:lang w:val="nl-BE"/>
        </w:rPr>
        <w:t xml:space="preserve">Dit interview zal </w:t>
      </w:r>
      <w:del w:id="1022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maximaal anderhalf tot twee uur duren. Indien nodig zullen we na ongeveer een uur een korte pauze inlassen.</w:delText>
        </w:r>
      </w:del>
      <w:ins w:id="1023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ongeveer 60 tot 90 minuten duren. Indien nodig lassen we een korte pauze in.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Ik zal </w:t>
      </w:r>
      <w:del w:id="1024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je een aantal</w:delText>
        </w:r>
      </w:del>
      <w:ins w:id="1025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 een aantal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vragen stellen </w:t>
      </w:r>
      <w:del w:id="1026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waarop je vrij</w:delText>
        </w:r>
      </w:del>
      <w:ins w:id="1027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waarop u vrij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kan antwoorden. </w:t>
      </w:r>
      <w:del w:id="1028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Als je een</w:delText>
        </w:r>
      </w:del>
      <w:ins w:id="1029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Als u een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bepaalde vraag niet wenst te beantwoorden, </w:t>
      </w:r>
      <w:del w:id="1030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ben je daar</w:delText>
        </w:r>
      </w:del>
      <w:ins w:id="1031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bent u daar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uiteraard niet toe verplicht. Daarnaast </w:t>
      </w:r>
      <w:del w:id="1032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kan je op elk</w:delText>
        </w:r>
      </w:del>
      <w:ins w:id="1033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kan u op elk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moment beslissen om het interview stop te zetten, </w:t>
      </w:r>
      <w:del w:id="1034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zonder dat je hiervoor</w:delText>
        </w:r>
      </w:del>
      <w:ins w:id="1035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zonder dat u hiervoor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een reden hoeft op te geven. </w:t>
      </w:r>
      <w:del w:id="1036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Je mag tijdens</w:delText>
        </w:r>
      </w:del>
      <w:ins w:id="1037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 mag tijdens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het interview steeds verduidelijking vragen over de gestelde vragen. Het interview zal, </w:t>
      </w:r>
      <w:del w:id="1038" w:author="Janou De Buyser" w:date="2026-10-26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mits jouw toestemming</w:delText>
        </w:r>
      </w:del>
      <w:ins w:id="1039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mits uw toestemming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, opgenomen worden zodat het nadien kan worden uitgeschreven. Na transcriptie wordt het interview volledig gepseudonimiseerd verwerkt en vertrouwelijk behandeld.</w:t>
      </w:r>
      <w:commentRangeEnd w:id="0"/>
      <w:r>
        <w:rPr>
          <w:rStyle w:val="CommentReference"/>
        </w:rPr>
        <w:commentReference w:id="0"/>
      </w:r>
    </w:p>
    <w:p w14:paraId="7DF533C2" w14:textId="77777777" w:rsidR="00127A21" w:rsidRDefault="00127A21" w:rsidP="00EE0370">
      <w:pPr>
        <w:spacing w:before="160"/>
        <w:rPr>
          <w:rFonts w:cstheme="minorHAnsi"/>
          <w:b/>
          <w:sz w:val="24"/>
          <w:szCs w:val="24"/>
          <w:lang w:val="nl-BE"/>
        </w:rPr>
      </w:pPr>
    </w:p>
    <w:p w14:paraId="3B5A33D3" w14:textId="77777777" w:rsidR="006A419F" w:rsidRDefault="00EE0370" w:rsidP="009F39D4">
      <w:pPr>
        <w:spacing w:before="160"/>
        <w:rPr>
          <w:rFonts w:cstheme="minorHAnsi"/>
          <w:b/>
          <w:color w:val="123A5F"/>
          <w:sz w:val="28"/>
          <w:szCs w:val="28"/>
          <w:lang w:val="nl-BE"/>
        </w:rPr>
      </w:pPr>
      <w:r w:rsidRPr="00127A21">
        <w:rPr>
          <w:rFonts w:cstheme="minorHAnsi"/>
          <w:b/>
          <w:color w:val="123A5F"/>
          <w:sz w:val="28"/>
          <w:szCs w:val="28"/>
          <w:lang w:val="nl-BE"/>
        </w:rPr>
        <w:t>Informed consent</w:t>
      </w:r>
      <w:r w:rsidR="00127A21" w:rsidRPr="00127A21">
        <w:rPr>
          <w:rFonts w:cstheme="minorHAnsi"/>
          <w:b/>
          <w:color w:val="123A5F"/>
          <w:sz w:val="28"/>
          <w:szCs w:val="28"/>
          <w:lang w:val="nl-BE"/>
        </w:rPr>
        <w:t>:   ja / nee</w:t>
      </w:r>
    </w:p>
    <w:p w14:paraId="0E82ECD6" w14:textId="77777777" w:rsidR="006A419F" w:rsidRPr="009133B0" w:rsidRDefault="006A419F" w:rsidP="006A419F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  <w:r w:rsidRPr="009133B0">
        <w:rPr>
          <w:rFonts w:cstheme="minorHAnsi"/>
          <w:b/>
          <w:color w:val="24303B"/>
          <w:sz w:val="24"/>
          <w:szCs w:val="24"/>
          <w:lang w:val="nl-BE"/>
        </w:rPr>
        <w:t xml:space="preserve">Naam, datum en </w:t>
      </w:r>
      <w:del w:id="1044" w:author="Janou De Buyser" w:date="2026-10-26T10:00:00Z">
        <w:r w:rsidRPr="009133B0">
          <w:rPr>
            <w:rFonts w:cstheme="minorHAnsi"/>
            <w:b/>
            <w:color w:val="24303B"/>
            <w:sz w:val="24"/>
            <w:szCs w:val="24"/>
            <w:lang w:val="nl-BE"/>
          </w:rPr>
          <w:delText xml:space="preserve">Handtekening</w:delText>
        </w:r>
      </w:del>
      <w:ins w:id="1045" w:author="Janou De Buyser" w:date="2026-10-26T10:00:00Z">
        <w:r>
          <w:rPr>
            <w:rFonts w:cstheme="minorHAnsi"/>
            <w:b/>
            <w:color w:val="24303B"/>
            <w:sz w:val="24"/>
            <w:szCs w:val="24"/>
            <w:lang w:val="nl-BE"/>
          </w:rPr>
          <w:t xml:space="preserve">handtekening</w:t>
        </w:r>
      </w:ins>
    </w:p>
    <w:p w14:paraId="2EFA348C" w14:textId="4041E77B" w:rsidR="00127A21" w:rsidRPr="009F39D4" w:rsidRDefault="00127A21" w:rsidP="009F39D4">
      <w:pPr>
        <w:spacing w:before="160"/>
        <w:rPr>
          <w:rFonts w:cstheme="minorHAnsi"/>
          <w:sz w:val="28"/>
          <w:szCs w:val="28"/>
          <w:lang w:val="nl-BE"/>
        </w:rPr>
      </w:pPr>
      <w:r>
        <w:rPr>
          <w:rFonts w:cstheme="minorHAnsi"/>
          <w:b/>
          <w:color w:val="24303B"/>
          <w:sz w:val="24"/>
          <w:szCs w:val="24"/>
          <w:lang w:val="nl-BE"/>
        </w:rPr>
        <w:br w:type="page"/>
      </w:r>
    </w:p>
    <w:p w14:paraId="6969867D" w14:textId="584D1AD5" w:rsidR="005F06D1" w:rsidRPr="00CA555A" w:rsidRDefault="005F06D1" w:rsidP="005F06D1">
      <w:pPr>
        <w:rPr>
          <w:rFonts w:cstheme="minorHAnsi"/>
          <w:b/>
          <w:sz w:val="36"/>
          <w:szCs w:val="36"/>
          <w:lang w:val="nl-BE"/>
        </w:rPr>
      </w:pPr>
      <w:r w:rsidRPr="00CA555A">
        <w:rPr>
          <w:rFonts w:cstheme="minorHAnsi"/>
          <w:b/>
          <w:color w:val="123A5F"/>
          <w:sz w:val="36"/>
          <w:szCs w:val="36"/>
          <w:lang w:val="nl-BE"/>
        </w:rPr>
        <w:lastRenderedPageBreak/>
        <w:t>I</w:t>
      </w:r>
      <w:r w:rsidR="00CA555A">
        <w:rPr>
          <w:rFonts w:cstheme="minorHAnsi"/>
          <w:b/>
          <w:color w:val="123A5F"/>
          <w:sz w:val="36"/>
          <w:szCs w:val="36"/>
          <w:lang w:val="nl-BE"/>
        </w:rPr>
        <w:t>NTRODUCTION</w:t>
      </w:r>
    </w:p>
    <w:p w14:paraId="6D4306D8" w14:textId="3880196E" w:rsidR="0097261D" w:rsidRPr="00127A21" w:rsidRDefault="000176CE" w:rsidP="00D06264">
      <w:pPr>
        <w:pStyle w:val="Lijstalinea"/>
        <w:numPr>
          <w:ilvl w:val="0"/>
          <w:numId w:val="2"/>
        </w:numPr>
        <w:rPr>
          <w:rFonts w:cstheme="minorHAnsi"/>
          <w:sz w:val="24"/>
          <w:szCs w:val="24"/>
          <w:lang w:val="nl-BE"/>
        </w:rPr>
      </w:pPr>
      <w:del w:id="1046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Wat zijn </w:delText>
        </w:r>
      </w:del>
      <w:del w:id="1047" w:author="Janou De Buyser" w:date="2026-10-26T10:00:00Z">
        <w:r w:rsidR="0089286C" w:rsidRPr="00127A21">
          <w:rPr>
            <w:rFonts w:cstheme="minorHAnsi"/>
            <w:color w:val="24303B"/>
            <w:sz w:val="24"/>
            <w:szCs w:val="24"/>
            <w:lang w:val="nl-BE"/>
          </w:rPr>
          <w:delText>jouw</w:delText>
        </w:r>
      </w:del>
      <w:del w:id="1048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ervaringen </w:delText>
        </w:r>
      </w:del>
      <w:del w:id="1049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in de behandeling van patiënten met diabetesvoet problematiek</w:delText>
        </w:r>
      </w:del>
      <w:del w:id="1050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>?</w:delText>
        </w:r>
      </w:del>
      <w:ins w:id="1051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Wat zijn uw ervaringen met de behandeling van patiënten met diabetesvoetproblemen?</w:t>
        </w:r>
      </w:ins>
    </w:p>
    <w:p w14:paraId="641D621D" w14:textId="77777777" w:rsidR="0089286C" w:rsidRPr="00127A21" w:rsidRDefault="0089286C" w:rsidP="0089286C">
      <w:pPr>
        <w:pStyle w:val="Lijstalinea"/>
        <w:rPr>
          <w:rFonts w:cstheme="minorHAnsi"/>
          <w:sz w:val="24"/>
          <w:szCs w:val="24"/>
          <w:lang w:val="nl-BE"/>
        </w:rPr>
      </w:pPr>
    </w:p>
    <w:p w14:paraId="1FBA504C" w14:textId="47673386" w:rsidR="00F14AF8" w:rsidRPr="00127A21" w:rsidRDefault="006741F4" w:rsidP="00D06264">
      <w:pPr>
        <w:pStyle w:val="Lijstalinea"/>
        <w:numPr>
          <w:ilvl w:val="0"/>
          <w:numId w:val="2"/>
        </w:numPr>
        <w:rPr>
          <w:rFonts w:cstheme="minorHAnsi"/>
          <w:sz w:val="24"/>
          <w:szCs w:val="24"/>
          <w:lang w:val="nl-BE"/>
        </w:rPr>
      </w:pPr>
      <w:del w:id="1052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Wat is </w:delText>
        </w:r>
      </w:del>
      <w:del w:id="1053" w:author="Janou De Buyser" w:date="2026-10-26T10:00:00Z">
        <w:r w:rsidR="00F27E0E" w:rsidRPr="00127A21">
          <w:rPr>
            <w:rFonts w:cstheme="minorHAnsi"/>
            <w:color w:val="24303B"/>
            <w:sz w:val="24"/>
            <w:szCs w:val="24"/>
            <w:lang w:val="nl-BE"/>
          </w:rPr>
          <w:delText>jouw</w:delText>
        </w:r>
      </w:del>
      <w:del w:id="1054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ervaring met het </w:delText>
        </w:r>
      </w:del>
      <w:del w:id="1055" w:author="Janou De Buyser" w:date="2026-10-26T10:00:00Z">
        <w:r w:rsidR="00C6186E" w:rsidRPr="00127A21">
          <w:rPr>
            <w:rFonts w:cstheme="minorHAnsi"/>
            <w:color w:val="24303B"/>
            <w:sz w:val="24"/>
            <w:szCs w:val="24"/>
            <w:lang w:val="nl-BE"/>
          </w:rPr>
          <w:delText>uitvoeren</w:delText>
        </w:r>
      </w:del>
      <w:del w:id="1056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van nieuwe </w:delText>
        </w:r>
      </w:del>
      <w:del w:id="1057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behandel</w:delText>
        </w:r>
      </w:del>
      <w:del w:id="1058" w:author="Janou De Buyser" w:date="2026-10-26T10:00:00Z">
        <w:r w:rsidR="00DF25C9" w:rsidRPr="00127A21">
          <w:rPr>
            <w:rFonts w:cstheme="minorHAnsi"/>
            <w:color w:val="24303B"/>
            <w:sz w:val="24"/>
            <w:szCs w:val="24"/>
            <w:lang w:val="nl-BE"/>
          </w:rPr>
          <w:delText>programma’s</w:delText>
        </w:r>
      </w:del>
      <w:del w:id="1059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?</w:delText>
        </w:r>
      </w:del>
      <w:ins w:id="1060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Wat is uw ervaring met het uitvoeren van nieuwe behandelprogramma’s?</w:t>
        </w:r>
      </w:ins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</w:p>
    <w:p w14:paraId="567679CB" w14:textId="35D40905" w:rsidR="00F27E0E" w:rsidRPr="00127A21" w:rsidRDefault="006741F4" w:rsidP="00D06264">
      <w:pPr>
        <w:pStyle w:val="Lijstalinea"/>
        <w:numPr>
          <w:ilvl w:val="0"/>
          <w:numId w:val="4"/>
        </w:numPr>
        <w:rPr>
          <w:rFonts w:cstheme="minorHAnsi"/>
          <w:sz w:val="24"/>
          <w:szCs w:val="24"/>
          <w:lang w:val="nl-BE"/>
        </w:rPr>
      </w:pPr>
      <w:del w:id="1061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Hoe voel </w:delText>
        </w:r>
      </w:del>
      <w:del w:id="1062" w:author="Janou De Buyser" w:date="2026-10-26T10:00:00Z">
        <w:r w:rsidR="00F27E0E" w:rsidRPr="00127A21">
          <w:rPr>
            <w:rFonts w:cstheme="minorHAnsi"/>
            <w:color w:val="24303B"/>
            <w:sz w:val="24"/>
            <w:szCs w:val="24"/>
            <w:lang w:val="nl-BE"/>
          </w:rPr>
          <w:delText>je je</w:delText>
        </w:r>
      </w:del>
      <w:del w:id="1063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bij het uitvoeren van nieuwe </w:delText>
        </w:r>
      </w:del>
      <w:del w:id="1064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behandel</w:delText>
        </w:r>
      </w:del>
      <w:del w:id="1065" w:author="Janou De Buyser" w:date="2026-10-26T10:00:00Z">
        <w:r w:rsidR="00DF25C9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programma’s?</w:delText>
        </w:r>
      </w:del>
      <w:ins w:id="1066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voelt u zich bij het uitvoeren van nieuwe behandelprogramma’s?</w:t>
        </w:r>
      </w:ins>
      <w:r w:rsidR="00DF25C9"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</w:p>
    <w:p w14:paraId="241C1A9E" w14:textId="7B266672" w:rsidR="006741F4" w:rsidRPr="00127A21" w:rsidRDefault="00DF25C9" w:rsidP="00D06264">
      <w:pPr>
        <w:pStyle w:val="Lijstalinea"/>
        <w:numPr>
          <w:ilvl w:val="0"/>
          <w:numId w:val="4"/>
        </w:numPr>
        <w:rPr>
          <w:rFonts w:cstheme="minorHAnsi"/>
          <w:sz w:val="24"/>
          <w:szCs w:val="24"/>
          <w:lang w:val="nl-BE"/>
        </w:rPr>
      </w:pPr>
      <w:del w:id="1067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>Wie ondersteunt</w:delText>
        </w:r>
      </w:del>
      <w:del w:id="1068" w:author="Janou De Buyser" w:date="2026-10-26T10:00:00Z">
        <w:r w:rsidR="006741F4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</w:delText>
        </w:r>
      </w:del>
      <w:del w:id="1069" w:author="Janou De Buyser" w:date="2026-10-26T10:00:00Z">
        <w:r w:rsidR="00F27E0E" w:rsidRPr="00127A21">
          <w:rPr>
            <w:rFonts w:cstheme="minorHAnsi"/>
            <w:color w:val="24303B"/>
            <w:sz w:val="24"/>
            <w:szCs w:val="24"/>
            <w:lang w:val="nl-BE"/>
          </w:rPr>
          <w:delText>je</w:delText>
        </w:r>
      </w:del>
      <w:del w:id="1070" w:author="Janou De Buyser" w:date="2026-10-26T10:00:00Z">
        <w:r w:rsidR="006741F4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bij het </w:delText>
        </w:r>
      </w:del>
      <w:del w:id="1071" w:author="Janou De Buyser" w:date="2026-10-26T10:00:00Z">
        <w:r w:rsidR="00C6186E" w:rsidRPr="00127A21">
          <w:rPr>
            <w:rFonts w:cstheme="minorHAnsi"/>
            <w:color w:val="24303B"/>
            <w:sz w:val="24"/>
            <w:szCs w:val="24"/>
            <w:lang w:val="nl-BE"/>
          </w:rPr>
          <w:delText>uitvoeren</w:delText>
        </w:r>
      </w:del>
      <w:del w:id="1072" w:author="Janou De Buyser" w:date="2026-10-26T10:00:00Z">
        <w:r w:rsidR="006741F4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van nieuwe </w:delText>
        </w:r>
      </w:del>
      <w:del w:id="1073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behandel</w:delText>
        </w:r>
      </w:del>
      <w:del w:id="1074" w:author="Janou De Buyser" w:date="2026-10-26T10:00:00Z">
        <w:r w:rsidR="006E2115" w:rsidRPr="00127A21">
          <w:rPr>
            <w:rFonts w:cstheme="minorHAnsi"/>
            <w:color w:val="24303B"/>
            <w:sz w:val="24"/>
            <w:szCs w:val="24"/>
            <w:lang w:val="nl-BE"/>
          </w:rPr>
          <w:delText>programma’s</w:delText>
        </w:r>
      </w:del>
      <w:del w:id="1075" w:author="Janou De Buyser" w:date="2026-10-26T10:00:00Z">
        <w:r w:rsidR="006741F4" w:rsidRPr="00127A21">
          <w:rPr>
            <w:rFonts w:cstheme="minorHAnsi"/>
            <w:color w:val="24303B"/>
            <w:sz w:val="24"/>
            <w:szCs w:val="24"/>
            <w:lang w:val="nl-BE"/>
          </w:rPr>
          <w:delText>?</w:delText>
        </w:r>
      </w:del>
      <w:ins w:id="1076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Wie ondersteunt u bij het uitvoeren van nieuwe behandelprogramma’s?</w:t>
        </w:r>
      </w:ins>
    </w:p>
    <w:p w14:paraId="1824D299" w14:textId="77777777" w:rsidR="00B63DA9" w:rsidRPr="00127A21" w:rsidRDefault="00B63DA9" w:rsidP="00B63DA9">
      <w:pPr>
        <w:pStyle w:val="Lijstalinea"/>
        <w:ind w:left="1080"/>
        <w:rPr>
          <w:rFonts w:cstheme="minorHAnsi"/>
          <w:sz w:val="24"/>
          <w:szCs w:val="24"/>
          <w:lang w:val="nl-BE"/>
        </w:rPr>
      </w:pPr>
    </w:p>
    <w:p w14:paraId="3E5C9B1F" w14:textId="60A41E99" w:rsidR="00B63DA9" w:rsidRDefault="00B63DA9" w:rsidP="00D06264">
      <w:pPr>
        <w:pStyle w:val="Lijstalinea"/>
        <w:numPr>
          <w:ilvl w:val="0"/>
          <w:numId w:val="2"/>
        </w:numPr>
        <w:rPr>
          <w:rFonts w:cstheme="minorHAnsi"/>
          <w:sz w:val="24"/>
          <w:szCs w:val="24"/>
          <w:lang w:val="nl-BE"/>
        </w:rPr>
      </w:pPr>
      <w:del w:id="1077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Kan je even in je eigen woorden omschrijven wat de </w:delText>
        </w:r>
      </w:del>
      <w:del w:id="1078" w:author="Janou De Buyser" w:date="2026-10-26T10:00:00Z">
        <w:r w:rsidR="001702F0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inhoud van </w:delText>
        </w:r>
      </w:del>
      <w:del w:id="1079" w:author="Janou De Buyser" w:date="2026-10-26T10:00:00Z">
        <w:r w:rsidR="00700DD1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de </w:delText>
        </w:r>
      </w:del>
      <w:del w:id="1080" w:author="Janou De Buyser" w:date="2026-10-26T10:00:00Z">
        <w:r w:rsidR="00127A21">
          <w:rPr>
            <w:rFonts w:cstheme="minorHAnsi"/>
            <w:color w:val="24303B"/>
            <w:sz w:val="24"/>
            <w:szCs w:val="24"/>
            <w:lang w:val="nl-BE"/>
          </w:rPr>
          <w:delText>PARADISE interventie</w:delText>
        </w:r>
      </w:del>
      <w:del w:id="1081" w:author="Janou De Buyser" w:date="2026-10-26T10:00:00Z">
        <w:r w:rsidR="0006726E" w:rsidRPr="00127A21">
          <w:rPr>
            <w:rFonts w:cstheme="minorHAnsi"/>
            <w:color w:val="24303B"/>
            <w:sz w:val="24"/>
            <w:szCs w:val="24"/>
            <w:lang w:val="nl-BE"/>
          </w:rPr>
          <w:delText xml:space="preserve"> is</w:delText>
        </w:r>
      </w:del>
      <w:del w:id="1082" w:author="Janou De Buyser" w:date="2026-10-26T10:00:00Z">
        <w:r w:rsidRPr="00127A21">
          <w:rPr>
            <w:rFonts w:cstheme="minorHAnsi"/>
            <w:color w:val="24303B"/>
            <w:sz w:val="24"/>
            <w:szCs w:val="24"/>
            <w:lang w:val="nl-BE"/>
          </w:rPr>
          <w:delText>?</w:delText>
        </w:r>
      </w:del>
      <w:ins w:id="1083" w:author="Janou De Buyser" w:date="2026-10-26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Kan u in uw eigen woorden omschrijven wat de PARADISE-interventie inhoudt?</w:t>
        </w:r>
      </w:ins>
    </w:p>
    <w:p w14:paraId="7DC20F0C" w14:textId="59B2B94E" w:rsidR="00974FE2" w:rsidRPr="00CA555A" w:rsidRDefault="00974FE2" w:rsidP="00974FE2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CA555A">
        <w:rPr>
          <w:rFonts w:cstheme="minorHAnsi"/>
          <w:b/>
          <w:bCs/>
          <w:color w:val="123A5F"/>
          <w:sz w:val="36"/>
          <w:szCs w:val="36"/>
        </w:rPr>
        <w:t>IMPLEMENTATION</w:t>
      </w:r>
    </w:p>
    <w:p w14:paraId="11844552" w14:textId="3E68FE57" w:rsidR="00E70D54" w:rsidRPr="006344BB" w:rsidRDefault="00E70D54" w:rsidP="00E70D54">
      <w:pPr>
        <w:rPr>
          <w:rFonts w:cstheme="minorHAnsi"/>
          <w:b/>
          <w:bCs/>
          <w:color w:val="0070C0"/>
          <w:sz w:val="28"/>
          <w:szCs w:val="28"/>
        </w:rPr>
      </w:pPr>
      <w:r w:rsidRPr="006344BB">
        <w:rPr>
          <w:rFonts w:cstheme="minorHAnsi"/>
          <w:b/>
          <w:bCs/>
          <w:color w:val="123A5F"/>
          <w:sz w:val="28"/>
          <w:szCs w:val="28"/>
        </w:rPr>
        <w:t>1. How delivery is achieved</w:t>
      </w:r>
    </w:p>
    <w:p w14:paraId="74D86C92" w14:textId="07A7A10A" w:rsidR="00E70D54" w:rsidRPr="006344BB" w:rsidRDefault="00E70D54" w:rsidP="00E70D54">
      <w:pPr>
        <w:rPr>
          <w:rFonts w:cstheme="minorHAnsi"/>
          <w:b/>
          <w:bCs/>
          <w:color w:val="0070C0"/>
          <w:sz w:val="26"/>
          <w:szCs w:val="26"/>
        </w:rPr>
      </w:pPr>
      <w:r w:rsidRPr="006344BB">
        <w:rPr>
          <w:rFonts w:cstheme="minorHAnsi"/>
          <w:b/>
          <w:bCs/>
          <w:color w:val="123A5F"/>
          <w:sz w:val="26"/>
          <w:szCs w:val="26"/>
        </w:rPr>
        <w:t>1.A. Structures</w:t>
      </w:r>
    </w:p>
    <w:p w14:paraId="22510E74" w14:textId="5C397A7A" w:rsidR="00D87868" w:rsidRPr="00CA555A" w:rsidRDefault="00D87868" w:rsidP="00D87868">
      <w:pPr>
        <w:rPr>
          <w:rFonts w:cstheme="minorHAnsi"/>
          <w:b/>
          <w:bCs/>
          <w:color w:val="EE0000"/>
          <w:sz w:val="24"/>
          <w:szCs w:val="24"/>
        </w:rPr>
      </w:pP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 xml:space="preserve">(a) description of how the </w:t>
      </w:r>
      <w:r w:rsidR="006344BB"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 xml:space="preserve">new </w:t>
      </w: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 xml:space="preserve">intervention </w:t>
      </w:r>
      <w:r w:rsidR="002E73D9"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>was</w:t>
      </w: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 xml:space="preserve"> implemented </w:t>
      </w: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u w:val="single"/>
          <w:lang w:val="en-GB"/>
        </w:rPr>
        <w:t xml:space="preserve">per </w:t>
      </w:r>
      <w:r w:rsidR="002E73D9" w:rsidRPr="00CA555A">
        <w:rPr>
          <w:rFonts w:cstheme="minorHAnsi"/>
          <w:b/>
          <w:bCs/>
          <w:color w:val="123A5F"/>
          <w:sz w:val="24"/>
          <w:szCs w:val="24"/>
          <w:highlight w:val="lightGray"/>
          <w:u w:val="single"/>
          <w:lang w:val="en-GB"/>
        </w:rPr>
        <w:t>foot clinic</w:t>
      </w:r>
    </w:p>
    <w:p w14:paraId="3C6D1BCE" w14:textId="488755BE" w:rsidR="00B13B71" w:rsidRPr="00CA555A" w:rsidRDefault="00B13B71" w:rsidP="00B13B71">
      <w:pPr>
        <w:rPr>
          <w:rFonts w:cstheme="minorHAnsi"/>
          <w:b/>
          <w:sz w:val="24"/>
          <w:szCs w:val="24"/>
          <w:u w:val="single"/>
        </w:rPr>
      </w:pPr>
      <w:r w:rsidRPr="00CA555A">
        <w:rPr>
          <w:rFonts w:cstheme="minorHAnsi"/>
          <w:b/>
          <w:color w:val="123A5F"/>
          <w:sz w:val="24"/>
          <w:szCs w:val="24"/>
          <w:u w:val="single"/>
        </w:rPr>
        <w:t>Training</w:t>
      </w:r>
    </w:p>
    <w:p w14:paraId="40D090D1" w14:textId="77777777" w:rsidR="00B13B71" w:rsidRPr="00CA555A" w:rsidRDefault="00B13B71" w:rsidP="00D06264">
      <w:pPr>
        <w:pStyle w:val="Lijstalinea"/>
        <w:numPr>
          <w:ilvl w:val="0"/>
          <w:numId w:val="3"/>
        </w:numPr>
        <w:rPr>
          <w:rFonts w:cstheme="minorHAnsi"/>
          <w:lang w:val="nl-BE"/>
        </w:rPr>
      </w:pPr>
      <w:del w:id="1084" w:author="Janou De Buyser" w:date="2026-10-26T10:00:00Z">
        <w:r w:rsidRPr="00CA555A">
          <w:rPr>
            <w:rFonts w:cstheme="minorHAnsi"/>
            <w:color w:val="24303B"/>
            <w:lang w:val="nl-BE"/>
          </w:rPr>
          <w:delText>Als je even terugdenkt aan de training die je kreeg, wat verwachtte je te leren?</w:delText>
        </w:r>
      </w:del>
      <w:ins w:id="1085" w:author="Janou De Buyser" w:date="2026-10-26T10:00:00Z">
        <w:r>
          <w:rPr>
            <w:rFonts w:cstheme="minorHAnsi"/>
            <w:color w:val="24303B"/>
            <w:lang w:val="nl-BE"/>
          </w:rPr>
          <w:t xml:space="preserve">Als u terugdenkt aan de training die u kreeg, wat verwachtte u te leren?</w:t>
        </w:r>
      </w:ins>
    </w:p>
    <w:p w14:paraId="565B435E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r w:rsidRPr="00CA555A">
        <w:rPr>
          <w:rFonts w:cstheme="minorHAnsi"/>
          <w:color w:val="24303B"/>
          <w:lang w:val="nl-BE"/>
        </w:rPr>
        <w:t xml:space="preserve">Welke verwachtingen zijn ingelost? </w:t>
      </w:r>
    </w:p>
    <w:p w14:paraId="063442B8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del w:id="1086" w:author="Janou De Buyser" w:date="2026-10-26T10:00:00Z">
        <w:r w:rsidRPr="00CA555A">
          <w:rPr>
            <w:rFonts w:cstheme="minorHAnsi"/>
            <w:color w:val="24303B"/>
            <w:lang w:val="nl-BE"/>
          </w:rPr>
          <w:delText xml:space="preserve">Welke verwachtingen zijn niet voldaan?</w:delText>
        </w:r>
      </w:del>
      <w:ins w:id="1087" w:author="Janou De Buyser" w:date="2026-10-26T10:00:00Z">
        <w:r>
          <w:rPr>
            <w:rFonts w:cstheme="minorHAnsi"/>
            <w:color w:val="24303B"/>
            <w:lang w:val="nl-BE"/>
          </w:rPr>
          <w:t xml:space="preserve">Aan welke verwachtingen werd niet voldaan?</w:t>
        </w:r>
      </w:ins>
      <w:r w:rsidRPr="00CA555A">
        <w:rPr>
          <w:rFonts w:cstheme="minorHAnsi"/>
          <w:color w:val="24303B"/>
          <w:lang w:val="nl-BE"/>
        </w:rPr>
        <w:t xml:space="preserve"> </w:t>
      </w:r>
    </w:p>
    <w:p w14:paraId="1DF050F5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del w:id="1088" w:author="Janou De Buyser" w:date="2026-10-26T10:00:00Z">
        <w:r w:rsidRPr="00CA555A">
          <w:rPr>
            <w:rFonts w:cstheme="minorHAnsi"/>
            <w:color w:val="24303B"/>
            <w:lang w:val="nl-BE"/>
          </w:rPr>
          <w:delText>Hoe zouden we, volgens jou, deze verwachtingen in de toekomst kunnen inlossen?</w:delText>
        </w:r>
      </w:del>
      <w:ins w:id="1089" w:author="Janou De Buyser" w:date="2026-10-26T10:00:00Z">
        <w:r>
          <w:rPr>
            <w:rFonts w:cstheme="minorHAnsi"/>
            <w:color w:val="24303B"/>
            <w:lang w:val="nl-BE"/>
          </w:rPr>
          <w:t xml:space="preserve">Hoe zouden we deze verwachtingen volgens u in de toekomst kunnen inlossen?</w:t>
        </w:r>
      </w:ins>
    </w:p>
    <w:p w14:paraId="275E7EC1" w14:textId="77777777" w:rsidR="00B13B71" w:rsidRPr="00CA555A" w:rsidRDefault="00B13B71" w:rsidP="00B13B71">
      <w:pPr>
        <w:pStyle w:val="Lijstalinea"/>
        <w:ind w:left="1080"/>
        <w:rPr>
          <w:rFonts w:cstheme="minorHAnsi"/>
          <w:lang w:val="nl-BE"/>
        </w:rPr>
      </w:pPr>
    </w:p>
    <w:p w14:paraId="6F316AFB" w14:textId="47A0FB82" w:rsidR="00B13B71" w:rsidRPr="00CA555A" w:rsidRDefault="00B13B71" w:rsidP="00D06264">
      <w:pPr>
        <w:pStyle w:val="Lijstalinea"/>
        <w:numPr>
          <w:ilvl w:val="0"/>
          <w:numId w:val="3"/>
        </w:numPr>
        <w:rPr>
          <w:rFonts w:cstheme="minorHAnsi"/>
          <w:lang w:val="nl-BE"/>
        </w:rPr>
      </w:pPr>
      <w:del w:id="1090" w:author="Janou De Buyser" w:date="2026-10-26T10:00:00Z">
        <w:r w:rsidRPr="00CA555A">
          <w:rPr>
            <w:rFonts w:cstheme="minorHAnsi"/>
            <w:color w:val="24303B"/>
            <w:lang w:val="nl-BE"/>
          </w:rPr>
          <w:delText xml:space="preserve">Welke zaken, neem je ongeacht de studie, mee in de dagelijkse praktijk van de voetkliniek?</w:delText>
        </w:r>
      </w:del>
      <w:ins w:id="1091" w:author="Janou De Buyser" w:date="2026-10-26T10:00:00Z">
        <w:r>
          <w:rPr>
            <w:rFonts w:cstheme="minorHAnsi"/>
            <w:color w:val="24303B"/>
            <w:lang w:val="nl-BE"/>
          </w:rPr>
          <w:t xml:space="preserve">Welke zaken neemt u, los van de studie, mee in de dagelijkse praktijk van de voetkliniek?</w:t>
        </w:r>
      </w:ins>
      <w:r w:rsidRPr="00CA555A">
        <w:rPr>
          <w:rFonts w:cstheme="minorHAnsi"/>
          <w:color w:val="24303B"/>
          <w:lang w:val="nl-BE"/>
        </w:rPr>
        <w:t xml:space="preserve"> </w:t>
      </w:r>
    </w:p>
    <w:p w14:paraId="55E21A37" w14:textId="77777777" w:rsidR="00B13B71" w:rsidRPr="00CA555A" w:rsidRDefault="00B13B71" w:rsidP="00B13B71">
      <w:pPr>
        <w:pStyle w:val="Lijstalinea"/>
        <w:rPr>
          <w:rFonts w:cstheme="minorHAnsi"/>
          <w:lang w:val="nl-BE"/>
        </w:rPr>
      </w:pPr>
    </w:p>
    <w:p w14:paraId="5E1493B5" w14:textId="77777777" w:rsidR="00B13B71" w:rsidRPr="00CA555A" w:rsidRDefault="00B13B71" w:rsidP="00D06264">
      <w:pPr>
        <w:pStyle w:val="Lijstalinea"/>
        <w:numPr>
          <w:ilvl w:val="0"/>
          <w:numId w:val="3"/>
        </w:numPr>
        <w:rPr>
          <w:rFonts w:cstheme="minorHAnsi"/>
          <w:lang w:val="nl-BE"/>
        </w:rPr>
      </w:pPr>
      <w:del w:id="1092" w:author="Janou De Buyser" w:date="2026-10-26T10:00:00Z">
        <w:r w:rsidRPr="00CA555A">
          <w:rPr>
            <w:rFonts w:cstheme="minorHAnsi"/>
            <w:color w:val="24303B"/>
            <w:lang w:val="nl-BE"/>
          </w:rPr>
          <w:delText>Welke zaken van de training zijn er volgens jou voor verbetering vatbaar?</w:delText>
        </w:r>
      </w:del>
      <w:ins w:id="1093" w:author="Janou De Buyser" w:date="2026-10-26T10:00:00Z">
        <w:r>
          <w:rPr>
            <w:rFonts w:cstheme="minorHAnsi"/>
            <w:color w:val="24303B"/>
            <w:lang w:val="nl-BE"/>
          </w:rPr>
          <w:t xml:space="preserve">Welke zaken van de training zijn volgens u voor verbetering vatbaar?</w:t>
        </w:r>
      </w:ins>
    </w:p>
    <w:p w14:paraId="27B16653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del w:id="1094" w:author="Janou De Buyser" w:date="2026-10-26T10:00:00Z">
        <w:r w:rsidRPr="00CA555A">
          <w:rPr>
            <w:rFonts w:cstheme="minorHAnsi"/>
            <w:color w:val="24303B"/>
            <w:lang w:val="nl-BE"/>
          </w:rPr>
          <w:delText>Wat zou je ons adviseren om deze verbeterpunten aan te pakken?</w:delText>
        </w:r>
      </w:del>
      <w:ins w:id="1095" w:author="Janou De Buyser" w:date="2026-10-26T10:00:00Z">
        <w:r>
          <w:rPr>
            <w:rFonts w:cstheme="minorHAnsi"/>
            <w:color w:val="24303B"/>
            <w:lang w:val="nl-BE"/>
          </w:rPr>
          <w:t xml:space="preserve">Wat zou u ons adviseren om deze verbeterpunten aan te pakken?</w:t>
        </w:r>
      </w:ins>
    </w:p>
    <w:p w14:paraId="5BAF5777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del w:id="1096" w:author="Janou De Buyser" w:date="2026-10-26T10:00:00Z">
        <w:r w:rsidRPr="00CA555A">
          <w:rPr>
            <w:rFonts w:cstheme="minorHAnsi"/>
            <w:color w:val="24303B"/>
            <w:lang w:val="nl-BE"/>
          </w:rPr>
          <w:delText>Welke zaken, uit de inhoud van de therapie, leken voor jou moeilijk haalbaar om uit te voeren in de praktijk?</w:delText>
        </w:r>
      </w:del>
      <w:ins w:id="1097" w:author="Janou De Buyser" w:date="2026-10-26T10:00:00Z">
        <w:r>
          <w:rPr>
            <w:rFonts w:cstheme="minorHAnsi"/>
            <w:color w:val="24303B"/>
            <w:lang w:val="nl-BE"/>
          </w:rPr>
          <w:t xml:space="preserve">Welke onderdelen van de PARADISE-interventie leken u moeilijk haalbaar in de praktijk?</w:t>
        </w:r>
      </w:ins>
    </w:p>
    <w:p w14:paraId="70BB5DD9" w14:textId="77777777" w:rsidR="00B13B71" w:rsidRPr="00CA555A" w:rsidRDefault="00B13B71" w:rsidP="00B13B71">
      <w:pPr>
        <w:pStyle w:val="Lijstalinea"/>
        <w:ind w:left="1080"/>
        <w:rPr>
          <w:rFonts w:cstheme="minorHAnsi"/>
          <w:lang w:val="nl-BE"/>
        </w:rPr>
      </w:pPr>
    </w:p>
    <w:p w14:paraId="5F0C4411" w14:textId="77777777" w:rsidR="00B13B71" w:rsidRPr="00CA555A" w:rsidRDefault="00B13B71" w:rsidP="00D06264">
      <w:pPr>
        <w:pStyle w:val="Lijstalinea"/>
        <w:numPr>
          <w:ilvl w:val="0"/>
          <w:numId w:val="3"/>
        </w:numPr>
        <w:rPr>
          <w:rFonts w:cstheme="minorHAnsi"/>
          <w:lang w:val="nl-BE"/>
        </w:rPr>
      </w:pPr>
      <w:del w:id="1098" w:author="Janou De Buyser" w:date="2026-10-26T10:00:00Z">
        <w:r w:rsidRPr="00CA555A">
          <w:rPr>
            <w:rFonts w:cstheme="minorHAnsi"/>
            <w:color w:val="24303B"/>
            <w:lang w:val="nl-BE"/>
          </w:rPr>
          <w:delText xml:space="preserve">Na de training, hoe voelde je je bij het idee dat je de PARADISE interventie binnenkort zelf ging geven aan jouw patiënten?</w:delText>
        </w:r>
      </w:del>
      <w:ins w:id="1099" w:author="Janou De Buyser" w:date="2026-10-26T10:00:00Z">
        <w:r>
          <w:rPr>
            <w:rFonts w:cstheme="minorHAnsi"/>
            <w:color w:val="24303B"/>
            <w:lang w:val="nl-BE"/>
          </w:rPr>
          <w:t xml:space="preserve">Hoe voelde u zich na de training bij het idee dat u de PARADISE-interventie binnenkort zelf aan uw patiënten zou geven?</w:t>
        </w:r>
      </w:ins>
      <w:r w:rsidRPr="00CA555A">
        <w:rPr>
          <w:rFonts w:cstheme="minorHAnsi"/>
          <w:color w:val="24303B"/>
          <w:lang w:val="nl-BE"/>
        </w:rPr>
        <w:t xml:space="preserve"> </w:t>
      </w:r>
    </w:p>
    <w:p w14:paraId="2742333A" w14:textId="77777777" w:rsidR="00B13B71" w:rsidRPr="00CA555A" w:rsidRDefault="00B13B71" w:rsidP="00D06264">
      <w:pPr>
        <w:pStyle w:val="Lijstalinea"/>
        <w:numPr>
          <w:ilvl w:val="0"/>
          <w:numId w:val="4"/>
        </w:numPr>
        <w:rPr>
          <w:rFonts w:cstheme="minorHAnsi"/>
          <w:lang w:val="nl-BE"/>
        </w:rPr>
      </w:pPr>
      <w:del w:id="1100" w:author="Janou De Buyser" w:date="2026-10-26T10:00:00Z">
        <w:r w:rsidRPr="00CA555A">
          <w:rPr>
            <w:rFonts w:cstheme="minorHAnsi"/>
            <w:color w:val="24303B"/>
            <w:lang w:val="nl-BE"/>
          </w:rPr>
          <w:delText xml:space="preserve">Wie zou je eventueel verder kunnen ondersteunen?</w:delText>
        </w:r>
      </w:del>
      <w:ins w:id="1101" w:author="Janou De Buyser" w:date="2026-10-26T10:00:00Z">
        <w:r>
          <w:rPr>
            <w:rFonts w:cstheme="minorHAnsi"/>
            <w:color w:val="24303B"/>
            <w:lang w:val="nl-BE"/>
          </w:rPr>
          <w:t xml:space="preserve">Wie zou u eventueel verder kunnen ondersteunen?</w:t>
        </w:r>
      </w:ins>
      <w:r w:rsidRPr="00CA555A">
        <w:rPr>
          <w:rFonts w:cstheme="minorHAnsi"/>
          <w:color w:val="24303B"/>
          <w:lang w:val="nl-BE"/>
        </w:rPr>
        <w:t xml:space="preserve"> </w:t>
      </w:r>
    </w:p>
    <w:p w14:paraId="31B3F2BE" w14:textId="77777777" w:rsidR="00B13B71" w:rsidRPr="00CA555A" w:rsidRDefault="00B13B71" w:rsidP="00B13B71">
      <w:pPr>
        <w:pStyle w:val="Lijstalinea"/>
        <w:ind w:left="1080"/>
        <w:rPr>
          <w:rFonts w:cstheme="minorHAnsi"/>
          <w:lang w:val="nl-BE"/>
        </w:rPr>
      </w:pPr>
    </w:p>
    <w:p w14:paraId="5F741F1D" w14:textId="0118BD4D" w:rsidR="00CA555A" w:rsidRPr="00CA555A" w:rsidRDefault="00B13B71" w:rsidP="00D06264">
      <w:pPr>
        <w:pStyle w:val="Lijstalinea"/>
        <w:numPr>
          <w:ilvl w:val="0"/>
          <w:numId w:val="3"/>
        </w:numPr>
        <w:rPr>
          <w:rFonts w:cstheme="minorHAnsi"/>
          <w:lang w:val="nl-BE"/>
        </w:rPr>
      </w:pPr>
      <w:del w:id="1102" w:author="Janou De Buyser" w:date="2026-10-26T10:00:00Z">
        <w:r w:rsidRPr="00CA555A">
          <w:rPr>
            <w:rFonts w:cstheme="minorHAnsi"/>
            <w:color w:val="24303B"/>
            <w:lang w:val="nl-BE"/>
          </w:rPr>
          <w:delText>Indien je de PARADISE interventie zou moeten aanleren aan jouw collega’s, hoe zou je de training vormgeven?</w:delText>
        </w:r>
      </w:del>
      <w:ins w:id="1103" w:author="Janou De Buyser" w:date="2026-10-26T10:00:00Z">
        <w:r>
          <w:rPr>
            <w:rFonts w:cstheme="minorHAnsi"/>
            <w:color w:val="24303B"/>
            <w:lang w:val="nl-BE"/>
          </w:rPr>
          <w:t xml:space="preserve">Als u de PARADISE-interventie aan uw collega’s zou moeten aanleren, hoe zou u de training vormgeven?</w:t>
        </w:r>
      </w:ins>
    </w:p>
    <w:p w14:paraId="51DB5770" w14:textId="77777777" w:rsidR="00CA555A" w:rsidRPr="00CA555A" w:rsidRDefault="00CA555A" w:rsidP="00CA555A">
      <w:pPr>
        <w:pStyle w:val="Lijstalinea"/>
        <w:rPr>
          <w:rFonts w:cstheme="minorHAnsi"/>
          <w:lang w:val="nl-BE"/>
        </w:rPr>
      </w:pPr>
    </w:p>
    <w:p w14:paraId="32A132F5" w14:textId="256783A1" w:rsidR="00D87868" w:rsidRPr="00CA555A" w:rsidRDefault="00D87868" w:rsidP="00D87868">
      <w:pPr>
        <w:pStyle w:val="Lijstalinea"/>
        <w:ind w:hanging="436"/>
        <w:rPr>
          <w:rFonts w:cstheme="minorHAnsi"/>
          <w:lang w:val="nl-BE"/>
        </w:rPr>
      </w:pPr>
      <w:del w:id="1104" w:author="Janou De Buyser" w:date="2026-10-26T10:00:00Z">
        <w:r w:rsidRPr="00CA555A">
          <w:rPr>
            <w:rFonts w:cstheme="minorHAnsi"/>
            <w:color w:val="24303B"/>
            <w:lang w:val="nl-BE"/>
          </w:rPr>
          <w:delText>6.</w:delText>
        </w:r>
      </w:del>
      <w:del w:id="1105" w:author="Janou De Buyser" w:date="2026-10-26T10:00:00Z">
        <w:r w:rsidRPr="00CA555A">
          <w:rPr>
            <w:rFonts w:cstheme="minorHAnsi"/>
            <w:b/>
            <w:bCs/>
            <w:color w:val="24303B"/>
            <w:lang w:val="nl-BE"/>
          </w:rPr>
          <w:delText xml:space="preserve">    </w:delText>
        </w:r>
      </w:del>
      <w:del w:id="1106" w:author="Janou De Buyser" w:date="2026-10-26T10:00:00Z">
        <w:r w:rsidRPr="00CA555A">
          <w:rPr>
            <w:rFonts w:cstheme="minorHAnsi"/>
            <w:color w:val="24303B"/>
            <w:lang w:val="nl-BE"/>
          </w:rPr>
          <w:delText xml:space="preserve">Wat was jouw beeld van de </w:delText>
        </w:r>
      </w:del>
      <w:del w:id="1107" w:author="Janou De Buyser" w:date="2026-10-26T10:00:00Z">
        <w:r w:rsidR="00CA555A" w:rsidRPr="00CA555A">
          <w:rPr>
            <w:rFonts w:cstheme="minorHAnsi"/>
            <w:color w:val="24303B"/>
            <w:lang w:val="nl-BE"/>
          </w:rPr>
          <w:delText>interventie</w:delText>
        </w:r>
      </w:del>
      <w:del w:id="1108" w:author="Janou De Buyser" w:date="2026-10-26T10:00:00Z">
        <w:r w:rsidRPr="00CA555A">
          <w:rPr>
            <w:rFonts w:cstheme="minorHAnsi"/>
            <w:color w:val="24303B"/>
            <w:lang w:val="nl-BE"/>
          </w:rPr>
          <w:delText>, voordat je de training kreeg?</w:delText>
        </w:r>
      </w:del>
      <w:ins w:id="1109" w:author="Janou De Buyser" w:date="2026-10-26T10:00:00Z">
        <w:r>
          <w:rPr>
            <w:rFonts w:cstheme="minorHAnsi"/>
            <w:color w:val="24303B"/>
            <w:lang w:val="nl-BE"/>
          </w:rPr>
          <w:t xml:space="preserve">Wat was uw beeld van de interventie voordat u de training kreeg?</w:t>
        </w:r>
      </w:ins>
    </w:p>
    <w:p w14:paraId="653FE236" w14:textId="77777777" w:rsidR="00D87868" w:rsidRPr="00CA555A" w:rsidRDefault="00D87868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CA555A">
        <w:rPr>
          <w:rFonts w:cstheme="minorHAnsi"/>
          <w:color w:val="24303B"/>
          <w:lang w:val="nl-BE"/>
        </w:rPr>
        <w:t>Op welke manier heeft de training dit beeld aangepast?</w:t>
      </w:r>
    </w:p>
    <w:p w14:paraId="5ED623BB" w14:textId="77777777" w:rsidR="00D87868" w:rsidRPr="00CA555A" w:rsidRDefault="00D87868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10" w:author="Janou De Buyser" w:date="2026-10-26T10:00:00Z">
        <w:r w:rsidRPr="00CA555A">
          <w:rPr>
            <w:rFonts w:cstheme="minorHAnsi"/>
            <w:color w:val="24303B"/>
            <w:lang w:val="nl-BE"/>
          </w:rPr>
          <w:delText>Welke zaken hebben doorheen het geven van de studietherapie ervoor gezorgd dat dit beeld verder is bijgesteld?</w:delText>
        </w:r>
      </w:del>
      <w:ins w:id="1111" w:author="Janou De Buyser" w:date="2026-10-26T10:00:00Z">
        <w:r>
          <w:rPr>
            <w:rFonts w:cstheme="minorHAnsi"/>
            <w:color w:val="24303B"/>
            <w:lang w:val="nl-BE"/>
          </w:rPr>
          <w:t xml:space="preserve">Wat heeft dit beeld, doorheen het geven van de PARADISE-interventie, verder bijgesteld?</w:t>
        </w:r>
      </w:ins>
    </w:p>
    <w:p w14:paraId="5256A844" w14:textId="77777777" w:rsidR="00CA555A" w:rsidRPr="00CA555A" w:rsidRDefault="006344BB" w:rsidP="00D87868">
      <w:pPr>
        <w:rPr>
          <w:rFonts w:cstheme="minorHAnsi"/>
          <w:b/>
          <w:bCs/>
          <w:sz w:val="24"/>
          <w:szCs w:val="24"/>
          <w:lang w:val="en-GB"/>
        </w:rPr>
      </w:pP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lastRenderedPageBreak/>
        <w:t>(</w:t>
      </w:r>
      <w:r w:rsidR="00CA555A"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>a</w:t>
      </w: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lang w:val="en-GB"/>
        </w:rPr>
        <w:t xml:space="preserve">) description of how the intervention activities were implemented </w:t>
      </w:r>
      <w:r w:rsidRPr="00CA555A">
        <w:rPr>
          <w:rFonts w:cstheme="minorHAnsi"/>
          <w:b/>
          <w:bCs/>
          <w:color w:val="123A5F"/>
          <w:sz w:val="24"/>
          <w:szCs w:val="24"/>
          <w:highlight w:val="lightGray"/>
          <w:u w:val="single"/>
          <w:lang w:val="en-GB"/>
        </w:rPr>
        <w:t>per patient/group</w:t>
      </w:r>
      <w:r w:rsidR="00EB34F0" w:rsidRPr="00CA555A">
        <w:rPr>
          <w:rFonts w:cstheme="minorHAnsi"/>
          <w:b/>
          <w:bCs/>
          <w:color w:val="123A5F"/>
          <w:sz w:val="24"/>
          <w:szCs w:val="24"/>
          <w:lang w:val="en-GB"/>
        </w:rPr>
        <w:t xml:space="preserve"> </w:t>
      </w:r>
    </w:p>
    <w:p w14:paraId="647DDF49" w14:textId="5840878D" w:rsidR="00E70D54" w:rsidRPr="00CA555A" w:rsidRDefault="00E70D54" w:rsidP="00D87868">
      <w:pPr>
        <w:rPr>
          <w:rFonts w:cstheme="minorHAnsi"/>
          <w:b/>
          <w:bCs/>
          <w:sz w:val="24"/>
          <w:szCs w:val="24"/>
          <w:u w:val="single"/>
          <w:lang/>
        </w:rPr>
      </w:pPr>
      <w:r w:rsidRPr="00CA555A">
        <w:rPr>
          <w:rFonts w:cstheme="minorHAnsi"/>
          <w:b/>
          <w:bCs/>
          <w:color w:val="123A5F"/>
          <w:sz w:val="24"/>
          <w:szCs w:val="24"/>
          <w:u w:val="single"/>
          <w:lang w:val="nl-NL"/>
        </w:rPr>
        <w:t>I1</w:t>
      </w:r>
      <w:r w:rsidRPr="00CA555A">
        <w:rPr>
          <w:rFonts w:cstheme="minorHAnsi"/>
          <w:b/>
          <w:bCs/>
          <w:color w:val="123A5F"/>
          <w:sz w:val="24"/>
          <w:szCs w:val="24"/>
          <w:u w:val="single"/>
          <w:lang/>
        </w:rPr>
        <w:t>- Locati</w:t>
      </w:r>
      <w:r w:rsidR="00CA555A">
        <w:rPr>
          <w:rFonts w:cstheme="minorHAnsi"/>
          <w:b/>
          <w:bCs/>
          <w:color w:val="123A5F"/>
          <w:sz w:val="24"/>
          <w:szCs w:val="24"/>
          <w:u w:val="single"/>
          <w:lang/>
        </w:rPr>
        <w:t>on of treatment programme</w:t>
      </w:r>
    </w:p>
    <w:p w14:paraId="31AD8306" w14:textId="4023977C" w:rsidR="00E70D54" w:rsidRPr="009F39D4" w:rsidRDefault="00E70D54" w:rsidP="73CE65E7">
      <w:pPr>
        <w:numPr>
          <w:ilvl w:val="0"/>
          <w:numId w:val="5"/>
        </w:numPr>
        <w:spacing w:after="0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Waar vind</w:t>
      </w:r>
      <w:r w:rsidR="00CA555A" w:rsidRPr="009F39D4">
        <w:rPr>
          <w:rFonts w:cstheme="minorBidi"/>
          <w:color w:val="24303B"/>
          <w:lang w:val="nl-BE"/>
        </w:rPr>
        <w:t xml:space="preserve">en de interventies </w:t>
      </w:r>
      <w:r w:rsidRPr="009F39D4">
        <w:rPr>
          <w:rFonts w:cstheme="minorBidi"/>
          <w:color w:val="24303B"/>
          <w:lang w:val="nl-BE"/>
        </w:rPr>
        <w:t xml:space="preserve">meestal plaats? </w:t>
      </w:r>
    </w:p>
    <w:p w14:paraId="50657929" w14:textId="03E9E541" w:rsidR="00E70D54" w:rsidRPr="009F39D4" w:rsidRDefault="00E70D54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Is dit altijd dezelfde locatie? </w:t>
      </w:r>
    </w:p>
    <w:p w14:paraId="5FE60783" w14:textId="359C873D" w:rsidR="00E70D54" w:rsidRPr="009F39D4" w:rsidRDefault="00E70D54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Heeft de locatie invloed op hoe de interventie verloopt? </w:t>
      </w:r>
    </w:p>
    <w:p w14:paraId="16BB22D4" w14:textId="3516FFC0" w:rsidR="00E70D54" w:rsidRPr="00CA555A" w:rsidRDefault="00E70D54" w:rsidP="73CE65E7">
      <w:pPr>
        <w:spacing w:after="0" w:line="257" w:lineRule="auto"/>
        <w:ind w:left="720"/>
        <w:rPr>
          <w:rFonts w:cstheme="minorBidi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er verschillen tussen settings (bv. </w:t>
      </w:r>
      <w:r w:rsidR="00B37EFF" w:rsidRPr="73CE65E7">
        <w:rPr>
          <w:rFonts w:cstheme="minorBidi"/>
          <w:color w:val="24303B"/>
        </w:rPr>
        <w:t>DBV raadpleging – Podologie raadpleging</w:t>
      </w:r>
      <w:ins w:id="1216" w:author="Janou De Buyser" w:date="2026-10-26T10:00:00Z">
        <w:r>
          <w:rPr>
            <w:rFonts w:cstheme="minorBidi"/>
            <w:color w:val="24303B"/>
          </w:rPr>
          <w:t xml:space="preserve">)</w:t>
        </w:r>
      </w:ins>
      <w:r w:rsidRPr="73CE65E7">
        <w:rPr>
          <w:rFonts w:cstheme="minorBidi"/>
          <w:color w:val="24303B"/>
        </w:rPr>
        <w:t>?</w:t>
      </w:r>
    </w:p>
    <w:p w14:paraId="5F1EEB7E" w14:textId="2329CF82" w:rsidR="00E70D54" w:rsidRPr="00CA555A" w:rsidRDefault="00E70D54" w:rsidP="00D87868">
      <w:pPr>
        <w:spacing w:before="120" w:line="257" w:lineRule="auto"/>
        <w:jc w:val="both"/>
        <w:rPr>
          <w:b/>
          <w:bCs/>
          <w:sz w:val="24"/>
          <w:szCs w:val="24"/>
          <w:u w:val="single"/>
          <w:lang w:val="en-GB"/>
        </w:rPr>
      </w:pPr>
      <w:r w:rsidRPr="00CA555A">
        <w:rPr>
          <w:b/>
          <w:bCs/>
          <w:color w:val="123A5F"/>
          <w:sz w:val="24"/>
          <w:szCs w:val="24"/>
          <w:u w:val="single"/>
          <w:lang w:val="en-GB"/>
        </w:rPr>
        <w:t>I2</w:t>
      </w:r>
      <w:r w:rsidR="00F665B3" w:rsidRPr="00CA555A">
        <w:rPr>
          <w:b/>
          <w:bCs/>
          <w:color w:val="123A5F"/>
          <w:sz w:val="24"/>
          <w:szCs w:val="24"/>
          <w:u w:val="single"/>
          <w:lang w:val="en-GB"/>
        </w:rPr>
        <w:t>-</w:t>
      </w:r>
      <w:r w:rsidRPr="00CA555A">
        <w:rPr>
          <w:b/>
          <w:bCs/>
          <w:color w:val="123A5F"/>
          <w:sz w:val="24"/>
          <w:szCs w:val="24"/>
          <w:u w:val="single"/>
          <w:lang w:val="en-GB"/>
        </w:rPr>
        <w:t xml:space="preserve"> when in the treatment process</w:t>
      </w:r>
    </w:p>
    <w:p w14:paraId="3C104829" w14:textId="41759E28" w:rsidR="00F665B3" w:rsidRPr="009F39D4" w:rsidRDefault="00F665B3" w:rsidP="73CE65E7">
      <w:pPr>
        <w:numPr>
          <w:ilvl w:val="0"/>
          <w:numId w:val="6"/>
        </w:numPr>
        <w:spacing w:after="0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Op welk moment wordt de PARADISE-interventie toegepast? </w:t>
      </w:r>
    </w:p>
    <w:p w14:paraId="26F09747" w14:textId="2E753866" w:rsidR="00F665B3" w:rsidRPr="009F39D4" w:rsidRDefault="00F665B3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Is dit gestandaardiseerd of flexibel? </w:t>
      </w:r>
    </w:p>
    <w:p w14:paraId="76E849F1" w14:textId="62015E92" w:rsidR="00F665B3" w:rsidRPr="009F39D4" w:rsidRDefault="00F665B3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bepaalt het juiste moment? </w:t>
      </w:r>
    </w:p>
    <w:p w14:paraId="4869A9DF" w14:textId="6995E5BF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>Zijn er situaties waarin u hiervan afwijkt?</w:t>
      </w:r>
    </w:p>
    <w:p w14:paraId="4D0753AA" w14:textId="77777777" w:rsidR="00CA555A" w:rsidRPr="00156C1E" w:rsidRDefault="00CA555A" w:rsidP="00CA555A">
      <w:pPr>
        <w:spacing w:after="0" w:line="257" w:lineRule="auto"/>
        <w:ind w:left="720"/>
        <w:rPr>
          <w:rFonts w:cstheme="minorHAnsi"/>
          <w:lang/>
        </w:rPr>
      </w:pPr>
    </w:p>
    <w:p w14:paraId="62812E1A" w14:textId="2942E1C1" w:rsidR="00F665B3" w:rsidRPr="00B37EFF" w:rsidRDefault="00F665B3" w:rsidP="00D87868">
      <w:pPr>
        <w:jc w:val="both"/>
        <w:rPr>
          <w:b/>
          <w:bCs/>
          <w:sz w:val="24"/>
          <w:szCs w:val="24"/>
          <w:u w:val="single"/>
          <w:lang w:val="en-GB"/>
        </w:rPr>
      </w:pPr>
      <w:r w:rsidRPr="00B37EFF">
        <w:rPr>
          <w:b/>
          <w:bCs/>
          <w:color w:val="123A5F"/>
          <w:sz w:val="24"/>
          <w:szCs w:val="24"/>
          <w:u w:val="single"/>
          <w:lang w:val="en-GB"/>
        </w:rPr>
        <w:t>I3- order of activities implemented, and how those were implemented</w:t>
      </w:r>
    </w:p>
    <w:p w14:paraId="6A6F6340" w14:textId="3C1A1573" w:rsidR="00F665B3" w:rsidRPr="009F39D4" w:rsidRDefault="00F665B3" w:rsidP="73CE65E7">
      <w:pPr>
        <w:numPr>
          <w:ilvl w:val="0"/>
          <w:numId w:val="7"/>
        </w:numPr>
        <w:spacing w:after="0" w:line="257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Kunt u beschrijven in welke volgorde de verschillende onderdelen van de </w:t>
      </w:r>
      <w:del w:id="1217" w:author="Janou De Buyser" w:date="2026-10-26T10:00:00Z">
        <w:r w:rsidRPr="009F39D4">
          <w:rPr>
            <w:rFonts w:cstheme="minorBidi"/>
            <w:color w:val="24303B"/>
            <w:lang w:val="nl-BE"/>
          </w:rPr>
          <w:delText xml:space="preserve">PARADISE interventie</w:delText>
        </w:r>
      </w:del>
      <w:ins w:id="1218" w:author="Janou De Buyser" w:date="2026-10-26T10:00:00Z">
        <w:r>
          <w:rPr>
            <w:rFonts w:cstheme="minorBidi"/>
            <w:color w:val="24303B"/>
            <w:lang w:val="nl-BE"/>
          </w:rPr>
          <w:t xml:space="preserve">PARADISE-interventie</w:t>
        </w:r>
      </w:ins>
      <w:r w:rsidRPr="009F39D4">
        <w:rPr>
          <w:rFonts w:cstheme="minorBidi"/>
          <w:color w:val="24303B"/>
          <w:lang w:val="nl-BE"/>
        </w:rPr>
        <w:t xml:space="preserve"> worden uitgevoerd? </w:t>
      </w:r>
    </w:p>
    <w:p w14:paraId="737D3586" w14:textId="44BA06DD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Houdt u zich aan een vaste volgorde? </w:t>
      </w:r>
    </w:p>
    <w:p w14:paraId="257B3AE9" w14:textId="2FA6309E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gebeurt er als u afwijkt van die volgorde? </w:t>
      </w:r>
    </w:p>
    <w:p w14:paraId="038FBF69" w14:textId="15A3D932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>Hoe voert u de verschillende onderdelen concreet uit?</w:t>
      </w:r>
    </w:p>
    <w:p w14:paraId="1A58BC5E" w14:textId="77777777" w:rsidR="00B37EFF" w:rsidRPr="00F665B3" w:rsidRDefault="00B37EFF" w:rsidP="00B37EFF">
      <w:pPr>
        <w:spacing w:after="0" w:line="257" w:lineRule="auto"/>
        <w:ind w:left="720"/>
        <w:rPr>
          <w:rFonts w:cstheme="minorHAnsi"/>
          <w:sz w:val="24"/>
          <w:szCs w:val="24"/>
          <w:lang/>
        </w:rPr>
      </w:pPr>
    </w:p>
    <w:p w14:paraId="2B142422" w14:textId="4B9B4AC5" w:rsidR="00F665B3" w:rsidRPr="00B37EFF" w:rsidRDefault="00F665B3" w:rsidP="00D87868">
      <w:pPr>
        <w:jc w:val="both"/>
        <w:rPr>
          <w:b/>
          <w:bCs/>
          <w:sz w:val="24"/>
          <w:szCs w:val="24"/>
          <w:u w:val="single"/>
          <w:lang w:val="en-GB"/>
        </w:rPr>
      </w:pPr>
      <w:r w:rsidRPr="00B37EFF">
        <w:rPr>
          <w:b/>
          <w:bCs/>
          <w:color w:val="123A5F"/>
          <w:sz w:val="24"/>
          <w:szCs w:val="24"/>
          <w:u w:val="single"/>
          <w:lang w:val="en-GB"/>
        </w:rPr>
        <w:t>I4- treatment plan (e.g. standard plan + extra individual adaptations? How and why?)</w:t>
      </w:r>
    </w:p>
    <w:p w14:paraId="71C4069A" w14:textId="002DEFC2" w:rsidR="00F665B3" w:rsidRPr="009F39D4" w:rsidRDefault="00F665B3" w:rsidP="73CE65E7">
      <w:pPr>
        <w:numPr>
          <w:ilvl w:val="0"/>
          <w:numId w:val="8"/>
        </w:numPr>
        <w:spacing w:after="0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Werkt u met een standaard behandelplan, of past u dit aan per patiënt? </w:t>
      </w:r>
    </w:p>
    <w:p w14:paraId="57BE9AA7" w14:textId="33736187" w:rsidR="00F665B3" w:rsidRPr="009F39D4" w:rsidRDefault="00F665B3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Wanneer maakt u aanpassingen? </w:t>
      </w:r>
    </w:p>
    <w:p w14:paraId="463FCDF0" w14:textId="6C71424B" w:rsidR="00F665B3" w:rsidRPr="009F39D4" w:rsidRDefault="00F665B3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zijn typische redenen voor aanpassing? </w:t>
      </w:r>
    </w:p>
    <w:p w14:paraId="18CC3ECA" w14:textId="0CA9A837" w:rsidR="00F665B3" w:rsidRPr="009F39D4" w:rsidRDefault="00F665B3" w:rsidP="73CE65E7">
      <w:pPr>
        <w:spacing w:after="0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Hoe beslist u wat aangepast moet worden? </w:t>
      </w:r>
    </w:p>
    <w:p w14:paraId="6E91939C" w14:textId="500937AC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>Hoe ver kunt/mag u afwijken van het protocol?</w:t>
      </w:r>
    </w:p>
    <w:p w14:paraId="37EC1373" w14:textId="77777777" w:rsidR="00B37EFF" w:rsidRPr="00F665B3" w:rsidRDefault="00B37EFF" w:rsidP="00B37EFF">
      <w:pPr>
        <w:spacing w:after="0" w:line="257" w:lineRule="auto"/>
        <w:ind w:left="720"/>
        <w:rPr>
          <w:rFonts w:cstheme="minorHAnsi"/>
          <w:sz w:val="24"/>
          <w:szCs w:val="24"/>
          <w:lang/>
        </w:rPr>
      </w:pPr>
    </w:p>
    <w:p w14:paraId="47944A15" w14:textId="071F9C85" w:rsidR="00F665B3" w:rsidRPr="00B37EFF" w:rsidRDefault="00F665B3" w:rsidP="00D87868">
      <w:pPr>
        <w:jc w:val="both"/>
        <w:rPr>
          <w:b/>
          <w:bCs/>
          <w:sz w:val="24"/>
          <w:szCs w:val="24"/>
          <w:u w:val="single"/>
          <w:lang w:val="en-GB"/>
        </w:rPr>
      </w:pPr>
      <w:r w:rsidRPr="00B37EFF">
        <w:rPr>
          <w:b/>
          <w:bCs/>
          <w:color w:val="123A5F"/>
          <w:sz w:val="24"/>
          <w:szCs w:val="24"/>
          <w:u w:val="single"/>
          <w:lang w:val="en-GB"/>
        </w:rPr>
        <w:t>I5- who is/was present during the sessions?</w:t>
      </w:r>
    </w:p>
    <w:p w14:paraId="07D1FF29" w14:textId="0326434E" w:rsidR="00F665B3" w:rsidRPr="009F39D4" w:rsidRDefault="00F665B3" w:rsidP="73CE65E7">
      <w:pPr>
        <w:numPr>
          <w:ilvl w:val="0"/>
          <w:numId w:val="9"/>
        </w:numPr>
        <w:spacing w:after="0" w:line="257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W</w:t>
      </w:r>
      <w:r w:rsidR="00AF10DB" w:rsidRPr="009F39D4">
        <w:rPr>
          <w:rFonts w:cstheme="minorBidi"/>
          <w:color w:val="24303B"/>
          <w:lang w:val="nl-BE"/>
        </w:rPr>
        <w:t>elke personen zijn</w:t>
      </w:r>
      <w:r w:rsidRPr="009F39D4">
        <w:rPr>
          <w:rFonts w:cstheme="minorBidi"/>
          <w:color w:val="24303B"/>
          <w:lang w:val="nl-BE"/>
        </w:rPr>
        <w:t xml:space="preserve"> er meestal aanwezig tijdens de </w:t>
      </w:r>
      <w:r w:rsidR="00AF10DB" w:rsidRPr="009F39D4">
        <w:rPr>
          <w:rFonts w:cstheme="minorBidi"/>
          <w:color w:val="24303B"/>
          <w:lang w:val="nl-BE"/>
        </w:rPr>
        <w:t>interventie</w:t>
      </w:r>
      <w:r w:rsidRPr="009F39D4">
        <w:rPr>
          <w:rFonts w:cstheme="minorBidi"/>
          <w:color w:val="24303B"/>
          <w:lang w:val="nl-BE"/>
        </w:rPr>
        <w:t xml:space="preserve">? </w:t>
      </w:r>
    </w:p>
    <w:p w14:paraId="2CC5AA90" w14:textId="20066CC8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Werkt u alleen of multidisciplinair? </w:t>
      </w:r>
    </w:p>
    <w:p w14:paraId="362D1DB8" w14:textId="3187E9A2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Heeft de aanwezigheid van anderen invloed op het verloop? </w:t>
      </w:r>
    </w:p>
    <w:p w14:paraId="7BD9F9A7" w14:textId="461AAF70" w:rsidR="00F665B3" w:rsidRPr="009F39D4" w:rsidRDefault="00F665B3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>Zijn patiënten altijd alleen, of soms met familie?</w:t>
      </w:r>
    </w:p>
    <w:p w14:paraId="4374AC73" w14:textId="77777777" w:rsidR="00B37EFF" w:rsidRPr="00406146" w:rsidRDefault="00B37EFF" w:rsidP="00B37EFF">
      <w:pPr>
        <w:spacing w:after="0" w:line="257" w:lineRule="auto"/>
        <w:ind w:left="720"/>
        <w:rPr>
          <w:rFonts w:cstheme="minorHAnsi"/>
          <w:sz w:val="24"/>
          <w:szCs w:val="24"/>
          <w:lang/>
        </w:rPr>
      </w:pPr>
    </w:p>
    <w:p w14:paraId="3E58A899" w14:textId="46C59900" w:rsidR="00E70D54" w:rsidRPr="00B37EFF" w:rsidRDefault="00AF10DB" w:rsidP="00E70D54">
      <w:pPr>
        <w:rPr>
          <w:rFonts w:cstheme="minorHAnsi"/>
          <w:b/>
          <w:bCs/>
          <w:sz w:val="24"/>
          <w:szCs w:val="24"/>
          <w:u w:val="single"/>
          <w:lang/>
        </w:rPr>
      </w:pPr>
      <w:r w:rsidRPr="00B37EFF">
        <w:rPr>
          <w:b/>
          <w:bCs/>
          <w:color w:val="123A5F"/>
          <w:sz w:val="24"/>
          <w:szCs w:val="24"/>
          <w:u w:val="single"/>
          <w:lang w:val="en-GB"/>
        </w:rPr>
        <w:t xml:space="preserve">I6: whether and how information is transferred to the medical supervisor </w:t>
      </w:r>
    </w:p>
    <w:p w14:paraId="60CC0D3E" w14:textId="77777777" w:rsidR="00AF10DB" w:rsidRPr="009F39D4" w:rsidRDefault="00AF10DB" w:rsidP="73CE65E7">
      <w:pPr>
        <w:numPr>
          <w:ilvl w:val="0"/>
          <w:numId w:val="10"/>
        </w:numPr>
        <w:spacing w:after="0" w:line="257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wordt informatie over de behandeling gedeeld met de </w:t>
      </w:r>
      <w:del w:id="1219" w:author="Janou De Buyser" w:date="2026-10-26T10:00:00Z">
        <w:r w:rsidRPr="009F39D4">
          <w:rPr>
            <w:rFonts w:cstheme="minorBidi"/>
            <w:color w:val="24303B"/>
            <w:lang w:val="nl-BE"/>
          </w:rPr>
          <w:delText xml:space="preserve">medisch supervisor</w:delText>
        </w:r>
      </w:del>
      <w:ins w:id="1220" w:author="Janou De Buyser" w:date="2026-10-26T10:00:00Z">
        <w:r>
          <w:rPr>
            <w:rFonts w:cstheme="minorBidi"/>
            <w:color w:val="24303B"/>
            <w:lang w:val="nl-BE"/>
          </w:rPr>
          <w:t xml:space="preserve">medische supervisor</w:t>
        </w:r>
      </w:ins>
      <w:r w:rsidRPr="009F39D4">
        <w:rPr>
          <w:rFonts w:cstheme="minorBidi"/>
          <w:color w:val="24303B"/>
          <w:lang w:val="nl-BE"/>
        </w:rPr>
        <w:t xml:space="preserve">? </w:t>
      </w:r>
    </w:p>
    <w:p w14:paraId="187A5A5A" w14:textId="3F32F72F" w:rsidR="00AF10DB" w:rsidRPr="009F39D4" w:rsidRDefault="00AF10DB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Gebeurt dit systematisch of ad hoc? </w:t>
      </w:r>
    </w:p>
    <w:p w14:paraId="28E8E339" w14:textId="2141AD7A" w:rsidR="00AF10DB" w:rsidRPr="009F39D4" w:rsidRDefault="00AF10DB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Via welke kanalen (dossier, overleg, mail, etc.)? </w:t>
      </w:r>
    </w:p>
    <w:p w14:paraId="0961C1D9" w14:textId="6FA8EE45" w:rsidR="00AF10DB" w:rsidRPr="009F39D4" w:rsidRDefault="00AF10DB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wordt wel/niet gedeeld? </w:t>
      </w:r>
    </w:p>
    <w:p w14:paraId="6FB095B4" w14:textId="77777777" w:rsidR="00156C1E" w:rsidRDefault="00156C1E" w:rsidP="00B37EFF">
      <w:pPr>
        <w:spacing w:after="0" w:line="257" w:lineRule="auto"/>
        <w:ind w:left="720"/>
        <w:rPr>
          <w:rFonts w:cstheme="minorHAnsi"/>
          <w:lang w:val="nl-BE"/>
        </w:rPr>
      </w:pPr>
    </w:p>
    <w:p w14:paraId="00BA2C0A" w14:textId="77777777" w:rsidR="006A419F" w:rsidRPr="006A419F" w:rsidRDefault="006A419F" w:rsidP="00B37EFF">
      <w:pPr>
        <w:spacing w:after="0" w:line="257" w:lineRule="auto"/>
        <w:ind w:left="720"/>
        <w:rPr>
          <w:rFonts w:cstheme="minorHAnsi"/>
          <w:lang w:val="nl-BE"/>
        </w:rPr>
      </w:pPr>
    </w:p>
    <w:p w14:paraId="1EC9F30F" w14:textId="77777777" w:rsidR="00156C1E" w:rsidRPr="00156C1E" w:rsidRDefault="00156C1E" w:rsidP="00B37EFF">
      <w:pPr>
        <w:spacing w:after="0" w:line="257" w:lineRule="auto"/>
        <w:ind w:left="720"/>
        <w:rPr>
          <w:rFonts w:cstheme="minorHAnsi"/>
          <w:lang/>
        </w:rPr>
      </w:pPr>
    </w:p>
    <w:p w14:paraId="45E0A926" w14:textId="77777777" w:rsidR="006344BB" w:rsidRPr="006344BB" w:rsidRDefault="006344BB" w:rsidP="006344BB">
      <w:pPr>
        <w:rPr>
          <w:color w:val="0070C0"/>
          <w:sz w:val="26"/>
          <w:szCs w:val="26"/>
          <w:lang w:val="en-GB"/>
        </w:rPr>
      </w:pPr>
      <w:r w:rsidRPr="006344BB">
        <w:rPr>
          <w:b/>
          <w:bCs/>
          <w:color w:val="0070C0"/>
          <w:sz w:val="26"/>
          <w:szCs w:val="26"/>
          <w:lang w:val="en-GB"/>
        </w:rPr>
        <w:lastRenderedPageBreak/>
        <w:t>2. What is delivered (</w:t>
      </w:r>
      <w:r w:rsidRPr="006344BB">
        <w:rPr>
          <w:i/>
          <w:iCs/>
          <w:color w:val="0070C0"/>
          <w:sz w:val="26"/>
          <w:szCs w:val="26"/>
          <w:lang w:val="en-GB"/>
        </w:rPr>
        <w:t>the quantity and quality of what is delivered)</w:t>
      </w:r>
    </w:p>
    <w:p w14:paraId="1E066B78" w14:textId="7A34315C" w:rsidR="00721C5C" w:rsidRPr="00156C1E" w:rsidRDefault="00721C5C" w:rsidP="00E70D54">
      <w:pPr>
        <w:rPr>
          <w:rFonts w:cstheme="minorHAnsi"/>
          <w:b/>
          <w:bCs/>
          <w:color w:val="0070C0"/>
          <w:lang/>
        </w:rPr>
      </w:pPr>
      <w:r w:rsidRPr="00156C1E">
        <w:rPr>
          <w:b/>
          <w:bCs/>
          <w:color w:val="123A5F"/>
          <w:sz w:val="24"/>
          <w:szCs w:val="24"/>
          <w:lang w:val="en-GB"/>
        </w:rPr>
        <w:t xml:space="preserve">2D. Adaptations </w:t>
      </w:r>
      <w:r w:rsidRPr="00156C1E">
        <w:rPr>
          <w:b/>
          <w:bCs/>
          <w:i/>
          <w:color w:val="123A5F"/>
          <w:sz w:val="24"/>
          <w:szCs w:val="24"/>
          <w:lang w:val="en-GB"/>
        </w:rPr>
        <w:t>(alterations made to an intervention in order to achieve better conceptual fit)</w:t>
      </w:r>
    </w:p>
    <w:p w14:paraId="43D4AB4B" w14:textId="203B2ABD" w:rsidR="00EB34F0" w:rsidRPr="005F1933" w:rsidRDefault="00EB34F0" w:rsidP="00EB34F0">
      <w:pPr>
        <w:jc w:val="both"/>
        <w:rPr>
          <w:sz w:val="24"/>
          <w:szCs w:val="24"/>
          <w:highlight w:val="lightGray"/>
          <w:lang w:val="en-GB"/>
        </w:rPr>
      </w:pPr>
      <w:r w:rsidRPr="005F1933">
        <w:rPr>
          <w:b/>
          <w:bCs/>
          <w:color w:val="123A5F"/>
          <w:sz w:val="24"/>
          <w:szCs w:val="24"/>
          <w:highlight w:val="lightGray"/>
          <w:lang w:val="en-GB"/>
        </w:rPr>
        <w:t>(g) Type of adaptations made in intervention activities</w:t>
      </w:r>
      <w:r w:rsidRPr="005F1933">
        <w:rPr>
          <w:color w:val="24303B"/>
          <w:sz w:val="24"/>
          <w:szCs w:val="24"/>
          <w:highlight w:val="lightGray"/>
          <w:lang w:val="en-GB"/>
        </w:rPr>
        <w:t xml:space="preserve"> </w:t>
      </w:r>
    </w:p>
    <w:p w14:paraId="02410788" w14:textId="0A6A76A1" w:rsidR="00F1091A" w:rsidRPr="005F1933" w:rsidRDefault="00F1091A" w:rsidP="00EB34F0">
      <w:pPr>
        <w:rPr>
          <w:rFonts w:cstheme="minorHAnsi"/>
          <w:lang w:val="nl-NL"/>
        </w:rPr>
      </w:pPr>
      <w:r w:rsidRPr="005F1933">
        <w:rPr>
          <w:rFonts w:cstheme="minorHAnsi"/>
          <w:color w:val="24303B"/>
          <w:lang w:val="nl-NL"/>
        </w:rPr>
        <w:t>We willen nu beter begrijpen in hoeverre de interventie wordt aangepast in de praktijk.</w:t>
      </w:r>
    </w:p>
    <w:p w14:paraId="40829DA7" w14:textId="1730F3C9" w:rsidR="00B900FB" w:rsidRPr="005F1933" w:rsidRDefault="00B726BE" w:rsidP="00D06264">
      <w:pPr>
        <w:pStyle w:val="Lijstalinea"/>
        <w:numPr>
          <w:ilvl w:val="0"/>
          <w:numId w:val="11"/>
        </w:numPr>
        <w:ind w:left="851"/>
        <w:rPr>
          <w:rFonts w:cstheme="minorHAnsi"/>
          <w:lang w:val="nl-BE"/>
        </w:rPr>
      </w:pPr>
      <w:del w:id="1112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Welke zaken binnen de </w:delText>
        </w:r>
      </w:del>
      <w:del w:id="1113" w:author="Janou De Buyser" w:date="2026-10-26T10:00:00Z">
        <w:r w:rsidR="00C00B7D" w:rsidRPr="005F1933">
          <w:rPr>
            <w:rFonts w:cstheme="minorHAnsi"/>
            <w:color w:val="24303B"/>
            <w:lang w:val="nl-BE"/>
          </w:rPr>
          <w:delText>PARADISE interventies</w:delText>
        </w:r>
      </w:del>
      <w:del w:id="1114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verlopen vlot?</w:delText>
        </w:r>
      </w:del>
      <w:ins w:id="1115" w:author="Janou De Buyser" w:date="2026-10-26T10:00:00Z">
        <w:r>
          <w:rPr>
            <w:rFonts w:cstheme="minorHAnsi"/>
            <w:color w:val="24303B"/>
            <w:lang w:val="nl-BE"/>
          </w:rPr>
          <w:t xml:space="preserve">Welke onderdelen van de PARADISE-interventie verlopen vlot?</w:t>
        </w:r>
      </w:ins>
      <w:r w:rsidRPr="005F1933">
        <w:rPr>
          <w:rFonts w:cstheme="minorHAnsi"/>
          <w:color w:val="24303B"/>
          <w:lang w:val="nl-BE"/>
        </w:rPr>
        <w:t xml:space="preserve"> </w:t>
      </w:r>
    </w:p>
    <w:p w14:paraId="51863E05" w14:textId="7276F0A3" w:rsidR="00062D8B" w:rsidRPr="005F1933" w:rsidRDefault="00062D8B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F1933">
        <w:rPr>
          <w:rFonts w:cstheme="minorHAnsi"/>
          <w:color w:val="24303B"/>
          <w:lang w:val="nl-BE"/>
        </w:rPr>
        <w:t>Wat/Wie heeft ervoor gezorgd dat deze zaken zo vlot verliepen?</w:t>
      </w:r>
    </w:p>
    <w:p w14:paraId="3F2CF5E4" w14:textId="77FEB39D" w:rsidR="00B726BE" w:rsidRPr="005F1933" w:rsidRDefault="00B726B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16" w:author="Janou De Buyser" w:date="2026-10-26T10:00:00Z">
        <w:r w:rsidRPr="005F1933">
          <w:rPr>
            <w:rFonts w:cstheme="minorHAnsi"/>
            <w:color w:val="24303B"/>
            <w:lang w:val="nl-BE"/>
          </w:rPr>
          <w:delText>Hoe ervaarde je deze positieve zaken?</w:delText>
        </w:r>
      </w:del>
      <w:ins w:id="1117" w:author="Janou De Buyser" w:date="2026-10-26T10:00:00Z">
        <w:r>
          <w:rPr>
            <w:rFonts w:cstheme="minorHAnsi"/>
            <w:color w:val="24303B"/>
            <w:lang w:val="nl-BE"/>
          </w:rPr>
          <w:t xml:space="preserve">Hoe ervaarde u deze positieve zaken?</w:t>
        </w:r>
      </w:ins>
    </w:p>
    <w:p w14:paraId="013D9775" w14:textId="6EA97010" w:rsidR="00E0075F" w:rsidRPr="005F1933" w:rsidRDefault="00E0075F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18" w:author="Janou De Buyser" w:date="2026-10-26T10:00:00Z">
        <w:r w:rsidRPr="005F1933">
          <w:rPr>
            <w:rFonts w:cstheme="minorHAnsi"/>
            <w:color w:val="24303B"/>
            <w:lang w:val="nl-BE"/>
          </w:rPr>
          <w:delText>Heb je zelf ideeën om de studietherapie vlotter te laten verlopen?</w:delText>
        </w:r>
      </w:del>
      <w:ins w:id="1119" w:author="Janou De Buyser" w:date="2026-10-26T10:00:00Z">
        <w:r>
          <w:rPr>
            <w:rFonts w:cstheme="minorHAnsi"/>
            <w:color w:val="24303B"/>
            <w:lang w:val="nl-BE"/>
          </w:rPr>
          <w:t xml:space="preserve">Heeft u zelf ideeën om de PARADISE-interventie vlotter te laten verlopen?</w:t>
        </w:r>
      </w:ins>
    </w:p>
    <w:p w14:paraId="70AA3D5F" w14:textId="77777777" w:rsidR="00B900FB" w:rsidRPr="005F1933" w:rsidRDefault="00B900FB" w:rsidP="00B900FB">
      <w:pPr>
        <w:pStyle w:val="Lijstalinea"/>
        <w:rPr>
          <w:rFonts w:cstheme="minorHAnsi"/>
          <w:lang w:val="nl-BE"/>
        </w:rPr>
      </w:pPr>
    </w:p>
    <w:p w14:paraId="6DEFA5D2" w14:textId="28EB06BD" w:rsidR="00EF5572" w:rsidRPr="005F1933" w:rsidRDefault="004A1AA1" w:rsidP="00D06264">
      <w:pPr>
        <w:pStyle w:val="Lijstalinea"/>
        <w:numPr>
          <w:ilvl w:val="0"/>
          <w:numId w:val="11"/>
        </w:numPr>
        <w:ind w:left="851"/>
        <w:rPr>
          <w:rFonts w:cstheme="minorHAnsi"/>
          <w:lang w:val="nl-BE"/>
        </w:rPr>
      </w:pPr>
      <w:del w:id="1120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Welke elementen van de </w:delText>
        </w:r>
      </w:del>
      <w:del w:id="1121" w:author="Janou De Buyser" w:date="2026-10-26T10:00:00Z">
        <w:r w:rsidR="00C00B7D" w:rsidRPr="005F1933">
          <w:rPr>
            <w:rFonts w:cstheme="minorHAnsi"/>
            <w:color w:val="24303B"/>
            <w:lang w:val="nl-BE"/>
          </w:rPr>
          <w:delText>PARADISE interventies</w:delText>
        </w:r>
      </w:del>
      <w:del w:id="1122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zijn voor verbetering vatbaar?</w:delText>
        </w:r>
      </w:del>
      <w:ins w:id="1123" w:author="Janou De Buyser" w:date="2026-10-26T10:00:00Z">
        <w:r>
          <w:rPr>
            <w:rFonts w:cstheme="minorHAnsi"/>
            <w:color w:val="24303B"/>
            <w:lang w:val="nl-BE"/>
          </w:rPr>
          <w:t xml:space="preserve">Welke onderdelen van de PARADISE-interventie zijn voor verbetering vatbaar?</w:t>
        </w:r>
      </w:ins>
      <w:r w:rsidRPr="005F1933">
        <w:rPr>
          <w:rFonts w:cstheme="minorHAnsi"/>
          <w:color w:val="24303B"/>
          <w:lang w:val="nl-BE"/>
        </w:rPr>
        <w:t xml:space="preserve"> </w:t>
      </w:r>
    </w:p>
    <w:p w14:paraId="54C3C381" w14:textId="5DDE3CA0" w:rsidR="00777BBF" w:rsidRPr="005F1933" w:rsidRDefault="00777BBF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F1933">
        <w:rPr>
          <w:rFonts w:cstheme="minorHAnsi"/>
          <w:color w:val="24303B"/>
          <w:lang w:val="nl-BE"/>
        </w:rPr>
        <w:t>We</w:t>
      </w:r>
      <w:r w:rsidR="0049445C" w:rsidRPr="005F1933">
        <w:rPr>
          <w:rFonts w:cstheme="minorHAnsi"/>
          <w:color w:val="24303B"/>
          <w:lang w:val="nl-BE"/>
        </w:rPr>
        <w:t xml:space="preserve">lke invloed </w:t>
      </w:r>
      <w:r w:rsidRPr="005F1933">
        <w:rPr>
          <w:rFonts w:cstheme="minorHAnsi"/>
          <w:color w:val="24303B"/>
          <w:lang w:val="nl-BE"/>
        </w:rPr>
        <w:t xml:space="preserve">hadden deze aandachtspunten op het uitvoeren van de </w:t>
      </w:r>
      <w:r w:rsidR="00C00B7D" w:rsidRPr="005F1933">
        <w:rPr>
          <w:rFonts w:cstheme="minorHAnsi"/>
          <w:color w:val="24303B"/>
          <w:lang w:val="nl-BE"/>
        </w:rPr>
        <w:t>interventie</w:t>
      </w:r>
      <w:r w:rsidRPr="005F1933">
        <w:rPr>
          <w:rFonts w:cstheme="minorHAnsi"/>
          <w:color w:val="24303B"/>
          <w:lang w:val="nl-BE"/>
        </w:rPr>
        <w:t>?</w:t>
      </w:r>
    </w:p>
    <w:p w14:paraId="0F300064" w14:textId="4CD64FE4" w:rsidR="00EF5572" w:rsidRPr="005F1933" w:rsidRDefault="00A97B8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24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Hoe </w:delText>
        </w:r>
      </w:del>
      <w:del w:id="1125" w:author="Janou De Buyser" w:date="2026-10-26T10:00:00Z">
        <w:r w:rsidR="005123B6" w:rsidRPr="005F1933">
          <w:rPr>
            <w:rFonts w:cstheme="minorHAnsi"/>
            <w:color w:val="24303B"/>
            <w:lang w:val="nl-BE"/>
          </w:rPr>
          <w:delText>heb</w:delText>
        </w:r>
      </w:del>
      <w:del w:id="1126" w:author="Janou De Buyser" w:date="2026-10-26T10:00:00Z">
        <w:r w:rsidR="00EF5572" w:rsidRPr="005F1933">
          <w:rPr>
            <w:rFonts w:cstheme="minorHAnsi"/>
            <w:color w:val="24303B"/>
            <w:lang w:val="nl-BE"/>
          </w:rPr>
          <w:delText xml:space="preserve"> </w:delText>
        </w:r>
      </w:del>
      <w:del w:id="1127" w:author="Janou De Buyser" w:date="2026-10-26T10:00:00Z">
        <w:r w:rsidR="005123B6" w:rsidRPr="005F1933">
          <w:rPr>
            <w:rFonts w:cstheme="minorHAnsi"/>
            <w:color w:val="24303B"/>
            <w:lang w:val="nl-BE"/>
          </w:rPr>
          <w:delText>je</w:delText>
        </w:r>
      </w:del>
      <w:del w:id="1128" w:author="Janou De Buyser" w:date="2026-10-26T10:00:00Z">
        <w:r w:rsidR="00EF5572" w:rsidRPr="005F1933">
          <w:rPr>
            <w:rFonts w:cstheme="minorHAnsi"/>
            <w:color w:val="24303B"/>
            <w:lang w:val="nl-BE"/>
          </w:rPr>
          <w:delText xml:space="preserve"> deze verbeterpunten kunnen oplossen</w:delText>
        </w:r>
      </w:del>
      <w:del w:id="1129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?</w:delText>
        </w:r>
      </w:del>
      <w:ins w:id="1130" w:author="Janou De Buyser" w:date="2026-10-26T10:00:00Z">
        <w:r>
          <w:rPr>
            <w:rFonts w:cstheme="minorHAnsi"/>
            <w:color w:val="24303B"/>
            <w:lang w:val="nl-BE"/>
          </w:rPr>
          <w:t xml:space="preserve">Hoe heeft u deze verbeterpunten kunnen oplossen?</w:t>
        </w:r>
      </w:ins>
      <w:r w:rsidRPr="005F1933">
        <w:rPr>
          <w:rFonts w:cstheme="minorHAnsi"/>
          <w:color w:val="24303B"/>
          <w:lang w:val="nl-BE"/>
        </w:rPr>
        <w:t xml:space="preserve"> </w:t>
      </w:r>
    </w:p>
    <w:p w14:paraId="47416546" w14:textId="497ED2E5" w:rsidR="0055721E" w:rsidRPr="005F1933" w:rsidRDefault="0055721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F1933">
        <w:rPr>
          <w:rFonts w:cstheme="minorHAnsi"/>
          <w:color w:val="24303B"/>
          <w:lang w:val="nl-BE"/>
        </w:rPr>
        <w:t xml:space="preserve">Hoe heeft </w:t>
      </w:r>
      <w:r w:rsidR="00A36C03" w:rsidRPr="005F1933">
        <w:rPr>
          <w:rFonts w:cstheme="minorHAnsi"/>
          <w:color w:val="24303B"/>
          <w:lang w:val="nl-BE"/>
        </w:rPr>
        <w:t>het diensthoofd</w:t>
      </w:r>
      <w:r w:rsidRPr="005F1933">
        <w:rPr>
          <w:rFonts w:cstheme="minorHAnsi"/>
          <w:color w:val="24303B"/>
          <w:lang w:val="nl-BE"/>
        </w:rPr>
        <w:t xml:space="preserve"> gereageerd op deze verbeterpunten?</w:t>
      </w:r>
    </w:p>
    <w:p w14:paraId="1670E571" w14:textId="75CE2C34" w:rsidR="00E10482" w:rsidRPr="005F1933" w:rsidRDefault="00E10482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F1933">
        <w:rPr>
          <w:rFonts w:cstheme="minorHAnsi"/>
          <w:color w:val="24303B"/>
          <w:lang w:val="nl-BE"/>
        </w:rPr>
        <w:t>Hoe hebben de patiënten gereageerd op deze verbeterpunten?</w:t>
      </w:r>
    </w:p>
    <w:p w14:paraId="68BD4479" w14:textId="77777777" w:rsidR="00DF2DF4" w:rsidRPr="005F1933" w:rsidRDefault="005123B6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F1933">
        <w:rPr>
          <w:rFonts w:cstheme="minorHAnsi"/>
          <w:color w:val="24303B"/>
          <w:lang w:val="nl-BE"/>
        </w:rPr>
        <w:t>Wat zouden wij kunnen doen om deze zaken te voorkomen?</w:t>
      </w:r>
    </w:p>
    <w:p w14:paraId="7147E560" w14:textId="3EA2CF21" w:rsidR="00EF5572" w:rsidRPr="005F1933" w:rsidRDefault="00DF2DF4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31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Hebben deze elementen volgens jou een invloed op de klinische resultaten van de </w:delText>
        </w:r>
      </w:del>
      <w:del w:id="1132" w:author="Janou De Buyser" w:date="2026-10-26T10:00:00Z">
        <w:r w:rsidR="00BC61F9" w:rsidRPr="005F1933">
          <w:rPr>
            <w:rFonts w:cstheme="minorHAnsi"/>
            <w:color w:val="24303B"/>
            <w:lang w:val="nl-BE"/>
          </w:rPr>
          <w:delText>studie</w:delText>
        </w:r>
      </w:del>
      <w:del w:id="1133" w:author="Janou De Buyser" w:date="2026-10-26T10:00:00Z">
        <w:r w:rsidRPr="005F1933">
          <w:rPr>
            <w:rFonts w:cstheme="minorHAnsi"/>
            <w:color w:val="24303B"/>
            <w:lang w:val="nl-BE"/>
          </w:rPr>
          <w:delText>?</w:delText>
        </w:r>
      </w:del>
      <w:del w:id="1134" w:author="Janou De Buyser" w:date="2026-10-26T10:00:00Z">
        <w:r w:rsidR="005123B6" w:rsidRPr="005F1933">
          <w:rPr>
            <w:rFonts w:cstheme="minorHAnsi"/>
            <w:color w:val="24303B"/>
            <w:lang w:val="nl-BE"/>
          </w:rPr>
          <w:delText xml:space="preserve"> </w:delText>
        </w:r>
      </w:del>
      <w:del w:id="1135" w:author="Janou De Buyser" w:date="2026-10-26T10:00:00Z">
        <w:r w:rsidR="00FF6EA8" w:rsidRPr="005F1933">
          <w:rPr>
            <w:rFonts w:cstheme="minorHAnsi"/>
            <w:color w:val="24303B"/>
            <w:lang w:val="nl-BE"/>
          </w:rPr>
          <w:delText xml:space="preserve">Met klinische resultaten wordt </w:delText>
        </w:r>
      </w:del>
      <w:del w:id="1136" w:author="Janou De Buyser" w:date="2026-10-26T10:00:00Z">
        <w:r w:rsidR="00BC61F9" w:rsidRPr="005F1933">
          <w:rPr>
            <w:rFonts w:cstheme="minorHAnsi"/>
            <w:color w:val="24303B"/>
            <w:lang w:val="nl-BE"/>
          </w:rPr>
          <w:delText>bedoeld het bewegen van de arm en hand, de mate van onafhankelijk dagdagelijkse activiteiten kunnen uitoefenen…</w:delText>
        </w:r>
      </w:del>
      <w:ins w:id="1137" w:author="Janou De Buyser" w:date="2026-10-26T10:00:00Z">
        <w:commentRangeStart w:id="1"/>
        <w:r>
          <w:rPr>
            <w:rFonts w:cstheme="minorHAnsi"/>
            <w:color w:val="24303B"/>
            <w:lang w:val="nl-BE"/>
          </w:rPr>
          <w:t xml:space="preserve">Hebben deze elementen volgens u een invloed op de klinische resultaten van de studie? Met klinische resultaten bedoelen we het voorkomen van nieuwe voetulcera en de therapietrouw met het schoeisel.</w:t>
        </w:r>
        <w:commentRangeEnd w:id="1"/>
        <w:r>
          <w:rPr>
            <w:rStyle w:val="CommentReference"/>
          </w:rPr>
          <w:commentReference w:id="1"/>
        </w:r>
      </w:ins>
      <w:r w:rsidR="008311C6" w:rsidRPr="005F1933">
        <w:rPr>
          <w:rFonts w:cstheme="minorHAnsi"/>
          <w:color w:val="24303B"/>
          <w:lang w:val="nl-BE"/>
        </w:rPr>
        <w:br/>
      </w:r>
    </w:p>
    <w:p w14:paraId="4316C713" w14:textId="7E9B5A7A" w:rsidR="00877D29" w:rsidRPr="005F1933" w:rsidRDefault="00877D29" w:rsidP="00D06264">
      <w:pPr>
        <w:pStyle w:val="Lijstalinea"/>
        <w:numPr>
          <w:ilvl w:val="0"/>
          <w:numId w:val="11"/>
        </w:numPr>
        <w:ind w:left="851"/>
        <w:rPr>
          <w:rFonts w:cstheme="minorHAnsi"/>
          <w:lang w:val="nl-BE"/>
        </w:rPr>
      </w:pPr>
      <w:del w:id="1138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Welke zaken heb je aangepast aan de </w:delText>
        </w:r>
      </w:del>
      <w:del w:id="1139" w:author="Janou De Buyser" w:date="2026-10-26T10:00:00Z">
        <w:r w:rsidR="00C00B7D" w:rsidRPr="005F1933">
          <w:rPr>
            <w:rFonts w:cstheme="minorHAnsi"/>
            <w:color w:val="24303B"/>
            <w:lang w:val="nl-BE"/>
          </w:rPr>
          <w:delText>PARADISE interventie</w:delText>
        </w:r>
      </w:del>
      <w:del w:id="1140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op basis van deze aandachtspunten?</w:delText>
        </w:r>
      </w:del>
      <w:ins w:id="1141" w:author="Janou De Buyser" w:date="2026-10-26T10:00:00Z">
        <w:r>
          <w:rPr>
            <w:rFonts w:cstheme="minorHAnsi"/>
            <w:color w:val="24303B"/>
            <w:lang w:val="nl-BE"/>
          </w:rPr>
          <w:t xml:space="preserve">Wat heeft u op basis van deze aandachtspunten aangepast aan de PARADISE-interventie?</w:t>
        </w:r>
      </w:ins>
    </w:p>
    <w:p w14:paraId="2EFFDE0E" w14:textId="251640F9" w:rsidR="00AB7A8A" w:rsidRPr="005F1933" w:rsidRDefault="00311CE6" w:rsidP="00D06264">
      <w:pPr>
        <w:pStyle w:val="Lijstalinea"/>
        <w:numPr>
          <w:ilvl w:val="0"/>
          <w:numId w:val="1"/>
        </w:numPr>
        <w:spacing w:after="0" w:line="257" w:lineRule="auto"/>
        <w:rPr>
          <w:rFonts w:cstheme="minorHAnsi"/>
          <w:lang w:val="nl-BE"/>
        </w:rPr>
      </w:pPr>
      <w:del w:id="1142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Hoe hebben de </w:delText>
        </w:r>
      </w:del>
      <w:del w:id="1143" w:author="Janou De Buyser" w:date="2026-10-26T10:00:00Z">
        <w:r w:rsidR="00E8215D" w:rsidRPr="005F1933">
          <w:rPr>
            <w:rFonts w:cstheme="minorHAnsi"/>
            <w:color w:val="24303B"/>
            <w:lang w:val="nl-BE"/>
          </w:rPr>
          <w:delText>aandachtspunten</w:delText>
        </w:r>
      </w:del>
      <w:del w:id="1144" w:author="Janou De Buyser" w:date="2026-10-26T10:00:00Z">
        <w:r w:rsidR="00E10482" w:rsidRPr="005F1933">
          <w:rPr>
            <w:rFonts w:cstheme="minorHAnsi"/>
            <w:color w:val="24303B"/>
            <w:lang w:val="nl-BE"/>
          </w:rPr>
          <w:delText xml:space="preserve"> ervoor gezorgd dat er veranderingen zijn doorgevoerd in de </w:delText>
        </w:r>
      </w:del>
      <w:del w:id="1145" w:author="Janou De Buyser" w:date="2026-10-26T10:00:00Z">
        <w:r w:rsidR="00C00B7D" w:rsidRPr="005F1933">
          <w:rPr>
            <w:rFonts w:cstheme="minorHAnsi"/>
            <w:color w:val="24303B"/>
            <w:lang w:val="nl-BE"/>
          </w:rPr>
          <w:delText>therapie</w:delText>
        </w:r>
      </w:del>
      <w:del w:id="1146" w:author="Janou De Buyser" w:date="2026-10-26T10:00:00Z">
        <w:r w:rsidRPr="005F1933">
          <w:rPr>
            <w:rFonts w:cstheme="minorHAnsi"/>
            <w:color w:val="24303B"/>
            <w:lang w:val="nl-BE"/>
          </w:rPr>
          <w:delText>?</w:delText>
        </w:r>
      </w:del>
      <w:ins w:id="1147" w:author="Janou De Buyser" w:date="2026-10-26T10:00:00Z">
        <w:r>
          <w:rPr>
            <w:rFonts w:cstheme="minorHAnsi"/>
            <w:color w:val="24303B"/>
            <w:lang w:val="nl-BE"/>
          </w:rPr>
          <w:t xml:space="preserve">Hoe hebben de aandachtspunten ervoor gezorgd dat er veranderingen zijn doorgevoerd in de interventie?</w:t>
        </w:r>
      </w:ins>
    </w:p>
    <w:p w14:paraId="6042C191" w14:textId="05A80828" w:rsidR="008D7DCF" w:rsidRPr="005F1933" w:rsidRDefault="00A97B8E" w:rsidP="00D06264">
      <w:pPr>
        <w:pStyle w:val="Lijstalinea"/>
        <w:numPr>
          <w:ilvl w:val="0"/>
          <w:numId w:val="1"/>
        </w:numPr>
        <w:spacing w:after="0" w:line="257" w:lineRule="auto"/>
        <w:rPr>
          <w:rFonts w:cstheme="minorHAnsi"/>
          <w:lang w:val="nl-BE"/>
        </w:rPr>
      </w:pPr>
      <w:del w:id="1148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Waarom zijn volgens </w:delText>
        </w:r>
      </w:del>
      <w:del w:id="1149" w:author="Janou De Buyser" w:date="2026-10-26T10:00:00Z">
        <w:r w:rsidR="00C90BA8" w:rsidRPr="005F1933">
          <w:rPr>
            <w:rFonts w:cstheme="minorHAnsi"/>
            <w:color w:val="24303B"/>
            <w:lang w:val="nl-BE"/>
          </w:rPr>
          <w:delText>jou</w:delText>
        </w:r>
      </w:del>
      <w:del w:id="1150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deze veranderingen nodig geweest?</w:delText>
        </w:r>
      </w:del>
      <w:ins w:id="1151" w:author="Janou De Buyser" w:date="2026-10-26T10:00:00Z">
        <w:r>
          <w:rPr>
            <w:rFonts w:cstheme="minorHAnsi"/>
            <w:color w:val="24303B"/>
            <w:lang w:val="nl-BE"/>
          </w:rPr>
          <w:t xml:space="preserve">Waarom waren deze veranderingen volgens u nodig?</w:t>
        </w:r>
      </w:ins>
    </w:p>
    <w:p w14:paraId="4ED3A2D3" w14:textId="5D0EB4E6" w:rsidR="00C00B7D" w:rsidRPr="009F39D4" w:rsidRDefault="00C00B7D" w:rsidP="73CE65E7">
      <w:pPr>
        <w:spacing w:after="0" w:line="257" w:lineRule="auto"/>
        <w:ind w:left="567" w:firstLine="131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  Hebben ze invloed op de kern van de interventie?</w:t>
      </w:r>
    </w:p>
    <w:p w14:paraId="38A7C9E8" w14:textId="77777777" w:rsidR="00C00B7D" w:rsidRPr="005F1933" w:rsidRDefault="00C00B7D" w:rsidP="00C00B7D">
      <w:pPr>
        <w:rPr>
          <w:rFonts w:cstheme="minorHAnsi"/>
          <w:lang/>
        </w:rPr>
      </w:pPr>
    </w:p>
    <w:p w14:paraId="257EED85" w14:textId="77777777" w:rsidR="00C00B7D" w:rsidRPr="009F39D4" w:rsidRDefault="00C00B7D" w:rsidP="73CE65E7">
      <w:pPr>
        <w:pStyle w:val="Lijstalinea"/>
        <w:numPr>
          <w:ilvl w:val="0"/>
          <w:numId w:val="12"/>
        </w:numPr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beïnvloedt de setting van uw ziekenhuis de manier waarop u de interventie uitvoert of aanpast? </w:t>
      </w:r>
    </w:p>
    <w:p w14:paraId="48D4552A" w14:textId="21C704F9" w:rsidR="00C00B7D" w:rsidRPr="009F39D4" w:rsidRDefault="00C00B7D" w:rsidP="73CE65E7">
      <w:pPr>
        <w:pStyle w:val="Lijstalinea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Tijdsdruk / capaciteit </w:t>
      </w:r>
    </w:p>
    <w:p w14:paraId="14D40D11" w14:textId="6B168ABD" w:rsidR="00C00B7D" w:rsidRPr="009F39D4" w:rsidRDefault="00C00B7D" w:rsidP="73CE65E7">
      <w:pPr>
        <w:pStyle w:val="Lijstalinea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Multidisciplinair werken </w:t>
      </w:r>
    </w:p>
    <w:p w14:paraId="260612BA" w14:textId="5AD55D09" w:rsidR="00C00B7D" w:rsidRPr="009F39D4" w:rsidRDefault="00C00B7D" w:rsidP="73CE65E7">
      <w:pPr>
        <w:pStyle w:val="Lijstalinea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Beschikbaarheid van materiaal of expertise </w:t>
      </w:r>
    </w:p>
    <w:p w14:paraId="52094355" w14:textId="465EFD28" w:rsidR="00C00B7D" w:rsidRPr="005F1933" w:rsidRDefault="00C00B7D" w:rsidP="73CE65E7">
      <w:pPr>
        <w:pStyle w:val="Lijstalinea"/>
        <w:rPr>
          <w:rFonts w:cstheme="minorBidi"/>
        </w:rPr>
      </w:pPr>
      <w:r w:rsidRPr="73CE65E7">
        <w:rPr>
          <w:rFonts w:ascii="Wingdings" w:eastAsia="Wingdings" w:hAnsi="Wingdings" w:cstheme="minorBidi"/>
        </w:rPr>
        <w:t>è</w:t>
      </w:r>
      <w:r w:rsidRPr="73CE65E7">
        <w:rPr>
          <w:rFonts w:cstheme="minorBidi"/>
          <w:color w:val="24303B"/>
        </w:rPr>
        <w:t>Lokale protocollen</w:t>
      </w:r>
    </w:p>
    <w:p w14:paraId="301D5A01" w14:textId="6DF16F64" w:rsidR="005F1933" w:rsidRDefault="005F1933">
      <w:pPr>
        <w:spacing w:line="259" w:lineRule="auto"/>
        <w:rPr>
          <w:rFonts w:cstheme="minorHAnsi"/>
          <w:sz w:val="24"/>
          <w:szCs w:val="24"/>
        </w:rPr>
      </w:pPr>
      <w:r>
        <w:rPr>
          <w:rFonts w:cstheme="minorHAnsi"/>
          <w:color w:val="24303B"/>
          <w:sz w:val="24"/>
          <w:szCs w:val="24"/>
        </w:rPr>
        <w:br w:type="page"/>
      </w:r>
    </w:p>
    <w:p w14:paraId="57CDDA06" w14:textId="77777777" w:rsidR="00974FE2" w:rsidRDefault="00974FE2" w:rsidP="00974FE2">
      <w:pPr>
        <w:rPr>
          <w:i/>
          <w:sz w:val="20"/>
          <w:szCs w:val="20"/>
          <w:lang w:val="en-GB"/>
        </w:rPr>
      </w:pPr>
      <w:r w:rsidRPr="00974FE2">
        <w:rPr>
          <w:b/>
          <w:color w:val="123A5F"/>
          <w:sz w:val="36"/>
          <w:szCs w:val="36"/>
          <w:lang w:val="en-GB"/>
        </w:rPr>
        <w:lastRenderedPageBreak/>
        <w:t>Mechanisms of change</w:t>
      </w:r>
      <w:r w:rsidRPr="00A23419">
        <w:rPr>
          <w:b/>
          <w:color w:val="123A5F"/>
          <w:sz w:val="20"/>
          <w:szCs w:val="20"/>
          <w:lang w:val="en-GB"/>
        </w:rPr>
        <w:t xml:space="preserve"> </w:t>
      </w:r>
    </w:p>
    <w:p w14:paraId="54985046" w14:textId="6460273A" w:rsidR="00C00B7D" w:rsidRPr="00974FE2" w:rsidRDefault="00974FE2" w:rsidP="00974FE2">
      <w:pPr>
        <w:rPr>
          <w:rFonts w:cstheme="minorHAnsi"/>
        </w:rPr>
      </w:pPr>
      <w:r w:rsidRPr="00974FE2">
        <w:rPr>
          <w:rFonts w:cstheme="minorHAnsi"/>
          <w:i/>
          <w:color w:val="24303B"/>
          <w:lang w:val="en-GB"/>
        </w:rPr>
        <w:t>(the intermediate mechanisms through which intervention activities produce intended (or unintended) effects/how intervention activities, and participants’ interactions with them, trigger change)</w:t>
      </w:r>
    </w:p>
    <w:p w14:paraId="730F2311" w14:textId="4A72CA52" w:rsidR="00C00B7D" w:rsidRPr="00F63D06" w:rsidRDefault="006A419F" w:rsidP="00F63D06">
      <w:pPr>
        <w:rPr>
          <w:rFonts w:cstheme="minorHAnsi"/>
          <w:color w:val="0070C0"/>
          <w:sz w:val="24"/>
          <w:szCs w:val="24"/>
        </w:rPr>
      </w:pPr>
      <w:r>
        <w:rPr>
          <w:b/>
          <w:color w:val="0070C0"/>
          <w:sz w:val="26"/>
          <w:szCs w:val="26"/>
          <w:lang w:val="en-GB"/>
        </w:rPr>
        <w:t>1</w:t>
      </w:r>
      <w:r w:rsidR="00F63D06" w:rsidRPr="005F1933">
        <w:rPr>
          <w:b/>
          <w:color w:val="0070C0"/>
          <w:sz w:val="26"/>
          <w:szCs w:val="26"/>
          <w:lang w:val="en-GB"/>
        </w:rPr>
        <w:t>. Responses and interactions</w:t>
      </w:r>
      <w:r w:rsidR="00F63D06" w:rsidRPr="00F63D06">
        <w:rPr>
          <w:color w:val="0070C0"/>
          <w:sz w:val="24"/>
          <w:szCs w:val="24"/>
          <w:lang w:val="en-GB"/>
        </w:rPr>
        <w:t xml:space="preserve"> </w:t>
      </w:r>
      <w:r w:rsidR="00F63D06" w:rsidRPr="005F1933">
        <w:rPr>
          <w:iCs/>
          <w:color w:val="24303B"/>
          <w:lang w:val="en-GB"/>
        </w:rPr>
        <w:t>(how participants interact with the intervention)</w:t>
      </w:r>
    </w:p>
    <w:p w14:paraId="6987450E" w14:textId="00CDC8D8" w:rsidR="00DF1736" w:rsidRPr="00DF1736" w:rsidRDefault="00F63D06" w:rsidP="005F1933">
      <w:pPr>
        <w:rPr>
          <w:rFonts w:cstheme="minorHAnsi"/>
          <w:sz w:val="24"/>
          <w:szCs w:val="24"/>
          <w:lang/>
        </w:rPr>
      </w:pPr>
      <w:del w:id="1221" w:author="Janou De Buyser" w:date="2026-10-26T10:00:00Z">
        <w:r w:rsidRPr="00F63D06">
          <w:rPr>
            <w:b/>
            <w:bCs/>
            <w:color w:val="123A5F"/>
            <w:highlight w:val="lightGray"/>
            <w:lang w:val="en-GB"/>
          </w:rPr>
          <w:delText xml:space="preserve">k)</w:delText>
        </w:r>
      </w:del>
      <w:ins w:id="1222" w:author="Janou De Buyser" w:date="2026-10-26T10:00:00Z">
        <w:r>
          <w:rPr>
            <w:b/>
            <w:bCs/>
            <w:color w:val="123A5F"/>
            <w:highlight w:val="lightGray"/>
            <w:lang w:val="en-GB"/>
          </w:rPr>
          <w:t xml:space="preserve">(k)</w:t>
        </w:r>
      </w:ins>
      <w:r w:rsidRPr="00F63D06">
        <w:rPr>
          <w:b/>
          <w:bCs/>
          <w:color w:val="123A5F"/>
          <w:highlight w:val="lightGray"/>
          <w:lang w:val="en-GB"/>
        </w:rPr>
        <w:t xml:space="preserve"> Level of satisfaction and acceptability of the intervention as a whole and the different components</w:t>
      </w:r>
      <w:r>
        <w:rPr>
          <w:b/>
          <w:bCs/>
          <w:color w:val="123A5F"/>
          <w:lang w:val="en-GB"/>
        </w:rPr>
        <w:t xml:space="preserve"> </w:t>
      </w:r>
    </w:p>
    <w:p w14:paraId="1993B8D0" w14:textId="719EB78B" w:rsidR="00DF1736" w:rsidRPr="00DF1736" w:rsidRDefault="00DF1736" w:rsidP="00DF1736">
      <w:pPr>
        <w:jc w:val="both"/>
        <w:rPr>
          <w:b/>
          <w:bCs/>
          <w:lang w:val="en-GB"/>
        </w:rPr>
      </w:pPr>
      <w:r w:rsidRPr="00DF1736">
        <w:rPr>
          <w:b/>
          <w:bCs/>
          <w:color w:val="123A5F"/>
          <w:highlight w:val="lightGray"/>
          <w:lang w:val="en-GB"/>
        </w:rPr>
        <w:t xml:space="preserve">(l) Perceived benefit and relevance of the intervention </w:t>
      </w:r>
    </w:p>
    <w:p w14:paraId="6F7C0DA4" w14:textId="491886B7" w:rsidR="00F63D06" w:rsidRPr="005F1933" w:rsidRDefault="00505D9B" w:rsidP="00F63D06">
      <w:pPr>
        <w:rPr>
          <w:rFonts w:cstheme="minorHAnsi"/>
          <w:lang w:val="nl-NL"/>
        </w:rPr>
      </w:pPr>
      <w:r w:rsidRPr="005F1933">
        <w:rPr>
          <w:rFonts w:cstheme="minorHAnsi"/>
          <w:color w:val="24303B"/>
          <w:lang w:val="nl-NL"/>
        </w:rPr>
        <w:t xml:space="preserve">We willen graag uw mening horen over de meerwaarde en relevantie van de PARADISE-interventie in </w:t>
      </w:r>
      <w:r w:rsidR="005F1933">
        <w:rPr>
          <w:rFonts w:cstheme="minorHAnsi"/>
          <w:color w:val="24303B"/>
          <w:lang w:val="nl-NL"/>
        </w:rPr>
        <w:t>de praktijkvoering van de voetkliniek</w:t>
      </w:r>
      <w:r w:rsidRPr="005F1933">
        <w:rPr>
          <w:rFonts w:cstheme="minorHAnsi"/>
          <w:color w:val="24303B"/>
          <w:lang w:val="nl-NL"/>
        </w:rPr>
        <w:t>.</w:t>
      </w:r>
    </w:p>
    <w:p w14:paraId="63BCD034" w14:textId="77777777" w:rsidR="00505D9B" w:rsidRPr="009F39D4" w:rsidRDefault="00505D9B" w:rsidP="73CE65E7">
      <w:pPr>
        <w:numPr>
          <w:ilvl w:val="0"/>
          <w:numId w:val="13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zou u de meerwaarde van de PARADISE-interventie beschrijven? </w:t>
      </w:r>
    </w:p>
    <w:p w14:paraId="6895E72B" w14:textId="0CD87C80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levert de interventie volgens u op? </w:t>
      </w:r>
    </w:p>
    <w:p w14:paraId="59D25D6C" w14:textId="682CED86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Voor wie is ze vooral nuttig? </w:t>
      </w:r>
    </w:p>
    <w:p w14:paraId="54311E56" w14:textId="3D96E8E1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er situaties waarin ze minder meerwaarde heeft? </w:t>
      </w:r>
    </w:p>
    <w:p w14:paraId="3E107A33" w14:textId="77777777" w:rsidR="005F1933" w:rsidRPr="005F1933" w:rsidRDefault="005F1933" w:rsidP="005F1933">
      <w:pPr>
        <w:spacing w:after="0" w:line="259" w:lineRule="auto"/>
        <w:ind w:left="720"/>
        <w:rPr>
          <w:rFonts w:cstheme="minorHAnsi"/>
          <w:lang/>
        </w:rPr>
      </w:pPr>
    </w:p>
    <w:p w14:paraId="5D2C396E" w14:textId="77777777" w:rsidR="00505D9B" w:rsidRPr="009F39D4" w:rsidRDefault="00505D9B" w:rsidP="73CE65E7">
      <w:pPr>
        <w:numPr>
          <w:ilvl w:val="0"/>
          <w:numId w:val="14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Welke voordelen ziet u voor patiënten die deelnemen aan de interventie? </w:t>
      </w:r>
    </w:p>
    <w:p w14:paraId="2807E090" w14:textId="39639650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Veranderingen in kennis, gedrag of uitkomsten </w:t>
      </w:r>
    </w:p>
    <w:p w14:paraId="513EC5FC" w14:textId="3C8A555A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Klinische of functionele verbeteringen </w:t>
      </w:r>
    </w:p>
    <w:p w14:paraId="703E2DEF" w14:textId="21F932D1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Patiënttevredenheid of betrokkenheid </w:t>
      </w:r>
    </w:p>
    <w:p w14:paraId="541C9442" w14:textId="1BD45DA6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deze voordelen consistent over patiënten heen? </w:t>
      </w:r>
    </w:p>
    <w:p w14:paraId="131A1E89" w14:textId="77777777" w:rsidR="005F1933" w:rsidRPr="005F1933" w:rsidRDefault="005F1933" w:rsidP="005F1933">
      <w:pPr>
        <w:spacing w:after="0" w:line="259" w:lineRule="auto"/>
        <w:ind w:left="720"/>
        <w:rPr>
          <w:rFonts w:cstheme="minorHAnsi"/>
          <w:lang/>
        </w:rPr>
      </w:pPr>
    </w:p>
    <w:p w14:paraId="68E20937" w14:textId="77777777" w:rsidR="00505D9B" w:rsidRPr="009F39D4" w:rsidRDefault="00505D9B" w:rsidP="73CE65E7">
      <w:pPr>
        <w:numPr>
          <w:ilvl w:val="0"/>
          <w:numId w:val="15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Welke meerwaarde heeft de interventie voor uw eigen werk of klinische praktijk? </w:t>
      </w:r>
    </w:p>
    <w:p w14:paraId="097C7AFE" w14:textId="10D41982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Ondersteunt het uw beslissingen of aanpak? </w:t>
      </w:r>
    </w:p>
    <w:p w14:paraId="078715E7" w14:textId="33E33BD6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Verbetert het de kwaliteit van zorg? </w:t>
      </w:r>
    </w:p>
    <w:p w14:paraId="645FF829" w14:textId="2F7B4FA5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Heeft het invloed op samenwerking met collega’s? </w:t>
      </w:r>
    </w:p>
    <w:p w14:paraId="4EE3AF4C" w14:textId="322FB9BD" w:rsidR="000F6834" w:rsidRPr="005F1933" w:rsidRDefault="000F6834" w:rsidP="00D06264">
      <w:pPr>
        <w:pStyle w:val="Lijstalinea"/>
        <w:numPr>
          <w:ilvl w:val="0"/>
          <w:numId w:val="1"/>
        </w:numPr>
        <w:spacing w:after="0" w:line="257" w:lineRule="auto"/>
        <w:ind w:left="1077" w:hanging="357"/>
        <w:contextualSpacing w:val="0"/>
        <w:rPr>
          <w:rFonts w:cstheme="minorHAnsi"/>
          <w:lang w:val="nl-BE"/>
        </w:rPr>
      </w:pPr>
      <w:del w:id="1152" w:author="Janou De Buyser" w:date="2026-10-26T10:00:00Z">
        <w:r w:rsidRPr="005F1933">
          <w:rPr>
            <w:rFonts w:cstheme="minorHAnsi"/>
            <w:color w:val="24303B"/>
            <w:lang w:val="nl-BE"/>
          </w:rPr>
          <w:delText>In welke mate heeft de interventie bijgedragen aan jouw vaardigheden omtrent het monitoren/educeren/behandelen van de patiënt met diabetes?</w:delText>
        </w:r>
      </w:del>
      <w:ins w:id="1153" w:author="Janou De Buyser" w:date="2026-10-26T10:00:00Z">
        <w:r>
          <w:rPr>
            <w:rFonts w:cstheme="minorHAnsi"/>
            <w:color w:val="24303B"/>
            <w:lang w:val="nl-BE"/>
          </w:rPr>
          <w:t xml:space="preserve">In welke mate heeft de interventie bijgedragen aan uw vaardigheden in het opvolgen, informeren en behandelen van patiënten met diabetes?</w:t>
        </w:r>
      </w:ins>
    </w:p>
    <w:p w14:paraId="4A2B12DE" w14:textId="3B8375C6" w:rsidR="000F6834" w:rsidRDefault="000F6834" w:rsidP="00D06264">
      <w:pPr>
        <w:pStyle w:val="Lijstalinea"/>
        <w:numPr>
          <w:ilvl w:val="0"/>
          <w:numId w:val="1"/>
        </w:numPr>
        <w:spacing w:after="0"/>
        <w:rPr>
          <w:rFonts w:cstheme="minorHAnsi"/>
          <w:lang w:val="nl-BE"/>
        </w:rPr>
      </w:pPr>
      <w:del w:id="1154" w:author="Janou De Buyser" w:date="2026-10-26T10:00:00Z">
        <w:r w:rsidRPr="005F1933">
          <w:rPr>
            <w:rFonts w:cstheme="minorHAnsi"/>
            <w:color w:val="24303B"/>
            <w:lang w:val="nl-BE"/>
          </w:rPr>
          <w:delText>In hoeverre heeft de interventie de inhoud van je standaardzorg beïnvloed?</w:delText>
        </w:r>
      </w:del>
      <w:ins w:id="1155" w:author="Janou De Buyser" w:date="2026-10-26T10:00:00Z">
        <w:r>
          <w:rPr>
            <w:rFonts w:cstheme="minorHAnsi"/>
            <w:color w:val="24303B"/>
            <w:lang w:val="nl-BE"/>
          </w:rPr>
          <w:t xml:space="preserve">In hoeverre heeft de interventie de inhoud van uw standaardzorg beïnvloed?</w:t>
        </w:r>
      </w:ins>
    </w:p>
    <w:p w14:paraId="53B977CC" w14:textId="77777777" w:rsidR="005F1933" w:rsidRPr="005F1933" w:rsidRDefault="005F1933" w:rsidP="005F1933">
      <w:pPr>
        <w:pStyle w:val="Lijstalinea"/>
        <w:spacing w:after="0"/>
        <w:ind w:left="1070"/>
        <w:rPr>
          <w:rFonts w:cstheme="minorHAnsi"/>
          <w:lang w:val="nl-BE"/>
        </w:rPr>
      </w:pPr>
    </w:p>
    <w:p w14:paraId="22B09DA5" w14:textId="77777777" w:rsidR="00505D9B" w:rsidRPr="009F39D4" w:rsidRDefault="00505D9B" w:rsidP="73CE65E7">
      <w:pPr>
        <w:numPr>
          <w:ilvl w:val="0"/>
          <w:numId w:val="16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In welke mate sluit de interventie aan bij de noden van uw patiënten? </w:t>
      </w:r>
    </w:p>
    <w:p w14:paraId="4C20F9E4" w14:textId="44030094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Voor welke patiëntgroepen werkt het goed? </w:t>
      </w:r>
    </w:p>
    <w:p w14:paraId="281F8E0D" w14:textId="423A08CE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er patiënten voor wie het minder geschikt is? </w:t>
      </w:r>
    </w:p>
    <w:p w14:paraId="5D99439D" w14:textId="477094E9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Waar ziet u een goede “fit” en waar niet? </w:t>
      </w:r>
    </w:p>
    <w:p w14:paraId="46D2F583" w14:textId="77777777" w:rsidR="005F1933" w:rsidRPr="005F1933" w:rsidRDefault="005F1933" w:rsidP="005F1933">
      <w:pPr>
        <w:spacing w:after="0" w:line="259" w:lineRule="auto"/>
        <w:ind w:left="720"/>
        <w:rPr>
          <w:rFonts w:cstheme="minorHAnsi"/>
          <w:lang/>
        </w:rPr>
      </w:pPr>
    </w:p>
    <w:p w14:paraId="29BA42DE" w14:textId="77777777" w:rsidR="00505D9B" w:rsidRPr="009F39D4" w:rsidRDefault="00505D9B" w:rsidP="73CE65E7">
      <w:pPr>
        <w:numPr>
          <w:ilvl w:val="0"/>
          <w:numId w:val="17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past de interventie binnen de huidige zorgpraktijk of workflows? </w:t>
      </w:r>
    </w:p>
    <w:p w14:paraId="57AB20D0" w14:textId="7881D581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Sluit het aan bij bestaande processen? </w:t>
      </w:r>
    </w:p>
    <w:p w14:paraId="5B16B669" w14:textId="27E8B46B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Vraagt het grote veranderingen? </w:t>
      </w:r>
    </w:p>
    <w:p w14:paraId="1160B4BC" w14:textId="255E3EC5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Is het complementair of eerder overlappend met wat al bestaat? </w:t>
      </w:r>
    </w:p>
    <w:p w14:paraId="6F69D0F2" w14:textId="77777777" w:rsidR="005F1933" w:rsidRPr="005F1933" w:rsidRDefault="005F1933" w:rsidP="005F1933">
      <w:pPr>
        <w:spacing w:after="0" w:line="259" w:lineRule="auto"/>
        <w:ind w:left="720"/>
        <w:rPr>
          <w:rFonts w:cstheme="minorHAnsi"/>
          <w:lang/>
        </w:rPr>
      </w:pPr>
    </w:p>
    <w:p w14:paraId="187A0D20" w14:textId="53DCB468" w:rsidR="00505D9B" w:rsidRPr="009F39D4" w:rsidRDefault="00505D9B" w:rsidP="73CE65E7">
      <w:pPr>
        <w:numPr>
          <w:ilvl w:val="0"/>
          <w:numId w:val="18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verhoudt de PARADISE-interventie zich tot de zorg die u normaal biedt? </w:t>
      </w:r>
    </w:p>
    <w:p w14:paraId="6706764F" w14:textId="5992EF98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is beter of minder goed? </w:t>
      </w:r>
    </w:p>
    <w:p w14:paraId="7DF58FE2" w14:textId="459B38C0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Zou u elementen ervan willen behouden in de toekomst? </w:t>
      </w:r>
    </w:p>
    <w:p w14:paraId="3FB65801" w14:textId="77777777" w:rsidR="00505D9B" w:rsidRPr="009F39D4" w:rsidRDefault="00505D9B" w:rsidP="73CE65E7">
      <w:pPr>
        <w:numPr>
          <w:ilvl w:val="0"/>
          <w:numId w:val="19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Denkt u dat de interventie daadwerkelijk impact heeft op patiëntuitkomsten? </w:t>
      </w:r>
    </w:p>
    <w:p w14:paraId="29C59681" w14:textId="0CF79A2D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lastRenderedPageBreak/>
        <w:t>è</w:t>
      </w:r>
      <w:r w:rsidRPr="009F39D4">
        <w:rPr>
          <w:rFonts w:cstheme="minorBidi"/>
          <w:color w:val="24303B"/>
          <w:lang w:val="nl-BE"/>
        </w:rPr>
        <w:t xml:space="preserve">Waar baseert u dat op? (ervaring, observaties) </w:t>
      </w:r>
    </w:p>
    <w:p w14:paraId="1C2B9D58" w14:textId="11E260C1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er concrete voorbeelden? </w:t>
      </w:r>
    </w:p>
    <w:p w14:paraId="50400193" w14:textId="34A68CA1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Zijn er ook beperkingen in effect? </w:t>
      </w:r>
    </w:p>
    <w:p w14:paraId="6DE9E6F9" w14:textId="77777777" w:rsidR="000F6834" w:rsidRPr="005F1933" w:rsidRDefault="000F6834" w:rsidP="00505D9B">
      <w:pPr>
        <w:spacing w:line="259" w:lineRule="auto"/>
        <w:rPr>
          <w:rFonts w:cstheme="minorHAnsi"/>
          <w:lang/>
        </w:rPr>
      </w:pPr>
    </w:p>
    <w:p w14:paraId="211373D4" w14:textId="77777777" w:rsidR="00505D9B" w:rsidRPr="009F39D4" w:rsidRDefault="00505D9B" w:rsidP="73CE65E7">
      <w:pPr>
        <w:numPr>
          <w:ilvl w:val="0"/>
          <w:numId w:val="20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Zijn er aspecten van de interventie die volgens u minder relevant of minder nuttig zijn? </w:t>
      </w:r>
    </w:p>
    <w:p w14:paraId="36436AF0" w14:textId="583E7FBA" w:rsidR="00505D9B" w:rsidRPr="009F39D4" w:rsidRDefault="00505D9B" w:rsidP="73CE65E7">
      <w:pPr>
        <w:spacing w:after="0" w:line="259" w:lineRule="auto"/>
        <w:ind w:left="714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Welke onderdelen voegen weinig toe? </w:t>
      </w:r>
    </w:p>
    <w:p w14:paraId="536A3D13" w14:textId="70B6EFF7" w:rsidR="00505D9B" w:rsidRPr="009F39D4" w:rsidRDefault="00505D9B" w:rsidP="73CE65E7">
      <w:pPr>
        <w:spacing w:after="0" w:line="259" w:lineRule="auto"/>
        <w:ind w:left="714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In welke context werkt het minder goed? </w:t>
      </w:r>
    </w:p>
    <w:p w14:paraId="4627A67E" w14:textId="77777777" w:rsidR="005F1933" w:rsidRPr="005F1933" w:rsidRDefault="005F1933" w:rsidP="005F1933">
      <w:pPr>
        <w:spacing w:after="0" w:line="259" w:lineRule="auto"/>
        <w:ind w:left="714"/>
        <w:rPr>
          <w:rFonts w:cstheme="minorHAnsi"/>
          <w:lang/>
        </w:rPr>
      </w:pPr>
    </w:p>
    <w:p w14:paraId="775DA92D" w14:textId="77777777" w:rsidR="00505D9B" w:rsidRPr="009F39D4" w:rsidRDefault="00505D9B" w:rsidP="73CE65E7">
      <w:pPr>
        <w:numPr>
          <w:ilvl w:val="0"/>
          <w:numId w:val="21"/>
        </w:numPr>
        <w:spacing w:after="0"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In hoeverre zou u deze interventie in de toekomst blijven gebruiken? </w:t>
      </w:r>
    </w:p>
    <w:p w14:paraId="54B9AB01" w14:textId="3F7CC18C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Onder welke voorwaarden? </w:t>
      </w:r>
    </w:p>
    <w:p w14:paraId="71E22053" w14:textId="3019FF1D" w:rsidR="00505D9B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Wat moet aangepast worden om ze relevanter te maken? </w:t>
      </w:r>
    </w:p>
    <w:p w14:paraId="0AFEFDA0" w14:textId="38BDF699" w:rsidR="005F1933" w:rsidRPr="009F39D4" w:rsidRDefault="00505D9B" w:rsidP="73CE65E7">
      <w:pPr>
        <w:spacing w:after="0" w:line="259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Pr="009F39D4">
        <w:rPr>
          <w:rFonts w:cstheme="minorBidi"/>
          <w:color w:val="24303B"/>
          <w:lang w:val="nl-BE"/>
        </w:rPr>
        <w:t xml:space="preserve">Voor welke settings is ze het meest geschikt? </w:t>
      </w:r>
    </w:p>
    <w:p w14:paraId="149BD16D" w14:textId="77777777" w:rsidR="00505D9B" w:rsidRPr="005F1933" w:rsidRDefault="00505D9B" w:rsidP="00505D9B">
      <w:pPr>
        <w:spacing w:line="259" w:lineRule="auto"/>
        <w:ind w:left="720"/>
        <w:rPr>
          <w:rFonts w:cstheme="minorHAnsi"/>
          <w:lang/>
        </w:rPr>
      </w:pPr>
    </w:p>
    <w:p w14:paraId="5EC91A2C" w14:textId="3B854119" w:rsidR="007D5365" w:rsidRDefault="00961BB6">
      <w:pPr>
        <w:spacing w:line="259" w:lineRule="auto"/>
        <w:rPr>
          <w:color w:val="0070C0"/>
          <w:sz w:val="24"/>
          <w:szCs w:val="24"/>
          <w:lang w:val="en-GB"/>
        </w:rPr>
      </w:pPr>
      <w:r w:rsidRPr="005F1933">
        <w:rPr>
          <w:b/>
          <w:bCs/>
          <w:color w:val="0070C0"/>
          <w:sz w:val="26"/>
          <w:szCs w:val="26"/>
          <w:lang w:val="en-GB"/>
        </w:rPr>
        <w:t>2. Mediators</w:t>
      </w:r>
      <w:r w:rsidRPr="005F1933">
        <w:rPr>
          <w:color w:val="0070C0"/>
          <w:sz w:val="26"/>
          <w:szCs w:val="26"/>
          <w:lang w:val="en-GB"/>
        </w:rPr>
        <w:t xml:space="preserve"> </w:t>
      </w:r>
      <w:r w:rsidRPr="005F1933">
        <w:rPr>
          <w:i/>
          <w:color w:val="0070C0"/>
          <w:sz w:val="26"/>
          <w:szCs w:val="26"/>
          <w:lang w:val="en-GB"/>
        </w:rPr>
        <w:t>(intermediate processes which explain subsequent changes in outcomes)</w:t>
      </w:r>
      <w:r w:rsidRPr="005F1933">
        <w:rPr>
          <w:color w:val="0070C0"/>
          <w:sz w:val="26"/>
          <w:szCs w:val="26"/>
          <w:lang w:val="en-GB"/>
        </w:rPr>
        <w:t xml:space="preserve"> </w:t>
      </w:r>
    </w:p>
    <w:p w14:paraId="6C912BB9" w14:textId="37C27EBF" w:rsidR="000F6834" w:rsidRPr="005F1933" w:rsidRDefault="007D5365" w:rsidP="007D5365">
      <w:pPr>
        <w:rPr>
          <w:rFonts w:cstheme="minorHAnsi"/>
          <w:b/>
          <w:bCs/>
          <w:lang w:val="nl-NL"/>
        </w:rPr>
      </w:pPr>
      <w:r w:rsidRPr="005F1933">
        <w:rPr>
          <w:rFonts w:cstheme="minorHAnsi"/>
          <w:b/>
          <w:bCs/>
          <w:color w:val="123A5F"/>
          <w:highlight w:val="lightGray"/>
          <w:lang/>
        </w:rPr>
        <w:t>T</w:t>
      </w:r>
      <w:r w:rsidR="000F6834" w:rsidRPr="005F1933">
        <w:rPr>
          <w:rFonts w:cstheme="minorHAnsi"/>
          <w:b/>
          <w:bCs/>
          <w:color w:val="123A5F"/>
          <w:highlight w:val="lightGray"/>
          <w:lang/>
        </w:rPr>
        <w:t>herapeutische relatie / ondersteuning</w:t>
      </w:r>
    </w:p>
    <w:p w14:paraId="1847503F" w14:textId="77777777" w:rsidR="000F6834" w:rsidRPr="009F39D4" w:rsidRDefault="000F6834" w:rsidP="73CE65E7">
      <w:pPr>
        <w:pStyle w:val="Lijstalinea"/>
        <w:numPr>
          <w:ilvl w:val="0"/>
          <w:numId w:val="23"/>
        </w:numPr>
        <w:rPr>
          <w:rFonts w:cstheme="minorBidi"/>
          <w:lang w:val="nl-BE"/>
        </w:rPr>
      </w:pPr>
      <w:del w:id="1156" w:author="Janou De Buyser" w:date="2026-10-26T10:00:00Z">
        <w:r w:rsidRPr="009F39D4">
          <w:rPr>
            <w:rFonts w:cstheme="minorBidi"/>
            <w:color w:val="24303B"/>
            <w:lang w:val="nl-BE"/>
          </w:rPr>
          <w:delText>Voelt patiënt zich gesteund en begrepen?</w:delText>
        </w:r>
      </w:del>
      <w:ins w:id="1157" w:author="Janou De Buyser" w:date="2026-10-26T10:00:00Z">
        <w:r>
          <w:rPr>
            <w:rFonts w:cstheme="minorBidi"/>
            <w:color w:val="24303B"/>
            <w:lang w:val="nl-BE"/>
          </w:rPr>
          <w:t xml:space="preserve">Voelt de patiënt zich gesteund en begrepen?</w:t>
        </w:r>
      </w:ins>
    </w:p>
    <w:p w14:paraId="6CDE5489" w14:textId="432FEBC6" w:rsidR="00F258D7" w:rsidRPr="005F1933" w:rsidRDefault="007D5365" w:rsidP="007D5365">
      <w:pPr>
        <w:pStyle w:val="Lijstalinea"/>
        <w:ind w:left="851" w:hanging="142"/>
        <w:rPr>
          <w:rFonts w:cstheme="minorHAnsi"/>
          <w:lang w:val="nl-BE"/>
        </w:rPr>
      </w:pPr>
      <w:r w:rsidRPr="005F1933">
        <w:rPr>
          <w:rFonts w:ascii="Wingdings" w:eastAsia="Wingdings" w:hAnsi="Wingdings" w:cstheme="minorHAnsi"/>
          <w:lang/>
        </w:rPr>
        <w:t>è</w:t>
      </w:r>
      <w:del w:id="1196" w:author="Janou De Buyser" w:date="2026-10-26T10:00:00Z">
        <w:r w:rsidR="009C2EF3" w:rsidRPr="005F1933">
          <w:rPr>
            <w:rFonts w:cstheme="minorHAnsi"/>
            <w:color w:val="24303B"/>
            <w:lang w:val="nl-BE"/>
          </w:rPr>
          <w:delText>Als we nu even kijken naar de relatie met de patiënt, h</w:delText>
        </w:r>
      </w:del>
      <w:del w:id="1197" w:author="Janou De Buyser" w:date="2026-10-26T10:00:00Z">
        <w:r w:rsidR="00F258D7" w:rsidRPr="005F1933">
          <w:rPr>
            <w:rFonts w:cstheme="minorHAnsi"/>
            <w:color w:val="24303B"/>
            <w:lang w:val="nl-BE"/>
          </w:rPr>
          <w:delText xml:space="preserve">oe ervaarde </w:delText>
        </w:r>
      </w:del>
      <w:del w:id="1198" w:author="Janou De Buyser" w:date="2026-10-26T10:00:00Z">
        <w:r w:rsidR="00CE4598" w:rsidRPr="005F1933">
          <w:rPr>
            <w:rFonts w:cstheme="minorHAnsi"/>
            <w:color w:val="24303B"/>
            <w:lang w:val="nl-BE"/>
          </w:rPr>
          <w:delText>je het nauw samen</w:delText>
        </w:r>
      </w:del>
      <w:del w:id="1199" w:author="Janou De Buyser" w:date="2026-10-26T10:00:00Z">
        <w:r w:rsidR="00F258D7" w:rsidRPr="005F1933">
          <w:rPr>
            <w:rFonts w:cstheme="minorHAnsi"/>
            <w:color w:val="24303B"/>
            <w:lang w:val="nl-BE"/>
          </w:rPr>
          <w:delText>werken met de patiënten?</w:delText>
        </w:r>
      </w:del>
      <w:ins w:id="1200" w:author="Janou De Buyser" w:date="2026-10-26T10:00:00Z">
        <w:r>
          <w:rPr>
            <w:rFonts w:cstheme="minorHAnsi"/>
            <w:color w:val="24303B"/>
            <w:lang w:val="nl-BE"/>
          </w:rPr>
          <w:t xml:space="preserve">Als we kijken naar de relatie met de patiënt: hoe ervaarde u de nauwe samenwerking met de patiënten?</w:t>
        </w:r>
      </w:ins>
    </w:p>
    <w:p w14:paraId="35C9024A" w14:textId="3533668C" w:rsidR="00CE4598" w:rsidRPr="005F1933" w:rsidRDefault="007D5365" w:rsidP="007D5365">
      <w:pPr>
        <w:pStyle w:val="Lijstalinea"/>
        <w:ind w:left="1070" w:hanging="361"/>
        <w:rPr>
          <w:rFonts w:cstheme="minorHAnsi"/>
          <w:lang w:val="nl-BE"/>
        </w:rPr>
      </w:pPr>
      <w:r w:rsidRPr="005F1933">
        <w:rPr>
          <w:rFonts w:ascii="Wingdings" w:eastAsia="Wingdings" w:hAnsi="Wingdings" w:cstheme="minorHAnsi"/>
          <w:lang/>
        </w:rPr>
        <w:t>è</w:t>
      </w:r>
      <w:del w:id="1201" w:author="Janou De Buyser" w:date="2026-10-26T10:00:00Z">
        <w:r w:rsidR="008F37E6" w:rsidRPr="005F1933">
          <w:rPr>
            <w:rFonts w:cstheme="minorHAnsi"/>
            <w:color w:val="24303B"/>
            <w:lang w:val="nl-BE"/>
          </w:rPr>
          <w:delText>Heeft</w:delText>
        </w:r>
      </w:del>
      <w:del w:id="1202" w:author="Janou De Buyser" w:date="2026-10-26T10:00:00Z">
        <w:r w:rsidR="00CE4598" w:rsidRPr="005F1933">
          <w:rPr>
            <w:rFonts w:cstheme="minorHAnsi"/>
            <w:color w:val="24303B"/>
            <w:lang w:val="nl-BE"/>
          </w:rPr>
          <w:delText xml:space="preserve"> </w:delText>
        </w:r>
      </w:del>
      <w:del w:id="1203" w:author="Janou De Buyser" w:date="2026-10-26T10:00:00Z">
        <w:r w:rsidR="008F37E6" w:rsidRPr="005F1933">
          <w:rPr>
            <w:rFonts w:cstheme="minorHAnsi"/>
            <w:color w:val="24303B"/>
            <w:lang w:val="nl-BE"/>
          </w:rPr>
          <w:delText xml:space="preserve">de nauwe samenwerking </w:delText>
        </w:r>
      </w:del>
      <w:del w:id="1204" w:author="Janou De Buyser" w:date="2026-10-26T10:00:00Z">
        <w:r w:rsidR="00CE4598" w:rsidRPr="005F1933">
          <w:rPr>
            <w:rFonts w:cstheme="minorHAnsi"/>
            <w:color w:val="24303B"/>
            <w:lang w:val="nl-BE"/>
          </w:rPr>
          <w:delText xml:space="preserve">volgens jou </w:delText>
        </w:r>
      </w:del>
      <w:del w:id="1205" w:author="Janou De Buyser" w:date="2026-10-26T10:00:00Z">
        <w:r w:rsidR="008F37E6" w:rsidRPr="005F1933">
          <w:rPr>
            <w:rFonts w:cstheme="minorHAnsi"/>
            <w:color w:val="24303B"/>
            <w:lang w:val="nl-BE"/>
          </w:rPr>
          <w:delText>een</w:delText>
        </w:r>
      </w:del>
      <w:del w:id="1206" w:author="Janou De Buyser" w:date="2026-10-26T10:00:00Z">
        <w:r w:rsidR="005B55F4" w:rsidRPr="005F1933">
          <w:rPr>
            <w:rFonts w:cstheme="minorHAnsi"/>
            <w:color w:val="24303B"/>
            <w:lang w:val="nl-BE"/>
          </w:rPr>
          <w:delText xml:space="preserve"> effect</w:delText>
        </w:r>
      </w:del>
      <w:del w:id="1207" w:author="Janou De Buyser" w:date="2026-10-26T10:00:00Z">
        <w:r w:rsidR="00CE4598" w:rsidRPr="005F1933">
          <w:rPr>
            <w:rFonts w:cstheme="minorHAnsi"/>
            <w:color w:val="24303B"/>
            <w:lang w:val="nl-BE"/>
          </w:rPr>
          <w:delText xml:space="preserve"> op </w:delText>
        </w:r>
      </w:del>
      <w:del w:id="1208" w:author="Janou De Buyser" w:date="2026-10-26T10:00:00Z">
        <w:r w:rsidR="008F37E6" w:rsidRPr="005F1933">
          <w:rPr>
            <w:rFonts w:cstheme="minorHAnsi"/>
            <w:color w:val="24303B"/>
            <w:lang w:val="nl-BE"/>
          </w:rPr>
          <w:delText>de klinische resultaten van de trial</w:delText>
        </w:r>
      </w:del>
      <w:del w:id="1209" w:author="Janou De Buyser" w:date="2026-10-26T10:00:00Z">
        <w:r w:rsidR="00325F64" w:rsidRPr="005F1933">
          <w:rPr>
            <w:rFonts w:cstheme="minorHAnsi"/>
            <w:color w:val="24303B"/>
            <w:lang w:val="nl-BE"/>
          </w:rPr>
          <w:delText xml:space="preserve">?</w:delText>
        </w:r>
      </w:del>
      <w:ins w:id="1210" w:author="Janou De Buyser" w:date="2026-10-26T10:00:00Z">
        <w:r>
          <w:rPr>
            <w:rFonts w:cstheme="minorHAnsi"/>
            <w:color w:val="24303B"/>
            <w:lang w:val="nl-BE"/>
          </w:rPr>
          <w:t xml:space="preserve">Heeft de nauwe samenwerking volgens u een effect op de klinische resultaten van de studie?</w:t>
        </w:r>
      </w:ins>
      <w:r w:rsidR="00325F64" w:rsidRPr="005F1933">
        <w:rPr>
          <w:rFonts w:cstheme="minorHAnsi"/>
          <w:color w:val="24303B"/>
          <w:lang w:val="nl-BE"/>
        </w:rPr>
        <w:t xml:space="preserve"> </w:t>
      </w:r>
    </w:p>
    <w:p w14:paraId="749C5653" w14:textId="0FF1E660" w:rsidR="00EE6C9B" w:rsidRPr="005F1933" w:rsidRDefault="007D5365" w:rsidP="007D5365">
      <w:pPr>
        <w:pStyle w:val="Lijstalinea"/>
        <w:ind w:left="1070" w:hanging="361"/>
        <w:rPr>
          <w:rFonts w:cstheme="minorHAnsi"/>
          <w:lang w:val="nl-BE"/>
        </w:rPr>
      </w:pPr>
      <w:r w:rsidRPr="005F1933">
        <w:rPr>
          <w:rFonts w:ascii="Wingdings" w:eastAsia="Wingdings" w:hAnsi="Wingdings" w:cstheme="minorHAnsi"/>
          <w:lang/>
        </w:rPr>
        <w:t>è</w:t>
      </w:r>
      <w:r w:rsidR="00A64FD9" w:rsidRPr="005F1933">
        <w:rPr>
          <w:rFonts w:cstheme="minorHAnsi"/>
          <w:color w:val="24303B"/>
          <w:lang w:val="nl-BE"/>
        </w:rPr>
        <w:t xml:space="preserve">Hoe zou de patiënt </w:t>
      </w:r>
      <w:r w:rsidR="00CE4598" w:rsidRPr="005F1933">
        <w:rPr>
          <w:rFonts w:cstheme="minorHAnsi"/>
          <w:color w:val="24303B"/>
          <w:lang w:val="nl-BE"/>
        </w:rPr>
        <w:t>deze nauwe samenwerking ervaren</w:t>
      </w:r>
      <w:r w:rsidR="00A64FD9" w:rsidRPr="005F1933">
        <w:rPr>
          <w:rFonts w:cstheme="minorHAnsi"/>
          <w:color w:val="24303B"/>
          <w:lang w:val="nl-BE"/>
        </w:rPr>
        <w:t>?</w:t>
      </w:r>
    </w:p>
    <w:p w14:paraId="63124DDC" w14:textId="4E1F985D" w:rsidR="00310D35" w:rsidRPr="005F1933" w:rsidRDefault="007D5365" w:rsidP="007D5365">
      <w:pPr>
        <w:pStyle w:val="Lijstalinea"/>
        <w:ind w:left="1070" w:hanging="361"/>
        <w:rPr>
          <w:rFonts w:cstheme="minorHAnsi"/>
          <w:lang w:val="nl-BE"/>
        </w:rPr>
      </w:pPr>
      <w:r w:rsidRPr="005F1933">
        <w:rPr>
          <w:rFonts w:ascii="Wingdings" w:eastAsia="Wingdings" w:hAnsi="Wingdings" w:cstheme="minorHAnsi"/>
          <w:lang/>
        </w:rPr>
        <w:t>è</w:t>
      </w:r>
      <w:r w:rsidR="00C6707E" w:rsidRPr="005F1933">
        <w:rPr>
          <w:rFonts w:cstheme="minorHAnsi"/>
          <w:color w:val="24303B"/>
          <w:lang w:val="nl-BE"/>
        </w:rPr>
        <w:t>Welk effect</w:t>
      </w:r>
      <w:r w:rsidR="00310D35" w:rsidRPr="005F1933">
        <w:rPr>
          <w:rFonts w:cstheme="minorHAnsi"/>
          <w:color w:val="24303B"/>
          <w:lang w:val="nl-BE"/>
        </w:rPr>
        <w:t xml:space="preserve"> heeft dit nauwe contact gehad op de communicatie tussen u en de patiënten?</w:t>
      </w:r>
    </w:p>
    <w:p w14:paraId="61DB5D6A" w14:textId="2B6249C2" w:rsidR="000F6834" w:rsidRPr="005F1933" w:rsidRDefault="000F6834" w:rsidP="73CE65E7">
      <w:pPr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Motivatie en engagement</w:t>
      </w:r>
    </w:p>
    <w:p w14:paraId="52E29B9F" w14:textId="7F5B5E15" w:rsidR="00EE6C9B" w:rsidRPr="005F1933" w:rsidRDefault="00EE6C9B" w:rsidP="00D06264">
      <w:pPr>
        <w:pStyle w:val="Lijstalinea"/>
        <w:numPr>
          <w:ilvl w:val="0"/>
          <w:numId w:val="11"/>
        </w:numPr>
        <w:ind w:left="709" w:hanging="283"/>
        <w:rPr>
          <w:rFonts w:cstheme="minorHAnsi"/>
          <w:lang w:val="nl-BE"/>
        </w:rPr>
      </w:pPr>
      <w:del w:id="1158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Hoe ervaarde je de motivatie van de patiënten tijdens de studietherapiesessies?</w:delText>
        </w:r>
      </w:del>
      <w:ins w:id="1159" w:author="Janou De Buyser" w:date="2026-10-26T10:00:00Z">
        <w:r>
          <w:rPr>
            <w:rFonts w:cstheme="minorHAnsi"/>
            <w:color w:val="24303B"/>
            <w:lang w:val="nl-BE"/>
          </w:rPr>
          <w:t xml:space="preserve">Hoe ervaarde u de motivatie van de patiënten tijdens de PARADISE-sessies?</w:t>
        </w:r>
      </w:ins>
      <w:r w:rsidRPr="005F1933">
        <w:rPr>
          <w:rFonts w:cstheme="minorHAnsi"/>
          <w:color w:val="24303B"/>
          <w:lang w:val="nl-BE"/>
        </w:rPr>
        <w:t xml:space="preserve"> </w:t>
      </w:r>
    </w:p>
    <w:p w14:paraId="1512C534" w14:textId="055AE4F8" w:rsidR="000A27A5" w:rsidRPr="005F1933" w:rsidRDefault="00EE6C9B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60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Welke </w:delText>
        </w:r>
      </w:del>
      <w:del w:id="1161" w:author="Janou De Buyser" w:date="2026-10-26T10:00:00Z">
        <w:r w:rsidR="00DF2DF4" w:rsidRPr="005F1933">
          <w:rPr>
            <w:rFonts w:cstheme="minorHAnsi"/>
            <w:color w:val="24303B"/>
            <w:lang w:val="nl-BE"/>
          </w:rPr>
          <w:delText>invloed</w:delText>
        </w:r>
      </w:del>
      <w:del w:id="1162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heeft de motivatie van patiënten volgens jou op </w:delText>
        </w:r>
      </w:del>
      <w:del w:id="1163" w:author="Janou De Buyser" w:date="2026-10-26T10:00:00Z">
        <w:r w:rsidR="00B74E0B" w:rsidRPr="005F1933">
          <w:rPr>
            <w:rFonts w:cstheme="minorHAnsi"/>
            <w:color w:val="24303B"/>
            <w:lang w:val="nl-BE"/>
          </w:rPr>
          <w:delText>de klinische resultaten van de trial</w:delText>
        </w:r>
      </w:del>
      <w:del w:id="1164" w:author="Janou De Buyser" w:date="2026-10-26T10:00:00Z">
        <w:r w:rsidRPr="005F1933">
          <w:rPr>
            <w:rFonts w:cstheme="minorHAnsi"/>
            <w:color w:val="24303B"/>
            <w:lang w:val="nl-BE"/>
          </w:rPr>
          <w:delText>?</w:delText>
        </w:r>
      </w:del>
      <w:ins w:id="1165" w:author="Janou De Buyser" w:date="2026-10-26T10:00:00Z">
        <w:r>
          <w:rPr>
            <w:rFonts w:cstheme="minorHAnsi"/>
            <w:color w:val="24303B"/>
            <w:lang w:val="nl-BE"/>
          </w:rPr>
          <w:t xml:space="preserve">Welke invloed heeft de motivatie van patiënten volgens u op de klinische resultaten van de studie?</w:t>
        </w:r>
      </w:ins>
    </w:p>
    <w:p w14:paraId="23F2251D" w14:textId="62C7736B" w:rsidR="007D5365" w:rsidRPr="005F1933" w:rsidRDefault="007D5365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66" w:author="Janou De Buyser" w:date="2026-10-26T10:00:00Z">
        <w:r w:rsidRPr="005F1933">
          <w:rPr>
            <w:rFonts w:cstheme="minorHAnsi"/>
            <w:color w:val="24303B"/>
            <w:lang w:val="nl-BE"/>
          </w:rPr>
          <w:delText>Op welke manier kon je de patiënten motiveren tijdens de interventie?</w:delText>
        </w:r>
      </w:del>
      <w:ins w:id="1167" w:author="Janou De Buyser" w:date="2026-10-26T10:00:00Z">
        <w:r>
          <w:rPr>
            <w:rFonts w:cstheme="minorHAnsi"/>
            <w:color w:val="24303B"/>
            <w:lang w:val="nl-BE"/>
          </w:rPr>
          <w:t xml:space="preserve">Op welke manier kon u de patiënten motiveren tijdens de interventie?</w:t>
        </w:r>
      </w:ins>
    </w:p>
    <w:p w14:paraId="6FE993F1" w14:textId="3E3AF337" w:rsidR="000F6834" w:rsidRPr="005F1933" w:rsidRDefault="000F6834" w:rsidP="73CE65E7">
      <w:pPr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Gedragsverandering</w:t>
      </w:r>
    </w:p>
    <w:p w14:paraId="6EDD85E0" w14:textId="77777777" w:rsidR="000F6834" w:rsidRPr="009F39D4" w:rsidRDefault="000F6834" w:rsidP="73CE65E7">
      <w:pPr>
        <w:numPr>
          <w:ilvl w:val="0"/>
          <w:numId w:val="22"/>
        </w:numPr>
        <w:spacing w:after="0" w:line="257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Heeft de patiënt iets concreet anders gedaan? </w:t>
      </w:r>
    </w:p>
    <w:p w14:paraId="4365CFFF" w14:textId="79A34762" w:rsidR="000F6834" w:rsidRPr="009F39D4" w:rsidRDefault="007D5365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theme="minorBidi"/>
        </w:rPr>
        <w:t>è</w:t>
      </w:r>
      <w:r w:rsidR="000F6834" w:rsidRPr="009F39D4">
        <w:rPr>
          <w:rFonts w:cstheme="minorBidi"/>
          <w:color w:val="24303B"/>
          <w:lang w:val="nl-BE"/>
        </w:rPr>
        <w:t>Nieuwe routines of gewoontes?</w:t>
      </w:r>
    </w:p>
    <w:p w14:paraId="1E59106F" w14:textId="5AAC9189" w:rsidR="00B23BFA" w:rsidRDefault="007D5365" w:rsidP="00FF55DB">
      <w:pPr>
        <w:spacing w:after="0" w:line="257" w:lineRule="auto"/>
        <w:ind w:left="720"/>
        <w:rPr>
          <w:rFonts w:cstheme="minorHAnsi"/>
          <w:lang w:val="nl-BE"/>
        </w:rPr>
      </w:pPr>
      <w:r w:rsidRPr="005F1933">
        <w:rPr>
          <w:rFonts w:ascii="Wingdings" w:eastAsia="Wingdings" w:hAnsi="Wingdings" w:cs="Wingdings"/>
          <w:lang/>
        </w:rPr>
        <w:t>è</w:t>
      </w:r>
      <w:del w:id="1211" w:author="Janou De Buyser" w:date="2026-10-26T10:00:00Z">
        <w:r w:rsidR="00DC55F0" w:rsidRPr="005F1933">
          <w:rPr>
            <w:rFonts w:cstheme="minorHAnsi"/>
            <w:color w:val="24303B"/>
            <w:lang w:val="nl-BE"/>
          </w:rPr>
          <w:delText>Welke veranderingen merkte u in motivatie bij de patiënten doorheen de 4 weken therapie</w:delText>
        </w:r>
      </w:del>
      <w:del w:id="1212" w:author="Janou De Buyser" w:date="2026-10-26T10:00:00Z">
        <w:r w:rsidR="00B23BFA" w:rsidRPr="005F1933">
          <w:rPr>
            <w:rFonts w:cstheme="minorHAnsi"/>
            <w:color w:val="24303B"/>
            <w:lang w:val="nl-BE"/>
          </w:rPr>
          <w:delText>?</w:delText>
        </w:r>
      </w:del>
      <w:ins w:id="1213" w:author="Janou De Buyser" w:date="2026-10-26T10:00:00Z">
        <w:r>
          <w:rPr>
            <w:rFonts w:cstheme="minorHAnsi"/>
            <w:color w:val="24303B"/>
            <w:lang w:val="nl-BE"/>
          </w:rPr>
          <w:t xml:space="preserve">Welke veranderingen merkte u in de motivatie van de patiënten doorheen de 18 maanden opvolging?</w:t>
        </w:r>
      </w:ins>
    </w:p>
    <w:p w14:paraId="09BD11A2" w14:textId="77777777" w:rsidR="00763FE7" w:rsidRPr="005F1933" w:rsidRDefault="00763FE7" w:rsidP="00FF55DB">
      <w:pPr>
        <w:spacing w:after="0" w:line="257" w:lineRule="auto"/>
        <w:ind w:left="720"/>
        <w:rPr>
          <w:rFonts w:cstheme="minorHAnsi"/>
          <w:lang w:val="nl-BE"/>
        </w:rPr>
      </w:pPr>
    </w:p>
    <w:p w14:paraId="4A46F1E3" w14:textId="1C521FF2" w:rsidR="00C04C74" w:rsidRPr="005F1933" w:rsidRDefault="00C04C74" w:rsidP="00C04C74">
      <w:pPr>
        <w:rPr>
          <w:rFonts w:cstheme="minorHAnsi"/>
          <w:b/>
          <w:bCs/>
          <w:lang/>
        </w:rPr>
      </w:pPr>
      <w:r w:rsidRPr="005F1933">
        <w:rPr>
          <w:rFonts w:cstheme="minorHAnsi"/>
          <w:b/>
          <w:bCs/>
          <w:color w:val="123A5F"/>
          <w:highlight w:val="lightGray"/>
          <w:lang/>
        </w:rPr>
        <w:t>Intervention coherence (begrip)</w:t>
      </w:r>
    </w:p>
    <w:p w14:paraId="1EBA696F" w14:textId="77777777" w:rsidR="00C04C74" w:rsidRPr="009F39D4" w:rsidRDefault="00C04C74" w:rsidP="73CE65E7">
      <w:pPr>
        <w:numPr>
          <w:ilvl w:val="0"/>
          <w:numId w:val="24"/>
        </w:numPr>
        <w:spacing w:after="0" w:line="257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In hoeverre begrijpt de patiënt de interventie? </w:t>
      </w:r>
    </w:p>
    <w:p w14:paraId="6E154FF3" w14:textId="77777777" w:rsidR="00FF55DB" w:rsidRPr="009F39D4" w:rsidRDefault="007D5365" w:rsidP="73CE65E7">
      <w:pPr>
        <w:spacing w:after="0" w:line="257" w:lineRule="auto"/>
        <w:ind w:left="720"/>
        <w:rPr>
          <w:rFonts w:cstheme="minorBidi"/>
          <w:lang w:val="nl-BE"/>
        </w:rPr>
      </w:pPr>
      <w:r w:rsidRPr="73CE65E7">
        <w:rPr>
          <w:rFonts w:ascii="Wingdings" w:eastAsia="Wingdings" w:hAnsi="Wingdings" w:cs="Wingdings"/>
        </w:rPr>
        <w:t>è</w:t>
      </w:r>
      <w:r w:rsidR="00C04C74" w:rsidRPr="009F39D4">
        <w:rPr>
          <w:rFonts w:cstheme="minorBidi"/>
          <w:color w:val="24303B"/>
          <w:lang w:val="nl-BE"/>
        </w:rPr>
        <w:t>Begrijpt men het doel en de werking?</w:t>
      </w:r>
    </w:p>
    <w:p w14:paraId="01D1594F" w14:textId="32824D25" w:rsidR="005D1352" w:rsidRPr="005F1933" w:rsidRDefault="00FF55DB" w:rsidP="00FF55DB">
      <w:pPr>
        <w:spacing w:after="0" w:line="257" w:lineRule="auto"/>
        <w:ind w:left="720"/>
        <w:rPr>
          <w:rFonts w:cstheme="minorHAnsi"/>
          <w:lang w:val="nl-BE"/>
        </w:rPr>
      </w:pPr>
      <w:r w:rsidRPr="005F1933">
        <w:rPr>
          <w:rFonts w:ascii="Wingdings" w:eastAsia="Wingdings" w:hAnsi="Wingdings" w:cs="Wingdings"/>
          <w:lang/>
        </w:rPr>
        <w:t>è</w:t>
      </w:r>
      <w:del w:id="1214" w:author="Janou De Buyser" w:date="2026-10-26T10:00:00Z">
        <w:r w:rsidR="005D1352" w:rsidRPr="005F1933">
          <w:rPr>
            <w:rFonts w:cstheme="minorHAnsi"/>
            <w:color w:val="24303B"/>
            <w:lang w:val="nl-BE"/>
          </w:rPr>
          <w:delText>Hoe ervaren de patiënten de therapie?</w:delText>
        </w:r>
      </w:del>
      <w:ins w:id="1215" w:author="Janou De Buyser" w:date="2026-10-26T10:00:00Z">
        <w:r>
          <w:rPr>
            <w:rFonts w:cstheme="minorHAnsi"/>
            <w:color w:val="24303B"/>
            <w:lang w:val="nl-BE"/>
          </w:rPr>
          <w:t xml:space="preserve">Hoe ervaren de patiënten de interventie?</w:t>
        </w:r>
      </w:ins>
    </w:p>
    <w:p w14:paraId="23B0F7C0" w14:textId="48468074" w:rsidR="00720512" w:rsidRPr="005F1933" w:rsidRDefault="00720512" w:rsidP="00D06264">
      <w:pPr>
        <w:pStyle w:val="Lijstalinea"/>
        <w:numPr>
          <w:ilvl w:val="0"/>
          <w:numId w:val="1"/>
        </w:numPr>
        <w:spacing w:after="0" w:line="257" w:lineRule="auto"/>
        <w:rPr>
          <w:rFonts w:cstheme="minorHAnsi"/>
          <w:lang w:val="nl-BE"/>
        </w:rPr>
      </w:pPr>
      <w:del w:id="1168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Hoe verstaanbaar waren de </w:delText>
        </w:r>
      </w:del>
      <w:del w:id="1169" w:author="Janou De Buyser" w:date="2026-10-26T10:00:00Z">
        <w:r w:rsidR="007D5365" w:rsidRPr="005F1933">
          <w:rPr>
            <w:rFonts w:cstheme="minorHAnsi"/>
            <w:color w:val="24303B"/>
            <w:lang w:val="nl-BE"/>
          </w:rPr>
          <w:delText>richtlijnen</w:delText>
        </w:r>
      </w:del>
      <w:del w:id="1170" w:author="Janou De Buyser" w:date="2026-10-26T10:00:00Z">
        <w:r w:rsidRPr="005F1933">
          <w:rPr>
            <w:rFonts w:cstheme="minorHAnsi"/>
            <w:color w:val="24303B"/>
            <w:lang w:val="nl-BE"/>
          </w:rPr>
          <w:delText>, volgens jou, voor de patiënten?</w:delText>
        </w:r>
      </w:del>
      <w:ins w:id="1171" w:author="Janou De Buyser" w:date="2026-10-26T10:00:00Z">
        <w:r>
          <w:rPr>
            <w:rFonts w:cstheme="minorHAnsi"/>
            <w:color w:val="24303B"/>
            <w:lang w:val="nl-BE"/>
          </w:rPr>
          <w:t xml:space="preserve">Hoe begrijpelijk waren de adviezen volgens u voor de patiënten?</w:t>
        </w:r>
      </w:ins>
    </w:p>
    <w:p w14:paraId="2F489EBF" w14:textId="1AECBC4C" w:rsidR="00677129" w:rsidRPr="005F1933" w:rsidRDefault="00677129" w:rsidP="00D06264">
      <w:pPr>
        <w:pStyle w:val="Lijstalinea"/>
        <w:numPr>
          <w:ilvl w:val="0"/>
          <w:numId w:val="1"/>
        </w:numPr>
        <w:spacing w:after="0" w:line="257" w:lineRule="auto"/>
        <w:rPr>
          <w:rFonts w:cstheme="minorHAnsi"/>
          <w:lang w:val="nl-BE"/>
        </w:rPr>
      </w:pPr>
      <w:del w:id="1172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Hoe pas je de </w:delText>
        </w:r>
      </w:del>
      <w:del w:id="1173" w:author="Janou De Buyser" w:date="2026-10-26T10:00:00Z">
        <w:r w:rsidR="00FF55DB" w:rsidRPr="005F1933">
          <w:rPr>
            <w:rFonts w:cstheme="minorHAnsi"/>
            <w:color w:val="24303B"/>
            <w:lang w:val="nl-BE"/>
          </w:rPr>
          <w:delText>verschillende elementen</w:delText>
        </w:r>
      </w:del>
      <w:del w:id="1174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van de </w:delText>
        </w:r>
      </w:del>
      <w:del w:id="1175" w:author="Janou De Buyser" w:date="2026-10-26T10:00:00Z">
        <w:r w:rsidR="00FF55DB" w:rsidRPr="005F1933">
          <w:rPr>
            <w:rFonts w:cstheme="minorHAnsi"/>
            <w:color w:val="24303B"/>
            <w:lang w:val="nl-BE"/>
          </w:rPr>
          <w:delText>interventie</w:delText>
        </w:r>
      </w:del>
      <w:del w:id="1176" w:author="Janou De Buyser" w:date="2026-10-26T10:00:00Z">
        <w:r w:rsidRPr="005F1933">
          <w:rPr>
            <w:rFonts w:cstheme="minorHAnsi"/>
            <w:color w:val="24303B"/>
            <w:lang w:val="nl-BE"/>
          </w:rPr>
          <w:delText xml:space="preserve"> aan, naargelang het kunnen van de patiënt?</w:delText>
        </w:r>
      </w:del>
      <w:ins w:id="1177" w:author="Janou De Buyser" w:date="2026-10-26T10:00:00Z">
        <w:r>
          <w:rPr>
            <w:rFonts w:cstheme="minorHAnsi"/>
            <w:color w:val="24303B"/>
            <w:lang w:val="nl-BE"/>
          </w:rPr>
          <w:t xml:space="preserve">Hoe stemt u de verschillende onderdelen van de interventie af op wat de patiënt kan?</w:t>
        </w:r>
      </w:ins>
    </w:p>
    <w:p w14:paraId="78E2D02F" w14:textId="0E0C18E9" w:rsidR="00C04C74" w:rsidRPr="005F1933" w:rsidRDefault="00C04C74" w:rsidP="73CE65E7">
      <w:pPr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lastRenderedPageBreak/>
        <w:t>Self-efficacy (zelfvertrouwen)</w:t>
      </w:r>
    </w:p>
    <w:p w14:paraId="30598972" w14:textId="5EA2BD72" w:rsidR="00C04C74" w:rsidRPr="009F39D4" w:rsidRDefault="00C04C74" w:rsidP="73CE65E7">
      <w:pPr>
        <w:pStyle w:val="Lijstalinea"/>
        <w:numPr>
          <w:ilvl w:val="0"/>
          <w:numId w:val="25"/>
        </w:numPr>
        <w:rPr>
          <w:rFonts w:cstheme="minorBidi"/>
          <w:lang w:val="nl-BE"/>
        </w:rPr>
      </w:pPr>
      <w:del w:id="1178" w:author="Janou De Buyser" w:date="2026-10-26T10:00:00Z">
        <w:r w:rsidRPr="009F39D4">
          <w:rPr>
            <w:rFonts w:cstheme="minorBidi"/>
            <w:color w:val="24303B"/>
            <w:lang w:val="nl-BE"/>
          </w:rPr>
          <w:delText xml:space="preserve">Voelt de patiënt zich </w:delText>
        </w:r>
      </w:del>
      <w:del w:id="1179" w:author="Janou De Buyser" w:date="2026-10-26T10:00:00Z">
        <w:r w:rsidR="00FF55DB" w:rsidRPr="009F39D4">
          <w:rPr>
            <w:rFonts w:cstheme="minorBidi"/>
            <w:color w:val="24303B"/>
            <w:lang w:val="nl-BE"/>
          </w:rPr>
          <w:delText>in staat</w:delText>
        </w:r>
      </w:del>
      <w:del w:id="1180" w:author="Janou De Buyser" w:date="2026-10-26T10:00:00Z">
        <w:r w:rsidRPr="009F39D4">
          <w:rPr>
            <w:rFonts w:cstheme="minorBidi"/>
            <w:color w:val="24303B"/>
            <w:lang w:val="nl-BE"/>
          </w:rPr>
          <w:delText xml:space="preserve"> om </w:delText>
        </w:r>
      </w:del>
      <w:del w:id="1181" w:author="Janou De Buyser" w:date="2026-10-26T10:00:00Z">
        <w:r w:rsidR="00FF55DB" w:rsidRPr="009F39D4">
          <w:rPr>
            <w:rFonts w:cstheme="minorBidi"/>
            <w:color w:val="24303B"/>
            <w:lang w:val="nl-BE"/>
          </w:rPr>
          <w:delText>(gedrags)</w:delText>
        </w:r>
      </w:del>
      <w:del w:id="1182" w:author="Janou De Buyser" w:date="2026-10-26T10:00:00Z">
        <w:r w:rsidRPr="009F39D4">
          <w:rPr>
            <w:rFonts w:cstheme="minorBidi"/>
            <w:color w:val="24303B"/>
            <w:lang w:val="nl-BE"/>
          </w:rPr>
          <w:delText>veranderingen</w:delText>
        </w:r>
      </w:del>
      <w:del w:id="1183" w:author="Janou De Buyser" w:date="2026-10-26T10:00:00Z">
        <w:r w:rsidR="00FF55DB" w:rsidRPr="009F39D4">
          <w:rPr>
            <w:rFonts w:cstheme="minorBidi"/>
            <w:color w:val="24303B"/>
            <w:lang w:val="nl-BE"/>
          </w:rPr>
          <w:delText xml:space="preserve"> en de therapie</w:delText>
        </w:r>
      </w:del>
      <w:del w:id="1184" w:author="Janou De Buyser" w:date="2026-10-26T10:00:00Z">
        <w:r w:rsidRPr="009F39D4">
          <w:rPr>
            <w:rFonts w:cstheme="minorBidi"/>
            <w:color w:val="24303B"/>
            <w:lang w:val="nl-BE"/>
          </w:rPr>
          <w:delText xml:space="preserve"> vol te houden?</w:delText>
        </w:r>
      </w:del>
      <w:ins w:id="1185" w:author="Janou De Buyser" w:date="2026-10-26T10:00:00Z">
        <w:r>
          <w:rPr>
            <w:rFonts w:cstheme="minorBidi"/>
            <w:color w:val="24303B"/>
            <w:lang w:val="nl-BE"/>
          </w:rPr>
          <w:t xml:space="preserve">Voelt de patiënt zich in staat om (gedrags)veranderingen en de interventie vol te houden?</w:t>
        </w:r>
      </w:ins>
    </w:p>
    <w:p w14:paraId="4E8BF3B0" w14:textId="2635C746" w:rsidR="007D5365" w:rsidRPr="005F1933" w:rsidRDefault="007D5365" w:rsidP="73CE65E7">
      <w:pPr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Bewustwording / inzicht</w:t>
      </w:r>
    </w:p>
    <w:p w14:paraId="6A107D07" w14:textId="4DD687ED" w:rsidR="007D5365" w:rsidRPr="009F39D4" w:rsidRDefault="00FF55DB" w:rsidP="73CE65E7">
      <w:pPr>
        <w:numPr>
          <w:ilvl w:val="0"/>
          <w:numId w:val="26"/>
        </w:numPr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Ontwikkelt de patiënt door deze nieuwe interventie m</w:t>
      </w:r>
      <w:r w:rsidR="007D5365" w:rsidRPr="009F39D4">
        <w:rPr>
          <w:rFonts w:cstheme="minorBidi"/>
          <w:color w:val="24303B"/>
          <w:lang w:val="nl-BE"/>
        </w:rPr>
        <w:t xml:space="preserve">eer inzicht in eigen situatie/probleem? </w:t>
      </w:r>
    </w:p>
    <w:p w14:paraId="3786F9A8" w14:textId="44169E7C" w:rsidR="007D5365" w:rsidRPr="005F1933" w:rsidRDefault="007D5365" w:rsidP="73CE65E7">
      <w:pPr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Acceptability als mediator</w:t>
      </w:r>
    </w:p>
    <w:p w14:paraId="502461A5" w14:textId="77777777" w:rsidR="007D5365" w:rsidRPr="009F39D4" w:rsidRDefault="007D5365" w:rsidP="73CE65E7">
      <w:pPr>
        <w:numPr>
          <w:ilvl w:val="0"/>
          <w:numId w:val="27"/>
        </w:numPr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Wordt de interventie als aanvaardbaar ervaren?</w:t>
      </w:r>
    </w:p>
    <w:p w14:paraId="103C90D4" w14:textId="77777777" w:rsidR="007D5365" w:rsidRDefault="007D5365" w:rsidP="007D5365">
      <w:pPr>
        <w:rPr>
          <w:rFonts w:cstheme="minorHAnsi"/>
          <w:sz w:val="24"/>
          <w:szCs w:val="24"/>
          <w:lang/>
        </w:rPr>
      </w:pPr>
    </w:p>
    <w:p w14:paraId="25B952E6" w14:textId="77777777" w:rsidR="00763FE7" w:rsidRDefault="00D05AE6">
      <w:pPr>
        <w:spacing w:line="259" w:lineRule="auto"/>
        <w:rPr>
          <w:b/>
          <w:bCs/>
          <w:color w:val="0070C0"/>
          <w:sz w:val="20"/>
          <w:szCs w:val="20"/>
          <w:lang w:val="en-GB"/>
        </w:rPr>
      </w:pPr>
      <w:r w:rsidRPr="00763FE7">
        <w:rPr>
          <w:b/>
          <w:bCs/>
          <w:color w:val="123A5F"/>
          <w:sz w:val="26"/>
          <w:szCs w:val="26"/>
          <w:lang w:val="en-GB"/>
        </w:rPr>
        <w:t xml:space="preserve">3. </w:t>
      </w:r>
      <w:r w:rsidR="00D54D71" w:rsidRPr="00763FE7">
        <w:rPr>
          <w:b/>
          <w:bCs/>
          <w:color w:val="123A5F"/>
          <w:sz w:val="26"/>
          <w:szCs w:val="26"/>
          <w:lang w:val="en-GB"/>
        </w:rPr>
        <w:t>Unanticipated pathways or consequences</w:t>
      </w:r>
      <w:r w:rsidR="00D54D71" w:rsidRPr="00D05AE6">
        <w:rPr>
          <w:b/>
          <w:bCs/>
          <w:color w:val="123A5F"/>
          <w:sz w:val="20"/>
          <w:szCs w:val="20"/>
          <w:lang w:val="en-GB"/>
        </w:rPr>
        <w:t xml:space="preserve"> </w:t>
      </w:r>
      <w:r w:rsidR="00101701">
        <w:rPr>
          <w:b/>
          <w:bCs/>
          <w:color w:val="123A5F"/>
          <w:sz w:val="20"/>
          <w:szCs w:val="20"/>
          <w:lang w:val="en-GB"/>
        </w:rPr>
        <w:t xml:space="preserve"> </w:t>
      </w:r>
    </w:p>
    <w:p w14:paraId="375B5101" w14:textId="186CEC7E" w:rsidR="00E50E7F" w:rsidRDefault="00677235">
      <w:pPr>
        <w:spacing w:line="259" w:lineRule="auto"/>
        <w:rPr>
          <w:lang w:val="en-GB"/>
        </w:rPr>
      </w:pPr>
      <w:del w:id="1223" w:author="Janou De Buyser" w:date="2026-10-26T10:00:00Z">
        <w:r w:rsidRPr="00677235">
          <w:rPr>
            <w:b/>
            <w:bCs/>
            <w:color w:val="24303B"/>
            <w:highlight w:val="lightGray"/>
            <w:lang w:val="en-GB"/>
          </w:rPr>
          <w:delText xml:space="preserve">n)</w:delText>
        </w:r>
      </w:del>
      <w:ins w:id="1224" w:author="Janou De Buyser" w:date="2026-10-26T10:00:00Z">
        <w:r>
          <w:rPr>
            <w:b/>
            <w:bCs/>
            <w:color w:val="24303B"/>
            <w:highlight w:val="lightGray"/>
            <w:lang w:val="en-GB"/>
          </w:rPr>
          <w:t xml:space="preserve">(n)</w:t>
        </w:r>
      </w:ins>
      <w:r w:rsidRPr="00677235">
        <w:rPr>
          <w:b/>
          <w:bCs/>
          <w:color w:val="24303B"/>
          <w:highlight w:val="lightGray"/>
          <w:lang w:val="en-GB"/>
        </w:rPr>
        <w:t xml:space="preserve"> </w:t>
      </w:r>
      <w:r w:rsidRPr="00677235">
        <w:rPr>
          <w:bCs/>
          <w:color w:val="24303B"/>
          <w:highlight w:val="lightGray"/>
          <w:lang w:val="en-GB"/>
        </w:rPr>
        <w:t>Potential unanticipated consequences of the PARADISE programme for patients and in DFC teams, hospital wards</w:t>
      </w:r>
      <w:r w:rsidRPr="00677235">
        <w:rPr>
          <w:color w:val="24303B"/>
          <w:highlight w:val="lightGray"/>
          <w:lang w:val="en-GB"/>
        </w:rPr>
        <w:t xml:space="preserve"> (whether the intervention led to other changes)</w:t>
      </w:r>
    </w:p>
    <w:p w14:paraId="5964999F" w14:textId="4A460A5E" w:rsidR="00C86EF3" w:rsidRPr="00763FE7" w:rsidRDefault="00FD7F8D" w:rsidP="006B5A16">
      <w:pPr>
        <w:spacing w:line="259" w:lineRule="auto"/>
        <w:rPr>
          <w:rFonts w:cstheme="minorHAnsi"/>
          <w:b/>
          <w:bCs/>
          <w:highlight w:val="lightGray"/>
          <w:u w:val="single"/>
          <w:lang w:val="nl-NL"/>
        </w:rPr>
      </w:pPr>
      <w:r w:rsidRPr="00763FE7">
        <w:rPr>
          <w:rFonts w:cstheme="minorHAnsi"/>
          <w:b/>
          <w:bCs/>
          <w:color w:val="123A5F"/>
          <w:highlight w:val="lightGray"/>
          <w:u w:val="single"/>
          <w:lang w:val="nl-NL"/>
        </w:rPr>
        <w:t xml:space="preserve">Onverwachte impact op </w:t>
      </w:r>
      <w:r w:rsidR="00C86EF3" w:rsidRPr="00763FE7">
        <w:rPr>
          <w:rFonts w:cstheme="minorHAnsi"/>
          <w:b/>
          <w:bCs/>
          <w:color w:val="123A5F"/>
          <w:highlight w:val="lightGray"/>
          <w:u w:val="single"/>
          <w:lang w:val="nl-NL"/>
        </w:rPr>
        <w:t>DFC-teams</w:t>
      </w:r>
    </w:p>
    <w:p w14:paraId="3BD36AFF" w14:textId="3A4A8B96" w:rsidR="006B5A16" w:rsidRPr="00763FE7" w:rsidRDefault="00E50E7F" w:rsidP="006B5A16">
      <w:pPr>
        <w:spacing w:line="259" w:lineRule="auto"/>
        <w:rPr>
          <w:rFonts w:cstheme="minorHAnsi"/>
          <w:lang w:val="nl-NL"/>
        </w:rPr>
      </w:pPr>
      <w:r w:rsidRPr="00763FE7">
        <w:rPr>
          <w:rFonts w:cstheme="minorHAnsi"/>
          <w:b/>
          <w:bCs/>
          <w:color w:val="123A5F"/>
          <w:highlight w:val="lightGray"/>
          <w:lang/>
        </w:rPr>
        <w:t>Veranderingen in werkwijze</w:t>
      </w:r>
      <w:r w:rsidRPr="00763FE7">
        <w:rPr>
          <w:rFonts w:cstheme="minorHAnsi"/>
          <w:color w:val="24303B"/>
          <w:lang/>
        </w:rPr>
        <w:t xml:space="preserve"> </w:t>
      </w:r>
    </w:p>
    <w:p w14:paraId="2622546A" w14:textId="77777777" w:rsidR="00E50E7F" w:rsidRPr="009F39D4" w:rsidRDefault="00E50E7F" w:rsidP="73CE65E7">
      <w:pPr>
        <w:numPr>
          <w:ilvl w:val="0"/>
          <w:numId w:val="28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Heeft het PARADISE-programma geleid tot </w:t>
      </w:r>
      <w:r w:rsidRPr="009F39D4">
        <w:rPr>
          <w:rFonts w:cstheme="minorBidi"/>
          <w:color w:val="24303B"/>
          <w:u w:val="single"/>
          <w:lang w:val="nl-BE"/>
        </w:rPr>
        <w:t>onverwachte</w:t>
      </w:r>
      <w:r w:rsidRPr="009F39D4">
        <w:rPr>
          <w:rFonts w:cstheme="minorBidi"/>
          <w:color w:val="24303B"/>
          <w:lang w:val="nl-BE"/>
        </w:rPr>
        <w:t xml:space="preserve"> veranderingen in hoe u zorg verleent (positief of negatief)? </w:t>
      </w:r>
    </w:p>
    <w:p w14:paraId="0E0D3303" w14:textId="77777777" w:rsidR="00E50E7F" w:rsidRPr="00763FE7" w:rsidRDefault="00E50E7F" w:rsidP="73CE65E7">
      <w:pPr>
        <w:spacing w:line="259" w:lineRule="auto"/>
        <w:rPr>
          <w:rFonts w:cstheme="minorBidi"/>
        </w:rPr>
      </w:pPr>
      <w:r w:rsidRPr="73CE65E7">
        <w:rPr>
          <w:rFonts w:cstheme="minorBidi"/>
          <w:b/>
          <w:bCs/>
          <w:color w:val="123A5F"/>
          <w:highlight w:val="lightGray"/>
        </w:rPr>
        <w:t>Teamdynamiek</w:t>
      </w:r>
      <w:r w:rsidRPr="73CE65E7">
        <w:rPr>
          <w:rFonts w:cstheme="minorBidi"/>
          <w:color w:val="24303B"/>
        </w:rPr>
        <w:t xml:space="preserve"> </w:t>
      </w:r>
    </w:p>
    <w:p w14:paraId="2B6ABF07" w14:textId="77777777" w:rsidR="00E50E7F" w:rsidRPr="009F39D4" w:rsidRDefault="00E50E7F" w:rsidP="73CE65E7">
      <w:pPr>
        <w:numPr>
          <w:ilvl w:val="0"/>
          <w:numId w:val="29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Heeft het programma invloed gehad op samenwerking, communicatie of rolverdeling binnen het team op een manier die u niet had voorzien? </w:t>
      </w:r>
    </w:p>
    <w:p w14:paraId="392F2737" w14:textId="77777777" w:rsidR="00E50E7F" w:rsidRPr="00763FE7" w:rsidRDefault="00E50E7F" w:rsidP="73CE65E7">
      <w:pPr>
        <w:spacing w:line="259" w:lineRule="auto"/>
        <w:rPr>
          <w:rFonts w:cstheme="minorBidi"/>
        </w:rPr>
      </w:pPr>
      <w:r w:rsidRPr="73CE65E7">
        <w:rPr>
          <w:rFonts w:cstheme="minorBidi"/>
          <w:b/>
          <w:bCs/>
          <w:color w:val="123A5F"/>
          <w:highlight w:val="lightGray"/>
        </w:rPr>
        <w:t>Werkdruk en efficiëntie</w:t>
      </w:r>
      <w:r w:rsidRPr="73CE65E7">
        <w:rPr>
          <w:rFonts w:cstheme="minorBidi"/>
          <w:color w:val="24303B"/>
        </w:rPr>
        <w:t xml:space="preserve"> </w:t>
      </w:r>
    </w:p>
    <w:p w14:paraId="6100413F" w14:textId="77777777" w:rsidR="00E50E7F" w:rsidRPr="009F39D4" w:rsidRDefault="00E50E7F" w:rsidP="73CE65E7">
      <w:pPr>
        <w:numPr>
          <w:ilvl w:val="0"/>
          <w:numId w:val="30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Heeft het programma uw werkdruk, tijdsbesteding of administratieve lasten onverwacht beïnvloed? </w:t>
      </w:r>
    </w:p>
    <w:p w14:paraId="61D3E6AD" w14:textId="77777777" w:rsidR="00E50E7F" w:rsidRPr="00763FE7" w:rsidRDefault="00E50E7F" w:rsidP="73CE65E7">
      <w:pPr>
        <w:spacing w:line="259" w:lineRule="auto"/>
        <w:rPr>
          <w:rFonts w:cstheme="minorBidi"/>
        </w:rPr>
      </w:pPr>
      <w:r w:rsidRPr="73CE65E7">
        <w:rPr>
          <w:rFonts w:cstheme="minorBidi"/>
          <w:b/>
          <w:bCs/>
          <w:color w:val="123A5F"/>
          <w:highlight w:val="lightGray"/>
        </w:rPr>
        <w:t>Contact met patiënten</w:t>
      </w:r>
      <w:r w:rsidRPr="73CE65E7">
        <w:rPr>
          <w:rFonts w:cstheme="minorBidi"/>
          <w:color w:val="24303B"/>
        </w:rPr>
        <w:t xml:space="preserve"> </w:t>
      </w:r>
    </w:p>
    <w:p w14:paraId="19455E0E" w14:textId="77777777" w:rsidR="00E50E7F" w:rsidRPr="009F39D4" w:rsidRDefault="00E50E7F" w:rsidP="73CE65E7">
      <w:pPr>
        <w:numPr>
          <w:ilvl w:val="0"/>
          <w:numId w:val="31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Zijn er onvoorziene veranderingen geweest in uw interacties met patiënten (bijv. communicatie, betrokkenheid, vertrouwen)?</w:t>
      </w:r>
    </w:p>
    <w:p w14:paraId="6F19A9D9" w14:textId="77777777" w:rsidR="00C13EA8" w:rsidRPr="00763FE7" w:rsidRDefault="00D54988">
      <w:pPr>
        <w:spacing w:line="259" w:lineRule="auto"/>
        <w:rPr>
          <w:rFonts w:cstheme="minorHAnsi"/>
          <w:b/>
          <w:bCs/>
          <w:u w:val="single"/>
          <w:lang w:val="nl-NL"/>
        </w:rPr>
      </w:pPr>
      <w:r w:rsidRPr="00763FE7">
        <w:rPr>
          <w:rFonts w:cstheme="minorHAnsi"/>
          <w:b/>
          <w:bCs/>
          <w:color w:val="123A5F"/>
          <w:highlight w:val="lightGray"/>
          <w:u w:val="single"/>
          <w:lang w:val="nl-NL"/>
        </w:rPr>
        <w:t>Geobserveerde effecten bij patiënten</w:t>
      </w:r>
    </w:p>
    <w:p w14:paraId="39565C68" w14:textId="5C259362" w:rsidR="00C13EA8" w:rsidRPr="009F39D4" w:rsidRDefault="00C13EA8" w:rsidP="73CE65E7">
      <w:pPr>
        <w:spacing w:line="259" w:lineRule="auto"/>
        <w:rPr>
          <w:rFonts w:cstheme="minorBidi"/>
          <w:b/>
          <w:bCs/>
          <w:lang w:val="nl-BE"/>
        </w:rPr>
      </w:pPr>
      <w:r w:rsidRPr="009F39D4">
        <w:rPr>
          <w:rFonts w:cstheme="minorBidi"/>
          <w:b/>
          <w:bCs/>
          <w:color w:val="123A5F"/>
          <w:highlight w:val="lightGray"/>
          <w:lang w:val="nl-BE"/>
        </w:rPr>
        <w:t>Gedrag en betrokkenheid</w:t>
      </w:r>
      <w:r w:rsidRPr="009F39D4">
        <w:rPr>
          <w:rFonts w:cstheme="minorBidi"/>
          <w:b/>
          <w:bCs/>
          <w:color w:val="123A5F"/>
          <w:lang w:val="nl-BE"/>
        </w:rPr>
        <w:t xml:space="preserve"> </w:t>
      </w:r>
    </w:p>
    <w:p w14:paraId="4123D268" w14:textId="77777777" w:rsidR="00C13EA8" w:rsidRPr="009F39D4" w:rsidRDefault="00C13EA8" w:rsidP="73CE65E7">
      <w:pPr>
        <w:numPr>
          <w:ilvl w:val="0"/>
          <w:numId w:val="32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>Heeft u onverwachte veranderingen gezien in het gedrag of de betrokkenheid van patiënten?</w:t>
      </w:r>
    </w:p>
    <w:p w14:paraId="0473E1B3" w14:textId="77777777" w:rsidR="00591588" w:rsidRPr="00763FE7" w:rsidRDefault="00591588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Neveneffecten in de organisatie</w:t>
      </w:r>
      <w:r w:rsidRPr="73CE65E7">
        <w:rPr>
          <w:rFonts w:cstheme="minorBidi"/>
          <w:b/>
          <w:bCs/>
          <w:color w:val="123A5F"/>
        </w:rPr>
        <w:t xml:space="preserve"> </w:t>
      </w:r>
    </w:p>
    <w:p w14:paraId="6CA63C15" w14:textId="77777777" w:rsidR="00591588" w:rsidRPr="009F39D4" w:rsidRDefault="00591588" w:rsidP="73CE65E7">
      <w:pPr>
        <w:numPr>
          <w:ilvl w:val="0"/>
          <w:numId w:val="33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Heeft het programma geleid tot veranderingen in andere processen, diensten of samenwerkingen? </w:t>
      </w:r>
    </w:p>
    <w:p w14:paraId="405BEA57" w14:textId="77777777" w:rsidR="00591588" w:rsidRPr="00763FE7" w:rsidRDefault="00591588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  <w:highlight w:val="lightGray"/>
        </w:rPr>
        <w:t>Onbedoelde nadelen of risico’s</w:t>
      </w:r>
      <w:r w:rsidRPr="73CE65E7">
        <w:rPr>
          <w:rFonts w:cstheme="minorBidi"/>
          <w:b/>
          <w:bCs/>
          <w:color w:val="123A5F"/>
        </w:rPr>
        <w:t xml:space="preserve"> </w:t>
      </w:r>
    </w:p>
    <w:p w14:paraId="2139D70F" w14:textId="77777777" w:rsidR="00591588" w:rsidRPr="009F39D4" w:rsidRDefault="00591588" w:rsidP="73CE65E7">
      <w:pPr>
        <w:numPr>
          <w:ilvl w:val="0"/>
          <w:numId w:val="34"/>
        </w:numPr>
        <w:spacing w:line="259" w:lineRule="auto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Zijn er negatieve of zorgwekkende effecten opgetreden die vooraf niet waren voorzien? </w:t>
      </w:r>
    </w:p>
    <w:p w14:paraId="4307841A" w14:textId="77777777" w:rsidR="00250E2B" w:rsidRPr="00763FE7" w:rsidRDefault="00786205">
      <w:pPr>
        <w:spacing w:line="259" w:lineRule="auto"/>
        <w:rPr>
          <w:b/>
          <w:color w:val="0070C0"/>
          <w:sz w:val="36"/>
          <w:szCs w:val="36"/>
          <w:lang w:val="en-GB"/>
        </w:rPr>
      </w:pPr>
      <w:r w:rsidRPr="00763FE7">
        <w:rPr>
          <w:b/>
          <w:color w:val="123A5F"/>
          <w:sz w:val="36"/>
          <w:szCs w:val="36"/>
          <w:lang w:val="en-GB"/>
        </w:rPr>
        <w:lastRenderedPageBreak/>
        <w:t xml:space="preserve">Context </w:t>
      </w:r>
    </w:p>
    <w:p w14:paraId="659E2C28" w14:textId="54FE0393" w:rsidR="00251E34" w:rsidRDefault="00786205">
      <w:pPr>
        <w:spacing w:line="259" w:lineRule="auto"/>
        <w:rPr>
          <w:iCs/>
          <w:lang w:val="en-GB"/>
        </w:rPr>
      </w:pPr>
      <w:r w:rsidRPr="00250E2B">
        <w:rPr>
          <w:iCs/>
          <w:color w:val="24303B"/>
          <w:lang w:val="en-GB"/>
        </w:rPr>
        <w:t xml:space="preserve">(factors external to the intervention which may influence its implementation, or whether its mechanisms of impact act as intended / how external factors influence the delivery and functioning of </w:t>
      </w:r>
      <w:r w:rsidR="00F87CF0" w:rsidRPr="00F87CF0">
        <w:rPr>
          <w:iCs/>
          <w:color w:val="24303B"/>
          <w:sz w:val="24"/>
          <w:szCs w:val="24"/>
          <w:lang w:val="en-GB"/>
        </w:rPr>
        <w:t>interventions)</w:t>
      </w:r>
    </w:p>
    <w:p w14:paraId="4F000111" w14:textId="6EB829A2" w:rsidR="005E535B" w:rsidRPr="00763FE7" w:rsidRDefault="00763FE7">
      <w:pPr>
        <w:spacing w:line="259" w:lineRule="auto"/>
        <w:rPr>
          <w:iCs/>
          <w:color w:val="0070C0"/>
          <w:sz w:val="26"/>
          <w:szCs w:val="26"/>
          <w:lang w:val="en-GB"/>
        </w:rPr>
      </w:pPr>
      <w:r w:rsidRPr="00763FE7">
        <w:rPr>
          <w:b/>
          <w:color w:val="123A5F"/>
          <w:sz w:val="26"/>
          <w:szCs w:val="26"/>
          <w:lang w:val="en-GB"/>
        </w:rPr>
        <w:t xml:space="preserve">1. </w:t>
      </w:r>
      <w:r w:rsidR="00251E34" w:rsidRPr="00763FE7">
        <w:rPr>
          <w:b/>
          <w:color w:val="123A5F"/>
          <w:sz w:val="26"/>
          <w:szCs w:val="26"/>
          <w:lang w:val="en-GB"/>
        </w:rPr>
        <w:t>Contextual moderators</w:t>
      </w:r>
    </w:p>
    <w:p w14:paraId="72AB99DE" w14:textId="3C3ACFBC" w:rsidR="00F87CF0" w:rsidRPr="00F87CF0" w:rsidRDefault="00F87CF0">
      <w:pPr>
        <w:spacing w:line="259" w:lineRule="auto"/>
        <w:rPr>
          <w:iCs/>
          <w:lang w:val="en-GB"/>
        </w:rPr>
      </w:pPr>
      <w:del w:id="1225" w:author="Janou De Buyser" w:date="2026-10-26T10:00:00Z">
        <w:r w:rsidRPr="00F87CF0">
          <w:rPr>
            <w:b/>
            <w:bCs/>
            <w:color w:val="24303B"/>
            <w:highlight w:val="lightGray"/>
            <w:lang w:val="en-GB"/>
          </w:rPr>
          <w:delText xml:space="preserve">o)</w:delText>
        </w:r>
      </w:del>
      <w:ins w:id="1226" w:author="Janou De Buyser" w:date="2026-10-26T10:00:00Z">
        <w:r>
          <w:rPr>
            <w:b/>
            <w:bCs/>
            <w:color w:val="24303B"/>
            <w:highlight w:val="lightGray"/>
            <w:lang w:val="en-GB"/>
          </w:rPr>
          <w:t xml:space="preserve">(o)</w:t>
        </w:r>
      </w:ins>
      <w:r w:rsidRPr="00F87CF0">
        <w:rPr>
          <w:b/>
          <w:bCs/>
          <w:color w:val="24303B"/>
          <w:highlight w:val="lightGray"/>
          <w:lang w:val="en-GB"/>
        </w:rPr>
        <w:t xml:space="preserve"> </w:t>
      </w:r>
      <w:r w:rsidRPr="00F87CF0">
        <w:rPr>
          <w:color w:val="24303B"/>
          <w:highlight w:val="lightGray"/>
          <w:lang w:val="en-GB"/>
        </w:rPr>
        <w:t>Contextual barriers that inhibit/facilitators that facilitated the PARADISE implementation and/or effectiveness (eg. skills, attitudes, or organisational norms, culture (human, financial, resources)</w:t>
      </w:r>
    </w:p>
    <w:p w14:paraId="142D1530" w14:textId="77777777" w:rsidR="00741E23" w:rsidRPr="009F39D4" w:rsidRDefault="00741E23" w:rsidP="73CE65E7">
      <w:pPr>
        <w:spacing w:line="259" w:lineRule="auto"/>
        <w:rPr>
          <w:b/>
          <w:bCs/>
          <w:lang w:val="nl-BE"/>
        </w:rPr>
      </w:pPr>
      <w:r w:rsidRPr="009F39D4">
        <w:rPr>
          <w:b/>
          <w:bCs/>
          <w:color w:val="123A5F"/>
          <w:lang w:val="nl-BE"/>
        </w:rPr>
        <w:t>Algemene context en invloed op implementatie</w:t>
      </w:r>
    </w:p>
    <w:p w14:paraId="2F64BC7A" w14:textId="77777777" w:rsidR="00741E23" w:rsidRPr="009F39D4" w:rsidRDefault="00741E23" w:rsidP="73CE65E7">
      <w:pPr>
        <w:numPr>
          <w:ilvl w:val="0"/>
          <w:numId w:val="35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Welke externe factoren (bijv. organisatie, beleid, middelen) hebben volgens u invloed gehad op de implementatie van het PARADISE-programma? </w:t>
      </w:r>
    </w:p>
    <w:p w14:paraId="14B69543" w14:textId="77777777" w:rsidR="0074234E" w:rsidRPr="005E1D90" w:rsidRDefault="0074234E" w:rsidP="00D06264">
      <w:pPr>
        <w:pStyle w:val="Lijstalinea"/>
        <w:numPr>
          <w:ilvl w:val="0"/>
          <w:numId w:val="11"/>
        </w:numPr>
        <w:ind w:left="709" w:hanging="425"/>
        <w:rPr>
          <w:rFonts w:cstheme="minorHAnsi"/>
          <w:lang w:val="nl-BE"/>
        </w:rPr>
      </w:pPr>
      <w:del w:id="1186" w:author="Janou De Buyser" w:date="2026-10-26T10:00:00Z">
        <w:r w:rsidRPr="005E1D90">
          <w:rPr>
            <w:rFonts w:cstheme="minorHAnsi"/>
            <w:color w:val="24303B"/>
            <w:lang w:val="nl-BE"/>
          </w:rPr>
          <w:delText>Wat was jouw ervaring met de uitrusting van het revalidatiecentrum om de studietherapie te kunnen geven?</w:delText>
        </w:r>
      </w:del>
      <w:ins w:id="1187" w:author="Janou De Buyser" w:date="2026-10-26T10:00:00Z">
        <w:r>
          <w:rPr>
            <w:rFonts w:cstheme="minorHAnsi"/>
            <w:color w:val="24303B"/>
            <w:lang w:val="nl-BE"/>
          </w:rPr>
          <w:t xml:space="preserve">Wat was uw ervaring met de uitrusting van de diabetesvoetkliniek om de PARADISE-interventie te kunnen geven?</w:t>
        </w:r>
      </w:ins>
    </w:p>
    <w:p w14:paraId="0B8878BB" w14:textId="77777777" w:rsidR="0074234E" w:rsidRPr="005E1D90" w:rsidRDefault="0074234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E1D90">
        <w:rPr>
          <w:rFonts w:cstheme="minorHAnsi"/>
          <w:color w:val="24303B"/>
          <w:lang w:val="nl-BE"/>
        </w:rPr>
        <w:t>Welke zaken waren aanwezig?</w:t>
      </w:r>
    </w:p>
    <w:p w14:paraId="0D8C66C4" w14:textId="77777777" w:rsidR="0074234E" w:rsidRPr="005E1D90" w:rsidRDefault="0074234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r w:rsidRPr="005E1D90">
        <w:rPr>
          <w:rFonts w:cstheme="minorHAnsi"/>
          <w:color w:val="24303B"/>
          <w:lang w:val="nl-BE"/>
        </w:rPr>
        <w:t>Welke zaken waren handig geweest om te hebben?</w:t>
      </w:r>
    </w:p>
    <w:p w14:paraId="5E4F35F5" w14:textId="77777777" w:rsidR="0074234E" w:rsidRPr="005E1D90" w:rsidRDefault="0074234E" w:rsidP="0074234E">
      <w:pPr>
        <w:pStyle w:val="Lijstalinea"/>
        <w:rPr>
          <w:rFonts w:cstheme="minorHAnsi"/>
          <w:lang w:val="nl-BE"/>
        </w:rPr>
      </w:pPr>
    </w:p>
    <w:p w14:paraId="1FD5E028" w14:textId="77777777" w:rsidR="0074234E" w:rsidRPr="005E1D90" w:rsidRDefault="0074234E" w:rsidP="00D06264">
      <w:pPr>
        <w:pStyle w:val="Lijstalinea"/>
        <w:numPr>
          <w:ilvl w:val="0"/>
          <w:numId w:val="11"/>
        </w:numPr>
        <w:ind w:left="709"/>
        <w:rPr>
          <w:rFonts w:cstheme="minorHAnsi"/>
          <w:lang w:val="nl-BE"/>
        </w:rPr>
      </w:pPr>
      <w:del w:id="1188" w:author="Janou De Buyser" w:date="2026-10-26T10:00:00Z">
        <w:r w:rsidRPr="005E1D90">
          <w:rPr>
            <w:rFonts w:cstheme="minorHAnsi"/>
            <w:color w:val="24303B"/>
            <w:lang w:val="nl-BE"/>
          </w:rPr>
          <w:delText xml:space="preserve">Hoe zou je de plaats van jouw diensthoofd beschrijven binnen dit project?</w:delText>
        </w:r>
      </w:del>
      <w:ins w:id="1189" w:author="Janou De Buyser" w:date="2026-10-26T10:00:00Z">
        <w:r>
          <w:rPr>
            <w:rFonts w:cstheme="minorHAnsi"/>
            <w:color w:val="24303B"/>
            <w:lang w:val="nl-BE"/>
          </w:rPr>
          <w:t xml:space="preserve">Hoe zou u de rol van uw diensthoofd binnen dit project beschrijven?</w:t>
        </w:r>
      </w:ins>
      <w:r w:rsidRPr="005E1D90">
        <w:rPr>
          <w:rFonts w:cstheme="minorHAnsi"/>
          <w:color w:val="24303B"/>
          <w:lang w:val="nl-BE"/>
        </w:rPr>
        <w:t xml:space="preserve"> </w:t>
      </w:r>
    </w:p>
    <w:p w14:paraId="3F53C896" w14:textId="77777777" w:rsidR="0074234E" w:rsidRPr="005E1D90" w:rsidRDefault="0074234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90" w:author="Janou De Buyser" w:date="2026-10-26T10:00:00Z">
        <w:r w:rsidRPr="005E1D90">
          <w:rPr>
            <w:rFonts w:cstheme="minorHAnsi"/>
            <w:color w:val="24303B"/>
            <w:lang w:val="nl-BE"/>
          </w:rPr>
          <w:delText>Hoe zouden wij ervoor kunnen zorgen dat het diensthoofd jullie voldoende ondersteunt in het uitvoeren van de therapiesessies?</w:delText>
        </w:r>
      </w:del>
      <w:ins w:id="1191" w:author="Janou De Buyser" w:date="2026-10-26T10:00:00Z">
        <w:r>
          <w:rPr>
            <w:rFonts w:cstheme="minorHAnsi"/>
            <w:color w:val="24303B"/>
            <w:lang w:val="nl-BE"/>
          </w:rPr>
          <w:t xml:space="preserve">Hoe zouden wij ervoor kunnen zorgen dat het diensthoofd u voldoende ondersteunt in het uitvoeren van de PARADISE-sessies?</w:t>
        </w:r>
      </w:ins>
    </w:p>
    <w:p w14:paraId="0C42EB8D" w14:textId="77777777" w:rsidR="0074234E" w:rsidRPr="005E1D90" w:rsidRDefault="0074234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92" w:author="Janou De Buyser" w:date="2026-10-26T10:00:00Z">
        <w:r w:rsidRPr="005E1D90">
          <w:rPr>
            <w:rFonts w:cstheme="minorHAnsi"/>
            <w:color w:val="24303B"/>
            <w:lang w:val="nl-BE"/>
          </w:rPr>
          <w:delText>Hoe denk je dat je collega’s staan tegenover het geven van deze therapie?</w:delText>
        </w:r>
      </w:del>
      <w:ins w:id="1193" w:author="Janou De Buyser" w:date="2026-10-26T10:00:00Z">
        <w:r>
          <w:rPr>
            <w:rFonts w:cstheme="minorHAnsi"/>
            <w:color w:val="24303B"/>
            <w:lang w:val="nl-BE"/>
          </w:rPr>
          <w:t xml:space="preserve">Hoe staan uw collega’s volgens u tegenover het geven van de PARADISE-interventie?</w:t>
        </w:r>
      </w:ins>
    </w:p>
    <w:p w14:paraId="7E533784" w14:textId="77777777" w:rsidR="0074234E" w:rsidRPr="005E1D90" w:rsidRDefault="0074234E" w:rsidP="00D06264">
      <w:pPr>
        <w:pStyle w:val="Lijstalinea"/>
        <w:numPr>
          <w:ilvl w:val="0"/>
          <w:numId w:val="1"/>
        </w:numPr>
        <w:rPr>
          <w:rFonts w:cstheme="minorHAnsi"/>
          <w:lang w:val="nl-BE"/>
        </w:rPr>
      </w:pPr>
      <w:del w:id="1194" w:author="Janou De Buyser" w:date="2026-10-26T10:00:00Z">
        <w:r w:rsidRPr="005E1D90">
          <w:rPr>
            <w:rFonts w:cstheme="minorHAnsi"/>
            <w:color w:val="24303B"/>
            <w:lang w:val="nl-BE"/>
          </w:rPr>
          <w:delText>Zijn er naar jouw gevoel verschillen in het geven van de therapie tussen jezelf en jouw collega’s?</w:delText>
        </w:r>
      </w:del>
      <w:ins w:id="1195" w:author="Janou De Buyser" w:date="2026-10-26T10:00:00Z">
        <w:r>
          <w:rPr>
            <w:rFonts w:cstheme="minorHAnsi"/>
            <w:color w:val="24303B"/>
            <w:lang w:val="nl-BE"/>
          </w:rPr>
          <w:t xml:space="preserve">Ziet u verschillen tussen uzelf en uw collega’s in het geven van de interventie?</w:t>
        </w:r>
      </w:ins>
    </w:p>
    <w:p w14:paraId="69415B61" w14:textId="77777777" w:rsidR="00741E23" w:rsidRPr="009F39D4" w:rsidRDefault="00741E23" w:rsidP="73CE65E7">
      <w:pPr>
        <w:numPr>
          <w:ilvl w:val="0"/>
          <w:numId w:val="36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In hoeverre paste het programma binnen de bestaande werkwijze en cultuur van uw organisatie? </w:t>
      </w:r>
    </w:p>
    <w:p w14:paraId="533C0100" w14:textId="77777777" w:rsidR="00741E23" w:rsidRPr="00741E23" w:rsidRDefault="00741E23" w:rsidP="73CE65E7">
      <w:pPr>
        <w:spacing w:line="259" w:lineRule="auto"/>
        <w:rPr>
          <w:b/>
          <w:bCs/>
        </w:rPr>
      </w:pPr>
      <w:r w:rsidRPr="73CE65E7">
        <w:rPr>
          <w:b/>
          <w:bCs/>
          <w:color w:val="123A5F"/>
        </w:rPr>
        <w:t>Barrières (belemmerende factoren)</w:t>
      </w:r>
    </w:p>
    <w:p w14:paraId="3C1E70D5" w14:textId="77777777" w:rsidR="00741E23" w:rsidRPr="009F39D4" w:rsidRDefault="00741E23" w:rsidP="73CE65E7">
      <w:pPr>
        <w:numPr>
          <w:ilvl w:val="0"/>
          <w:numId w:val="37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Welke factoren maakten het moeilijk om het programma uit te voeren zoals bedoeld? </w:t>
      </w:r>
    </w:p>
    <w:p w14:paraId="5958579B" w14:textId="77777777" w:rsidR="00741E23" w:rsidRPr="009F39D4" w:rsidRDefault="00741E23" w:rsidP="73CE65E7">
      <w:pPr>
        <w:numPr>
          <w:ilvl w:val="0"/>
          <w:numId w:val="38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Waren er tekorten in tijd, personeel, middelen of vaardigheden die de uitvoering hebben belemmerd? </w:t>
      </w:r>
    </w:p>
    <w:p w14:paraId="1A191257" w14:textId="77777777" w:rsidR="00741E23" w:rsidRPr="009F39D4" w:rsidRDefault="00741E23" w:rsidP="73CE65E7">
      <w:pPr>
        <w:numPr>
          <w:ilvl w:val="0"/>
          <w:numId w:val="39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Speelden attitudes of weerstand binnen het team of de organisatie een rol in de implementatie? </w:t>
      </w:r>
    </w:p>
    <w:p w14:paraId="369B5DD5" w14:textId="77777777" w:rsidR="00741E23" w:rsidRPr="00741E23" w:rsidRDefault="00741E23" w:rsidP="73CE65E7">
      <w:pPr>
        <w:spacing w:line="259" w:lineRule="auto"/>
        <w:rPr>
          <w:b/>
          <w:bCs/>
        </w:rPr>
      </w:pPr>
      <w:r w:rsidRPr="73CE65E7">
        <w:rPr>
          <w:b/>
          <w:bCs/>
          <w:color w:val="123A5F"/>
        </w:rPr>
        <w:t>Facilitatoren (bevorderende factoren)</w:t>
      </w:r>
    </w:p>
    <w:p w14:paraId="147B6032" w14:textId="77777777" w:rsidR="00741E23" w:rsidRPr="009F39D4" w:rsidRDefault="00741E23" w:rsidP="73CE65E7">
      <w:pPr>
        <w:numPr>
          <w:ilvl w:val="0"/>
          <w:numId w:val="40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Welke factoren hebben de implementatie of het succes van het programma juist ondersteund? </w:t>
      </w:r>
    </w:p>
    <w:p w14:paraId="3A09EE91" w14:textId="77777777" w:rsidR="00741E23" w:rsidRPr="009F39D4" w:rsidRDefault="00741E23" w:rsidP="73CE65E7">
      <w:pPr>
        <w:numPr>
          <w:ilvl w:val="0"/>
          <w:numId w:val="41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Waren er specifieke vaardigheden, ervaringen of samenwerkingen die de uitvoering vergemakkelijkten? </w:t>
      </w:r>
    </w:p>
    <w:p w14:paraId="0D5607BA" w14:textId="77777777" w:rsidR="00741E23" w:rsidRPr="009F39D4" w:rsidRDefault="00741E23" w:rsidP="73CE65E7">
      <w:pPr>
        <w:numPr>
          <w:ilvl w:val="0"/>
          <w:numId w:val="42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Heeft de organisatiecultuur of leiderschap een rol gespeeld in het ondersteunen van het programma? </w:t>
      </w:r>
    </w:p>
    <w:p w14:paraId="7A1703DF" w14:textId="77777777" w:rsidR="00763FE7" w:rsidRPr="00741E23" w:rsidRDefault="00763FE7" w:rsidP="00763FE7">
      <w:pPr>
        <w:spacing w:line="259" w:lineRule="auto"/>
        <w:ind w:left="720"/>
        <w:rPr>
          <w:iCs/>
          <w:lang/>
        </w:rPr>
      </w:pPr>
    </w:p>
    <w:p w14:paraId="36E3BB09" w14:textId="77777777" w:rsidR="00741E23" w:rsidRPr="009F39D4" w:rsidRDefault="00741E23" w:rsidP="73CE65E7">
      <w:pPr>
        <w:spacing w:line="259" w:lineRule="auto"/>
        <w:rPr>
          <w:b/>
          <w:bCs/>
          <w:lang w:val="nl-BE"/>
        </w:rPr>
      </w:pPr>
      <w:r w:rsidRPr="009F39D4">
        <w:rPr>
          <w:b/>
          <w:bCs/>
          <w:color w:val="123A5F"/>
          <w:lang w:val="nl-BE"/>
        </w:rPr>
        <w:t>Werking van het programma (mechanismen van impact)</w:t>
      </w:r>
    </w:p>
    <w:p w14:paraId="4949821C" w14:textId="77777777" w:rsidR="00741E23" w:rsidRPr="00741E23" w:rsidRDefault="00741E23" w:rsidP="73CE65E7">
      <w:pPr>
        <w:numPr>
          <w:ilvl w:val="0"/>
          <w:numId w:val="43"/>
        </w:numPr>
        <w:spacing w:line="259" w:lineRule="auto"/>
      </w:pPr>
      <w:r w:rsidRPr="009F39D4">
        <w:rPr>
          <w:color w:val="24303B"/>
          <w:lang w:val="nl-BE"/>
        </w:rPr>
        <w:t xml:space="preserve">Denkt u dat het programma in de praktijk werkte zoals oorspronkelijk bedoeld? </w:t>
      </w:r>
      <w:r w:rsidRPr="73CE65E7">
        <w:rPr>
          <w:color w:val="24303B"/>
        </w:rPr>
        <w:t xml:space="preserve">Waarom wel of niet? </w:t>
      </w:r>
    </w:p>
    <w:p w14:paraId="48C86F75" w14:textId="77777777" w:rsidR="00741E23" w:rsidRPr="009F39D4" w:rsidRDefault="00741E23" w:rsidP="73CE65E7">
      <w:pPr>
        <w:numPr>
          <w:ilvl w:val="0"/>
          <w:numId w:val="44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Zijn er onderdelen van het programma die anders uitpakten door de context waarin u werkt? </w:t>
      </w:r>
    </w:p>
    <w:p w14:paraId="66107903" w14:textId="77777777" w:rsidR="00741E23" w:rsidRPr="009F39D4" w:rsidRDefault="00741E23" w:rsidP="73CE65E7">
      <w:pPr>
        <w:spacing w:line="259" w:lineRule="auto"/>
        <w:rPr>
          <w:b/>
          <w:bCs/>
          <w:lang w:val="nl-BE"/>
        </w:rPr>
      </w:pPr>
      <w:r w:rsidRPr="009F39D4">
        <w:rPr>
          <w:b/>
          <w:bCs/>
          <w:color w:val="123A5F"/>
          <w:lang w:val="nl-BE"/>
        </w:rPr>
        <w:t>Invloed van context op uitvoering en effectiviteit</w:t>
      </w:r>
    </w:p>
    <w:p w14:paraId="7EDB533D" w14:textId="77777777" w:rsidR="00741E23" w:rsidRPr="009F39D4" w:rsidRDefault="00741E23" w:rsidP="73CE65E7">
      <w:pPr>
        <w:numPr>
          <w:ilvl w:val="0"/>
          <w:numId w:val="45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 xml:space="preserve">Hoe hebben contextuele factoren de manier beïnvloed waarop u het programma heeft uitgevoerd? </w:t>
      </w:r>
    </w:p>
    <w:p w14:paraId="55722DB5" w14:textId="77777777" w:rsidR="00741E23" w:rsidRPr="00741E23" w:rsidRDefault="00741E23" w:rsidP="73CE65E7">
      <w:pPr>
        <w:spacing w:line="259" w:lineRule="auto"/>
        <w:rPr>
          <w:b/>
          <w:bCs/>
        </w:rPr>
      </w:pPr>
      <w:r w:rsidRPr="73CE65E7">
        <w:rPr>
          <w:b/>
          <w:bCs/>
          <w:color w:val="123A5F"/>
        </w:rPr>
        <w:t>Reflectie</w:t>
      </w:r>
    </w:p>
    <w:p w14:paraId="5F6BA123" w14:textId="77777777" w:rsidR="00741E23" w:rsidRPr="009F39D4" w:rsidRDefault="00741E23" w:rsidP="73CE65E7">
      <w:pPr>
        <w:numPr>
          <w:ilvl w:val="0"/>
          <w:numId w:val="46"/>
        </w:numPr>
        <w:spacing w:line="259" w:lineRule="auto"/>
        <w:rPr>
          <w:lang w:val="nl-BE"/>
        </w:rPr>
      </w:pPr>
      <w:r w:rsidRPr="009F39D4">
        <w:rPr>
          <w:color w:val="24303B"/>
          <w:lang w:val="nl-BE"/>
        </w:rPr>
        <w:t>Wat zou er volgens u nodig zijn om de implementatie en effectiviteit van het programma in uw context te verbeteren?</w:t>
      </w:r>
    </w:p>
    <w:p w14:paraId="5EEDA5D4" w14:textId="7076BC54" w:rsidR="00CA01FD" w:rsidRDefault="00763FE7">
      <w:pPr>
        <w:spacing w:line="259" w:lineRule="auto"/>
        <w:rPr>
          <w:b/>
          <w:color w:val="EE0000"/>
          <w:sz w:val="24"/>
          <w:szCs w:val="24"/>
        </w:rPr>
      </w:pPr>
      <w:r w:rsidRPr="00763FE7">
        <w:rPr>
          <w:b/>
          <w:bCs/>
          <w:color w:val="0070C0"/>
          <w:sz w:val="26"/>
          <w:szCs w:val="26"/>
          <w:lang w:val="en-GB"/>
        </w:rPr>
        <w:t xml:space="preserve">2. </w:t>
      </w:r>
      <w:r w:rsidR="0030064B" w:rsidRPr="00763FE7">
        <w:rPr>
          <w:b/>
          <w:bCs/>
          <w:color w:val="0070C0"/>
          <w:sz w:val="26"/>
          <w:szCs w:val="26"/>
          <w:lang w:val="en-GB"/>
        </w:rPr>
        <w:t>Intention for maintenance</w:t>
      </w:r>
      <w:r w:rsidR="0030064B" w:rsidRPr="00763FE7">
        <w:rPr>
          <w:color w:val="0070C0"/>
          <w:sz w:val="24"/>
          <w:szCs w:val="24"/>
          <w:lang w:val="en-GB"/>
        </w:rPr>
        <w:t xml:space="preserve"> </w:t>
      </w:r>
      <w:r w:rsidR="0030064B" w:rsidRPr="00691123">
        <w:rPr>
          <w:i/>
          <w:color w:val="24303B"/>
          <w:sz w:val="24"/>
          <w:szCs w:val="24"/>
          <w:lang w:val="en-GB"/>
        </w:rPr>
        <w:t>(extent to which the program is intended to be part of routine organisational practice and policy)</w:t>
      </w:r>
    </w:p>
    <w:p w14:paraId="7A131BE7" w14:textId="77777777" w:rsidR="00CA01FD" w:rsidRPr="00CA01FD" w:rsidRDefault="00CA01FD" w:rsidP="00CA01FD">
      <w:pPr>
        <w:rPr>
          <w:b/>
          <w:bCs/>
          <w:lang w:val="en-GB"/>
        </w:rPr>
      </w:pPr>
      <w:r w:rsidRPr="00CA01FD">
        <w:rPr>
          <w:b/>
          <w:bCs/>
          <w:color w:val="24303B"/>
          <w:lang w:val="en-GB"/>
        </w:rPr>
        <w:t xml:space="preserve"> (q) </w:t>
      </w:r>
      <w:r w:rsidRPr="00CA01FD">
        <w:rPr>
          <w:bCs/>
          <w:color w:val="24303B"/>
          <w:lang w:val="en-GB"/>
        </w:rPr>
        <w:t>Intention of healthcare professionals to conduct the PARADISE programme in the future</w:t>
      </w:r>
    </w:p>
    <w:p w14:paraId="68D2CE1E" w14:textId="77777777" w:rsidR="00776999" w:rsidRPr="00763FE7" w:rsidRDefault="00776999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</w:rPr>
        <w:t>Intentie tot voortzetting</w:t>
      </w:r>
    </w:p>
    <w:p w14:paraId="26258591" w14:textId="77777777" w:rsidR="00776999" w:rsidRPr="00763FE7" w:rsidRDefault="00776999" w:rsidP="73CE65E7">
      <w:pPr>
        <w:numPr>
          <w:ilvl w:val="0"/>
          <w:numId w:val="47"/>
        </w:numPr>
        <w:spacing w:after="0" w:line="259" w:lineRule="auto"/>
        <w:ind w:left="714" w:hanging="357"/>
        <w:rPr>
          <w:rFonts w:cstheme="minorBidi"/>
        </w:rPr>
      </w:pPr>
      <w:r w:rsidRPr="009F39D4">
        <w:rPr>
          <w:rFonts w:cstheme="minorBidi"/>
          <w:color w:val="24303B"/>
          <w:lang w:val="nl-BE"/>
        </w:rPr>
        <w:t xml:space="preserve">Bent u van plan om het PARADISE-programma (of onderdelen ervan) in de toekomst te blijven gebruiken? </w:t>
      </w:r>
      <w:r w:rsidRPr="73CE65E7">
        <w:rPr>
          <w:rFonts w:cstheme="minorBidi"/>
          <w:color w:val="24303B"/>
        </w:rPr>
        <w:t xml:space="preserve">Waarom wel of niet? </w:t>
      </w:r>
    </w:p>
    <w:p w14:paraId="7A2C4C2C" w14:textId="77777777" w:rsidR="00776999" w:rsidRPr="009F39D4" w:rsidRDefault="00776999" w:rsidP="73CE65E7">
      <w:pPr>
        <w:numPr>
          <w:ilvl w:val="0"/>
          <w:numId w:val="48"/>
        </w:numPr>
        <w:spacing w:after="12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In welke mate ziet u het programma als onderdeel van de reguliere zorg in uw organisatie? </w:t>
      </w:r>
    </w:p>
    <w:p w14:paraId="303E14D2" w14:textId="77777777" w:rsidR="00776999" w:rsidRPr="00763FE7" w:rsidRDefault="00776999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</w:rPr>
        <w:t>Integratie in routine en beleid</w:t>
      </w:r>
    </w:p>
    <w:p w14:paraId="2F5DA739" w14:textId="77777777" w:rsidR="00776999" w:rsidRPr="009F39D4" w:rsidRDefault="00776999" w:rsidP="73CE65E7">
      <w:pPr>
        <w:numPr>
          <w:ilvl w:val="0"/>
          <w:numId w:val="49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Wat zou er nodig zijn om het programma structureel in te bedden in de dagelijkse praktijk? </w:t>
      </w:r>
    </w:p>
    <w:p w14:paraId="0A507988" w14:textId="77777777" w:rsidR="00776999" w:rsidRPr="009F39D4" w:rsidRDefault="00776999" w:rsidP="73CE65E7">
      <w:pPr>
        <w:numPr>
          <w:ilvl w:val="0"/>
          <w:numId w:val="50"/>
        </w:numPr>
        <w:spacing w:after="12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Is er volgens u voldoende draagvlak binnen het team en de organisatie om het programma te blijven uitvoeren? </w:t>
      </w:r>
    </w:p>
    <w:p w14:paraId="2BB3A16C" w14:textId="77777777" w:rsidR="00776999" w:rsidRPr="00763FE7" w:rsidRDefault="00776999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</w:rPr>
        <w:t>Voorwaarden voor borging</w:t>
      </w:r>
    </w:p>
    <w:p w14:paraId="4D37E259" w14:textId="77777777" w:rsidR="00776999" w:rsidRPr="009F39D4" w:rsidRDefault="00776999" w:rsidP="73CE65E7">
      <w:pPr>
        <w:numPr>
          <w:ilvl w:val="0"/>
          <w:numId w:val="51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Welke voorwaarden (bijv. tijd, middelen, training, ondersteuning) zijn essentieel om het programma duurzaam voort te zetten? </w:t>
      </w:r>
    </w:p>
    <w:p w14:paraId="55A2807A" w14:textId="77777777" w:rsidR="00776999" w:rsidRPr="009F39D4" w:rsidRDefault="00776999" w:rsidP="73CE65E7">
      <w:pPr>
        <w:numPr>
          <w:ilvl w:val="0"/>
          <w:numId w:val="52"/>
        </w:numPr>
        <w:spacing w:after="12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Zijn er belemmeringen die de voortzetting op langere termijn in de weg staan? </w:t>
      </w:r>
    </w:p>
    <w:p w14:paraId="4B287DAF" w14:textId="77777777" w:rsidR="00776999" w:rsidRPr="00763FE7" w:rsidRDefault="00776999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</w:rPr>
        <w:t>Motivatie en houding</w:t>
      </w:r>
    </w:p>
    <w:p w14:paraId="70F42C01" w14:textId="77777777" w:rsidR="00776999" w:rsidRPr="009F39D4" w:rsidRDefault="00776999" w:rsidP="73CE65E7">
      <w:pPr>
        <w:numPr>
          <w:ilvl w:val="0"/>
          <w:numId w:val="53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Hoe gemotiveerd bent u persoonlijk om met het programma verder te werken? </w:t>
      </w:r>
    </w:p>
    <w:p w14:paraId="2659191F" w14:textId="77777777" w:rsidR="00776999" w:rsidRPr="009F39D4" w:rsidRDefault="00776999" w:rsidP="73CE65E7">
      <w:pPr>
        <w:numPr>
          <w:ilvl w:val="0"/>
          <w:numId w:val="54"/>
        </w:numPr>
        <w:spacing w:after="12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Wat zou uw motivatie om het programma te blijven gebruiken kunnen versterken of juist verminderen? </w:t>
      </w:r>
    </w:p>
    <w:p w14:paraId="0F8ACAD7" w14:textId="77777777" w:rsidR="00776999" w:rsidRPr="00763FE7" w:rsidRDefault="00776999" w:rsidP="73CE65E7">
      <w:pPr>
        <w:spacing w:line="259" w:lineRule="auto"/>
        <w:rPr>
          <w:rFonts w:cstheme="minorBidi"/>
          <w:b/>
          <w:bCs/>
        </w:rPr>
      </w:pPr>
      <w:r w:rsidRPr="73CE65E7">
        <w:rPr>
          <w:rFonts w:cstheme="minorBidi"/>
          <w:b/>
          <w:bCs/>
          <w:color w:val="123A5F"/>
        </w:rPr>
        <w:t>Aanpassingen en toekomstperspectief</w:t>
      </w:r>
    </w:p>
    <w:p w14:paraId="0A0BD54A" w14:textId="77777777" w:rsidR="00776999" w:rsidRPr="009F39D4" w:rsidRDefault="00776999" w:rsidP="73CE65E7">
      <w:pPr>
        <w:numPr>
          <w:ilvl w:val="0"/>
          <w:numId w:val="55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t xml:space="preserve">Zou u het programma in de toekomst willen aanpassen? Zo ja, op welke manier? </w:t>
      </w:r>
    </w:p>
    <w:p w14:paraId="082EB89A" w14:textId="77777777" w:rsidR="00776999" w:rsidRPr="009F39D4" w:rsidRDefault="00776999" w:rsidP="73CE65E7">
      <w:pPr>
        <w:numPr>
          <w:ilvl w:val="0"/>
          <w:numId w:val="56"/>
        </w:numPr>
        <w:spacing w:after="0" w:line="259" w:lineRule="auto"/>
        <w:ind w:left="714" w:hanging="357"/>
        <w:rPr>
          <w:rFonts w:cstheme="minorBidi"/>
          <w:lang w:val="nl-BE"/>
        </w:rPr>
      </w:pPr>
      <w:r w:rsidRPr="009F39D4">
        <w:rPr>
          <w:rFonts w:cstheme="minorBidi"/>
          <w:color w:val="24303B"/>
          <w:lang w:val="nl-BE"/>
        </w:rPr>
        <w:lastRenderedPageBreak/>
        <w:t xml:space="preserve">Voor welke patiëntgroepen of situaties acht u het programma in de toekomst vooral geschikt (of minder geschikt)? </w:t>
      </w:r>
    </w:p>
    <w:p w:rsidR="00776999" w:rsidRPr="00763FE7" w:rsidRDefault="00776999" w:rsidP="73CE65E7">
      <w:pPr>
        <w:spacing w:line="259" w:lineRule="auto"/>
        <w:rPr>
          <w:ins w:id="1227" w:author="Janou De Buyser" w:date="2026-10-26T10:00:00Z"/>
          <w:rFonts w:cstheme="minorBidi"/>
          <w:b/>
          <w:bCs/>
        </w:rPr>
      </w:pPr>
      <w:ins w:id="1228" w:author="Janou De Buyser" w:date="2026-10-26T10:00:00Z">
        <w:r>
          <w:rPr>
            <w:rFonts w:cstheme="minorBidi"/>
            <w:b/>
            <w:bCs/>
            <w:color w:val="123A5F"/>
          </w:rPr>
          <w:t xml:space="preserve">Slotvragen</w:t>
        </w:r>
      </w:ins>
    </w:p>
    <w:p w:rsidR="00776999" w:rsidRPr="009F39D4" w:rsidRDefault="00776999" w:rsidP="73CE65E7">
      <w:pPr>
        <w:numPr>
          <w:ilvl w:val="0"/>
          <w:numId w:val="56"/>
        </w:numPr>
        <w:spacing w:after="0" w:line="259" w:lineRule="auto"/>
        <w:ind w:left="714" w:hanging="357"/>
        <w:rPr>
          <w:ins w:id="1229" w:author="Janou De Buyser" w:date="2026-10-26T10:00:00Z"/>
          <w:rFonts w:cstheme="minorBidi"/>
          <w:lang w:val="nl-BE"/>
        </w:rPr>
      </w:pPr>
      <w:ins w:id="1230" w:author="Janou De Buyser" w:date="2026-10-26T10:00:00Z">
        <w:r>
          <w:rPr>
            <w:rFonts w:cstheme="minorBidi"/>
            <w:color w:val="24303B"/>
            <w:lang w:val="nl-BE"/>
          </w:rPr>
          <w:t xml:space="preserve">Kan u in enkele zinnen samenvatten hoe u het uitvoeren van de PARADISE-interventie ervaren heeft?</w:t>
        </w:r>
      </w:ins>
    </w:p>
    <w:p w:rsidR="00776999" w:rsidRPr="009F39D4" w:rsidRDefault="00776999" w:rsidP="73CE65E7">
      <w:pPr>
        <w:numPr>
          <w:ilvl w:val="0"/>
          <w:numId w:val="56"/>
        </w:numPr>
        <w:spacing w:after="0" w:line="259" w:lineRule="auto"/>
        <w:ind w:left="714" w:hanging="357"/>
        <w:rPr>
          <w:ins w:id="1231" w:author="Janou De Buyser" w:date="2026-10-26T10:00:00Z"/>
          <w:rFonts w:cstheme="minorBidi"/>
          <w:lang w:val="nl-BE"/>
        </w:rPr>
      </w:pPr>
      <w:ins w:id="1232" w:author="Janou De Buyser" w:date="2026-10-26T10:00:00Z">
        <w:r>
          <w:rPr>
            <w:rFonts w:cstheme="minorBidi"/>
            <w:color w:val="24303B"/>
            <w:lang w:val="nl-BE"/>
          </w:rPr>
          <w:t xml:space="preserve">Zijn er nog zaken die u belangrijk vindt om te vermelden, maar die niet aan bod kwamen?</w:t>
        </w:r>
      </w:ins>
    </w:p>
    <w:p w:rsidR="009F39D4" w:rsidRPr="00EA13F0" w:rsidRDefault="009F39D4" w:rsidP="009F39D4">
      <w:pPr>
        <w:numPr>
          <w:ilvl w:val="0"/>
          <w:numId w:val="57"/>
        </w:numPr>
        <w:tabs>
          <w:tab w:val="left" w:leader="underscore" w:pos="8505"/>
        </w:tabs>
        <w:spacing w:line="360" w:lineRule="auto"/>
        <w:rPr>
          <w:ins w:id="1233" w:author="Janou De Buyser" w:date="2026-10-26T10:00:00Z"/>
          <w:rFonts w:ascii="Calibri" w:hAnsi="Calibri" w:cs="Calibri"/>
        </w:rPr>
      </w:pPr>
      <w:ins w:id="1234" w:author="Janou De Buyser" w:date="2026-10-26T10:00:00Z">
        <w:r>
          <w:rPr>
            <w:color w:val="24303B"/>
          </w:rPr>
          <w:t xml:space="preserve">Einde interview: ______________________________</w:t>
        </w:r>
      </w:ins>
    </w:p>
    <w:p w14:paraId="0A366497" w14:textId="77777777" w:rsidR="003C710F" w:rsidRDefault="003C710F" w:rsidP="00C67A22">
      <w:pPr>
        <w:rPr>
          <w:rFonts w:cstheme="minorHAnsi"/>
          <w:b/>
          <w:bCs/>
          <w:sz w:val="24"/>
          <w:szCs w:val="24"/>
          <w:lang w:val="nl-BE"/>
        </w:rPr>
      </w:pPr>
    </w:p>
    <w:sectPr w:rsidR="003C710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ou De Buyser" w:initials="JDB" w:date="2026-10-26T06:44:29Z">
    <w:p>
      <w:pPr>
        <w:pStyle w:val="CommentText"/>
      </w:pPr>
      <w:r>
        <w:rPr>
          <w:rStyle w:val="CommentReference"/>
        </w:rPr>
        <w:annotationRef/>
      </w:r>
      <w:r>
        <w:t>Afgestemd op het toestemmingsformulier therapeut (eCRF 04): ongeveer 60 tot 90 minuten. De aanspreekvorm is in de hele gids gelijkgetrokken naar "u", zoals in het toestemmingsformulier.</w:t>
      </w:r>
    </w:p>
  </w:comment>
  <w:comment w:id="1" w:author="Janou De Buyser" w:initials="JDB" w:date="2026-10-26T06:44:29Z">
    <w:p>
      <w:pPr>
        <w:pStyle w:val="CommentText"/>
      </w:pPr>
      <w:r>
        <w:rPr>
          <w:rStyle w:val="CommentReference"/>
        </w:rPr>
        <w:annotationRef/>
      </w:r>
      <w:r>
        <w:t>Restanten uit een ander studieprotocol (arm- en handfunctie, 4 weken therapie, revalidatiecentrum, studietherapie) vervangen door PARADISE-termen. Klinische resultaten = het primaire eindpunt (recidief voetulcus) en de mediator (therapietrouw).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C787" w14:textId="77777777" w:rsidR="001301C6" w:rsidRDefault="001301C6" w:rsidP="006A0397">
      <w:pPr>
        <w:spacing w:after="0" w:line="240" w:lineRule="auto"/>
      </w:pPr>
    </w:p>
  </w:endnote>
  <w:endnote w:type="continuationSeparator" w:id="0">
    <w:p w14:paraId="67B66CD3" w14:textId="77777777" w:rsidR="001301C6" w:rsidRDefault="001301C6" w:rsidP="006A0397">
      <w:pPr>
        <w:spacing w:after="0" w:line="240" w:lineRule="auto"/>
      </w:pPr>
    </w:p>
  </w:endnote>
  <w:endnote w:type="continuationNotice" w:id="1">
    <w:p w14:paraId="44531457" w14:textId="77777777" w:rsidR="001301C6" w:rsidRDefault="001301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1301C6" w:rsidRPr="009F39D4" w:rsidRDefault="001301C6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39D4">
      <w:rPr>
        <w:color w:val="59636E"/>
        <w:sz w:val="16"/>
        <w:szCs w:val="16"/>
        <w:lang w:val="nl-BE"/>
      </w:rPr>
      <w:t xml:space="preserve">PARADISE-studie  ·  eCRF 42: Interviewgids therapeut ·  Versie </w:t>
    </w:r>
    <w:r w:rsidRPr="009F39D4">
      <w:rPr>
        <w:i/>
        <w:iCs/>
        <w:color w:val="59636E"/>
        <w:sz w:val="16"/>
        <w:szCs w:val="16"/>
        <w:lang w:val="nl-BE"/>
      </w:rPr>
      <w:t xml:space="preserve">[ </w:t>
    </w:r>
    <w:r w:rsidRPr="009F39D4">
      <w:rPr>
        <w:i/>
        <w:iCs/>
        <w:color w:val="59636E"/>
        <w:sz w:val="16"/>
        <w:szCs w:val="16"/>
        <w:lang w:val="nl-BE"/>
      </w:rPr>
      <w:t>1.0</w:t>
    </w:r>
    <w:r w:rsidRPr="009F39D4">
      <w:rPr>
        <w:i/>
        <w:iCs/>
        <w:color w:val="59636E"/>
        <w:sz w:val="16"/>
        <w:szCs w:val="16"/>
        <w:lang w:val="nl-BE"/>
      </w:rPr>
      <w:t xml:space="preserve"> ]</w:t>
    </w:r>
    <w:r w:rsidRPr="009F39D4">
      <w:rPr>
        <w:color w:val="59636E"/>
        <w:sz w:val="16"/>
        <w:szCs w:val="16"/>
        <w:lang w:val="nl-BE"/>
      </w:rPr>
      <w:t xml:space="preserve">  ·  </w:t>
    </w:r>
    <w:r w:rsidRPr="009F39D4">
      <w:rPr>
        <w:i/>
        <w:iCs/>
        <w:color w:val="59636E"/>
        <w:sz w:val="16"/>
        <w:szCs w:val="16"/>
        <w:lang w:val="nl-BE"/>
      </w:rPr>
      <w:t xml:space="preserve">[ </w:t>
    </w:r>
    <w:r w:rsidRPr="009F39D4">
      <w:rPr>
        <w:i/>
        <w:iCs/>
        <w:color w:val="59636E"/>
        <w:sz w:val="16"/>
        <w:szCs w:val="16"/>
        <w:lang w:val="nl-BE"/>
      </w:rPr>
      <w:t>27/07/2026</w:t>
    </w:r>
    <w:r w:rsidRPr="009F39D4">
      <w:rPr>
        <w:i/>
        <w:iCs/>
        <w:color w:val="59636E"/>
        <w:sz w:val="16"/>
        <w:szCs w:val="16"/>
        <w:lang w:val="nl-BE"/>
      </w:rPr>
      <w:t xml:space="preserve"> ]</w:t>
    </w:r>
    <w:r w:rsidRPr="009F39D4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9F39D4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9F39D4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9F39D4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9F39D4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9F39D4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8DF9" w14:textId="77777777" w:rsidR="001301C6" w:rsidRDefault="001301C6" w:rsidP="006A0397">
      <w:pPr>
        <w:spacing w:after="0" w:line="240" w:lineRule="auto"/>
      </w:pPr>
    </w:p>
  </w:footnote>
  <w:footnote w:type="continuationSeparator" w:id="0">
    <w:p w14:paraId="502F33B5" w14:textId="77777777" w:rsidR="001301C6" w:rsidRDefault="001301C6" w:rsidP="006A0397">
      <w:pPr>
        <w:spacing w:after="0" w:line="240" w:lineRule="auto"/>
      </w:pPr>
    </w:p>
  </w:footnote>
  <w:footnote w:type="continuationNotice" w:id="1">
    <w:p w14:paraId="4499BEC4" w14:textId="77777777" w:rsidR="001301C6" w:rsidRDefault="001301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CE65E7" w14:paraId="615A6EF9" w14:textId="77777777" w:rsidTr="73CE65E7">
      <w:trPr>
        <w:trHeight w:val="300"/>
      </w:trPr>
      <w:tc>
        <w:tcPr>
          <w:tcW w:w="3120" w:type="dxa"/>
        </w:tcPr>
        <w:p w14:paraId="32C259D6" w14:textId="4E072C28" w:rsidR="73CE65E7" w:rsidRDefault="73CE65E7" w:rsidP="73CE65E7">
          <w:pPr>
            <w:pStyle w:val="Koptekst"/>
            <w:ind w:left="-115"/>
          </w:pPr>
        </w:p>
      </w:tc>
      <w:tc>
        <w:tcPr>
          <w:tcW w:w="3120" w:type="dxa"/>
        </w:tcPr>
        <w:p w14:paraId="59F2427D" w14:textId="7DE33F6E" w:rsidR="73CE65E7" w:rsidRDefault="73CE65E7" w:rsidP="73CE65E7">
          <w:pPr>
            <w:pStyle w:val="Koptekst"/>
            <w:jc w:val="center"/>
          </w:pPr>
        </w:p>
      </w:tc>
      <w:tc>
        <w:tcPr>
          <w:tcW w:w="3120" w:type="dxa"/>
        </w:tcPr>
        <w:p w14:paraId="31F09559" w14:textId="7DB0ED01" w:rsidR="73CE65E7" w:rsidRDefault="73CE65E7" w:rsidP="73CE65E7">
          <w:pPr>
            <w:pStyle w:val="Koptekst"/>
            <w:ind w:right="-115"/>
            <w:jc w:val="right"/>
          </w:pPr>
        </w:p>
      </w:tc>
    </w:tr>
  </w:tbl>
  <w:p w14:paraId="7A4FFEA4" w14:textId="0517064E" w:rsidR="73CE65E7" w:rsidRDefault="73CE65E7" w:rsidP="73CE65E7">
    <w:pPr>
      <w:pStyle w:val="Koptekst"/>
    </w:pPr>
    <w:r>
      <w:rPr>
        <w:color w:val="59636E"/>
        <w:sz w:val="18"/>
      </w:rPr>
      <w:t>PARADISE (S71769) — eCRF 42: Interviewgids therapeut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65A"/>
    <w:multiLevelType w:val="multilevel"/>
    <w:tmpl w:val="13D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4E6"/>
    <w:multiLevelType w:val="multilevel"/>
    <w:tmpl w:val="924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D95"/>
    <w:multiLevelType w:val="multilevel"/>
    <w:tmpl w:val="5D3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93B4F"/>
    <w:multiLevelType w:val="multilevel"/>
    <w:tmpl w:val="0F4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98E"/>
    <w:multiLevelType w:val="multilevel"/>
    <w:tmpl w:val="9D6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5B12"/>
    <w:multiLevelType w:val="multilevel"/>
    <w:tmpl w:val="0A8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9428B"/>
    <w:multiLevelType w:val="multilevel"/>
    <w:tmpl w:val="1B5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45EC4"/>
    <w:multiLevelType w:val="multilevel"/>
    <w:tmpl w:val="AF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80273"/>
    <w:multiLevelType w:val="multilevel"/>
    <w:tmpl w:val="478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23084"/>
    <w:multiLevelType w:val="hybridMultilevel"/>
    <w:tmpl w:val="00AAD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75C45"/>
    <w:multiLevelType w:val="multilevel"/>
    <w:tmpl w:val="FCE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46CD9"/>
    <w:multiLevelType w:val="multilevel"/>
    <w:tmpl w:val="FC6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94CC1"/>
    <w:multiLevelType w:val="multilevel"/>
    <w:tmpl w:val="795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E6998"/>
    <w:multiLevelType w:val="multilevel"/>
    <w:tmpl w:val="60B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C149F"/>
    <w:multiLevelType w:val="multilevel"/>
    <w:tmpl w:val="9BE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165E"/>
    <w:multiLevelType w:val="multilevel"/>
    <w:tmpl w:val="8F8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C4FE0"/>
    <w:multiLevelType w:val="multilevel"/>
    <w:tmpl w:val="F50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A7ADC"/>
    <w:multiLevelType w:val="hybridMultilevel"/>
    <w:tmpl w:val="32EC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8D4283"/>
    <w:multiLevelType w:val="multilevel"/>
    <w:tmpl w:val="DF7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76360"/>
    <w:multiLevelType w:val="multilevel"/>
    <w:tmpl w:val="674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B75B3"/>
    <w:multiLevelType w:val="multilevel"/>
    <w:tmpl w:val="698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832F7"/>
    <w:multiLevelType w:val="multilevel"/>
    <w:tmpl w:val="CDA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74985"/>
    <w:multiLevelType w:val="multilevel"/>
    <w:tmpl w:val="58F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12C6C"/>
    <w:multiLevelType w:val="multilevel"/>
    <w:tmpl w:val="B62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A15FC"/>
    <w:multiLevelType w:val="multilevel"/>
    <w:tmpl w:val="129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50994"/>
    <w:multiLevelType w:val="multilevel"/>
    <w:tmpl w:val="54A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34E7F"/>
    <w:multiLevelType w:val="multilevel"/>
    <w:tmpl w:val="5FA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B6F78"/>
    <w:multiLevelType w:val="multilevel"/>
    <w:tmpl w:val="5F0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653E5"/>
    <w:multiLevelType w:val="multilevel"/>
    <w:tmpl w:val="9C0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A1B15"/>
    <w:multiLevelType w:val="multilevel"/>
    <w:tmpl w:val="4626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D1E87"/>
    <w:multiLevelType w:val="hybridMultilevel"/>
    <w:tmpl w:val="5BBEFF2C"/>
    <w:lvl w:ilvl="0" w:tplc="E9E0D69E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B16D20"/>
    <w:multiLevelType w:val="multilevel"/>
    <w:tmpl w:val="68A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B647F95"/>
    <w:multiLevelType w:val="multilevel"/>
    <w:tmpl w:val="991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A1B74"/>
    <w:multiLevelType w:val="multilevel"/>
    <w:tmpl w:val="B29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D43BE"/>
    <w:multiLevelType w:val="multilevel"/>
    <w:tmpl w:val="385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E5C57"/>
    <w:multiLevelType w:val="multilevel"/>
    <w:tmpl w:val="6F6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902A6"/>
    <w:multiLevelType w:val="multilevel"/>
    <w:tmpl w:val="B58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71840"/>
    <w:multiLevelType w:val="hybridMultilevel"/>
    <w:tmpl w:val="69C067AA"/>
    <w:lvl w:ilvl="0" w:tplc="A55C5FE0">
      <w:numFmt w:val="bullet"/>
      <w:lvlText w:val=""/>
      <w:lvlJc w:val="left"/>
      <w:pPr>
        <w:ind w:left="121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8F443B4"/>
    <w:multiLevelType w:val="multilevel"/>
    <w:tmpl w:val="3BC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B06874"/>
    <w:multiLevelType w:val="multilevel"/>
    <w:tmpl w:val="FBC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E63B4"/>
    <w:multiLevelType w:val="multilevel"/>
    <w:tmpl w:val="9D0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572B99"/>
    <w:multiLevelType w:val="multilevel"/>
    <w:tmpl w:val="9AC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31862"/>
    <w:multiLevelType w:val="multilevel"/>
    <w:tmpl w:val="196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B2C01"/>
    <w:multiLevelType w:val="multilevel"/>
    <w:tmpl w:val="A6E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B2063"/>
    <w:multiLevelType w:val="multilevel"/>
    <w:tmpl w:val="66A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95E08"/>
    <w:multiLevelType w:val="multilevel"/>
    <w:tmpl w:val="6AD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83C0C"/>
    <w:multiLevelType w:val="multilevel"/>
    <w:tmpl w:val="B7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6784F"/>
    <w:multiLevelType w:val="multilevel"/>
    <w:tmpl w:val="75A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772B7"/>
    <w:multiLevelType w:val="multilevel"/>
    <w:tmpl w:val="4C2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308D6"/>
    <w:multiLevelType w:val="multilevel"/>
    <w:tmpl w:val="6F5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C5640"/>
    <w:multiLevelType w:val="multilevel"/>
    <w:tmpl w:val="558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70CF7"/>
    <w:multiLevelType w:val="multilevel"/>
    <w:tmpl w:val="3C4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C6C11"/>
    <w:multiLevelType w:val="multilevel"/>
    <w:tmpl w:val="32F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D746D"/>
    <w:multiLevelType w:val="multilevel"/>
    <w:tmpl w:val="96A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D13D8D"/>
    <w:multiLevelType w:val="multilevel"/>
    <w:tmpl w:val="F5B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33"/>
  </w:num>
  <w:num w:numId="2" w16cid:durableId="1762095647">
    <w:abstractNumId w:val="17"/>
  </w:num>
  <w:num w:numId="3" w16cid:durableId="182480174">
    <w:abstractNumId w:val="9"/>
  </w:num>
  <w:num w:numId="4" w16cid:durableId="1077752364">
    <w:abstractNumId w:val="39"/>
  </w:num>
  <w:num w:numId="5" w16cid:durableId="340936850">
    <w:abstractNumId w:val="45"/>
  </w:num>
  <w:num w:numId="6" w16cid:durableId="1958220387">
    <w:abstractNumId w:val="56"/>
  </w:num>
  <w:num w:numId="7" w16cid:durableId="1361316386">
    <w:abstractNumId w:val="37"/>
  </w:num>
  <w:num w:numId="8" w16cid:durableId="271016462">
    <w:abstractNumId w:val="23"/>
  </w:num>
  <w:num w:numId="9" w16cid:durableId="1787654129">
    <w:abstractNumId w:val="15"/>
  </w:num>
  <w:num w:numId="10" w16cid:durableId="1088505931">
    <w:abstractNumId w:val="11"/>
  </w:num>
  <w:num w:numId="11" w16cid:durableId="765930573">
    <w:abstractNumId w:val="31"/>
  </w:num>
  <w:num w:numId="12" w16cid:durableId="963847108">
    <w:abstractNumId w:val="44"/>
  </w:num>
  <w:num w:numId="13" w16cid:durableId="1570261495">
    <w:abstractNumId w:val="51"/>
  </w:num>
  <w:num w:numId="14" w16cid:durableId="1084497616">
    <w:abstractNumId w:val="13"/>
  </w:num>
  <w:num w:numId="15" w16cid:durableId="690298248">
    <w:abstractNumId w:val="27"/>
  </w:num>
  <w:num w:numId="16" w16cid:durableId="1154294777">
    <w:abstractNumId w:val="8"/>
  </w:num>
  <w:num w:numId="17" w16cid:durableId="2005743476">
    <w:abstractNumId w:val="40"/>
  </w:num>
  <w:num w:numId="18" w16cid:durableId="1378310547">
    <w:abstractNumId w:val="41"/>
  </w:num>
  <w:num w:numId="19" w16cid:durableId="884177063">
    <w:abstractNumId w:val="38"/>
  </w:num>
  <w:num w:numId="20" w16cid:durableId="1813983434">
    <w:abstractNumId w:val="16"/>
  </w:num>
  <w:num w:numId="21" w16cid:durableId="351492485">
    <w:abstractNumId w:val="20"/>
  </w:num>
  <w:num w:numId="22" w16cid:durableId="1523516459">
    <w:abstractNumId w:val="6"/>
  </w:num>
  <w:num w:numId="23" w16cid:durableId="2144230594">
    <w:abstractNumId w:val="1"/>
  </w:num>
  <w:num w:numId="24" w16cid:durableId="782501787">
    <w:abstractNumId w:val="14"/>
  </w:num>
  <w:num w:numId="25" w16cid:durableId="543715522">
    <w:abstractNumId w:val="0"/>
  </w:num>
  <w:num w:numId="26" w16cid:durableId="266011863">
    <w:abstractNumId w:val="43"/>
  </w:num>
  <w:num w:numId="27" w16cid:durableId="1385254670">
    <w:abstractNumId w:val="52"/>
  </w:num>
  <w:num w:numId="28" w16cid:durableId="760569001">
    <w:abstractNumId w:val="32"/>
  </w:num>
  <w:num w:numId="29" w16cid:durableId="484978914">
    <w:abstractNumId w:val="49"/>
  </w:num>
  <w:num w:numId="30" w16cid:durableId="2136365338">
    <w:abstractNumId w:val="12"/>
  </w:num>
  <w:num w:numId="31" w16cid:durableId="171919072">
    <w:abstractNumId w:val="35"/>
  </w:num>
  <w:num w:numId="32" w16cid:durableId="1574927405">
    <w:abstractNumId w:val="42"/>
  </w:num>
  <w:num w:numId="33" w16cid:durableId="1348366387">
    <w:abstractNumId w:val="54"/>
  </w:num>
  <w:num w:numId="34" w16cid:durableId="1623531519">
    <w:abstractNumId w:val="18"/>
  </w:num>
  <w:num w:numId="35" w16cid:durableId="187648307">
    <w:abstractNumId w:val="46"/>
  </w:num>
  <w:num w:numId="36" w16cid:durableId="893079635">
    <w:abstractNumId w:val="36"/>
  </w:num>
  <w:num w:numId="37" w16cid:durableId="1810398031">
    <w:abstractNumId w:val="34"/>
  </w:num>
  <w:num w:numId="38" w16cid:durableId="1142700021">
    <w:abstractNumId w:val="10"/>
  </w:num>
  <w:num w:numId="39" w16cid:durableId="302732391">
    <w:abstractNumId w:val="50"/>
  </w:num>
  <w:num w:numId="40" w16cid:durableId="285082531">
    <w:abstractNumId w:val="22"/>
  </w:num>
  <w:num w:numId="41" w16cid:durableId="1543134836">
    <w:abstractNumId w:val="24"/>
  </w:num>
  <w:num w:numId="42" w16cid:durableId="113401631">
    <w:abstractNumId w:val="7"/>
  </w:num>
  <w:num w:numId="43" w16cid:durableId="1083717522">
    <w:abstractNumId w:val="4"/>
  </w:num>
  <w:num w:numId="44" w16cid:durableId="1440642367">
    <w:abstractNumId w:val="5"/>
  </w:num>
  <w:num w:numId="45" w16cid:durableId="1771047759">
    <w:abstractNumId w:val="3"/>
  </w:num>
  <w:num w:numId="46" w16cid:durableId="947856268">
    <w:abstractNumId w:val="48"/>
  </w:num>
  <w:num w:numId="47" w16cid:durableId="2116972192">
    <w:abstractNumId w:val="28"/>
  </w:num>
  <w:num w:numId="48" w16cid:durableId="1814902858">
    <w:abstractNumId w:val="30"/>
  </w:num>
  <w:num w:numId="49" w16cid:durableId="2068408589">
    <w:abstractNumId w:val="53"/>
  </w:num>
  <w:num w:numId="50" w16cid:durableId="1925845152">
    <w:abstractNumId w:val="25"/>
  </w:num>
  <w:num w:numId="51" w16cid:durableId="1945381900">
    <w:abstractNumId w:val="26"/>
  </w:num>
  <w:num w:numId="52" w16cid:durableId="1069957111">
    <w:abstractNumId w:val="47"/>
  </w:num>
  <w:num w:numId="53" w16cid:durableId="848325245">
    <w:abstractNumId w:val="21"/>
  </w:num>
  <w:num w:numId="54" w16cid:durableId="904100473">
    <w:abstractNumId w:val="55"/>
  </w:num>
  <w:num w:numId="55" w16cid:durableId="1650548530">
    <w:abstractNumId w:val="29"/>
  </w:num>
  <w:num w:numId="56" w16cid:durableId="664893183">
    <w:abstractNumId w:val="2"/>
  </w:num>
  <w:num w:numId="57" w16cid:durableId="830869646">
    <w:abstractNumId w:val="1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70"/>
    <w:rsid w:val="000079A0"/>
    <w:rsid w:val="00010114"/>
    <w:rsid w:val="000176CE"/>
    <w:rsid w:val="00024F0B"/>
    <w:rsid w:val="00034765"/>
    <w:rsid w:val="00062D8B"/>
    <w:rsid w:val="0006726E"/>
    <w:rsid w:val="00081AB8"/>
    <w:rsid w:val="000A27A5"/>
    <w:rsid w:val="000A3002"/>
    <w:rsid w:val="000A46C7"/>
    <w:rsid w:val="000A504E"/>
    <w:rsid w:val="000A6B91"/>
    <w:rsid w:val="000C106B"/>
    <w:rsid w:val="000C336D"/>
    <w:rsid w:val="000C56DE"/>
    <w:rsid w:val="000D33D1"/>
    <w:rsid w:val="000E24FC"/>
    <w:rsid w:val="000E5497"/>
    <w:rsid w:val="000F0DC1"/>
    <w:rsid w:val="000F182D"/>
    <w:rsid w:val="000F6834"/>
    <w:rsid w:val="00101701"/>
    <w:rsid w:val="00104985"/>
    <w:rsid w:val="00115EB6"/>
    <w:rsid w:val="00116BBE"/>
    <w:rsid w:val="00125242"/>
    <w:rsid w:val="00125246"/>
    <w:rsid w:val="00127A21"/>
    <w:rsid w:val="001301C6"/>
    <w:rsid w:val="00136005"/>
    <w:rsid w:val="00136149"/>
    <w:rsid w:val="00151D71"/>
    <w:rsid w:val="00152F6F"/>
    <w:rsid w:val="00156C1E"/>
    <w:rsid w:val="001702F0"/>
    <w:rsid w:val="00170FE9"/>
    <w:rsid w:val="00175720"/>
    <w:rsid w:val="00183A4C"/>
    <w:rsid w:val="001A467D"/>
    <w:rsid w:val="001B2299"/>
    <w:rsid w:val="001B7C9A"/>
    <w:rsid w:val="001C5B38"/>
    <w:rsid w:val="001C6D84"/>
    <w:rsid w:val="001D10FB"/>
    <w:rsid w:val="001D2CB5"/>
    <w:rsid w:val="001D7DE9"/>
    <w:rsid w:val="001E5ECF"/>
    <w:rsid w:val="001F3A1E"/>
    <w:rsid w:val="001F4E8B"/>
    <w:rsid w:val="0020234B"/>
    <w:rsid w:val="00204F4C"/>
    <w:rsid w:val="00215735"/>
    <w:rsid w:val="00217928"/>
    <w:rsid w:val="00234B9B"/>
    <w:rsid w:val="00235281"/>
    <w:rsid w:val="00242F28"/>
    <w:rsid w:val="002431E3"/>
    <w:rsid w:val="00250E2B"/>
    <w:rsid w:val="00251E34"/>
    <w:rsid w:val="00256794"/>
    <w:rsid w:val="00262417"/>
    <w:rsid w:val="00263CFD"/>
    <w:rsid w:val="002752BB"/>
    <w:rsid w:val="00283918"/>
    <w:rsid w:val="00284B16"/>
    <w:rsid w:val="0029388E"/>
    <w:rsid w:val="002B71FF"/>
    <w:rsid w:val="002C2C88"/>
    <w:rsid w:val="002C6C5C"/>
    <w:rsid w:val="002D471F"/>
    <w:rsid w:val="002D5AAD"/>
    <w:rsid w:val="002E0891"/>
    <w:rsid w:val="002E73D9"/>
    <w:rsid w:val="002F0B3B"/>
    <w:rsid w:val="002F2694"/>
    <w:rsid w:val="002F39AC"/>
    <w:rsid w:val="0030064B"/>
    <w:rsid w:val="00310D35"/>
    <w:rsid w:val="00311CE6"/>
    <w:rsid w:val="00314DC1"/>
    <w:rsid w:val="00323155"/>
    <w:rsid w:val="00325F64"/>
    <w:rsid w:val="003311B1"/>
    <w:rsid w:val="00337AA6"/>
    <w:rsid w:val="003401A9"/>
    <w:rsid w:val="00340A38"/>
    <w:rsid w:val="00345331"/>
    <w:rsid w:val="003617C6"/>
    <w:rsid w:val="0036406F"/>
    <w:rsid w:val="00364D27"/>
    <w:rsid w:val="00392ADE"/>
    <w:rsid w:val="00393BA5"/>
    <w:rsid w:val="003A6132"/>
    <w:rsid w:val="003B5381"/>
    <w:rsid w:val="003C3060"/>
    <w:rsid w:val="003C710F"/>
    <w:rsid w:val="003D4C64"/>
    <w:rsid w:val="003E3D1B"/>
    <w:rsid w:val="003F5F5A"/>
    <w:rsid w:val="00406146"/>
    <w:rsid w:val="004078CA"/>
    <w:rsid w:val="00415E75"/>
    <w:rsid w:val="00423E4E"/>
    <w:rsid w:val="00436ADC"/>
    <w:rsid w:val="00444116"/>
    <w:rsid w:val="004443B2"/>
    <w:rsid w:val="00454093"/>
    <w:rsid w:val="00462615"/>
    <w:rsid w:val="00467ED3"/>
    <w:rsid w:val="004849F0"/>
    <w:rsid w:val="0049445C"/>
    <w:rsid w:val="004A1AA1"/>
    <w:rsid w:val="004B2275"/>
    <w:rsid w:val="004D22B9"/>
    <w:rsid w:val="00505D9B"/>
    <w:rsid w:val="005123B6"/>
    <w:rsid w:val="00526946"/>
    <w:rsid w:val="00550021"/>
    <w:rsid w:val="0055721E"/>
    <w:rsid w:val="00565277"/>
    <w:rsid w:val="00566BAE"/>
    <w:rsid w:val="00570212"/>
    <w:rsid w:val="0057436D"/>
    <w:rsid w:val="00584BD4"/>
    <w:rsid w:val="0059024E"/>
    <w:rsid w:val="00591588"/>
    <w:rsid w:val="00596589"/>
    <w:rsid w:val="00597B2C"/>
    <w:rsid w:val="005A15F1"/>
    <w:rsid w:val="005B55F4"/>
    <w:rsid w:val="005B6B5C"/>
    <w:rsid w:val="005C4918"/>
    <w:rsid w:val="005C7776"/>
    <w:rsid w:val="005D1352"/>
    <w:rsid w:val="005D6E86"/>
    <w:rsid w:val="005E0D52"/>
    <w:rsid w:val="005E1D90"/>
    <w:rsid w:val="005E39E2"/>
    <w:rsid w:val="005E4BCC"/>
    <w:rsid w:val="005E535B"/>
    <w:rsid w:val="005F06D1"/>
    <w:rsid w:val="005F1933"/>
    <w:rsid w:val="005F7470"/>
    <w:rsid w:val="006003C1"/>
    <w:rsid w:val="00600F99"/>
    <w:rsid w:val="00602685"/>
    <w:rsid w:val="0060557C"/>
    <w:rsid w:val="00612314"/>
    <w:rsid w:val="00623EB2"/>
    <w:rsid w:val="006344BB"/>
    <w:rsid w:val="006551E3"/>
    <w:rsid w:val="00662A03"/>
    <w:rsid w:val="00665FF7"/>
    <w:rsid w:val="006669A9"/>
    <w:rsid w:val="0066767C"/>
    <w:rsid w:val="006741F4"/>
    <w:rsid w:val="00675AAA"/>
    <w:rsid w:val="00677129"/>
    <w:rsid w:val="00677235"/>
    <w:rsid w:val="00691123"/>
    <w:rsid w:val="00694B0D"/>
    <w:rsid w:val="006A01DC"/>
    <w:rsid w:val="006A0397"/>
    <w:rsid w:val="006A2542"/>
    <w:rsid w:val="006A419F"/>
    <w:rsid w:val="006B3AE6"/>
    <w:rsid w:val="006B55DA"/>
    <w:rsid w:val="006B5A16"/>
    <w:rsid w:val="006C142B"/>
    <w:rsid w:val="006C5BE6"/>
    <w:rsid w:val="006D4C2B"/>
    <w:rsid w:val="006E1733"/>
    <w:rsid w:val="006E2115"/>
    <w:rsid w:val="006E24B9"/>
    <w:rsid w:val="006F1113"/>
    <w:rsid w:val="006F5D14"/>
    <w:rsid w:val="00700DD1"/>
    <w:rsid w:val="00704148"/>
    <w:rsid w:val="00712C4F"/>
    <w:rsid w:val="00720512"/>
    <w:rsid w:val="00721C5C"/>
    <w:rsid w:val="007271AA"/>
    <w:rsid w:val="00741E23"/>
    <w:rsid w:val="0074234E"/>
    <w:rsid w:val="00744178"/>
    <w:rsid w:val="00763FE7"/>
    <w:rsid w:val="00764B0D"/>
    <w:rsid w:val="007674FB"/>
    <w:rsid w:val="00776999"/>
    <w:rsid w:val="00777BBF"/>
    <w:rsid w:val="007803CD"/>
    <w:rsid w:val="00786205"/>
    <w:rsid w:val="00796C85"/>
    <w:rsid w:val="00797A63"/>
    <w:rsid w:val="00797B1A"/>
    <w:rsid w:val="007A5C14"/>
    <w:rsid w:val="007B4215"/>
    <w:rsid w:val="007D5365"/>
    <w:rsid w:val="007D7F48"/>
    <w:rsid w:val="007E4A21"/>
    <w:rsid w:val="007E7EA7"/>
    <w:rsid w:val="008107C5"/>
    <w:rsid w:val="00821047"/>
    <w:rsid w:val="008311C6"/>
    <w:rsid w:val="00840A0C"/>
    <w:rsid w:val="00843519"/>
    <w:rsid w:val="00874114"/>
    <w:rsid w:val="008777E0"/>
    <w:rsid w:val="00877D29"/>
    <w:rsid w:val="00890A34"/>
    <w:rsid w:val="00891F0A"/>
    <w:rsid w:val="00892322"/>
    <w:rsid w:val="0089286C"/>
    <w:rsid w:val="0089459D"/>
    <w:rsid w:val="00897E2D"/>
    <w:rsid w:val="008A01A7"/>
    <w:rsid w:val="008A138D"/>
    <w:rsid w:val="008A1DCA"/>
    <w:rsid w:val="008A4ADF"/>
    <w:rsid w:val="008A79EA"/>
    <w:rsid w:val="008B0614"/>
    <w:rsid w:val="008B168C"/>
    <w:rsid w:val="008B44C7"/>
    <w:rsid w:val="008B4F80"/>
    <w:rsid w:val="008B50B8"/>
    <w:rsid w:val="008B6CE1"/>
    <w:rsid w:val="008D7785"/>
    <w:rsid w:val="008D7DCF"/>
    <w:rsid w:val="008E0C63"/>
    <w:rsid w:val="008E259C"/>
    <w:rsid w:val="008E62A7"/>
    <w:rsid w:val="008E785D"/>
    <w:rsid w:val="008F37E6"/>
    <w:rsid w:val="008F5857"/>
    <w:rsid w:val="00911635"/>
    <w:rsid w:val="009339FE"/>
    <w:rsid w:val="00933C79"/>
    <w:rsid w:val="00940214"/>
    <w:rsid w:val="009404EE"/>
    <w:rsid w:val="00943511"/>
    <w:rsid w:val="00947FB8"/>
    <w:rsid w:val="00961BB6"/>
    <w:rsid w:val="0096420E"/>
    <w:rsid w:val="0097261D"/>
    <w:rsid w:val="00972CC0"/>
    <w:rsid w:val="00974238"/>
    <w:rsid w:val="00974FE2"/>
    <w:rsid w:val="00985D0E"/>
    <w:rsid w:val="009B4C7D"/>
    <w:rsid w:val="009C2EF3"/>
    <w:rsid w:val="009C5AB3"/>
    <w:rsid w:val="009D3521"/>
    <w:rsid w:val="009D59A4"/>
    <w:rsid w:val="009E4286"/>
    <w:rsid w:val="009E4DA0"/>
    <w:rsid w:val="009F2B08"/>
    <w:rsid w:val="009F39D4"/>
    <w:rsid w:val="00A03928"/>
    <w:rsid w:val="00A04774"/>
    <w:rsid w:val="00A10A7B"/>
    <w:rsid w:val="00A13636"/>
    <w:rsid w:val="00A16F17"/>
    <w:rsid w:val="00A20DD1"/>
    <w:rsid w:val="00A22915"/>
    <w:rsid w:val="00A243E5"/>
    <w:rsid w:val="00A33F88"/>
    <w:rsid w:val="00A36C03"/>
    <w:rsid w:val="00A40625"/>
    <w:rsid w:val="00A5381C"/>
    <w:rsid w:val="00A6079F"/>
    <w:rsid w:val="00A64FD9"/>
    <w:rsid w:val="00A720C9"/>
    <w:rsid w:val="00A7637E"/>
    <w:rsid w:val="00A76F5F"/>
    <w:rsid w:val="00A84B8C"/>
    <w:rsid w:val="00A909EF"/>
    <w:rsid w:val="00A97B8E"/>
    <w:rsid w:val="00AB39E7"/>
    <w:rsid w:val="00AB7A8A"/>
    <w:rsid w:val="00AC09A7"/>
    <w:rsid w:val="00AD77C5"/>
    <w:rsid w:val="00AE5487"/>
    <w:rsid w:val="00AF10DB"/>
    <w:rsid w:val="00B1017C"/>
    <w:rsid w:val="00B13B71"/>
    <w:rsid w:val="00B23BFA"/>
    <w:rsid w:val="00B25FB8"/>
    <w:rsid w:val="00B27EAF"/>
    <w:rsid w:val="00B37EFF"/>
    <w:rsid w:val="00B404CE"/>
    <w:rsid w:val="00B408A1"/>
    <w:rsid w:val="00B44072"/>
    <w:rsid w:val="00B512F9"/>
    <w:rsid w:val="00B55423"/>
    <w:rsid w:val="00B63DA9"/>
    <w:rsid w:val="00B726BE"/>
    <w:rsid w:val="00B74E0B"/>
    <w:rsid w:val="00B856D3"/>
    <w:rsid w:val="00B900FB"/>
    <w:rsid w:val="00BA43B5"/>
    <w:rsid w:val="00BA46DB"/>
    <w:rsid w:val="00BC5000"/>
    <w:rsid w:val="00BC61F9"/>
    <w:rsid w:val="00BC7292"/>
    <w:rsid w:val="00BF5E02"/>
    <w:rsid w:val="00C00B7D"/>
    <w:rsid w:val="00C04C74"/>
    <w:rsid w:val="00C079CD"/>
    <w:rsid w:val="00C13EA8"/>
    <w:rsid w:val="00C1441A"/>
    <w:rsid w:val="00C360CB"/>
    <w:rsid w:val="00C408A2"/>
    <w:rsid w:val="00C47EBA"/>
    <w:rsid w:val="00C50291"/>
    <w:rsid w:val="00C54291"/>
    <w:rsid w:val="00C6186E"/>
    <w:rsid w:val="00C618AC"/>
    <w:rsid w:val="00C63A13"/>
    <w:rsid w:val="00C652AB"/>
    <w:rsid w:val="00C6707E"/>
    <w:rsid w:val="00C67A22"/>
    <w:rsid w:val="00C86EF3"/>
    <w:rsid w:val="00C90BA8"/>
    <w:rsid w:val="00C9722D"/>
    <w:rsid w:val="00CA01FD"/>
    <w:rsid w:val="00CA0B65"/>
    <w:rsid w:val="00CA51CC"/>
    <w:rsid w:val="00CA555A"/>
    <w:rsid w:val="00CB1B8A"/>
    <w:rsid w:val="00CC1391"/>
    <w:rsid w:val="00CE0DBE"/>
    <w:rsid w:val="00CE1421"/>
    <w:rsid w:val="00CE4598"/>
    <w:rsid w:val="00CE4E2D"/>
    <w:rsid w:val="00CF1216"/>
    <w:rsid w:val="00D05AE6"/>
    <w:rsid w:val="00D06264"/>
    <w:rsid w:val="00D304C5"/>
    <w:rsid w:val="00D361B0"/>
    <w:rsid w:val="00D407B1"/>
    <w:rsid w:val="00D41EBB"/>
    <w:rsid w:val="00D421CC"/>
    <w:rsid w:val="00D45383"/>
    <w:rsid w:val="00D51DEE"/>
    <w:rsid w:val="00D54988"/>
    <w:rsid w:val="00D54D71"/>
    <w:rsid w:val="00D866CA"/>
    <w:rsid w:val="00D87868"/>
    <w:rsid w:val="00DA4D65"/>
    <w:rsid w:val="00DA6A37"/>
    <w:rsid w:val="00DA7043"/>
    <w:rsid w:val="00DB0A14"/>
    <w:rsid w:val="00DB1CBF"/>
    <w:rsid w:val="00DB1EF0"/>
    <w:rsid w:val="00DC55F0"/>
    <w:rsid w:val="00DC6735"/>
    <w:rsid w:val="00DD0B15"/>
    <w:rsid w:val="00DD371C"/>
    <w:rsid w:val="00DD4CCD"/>
    <w:rsid w:val="00DD651D"/>
    <w:rsid w:val="00DD72F6"/>
    <w:rsid w:val="00DE0B7C"/>
    <w:rsid w:val="00DE2742"/>
    <w:rsid w:val="00DE47C6"/>
    <w:rsid w:val="00DF1736"/>
    <w:rsid w:val="00DF25C9"/>
    <w:rsid w:val="00DF2DF4"/>
    <w:rsid w:val="00DF2FCD"/>
    <w:rsid w:val="00E0075F"/>
    <w:rsid w:val="00E03BBF"/>
    <w:rsid w:val="00E10482"/>
    <w:rsid w:val="00E14C61"/>
    <w:rsid w:val="00E23E4A"/>
    <w:rsid w:val="00E276AB"/>
    <w:rsid w:val="00E33024"/>
    <w:rsid w:val="00E4295D"/>
    <w:rsid w:val="00E44471"/>
    <w:rsid w:val="00E50E7F"/>
    <w:rsid w:val="00E70C43"/>
    <w:rsid w:val="00E70D54"/>
    <w:rsid w:val="00E741D2"/>
    <w:rsid w:val="00E76697"/>
    <w:rsid w:val="00E77645"/>
    <w:rsid w:val="00E801B0"/>
    <w:rsid w:val="00E8215D"/>
    <w:rsid w:val="00E913EE"/>
    <w:rsid w:val="00E9259D"/>
    <w:rsid w:val="00EA082C"/>
    <w:rsid w:val="00EA3D66"/>
    <w:rsid w:val="00EA551D"/>
    <w:rsid w:val="00EB34F0"/>
    <w:rsid w:val="00EB3C29"/>
    <w:rsid w:val="00EC395B"/>
    <w:rsid w:val="00EC3E89"/>
    <w:rsid w:val="00ED0892"/>
    <w:rsid w:val="00ED4D5E"/>
    <w:rsid w:val="00EE0370"/>
    <w:rsid w:val="00EE24A1"/>
    <w:rsid w:val="00EE2CB3"/>
    <w:rsid w:val="00EE6C9B"/>
    <w:rsid w:val="00EF1AB9"/>
    <w:rsid w:val="00EF4DB7"/>
    <w:rsid w:val="00EF5572"/>
    <w:rsid w:val="00F1091A"/>
    <w:rsid w:val="00F14AF8"/>
    <w:rsid w:val="00F258D7"/>
    <w:rsid w:val="00F26F35"/>
    <w:rsid w:val="00F27E0E"/>
    <w:rsid w:val="00F31565"/>
    <w:rsid w:val="00F3173F"/>
    <w:rsid w:val="00F43DB6"/>
    <w:rsid w:val="00F527AC"/>
    <w:rsid w:val="00F55490"/>
    <w:rsid w:val="00F57CDB"/>
    <w:rsid w:val="00F63D06"/>
    <w:rsid w:val="00F665B3"/>
    <w:rsid w:val="00F71002"/>
    <w:rsid w:val="00F76C6D"/>
    <w:rsid w:val="00F81944"/>
    <w:rsid w:val="00F87365"/>
    <w:rsid w:val="00F87CF0"/>
    <w:rsid w:val="00F93E36"/>
    <w:rsid w:val="00FA2352"/>
    <w:rsid w:val="00FB4E8E"/>
    <w:rsid w:val="00FB5DAE"/>
    <w:rsid w:val="00FC0DB3"/>
    <w:rsid w:val="00FD3D04"/>
    <w:rsid w:val="00FD7F8D"/>
    <w:rsid w:val="00FE35B0"/>
    <w:rsid w:val="00FF01A5"/>
    <w:rsid w:val="00FF55DB"/>
    <w:rsid w:val="00FF6EA8"/>
    <w:rsid w:val="73CE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773053"/>
  <w15:chartTrackingRefBased/>
  <w15:docId w15:val="{75E94E83-A8EC-4A48-BE7A-DD460C1D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E0370"/>
    <w:pPr>
      <w:spacing w:line="256" w:lineRule="auto"/>
    </w:pPr>
    <w:rPr>
      <w:rFonts w:ascii="Arial" w:eastAsia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364D27"/>
    <w:pPr>
      <w:ind w:left="720"/>
      <w:contextualSpacing/>
    </w:p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8A79EA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semiHidden/>
    <w:unhideWhenUsed/>
    <w:rsid w:val="008A79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"/>
    <w:uiPriority w:val="99"/>
    <w:semiHidden/>
    <w:rsid w:val="008A79EA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8A7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9EA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79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79EA"/>
    <w:rPr>
      <w:rFonts w:ascii="Segoe UI" w:hAnsi="Segoe UI" w:cs="Segoe UI"/>
      <w:sz w:val="18"/>
      <w:szCs w:val="18"/>
    </w:rPr>
  </w:style>
  <w:style w:type="character" w:styleId="Titelvanboek">
    <w:name w:val="Book Title"/>
    <w:basedOn w:val="Standaardalinea-lettertype"/>
    <w:uiPriority w:val="33"/>
    <w:qFormat/>
    <w:rsid w:val="00DF2FCD"/>
    <w:rPr>
      <w:b/>
      <w:bCs/>
      <w:i/>
      <w:iCs/>
      <w:spacing w:val="5"/>
    </w:rPr>
  </w:style>
  <w:style w:type="table" w:styleId="Tabelraster">
    <w:name w:val="Table Grid"/>
    <w:basedOn w:val="Standaardtabel"/>
    <w:uiPriority w:val="39"/>
    <w:rsid w:val="00DF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6A03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397"/>
  </w:style>
  <w:style w:type="paragraph" w:styleId="Voettekst">
    <w:name w:val="footer"/>
    <w:basedOn w:val="Standaard"/>
    <w:link w:val="VoettekstChar"/>
    <w:uiPriority w:val="99"/>
    <w:unhideWhenUsed/>
    <w:rsid w:val="006A03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397"/>
  </w:style>
  <w:style w:type="paragraph" w:styleId="Revisie">
    <w:name w:val="Revision"/>
    <w:hidden/>
    <w:uiPriority w:val="99"/>
    <w:semiHidden/>
    <w:rsid w:val="00D304C5"/>
    <w:pPr>
      <w:spacing w:after="0" w:line="240" w:lineRule="auto"/>
    </w:pPr>
  </w:style>
  <w:style w:type="paragraph" w:customStyle="1" w:styleId="RapportCF">
    <w:name w:val="Rapport_CF"/>
    <w:basedOn w:val="Standaard"/>
    <w:link w:val="RapportCFChar"/>
    <w:rsid w:val="00127A21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before="180" w:after="0" w:line="240" w:lineRule="auto"/>
      <w:ind w:left="709"/>
    </w:pPr>
    <w:rPr>
      <w:rFonts w:ascii="Times New Roman" w:eastAsia="Times New Roman" w:hAnsi="Times New Roman" w:cs="Times New Roman"/>
      <w:szCs w:val="20"/>
      <w:lang w:val="en-GB" w:eastAsia="en-GB" w:bidi="en-GB"/>
    </w:rPr>
  </w:style>
  <w:style w:type="character" w:customStyle="1" w:styleId="RapportCFChar">
    <w:name w:val="Rapport_CF Char"/>
    <w:basedOn w:val="Standaardalinea-lettertype"/>
    <w:link w:val="RapportCF"/>
    <w:rsid w:val="00127A21"/>
    <w:rPr>
      <w:rFonts w:ascii="Times New Roman" w:eastAsia="Times New Roman" w:hAnsi="Times New Roman" w:cs="Times New Roman"/>
      <w:szCs w:val="20"/>
      <w:lang w:val="en-GB" w:eastAsia="en-GB" w:bidi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C00B7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  <w:lang w:eastAsia="ja-JP"/>
    </w:rPr>
  </w:style>
  <w:style w:type="character" w:customStyle="1" w:styleId="TitelChar">
    <w:name w:val="Titel Char"/>
    <w:basedOn w:val="Standaardalinea-lettertype"/>
    <w:link w:val="Titel"/>
    <w:uiPriority w:val="10"/>
    <w:rsid w:val="00C00B7D"/>
    <w:rPr>
      <w:rFonts w:asciiTheme="majorHAnsi" w:eastAsiaTheme="majorEastAsia" w:hAnsiTheme="majorHAnsi" w:cstheme="majorBidi"/>
      <w:sz w:val="56"/>
      <w:szCs w:val="5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7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FF46B-EEEF-4BE9-80E5-9BB25F98B8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5EFC9A-80A0-4060-805A-C0BF3EE973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06771-63D4-416F-B8FF-E2F0F33BA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2432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Cruycke</dc:creator>
  <cp:keywords/>
  <dc:description/>
  <cp:lastModifiedBy>Janou De Buyser</cp:lastModifiedBy>
  <cp:revision>6</cp:revision>
  <cp:lastPrinted>2024-02-14T12:04:00Z</cp:lastPrinted>
  <dcterms:created xsi:type="dcterms:W3CDTF">2026-05-17T13:56:00Z</dcterms:created>
  <dcterms:modified xsi:type="dcterms:W3CDTF">2026-07-29T13:18:00Z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  <property fmtid="{D5CDD505-2E9C-101B-9397-08002B2CF9AE}" pid="3" name="GrammarlyDocumentId">
    <vt:lpwstr>1465609ac484cd29dd8118186fe48cc88f4fedd8a836c69ff68117c8f67cafaf</vt:lpwstr>
  </property>
  <property fmtid="{D5CDD505-2E9C-101B-9397-08002B2CF9AE}" pid="4" name="MediaServiceImageTags">
    <vt:lpwstr/>
  </property>
  <property fmtid="{D5CDD505-2E9C-101B-9397-08002B2CF9AE}" pid="5" name="Order">
    <vt:r8>57100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