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ins w:id="1000" w:author="Janou De Buyser" w:date="2026-10-25T10:00:00Z"/>
        </w:rPr>
      </w:pPr>
      <w:ins w:id="1001" w:author="Janou De Buyser" w:date="2026-10-25T10:00:00Z">
        <w:r>
          <w:rPr>
            <w:b/>
            <w:color w:val="123A5F"/>
            <w:sz w:val="28"/>
          </w:rPr>
          <w:t xml:space="preserve">eCRF Document 39: Protocol- Process evaluation</w:t>
        </w:r>
      </w:ins>
    </w:p>
    <w:tbl>
      <w:tblPr>
        <w:tblStyle w:val="TableGrid"/>
        <w:tblW w:w="5017" w:type="pct"/>
        <w:tblLook w:val="04A0" w:firstRow="1" w:lastRow="0" w:firstColumn="1" w:lastColumn="0" w:noHBand="0" w:noVBand="1"/>
      </w:tblPr>
      <w:tblGrid>
        <w:gridCol w:w="2373"/>
        <w:gridCol w:w="8"/>
        <w:gridCol w:w="4434"/>
        <w:gridCol w:w="23"/>
        <w:gridCol w:w="3781"/>
        <w:gridCol w:w="36"/>
        <w:gridCol w:w="2295"/>
        <w:gridCol w:w="44"/>
      </w:tblGrid>
      <w:tr w:rsidRPr="00CD64EE" w:rsidR="00E9132C" w:rsidTr="274B9B30" w14:paraId="547846E9" w14:textId="77777777">
        <w:trPr>
          <w:gridAfter w:val="1"/>
          <w:wAfter w:w="17" w:type="pct"/>
        </w:trPr>
        <w:tc>
          <w:tcPr>
            <w:tcW w:w="913" w:type="pct"/>
            <w:tcMar/>
          </w:tcPr>
          <w:p w:rsidRPr="009A2877" w:rsidR="00E9132C" w:rsidP="007D79BF" w:rsidRDefault="00E9132C" w14:paraId="66AE76EE" w14:textId="77777777">
            <w:pPr>
              <w:jc w:val="both"/>
              <w:rPr>
                <w:b/>
                <w:sz w:val="20"/>
                <w:szCs w:val="20"/>
                <w:lang w:val="en-GB"/>
              </w:rPr>
            </w:pPr>
            <w:commentRangeStart w:id="0"/>
            <w:r w:rsidRPr="009A2877">
              <w:rPr>
                <w:rFonts w:ascii="Arial" w:hAnsi="Arial" w:eastAsia="Arial" w:cs="Arial"/>
                <w:b/>
                <w:color w:val="123A5F"/>
                <w:sz w:val="20"/>
                <w:szCs w:val="20"/>
                <w:lang w:val="en-GB"/>
              </w:rPr>
              <w:t xml:space="preserve">Dimension and subdimension </w:t>
            </w:r>
            <w:commentRangeEnd w:id="0"/>
            <w:r>
              <w:rPr>
                <w:rStyle w:val="CommentReference"/>
              </w:rPr>
              <w:commentReference w:id="0"/>
            </w:r>
          </w:p>
        </w:tc>
        <w:tc>
          <w:tcPr>
            <w:tcW w:w="1709" w:type="pct"/>
            <w:gridSpan w:val="2"/>
            <w:tcMar/>
          </w:tcPr>
          <w:p w:rsidRPr="009A2877" w:rsidR="00E9132C" w:rsidP="007D79BF" w:rsidRDefault="00E9132C" w14:paraId="4E156E5D" w14:textId="77777777">
            <w:pPr>
              <w:jc w:val="both"/>
              <w:rPr>
                <w:b/>
                <w:bCs/>
                <w:sz w:val="20"/>
                <w:szCs w:val="20"/>
                <w:lang w:val="en-GB"/>
              </w:rPr>
            </w:pPr>
            <w:r w:rsidRPr="329AB3C6">
              <w:rPr>
                <w:rFonts w:ascii="Arial" w:hAnsi="Arial" w:eastAsia="Arial" w:cs="Arial"/>
                <w:b/>
                <w:bCs/>
                <w:color w:val="123A5F"/>
                <w:sz w:val="20"/>
                <w:szCs w:val="20"/>
                <w:lang w:val="en-GB"/>
              </w:rPr>
              <w:t>Process indicators (I)</w:t>
            </w:r>
          </w:p>
          <w:p w:rsidRPr="009A2877" w:rsidR="00E9132C" w:rsidP="007D79BF" w:rsidRDefault="00E9132C" w14:paraId="2737D7D4" w14:textId="77777777">
            <w:pPr>
              <w:jc w:val="both"/>
              <w:rPr>
                <w:bCs/>
                <w:sz w:val="20"/>
                <w:szCs w:val="20"/>
                <w:lang w:val="en-GB"/>
              </w:rPr>
            </w:pPr>
            <w:r w:rsidRPr="009A2877">
              <w:rPr>
                <w:rFonts w:ascii="Arial" w:hAnsi="Arial" w:eastAsia="Arial" w:cs="Arial"/>
                <w:bCs/>
                <w:color w:val="24303B"/>
                <w:sz w:val="20"/>
                <w:szCs w:val="20"/>
                <w:lang w:val="en-GB"/>
              </w:rPr>
              <w:t>If no level is indicated the indicator is applicable across levels or no specific level</w:t>
            </w:r>
          </w:p>
        </w:tc>
        <w:tc>
          <w:tcPr>
            <w:tcW w:w="1464" w:type="pct"/>
            <w:gridSpan w:val="2"/>
            <w:tcMar/>
          </w:tcPr>
          <w:p w:rsidRPr="009A2877" w:rsidR="00E9132C" w:rsidP="007D79BF" w:rsidRDefault="00E9132C" w14:paraId="245FA507" w14:textId="77777777">
            <w:pPr>
              <w:jc w:val="both"/>
              <w:rPr>
                <w:b/>
                <w:sz w:val="20"/>
                <w:szCs w:val="20"/>
                <w:lang w:val="en-GB"/>
              </w:rPr>
            </w:pPr>
            <w:r w:rsidRPr="009A2877">
              <w:rPr>
                <w:rFonts w:ascii="Arial" w:hAnsi="Arial" w:eastAsia="Arial" w:cs="Arial"/>
                <w:b/>
                <w:color w:val="123A5F"/>
                <w:sz w:val="20"/>
                <w:szCs w:val="20"/>
                <w:lang w:val="en-GB"/>
              </w:rPr>
              <w:t>Data collection</w:t>
            </w:r>
          </w:p>
          <w:p w:rsidRPr="009A2877" w:rsidR="00E9132C" w:rsidP="007D79BF" w:rsidRDefault="00E9132C" w14:paraId="044ABC30" w14:textId="77777777">
            <w:pPr>
              <w:jc w:val="both"/>
              <w:rPr>
                <w:bCs/>
                <w:sz w:val="20"/>
                <w:szCs w:val="20"/>
                <w:lang w:val="en-GB"/>
              </w:rPr>
            </w:pPr>
            <w:r w:rsidRPr="009A2877">
              <w:rPr>
                <w:rFonts w:ascii="Arial" w:hAnsi="Arial" w:eastAsia="Arial" w:cs="Arial"/>
                <w:bCs/>
                <w:color w:val="24303B"/>
                <w:sz w:val="20"/>
                <w:szCs w:val="20"/>
                <w:lang w:val="en-GB"/>
              </w:rPr>
              <w:t>each outcome/indicator can be evaluated qualitatively or quantitatively using one or more data-collection methods</w:t>
            </w:r>
            <w:r>
              <w:rPr>
                <w:rFonts w:ascii="Arial" w:hAnsi="Arial" w:eastAsia="Arial" w:cs="Arial"/>
                <w:bCs/>
                <w:color w:val="24303B"/>
                <w:sz w:val="20"/>
                <w:szCs w:val="20"/>
                <w:lang w:val="en-GB"/>
              </w:rPr>
              <w:t>.</w:t>
            </w:r>
          </w:p>
        </w:tc>
        <w:tc>
          <w:tcPr>
            <w:tcW w:w="897" w:type="pct"/>
            <w:gridSpan w:val="2"/>
            <w:tcMar/>
          </w:tcPr>
          <w:p w:rsidRPr="009A2877" w:rsidR="00E9132C" w:rsidP="007D79BF" w:rsidRDefault="00E9132C" w14:paraId="42222B38" w14:textId="77777777">
            <w:pPr>
              <w:jc w:val="both"/>
              <w:rPr>
                <w:b/>
                <w:bCs/>
                <w:sz w:val="20"/>
                <w:szCs w:val="20"/>
                <w:lang w:val="en-GB"/>
              </w:rPr>
            </w:pPr>
            <w:r w:rsidRPr="329AB3C6">
              <w:rPr>
                <w:rFonts w:ascii="Arial" w:hAnsi="Arial" w:eastAsia="Arial" w:cs="Arial"/>
                <w:b/>
                <w:bCs/>
                <w:color w:val="123A5F"/>
                <w:sz w:val="20"/>
                <w:szCs w:val="20"/>
                <w:lang w:val="en-GB"/>
              </w:rPr>
              <w:t>Time point</w:t>
            </w:r>
          </w:p>
          <w:p w:rsidRPr="009A2877" w:rsidR="00E9132C" w:rsidP="007D79BF" w:rsidRDefault="00E9132C" w14:paraId="33E0DC82" w14:textId="64D37053">
            <w:pPr>
              <w:jc w:val="both"/>
              <w:rPr>
                <w:b/>
                <w:sz w:val="20"/>
                <w:szCs w:val="20"/>
                <w:lang w:val="en-GB"/>
              </w:rPr>
            </w:pPr>
          </w:p>
        </w:tc>
      </w:tr>
      <w:tr w:rsidRPr="009A2877" w:rsidR="00E9132C" w:rsidTr="274B9B30" w14:paraId="6A6C73B1" w14:textId="77777777">
        <w:trPr>
          <w:gridAfter w:val="1"/>
          <w:wAfter w:w="17" w:type="pct"/>
        </w:trPr>
        <w:tc>
          <w:tcPr>
            <w:tcW w:w="4983" w:type="pct"/>
            <w:gridSpan w:val="7"/>
            <w:tcMar/>
          </w:tcPr>
          <w:p w:rsidRPr="009A2877" w:rsidR="00E9132C" w:rsidP="007D79BF" w:rsidRDefault="00E9132C" w14:paraId="254530C3" w14:textId="77777777">
            <w:pPr>
              <w:jc w:val="both"/>
              <w:rPr>
                <w:i/>
                <w:iCs/>
                <w:sz w:val="20"/>
                <w:szCs w:val="20"/>
                <w:lang w:val="en-GB"/>
              </w:rPr>
            </w:pPr>
            <w:commentRangeStart w:id="1"/>
            <w:r w:rsidRPr="329AB3C6">
              <w:rPr>
                <w:rFonts w:ascii="Arial" w:hAnsi="Arial" w:eastAsia="Arial" w:cs="Arial"/>
                <w:b/>
                <w:bCs/>
                <w:color w:val="123A5F"/>
                <w:sz w:val="20"/>
                <w:szCs w:val="20"/>
                <w:lang w:val="en-GB"/>
              </w:rPr>
              <w:t>Implementation</w:t>
            </w:r>
            <w:commentRangeEnd w:id="1"/>
            <w:r>
              <w:rPr>
                <w:rStyle w:val="CommentReference"/>
              </w:rPr>
              <w:commentReference w:id="1"/>
            </w:r>
          </w:p>
        </w:tc>
      </w:tr>
      <w:tr w:rsidRPr="00C958AE" w:rsidR="00E9132C" w:rsidDel="002A2E61" w:rsidTr="274B9B30" w14:paraId="4050E35C" w14:textId="77777777">
        <w:trPr>
          <w:gridAfter w:val="1"/>
          <w:wAfter w:w="17" w:type="pct"/>
        </w:trPr>
        <w:tc>
          <w:tcPr>
            <w:tcW w:w="4983" w:type="pct"/>
            <w:gridSpan w:val="7"/>
            <w:tcMar/>
          </w:tcPr>
          <w:p w:rsidRPr="009A2877" w:rsidR="00E9132C" w:rsidDel="002A2E61" w:rsidP="007D79BF" w:rsidRDefault="00E9132C" w14:paraId="5D9F38BF" w14:textId="77777777">
            <w:pPr>
              <w:jc w:val="both"/>
              <w:rPr>
                <w:sz w:val="20"/>
                <w:szCs w:val="20"/>
                <w:lang w:val="en-GB"/>
              </w:rPr>
            </w:pPr>
            <w:r w:rsidRPr="009A2877">
              <w:rPr>
                <w:rFonts w:ascii="Arial" w:hAnsi="Arial" w:eastAsia="Arial" w:cs="Arial"/>
                <w:b/>
                <w:bCs/>
                <w:color w:val="24303B"/>
                <w:sz w:val="20"/>
                <w:szCs w:val="20"/>
                <w:lang w:val="en-GB"/>
              </w:rPr>
              <w:t>1. How delivery is achieved</w:t>
            </w:r>
            <w:r w:rsidRPr="009A2877">
              <w:rPr>
                <w:rFonts w:ascii="Arial" w:hAnsi="Arial" w:eastAsia="Arial" w:cs="Arial"/>
                <w:color w:val="24303B"/>
                <w:sz w:val="20"/>
                <w:szCs w:val="20"/>
                <w:lang w:val="en-GB"/>
              </w:rPr>
              <w:t xml:space="preserve"> </w:t>
            </w:r>
            <w:r>
              <w:rPr>
                <w:rFonts w:ascii="Arial" w:hAnsi="Arial" w:eastAsia="Arial" w:cs="Arial"/>
                <w:color w:val="24303B"/>
                <w:sz w:val="20"/>
                <w:szCs w:val="20"/>
                <w:lang w:val="en-GB"/>
              </w:rPr>
              <w:t>(</w:t>
            </w:r>
            <w:r w:rsidRPr="00EE6802">
              <w:rPr>
                <w:rFonts w:ascii="Arial" w:hAnsi="Arial" w:eastAsia="Arial" w:cs="Arial"/>
                <w:color w:val="24303B"/>
                <w:sz w:val="20"/>
                <w:szCs w:val="20"/>
                <w:lang w:val="en-GB"/>
              </w:rPr>
              <w:t>the structures, resources</w:t>
            </w:r>
            <w:r>
              <w:rPr>
                <w:rFonts w:ascii="Arial" w:hAnsi="Arial" w:eastAsia="Arial" w:cs="Arial"/>
                <w:color w:val="24303B"/>
                <w:sz w:val="20"/>
                <w:szCs w:val="20"/>
                <w:lang w:val="en-GB"/>
              </w:rPr>
              <w:t xml:space="preserve"> and mechanisms</w:t>
            </w:r>
            <w:r w:rsidRPr="00EE6802">
              <w:rPr>
                <w:rFonts w:ascii="Arial" w:hAnsi="Arial" w:eastAsia="Arial" w:cs="Arial"/>
                <w:color w:val="24303B"/>
                <w:sz w:val="20"/>
                <w:szCs w:val="20"/>
                <w:lang w:val="en-GB"/>
              </w:rPr>
              <w:t xml:space="preserve"> through which delivery is achieved</w:t>
            </w:r>
            <w:r>
              <w:rPr>
                <w:rFonts w:ascii="Arial" w:hAnsi="Arial" w:eastAsia="Arial" w:cs="Arial"/>
                <w:color w:val="24303B"/>
                <w:sz w:val="20"/>
                <w:szCs w:val="20"/>
                <w:lang w:val="en-GB"/>
              </w:rPr>
              <w:t>)</w:t>
            </w:r>
          </w:p>
        </w:tc>
      </w:tr>
      <w:tr w:rsidRPr="00C958AE" w:rsidR="00E9132C" w:rsidTr="274B9B30" w14:paraId="74ADB3AD" w14:textId="77777777">
        <w:trPr>
          <w:gridAfter w:val="1"/>
          <w:wAfter w:w="17" w:type="pct"/>
          <w:trHeight w:val="841"/>
        </w:trPr>
        <w:tc>
          <w:tcPr>
            <w:tcW w:w="913" w:type="pct"/>
            <w:tcMar/>
          </w:tcPr>
          <w:p w:rsidRPr="009A2877" w:rsidR="00E9132C" w:rsidP="007D79BF" w:rsidRDefault="00E9132C" w14:paraId="7A2F1071" w14:textId="77777777">
            <w:pPr>
              <w:jc w:val="both"/>
              <w:rPr>
                <w:sz w:val="20"/>
                <w:szCs w:val="20"/>
                <w:lang w:val="en-GB"/>
              </w:rPr>
            </w:pPr>
            <w:r w:rsidRPr="009A2877">
              <w:rPr>
                <w:rFonts w:ascii="Arial" w:hAnsi="Arial" w:eastAsia="Arial" w:cs="Arial"/>
                <w:b/>
                <w:color w:val="123A5F"/>
                <w:sz w:val="20"/>
                <w:szCs w:val="20"/>
                <w:lang w:val="en-GB"/>
              </w:rPr>
              <w:t>1.A. Structures</w:t>
            </w:r>
            <w:r w:rsidRPr="009A2877">
              <w:rPr>
                <w:rFonts w:ascii="Arial" w:hAnsi="Arial" w:eastAsia="Arial" w:cs="Arial"/>
                <w:color w:val="24303B"/>
                <w:sz w:val="20"/>
                <w:szCs w:val="20"/>
                <w:lang w:val="en-GB"/>
              </w:rPr>
              <w:t xml:space="preserve"> </w:t>
            </w:r>
          </w:p>
          <w:p w:rsidRPr="009A2877" w:rsidR="00E9132C" w:rsidP="007D79BF" w:rsidRDefault="00E9132C" w14:paraId="7A96BEF3" w14:textId="77777777">
            <w:pPr>
              <w:jc w:val="both"/>
              <w:rPr>
                <w:sz w:val="20"/>
                <w:szCs w:val="20"/>
                <w:lang w:val="en-GB"/>
              </w:rPr>
            </w:pPr>
          </w:p>
          <w:p w:rsidRPr="009A2877" w:rsidR="00E9132C" w:rsidP="007D79BF" w:rsidRDefault="00E9132C" w14:paraId="042872E2" w14:textId="77777777">
            <w:pPr>
              <w:jc w:val="both"/>
              <w:rPr>
                <w:sz w:val="20"/>
                <w:szCs w:val="20"/>
                <w:lang w:val="en-GB"/>
              </w:rPr>
            </w:pPr>
          </w:p>
          <w:p w:rsidRPr="009A2877" w:rsidR="00E9132C" w:rsidP="007D79BF" w:rsidRDefault="00E9132C" w14:paraId="1ECBEC4B" w14:textId="77777777">
            <w:pPr>
              <w:jc w:val="both"/>
              <w:rPr>
                <w:sz w:val="20"/>
                <w:szCs w:val="20"/>
                <w:lang w:val="en-GB"/>
              </w:rPr>
            </w:pPr>
          </w:p>
          <w:p w:rsidRPr="009A2877" w:rsidR="00E9132C" w:rsidP="007D79BF" w:rsidRDefault="00E9132C" w14:paraId="1034C8D3" w14:textId="77777777">
            <w:pPr>
              <w:jc w:val="both"/>
              <w:rPr>
                <w:sz w:val="20"/>
                <w:szCs w:val="20"/>
                <w:lang w:val="en-GB"/>
              </w:rPr>
            </w:pPr>
          </w:p>
        </w:tc>
        <w:tc>
          <w:tcPr>
            <w:tcW w:w="1709" w:type="pct"/>
            <w:gridSpan w:val="2"/>
            <w:tcMar/>
          </w:tcPr>
          <w:p w:rsidRPr="009A2877" w:rsidR="00E9132C" w:rsidP="007D79BF" w:rsidRDefault="00E9132C" w14:paraId="5408F661" w14:textId="77777777">
            <w:pPr>
              <w:jc w:val="both"/>
              <w:rPr>
                <w:sz w:val="20"/>
                <w:szCs w:val="20"/>
                <w:lang w:val="en-GB"/>
              </w:rPr>
            </w:pPr>
            <w:r w:rsidRPr="009A2877">
              <w:rPr>
                <w:rFonts w:ascii="Arial" w:hAnsi="Arial" w:eastAsia="Arial" w:cs="Arial"/>
                <w:b/>
                <w:bCs/>
                <w:color w:val="24303B"/>
                <w:sz w:val="20"/>
                <w:szCs w:val="20"/>
                <w:lang w:val="en-GB"/>
              </w:rPr>
              <w:t xml:space="preserve">(a) description of how the intervention activities were implemented per </w:t>
            </w:r>
            <w:r>
              <w:rPr>
                <w:rFonts w:ascii="Arial" w:hAnsi="Arial" w:eastAsia="Arial" w:cs="Arial"/>
                <w:b/>
                <w:bCs/>
                <w:color w:val="24303B"/>
                <w:sz w:val="20"/>
                <w:szCs w:val="20"/>
                <w:lang w:val="en-GB"/>
              </w:rPr>
              <w:t>patient/group</w:t>
            </w:r>
            <w:r w:rsidRPr="009A2877">
              <w:rPr>
                <w:rFonts w:ascii="Arial" w:hAnsi="Arial" w:eastAsia="Arial" w:cs="Arial"/>
                <w:color w:val="24303B"/>
                <w:sz w:val="20"/>
                <w:szCs w:val="20"/>
                <w:lang w:val="en-GB"/>
              </w:rPr>
              <w:t xml:space="preserve">: </w:t>
            </w:r>
          </w:p>
          <w:p w:rsidR="00E9132C" w:rsidP="007D79BF" w:rsidRDefault="00E9132C" w14:paraId="76E0DC20" w14:textId="77777777">
            <w:pPr>
              <w:jc w:val="both"/>
              <w:rPr>
                <w:sz w:val="20"/>
                <w:szCs w:val="20"/>
                <w:lang w:val="en-GB"/>
              </w:rPr>
            </w:pPr>
            <w:r w:rsidRPr="009A2877">
              <w:rPr>
                <w:rFonts w:ascii="Arial" w:hAnsi="Arial" w:eastAsia="Arial" w:cs="Arial"/>
                <w:color w:val="24303B"/>
                <w:sz w:val="20"/>
                <w:szCs w:val="20"/>
                <w:lang w:val="en-GB"/>
              </w:rPr>
              <w:t xml:space="preserve">I1: location of </w:t>
            </w:r>
            <w:r>
              <w:rPr>
                <w:rFonts w:ascii="Arial" w:hAnsi="Arial" w:eastAsia="Arial" w:cs="Arial"/>
                <w:color w:val="24303B"/>
                <w:sz w:val="20"/>
                <w:szCs w:val="20"/>
                <w:lang w:val="en-GB"/>
              </w:rPr>
              <w:t>treatment programme</w:t>
            </w:r>
          </w:p>
          <w:p w:rsidR="00E9132C" w:rsidP="007D79BF" w:rsidRDefault="00E9132C" w14:paraId="2B699F41" w14:textId="77777777">
            <w:pPr>
              <w:jc w:val="both"/>
              <w:rPr>
                <w:sz w:val="20"/>
                <w:szCs w:val="20"/>
                <w:lang w:val="en-GB"/>
              </w:rPr>
            </w:pPr>
            <w:r>
              <w:rPr>
                <w:rFonts w:ascii="Arial" w:hAnsi="Arial" w:eastAsia="Arial" w:cs="Arial"/>
                <w:color w:val="24303B"/>
                <w:sz w:val="20"/>
                <w:szCs w:val="20"/>
                <w:lang w:val="en-GB"/>
              </w:rPr>
              <w:t>I2: when in the treatment process</w:t>
            </w:r>
          </w:p>
          <w:p w:rsidRPr="009A2877" w:rsidR="00E9132C" w:rsidP="007D79BF" w:rsidRDefault="00E9132C" w14:paraId="0E0F3C2F" w14:textId="77777777">
            <w:pPr>
              <w:jc w:val="both"/>
              <w:rPr>
                <w:sz w:val="20"/>
                <w:szCs w:val="20"/>
                <w:lang w:val="en-GB"/>
              </w:rPr>
            </w:pPr>
            <w:r>
              <w:rPr>
                <w:rFonts w:ascii="Arial" w:hAnsi="Arial" w:eastAsia="Arial" w:cs="Arial"/>
                <w:color w:val="24303B"/>
                <w:sz w:val="20"/>
                <w:szCs w:val="20"/>
                <w:lang w:val="en-GB"/>
              </w:rPr>
              <w:t>I3</w:t>
            </w:r>
            <w:r w:rsidRPr="009A2877">
              <w:rPr>
                <w:rFonts w:ascii="Arial" w:hAnsi="Arial" w:eastAsia="Arial" w:cs="Arial"/>
                <w:color w:val="24303B"/>
                <w:sz w:val="20"/>
                <w:szCs w:val="20"/>
                <w:lang w:val="en-GB"/>
              </w:rPr>
              <w:t>: order of activities implemented, and how those were implemented</w:t>
            </w:r>
          </w:p>
          <w:p w:rsidRPr="009A2877" w:rsidR="00E9132C" w:rsidP="007D79BF" w:rsidRDefault="00E9132C" w14:paraId="79849A0F" w14:textId="5E3F5482">
            <w:pPr>
              <w:jc w:val="both"/>
              <w:rPr>
                <w:sz w:val="20"/>
                <w:szCs w:val="20"/>
                <w:lang w:val="en-GB"/>
              </w:rPr>
            </w:pPr>
            <w:r>
              <w:rPr>
                <w:rFonts w:ascii="Arial" w:hAnsi="Arial" w:eastAsia="Arial" w:cs="Arial"/>
                <w:color w:val="24303B"/>
                <w:sz w:val="20"/>
                <w:szCs w:val="20"/>
                <w:lang w:val="en-GB"/>
              </w:rPr>
              <w:t xml:space="preserve">I4: </w:t>
            </w:r>
            <w:r w:rsidR="00BD3BF0">
              <w:rPr>
                <w:rFonts w:ascii="Arial" w:hAnsi="Arial" w:eastAsia="Arial" w:cs="Arial"/>
                <w:color w:val="24303B"/>
                <w:sz w:val="20"/>
                <w:szCs w:val="20"/>
                <w:lang w:val="en-GB"/>
              </w:rPr>
              <w:t>treatment</w:t>
            </w:r>
            <w:r>
              <w:rPr>
                <w:rFonts w:ascii="Arial" w:hAnsi="Arial" w:eastAsia="Arial" w:cs="Arial"/>
                <w:color w:val="24303B"/>
                <w:sz w:val="20"/>
                <w:szCs w:val="20"/>
                <w:lang w:val="en-GB"/>
              </w:rPr>
              <w:t xml:space="preserve"> </w:t>
            </w:r>
            <w:r w:rsidR="00B903D8">
              <w:rPr>
                <w:rFonts w:ascii="Arial" w:hAnsi="Arial" w:eastAsia="Arial" w:cs="Arial"/>
                <w:color w:val="24303B"/>
                <w:sz w:val="20"/>
                <w:szCs w:val="20"/>
                <w:lang w:val="en-GB"/>
              </w:rPr>
              <w:t>plan</w:t>
            </w:r>
            <w:r>
              <w:rPr>
                <w:rFonts w:ascii="Arial" w:hAnsi="Arial" w:eastAsia="Arial" w:cs="Arial"/>
                <w:color w:val="24303B"/>
                <w:sz w:val="20"/>
                <w:szCs w:val="20"/>
                <w:lang w:val="en-GB"/>
              </w:rPr>
              <w:t xml:space="preserve"> (e.g. standard </w:t>
            </w:r>
            <w:r w:rsidR="00B903D8">
              <w:rPr>
                <w:rFonts w:ascii="Arial" w:hAnsi="Arial" w:eastAsia="Arial" w:cs="Arial"/>
                <w:color w:val="24303B"/>
                <w:sz w:val="20"/>
                <w:szCs w:val="20"/>
                <w:lang w:val="en-GB"/>
              </w:rPr>
              <w:t>plan</w:t>
            </w:r>
            <w:r>
              <w:rPr>
                <w:rFonts w:ascii="Arial" w:hAnsi="Arial" w:eastAsia="Arial" w:cs="Arial"/>
                <w:color w:val="24303B"/>
                <w:sz w:val="20"/>
                <w:szCs w:val="20"/>
                <w:lang w:val="en-GB"/>
              </w:rPr>
              <w:t xml:space="preserve"> + extra individual </w:t>
            </w:r>
            <w:r w:rsidR="00B903D8">
              <w:rPr>
                <w:rFonts w:ascii="Arial" w:hAnsi="Arial" w:eastAsia="Arial" w:cs="Arial"/>
                <w:color w:val="24303B"/>
                <w:sz w:val="20"/>
                <w:szCs w:val="20"/>
                <w:lang w:val="en-GB"/>
              </w:rPr>
              <w:t>adaptations</w:t>
            </w:r>
            <w:r>
              <w:rPr>
                <w:rFonts w:ascii="Arial" w:hAnsi="Arial" w:eastAsia="Arial" w:cs="Arial"/>
                <w:color w:val="24303B"/>
                <w:sz w:val="20"/>
                <w:szCs w:val="20"/>
                <w:lang w:val="en-GB"/>
              </w:rPr>
              <w:t>? How and why?)</w:t>
            </w:r>
          </w:p>
          <w:p w:rsidRPr="009A2877" w:rsidR="00E9132C" w:rsidP="007D79BF" w:rsidRDefault="00E9132C" w14:paraId="6F171A1F" w14:textId="56B18F2E">
            <w:pPr>
              <w:jc w:val="both"/>
              <w:rPr>
                <w:sz w:val="20"/>
                <w:szCs w:val="20"/>
                <w:lang w:val="en-GB"/>
              </w:rPr>
            </w:pPr>
            <w:r w:rsidRPr="009A2877">
              <w:rPr>
                <w:rFonts w:ascii="Arial" w:hAnsi="Arial" w:eastAsia="Arial" w:cs="Arial"/>
                <w:color w:val="24303B"/>
                <w:sz w:val="20"/>
                <w:szCs w:val="20"/>
                <w:lang w:val="en-GB"/>
              </w:rPr>
              <w:t>I</w:t>
            </w:r>
            <w:r>
              <w:rPr>
                <w:rFonts w:ascii="Arial" w:hAnsi="Arial" w:eastAsia="Arial" w:cs="Arial"/>
                <w:color w:val="24303B"/>
                <w:sz w:val="20"/>
                <w:szCs w:val="20"/>
                <w:lang w:val="en-GB"/>
              </w:rPr>
              <w:t>5</w:t>
            </w:r>
            <w:r w:rsidRPr="009A2877">
              <w:rPr>
                <w:rFonts w:ascii="Arial" w:hAnsi="Arial" w:eastAsia="Arial" w:cs="Arial"/>
                <w:color w:val="24303B"/>
                <w:sz w:val="20"/>
                <w:szCs w:val="20"/>
                <w:lang w:val="en-GB"/>
              </w:rPr>
              <w:t xml:space="preserve">: who was present during the </w:t>
            </w:r>
            <w:r w:rsidR="00B903D8">
              <w:rPr>
                <w:rFonts w:ascii="Arial" w:hAnsi="Arial" w:eastAsia="Arial" w:cs="Arial"/>
                <w:color w:val="24303B"/>
                <w:sz w:val="20"/>
                <w:szCs w:val="20"/>
                <w:lang w:val="en-GB"/>
              </w:rPr>
              <w:t>sessions?</w:t>
            </w:r>
          </w:p>
          <w:p w:rsidRPr="009A2877" w:rsidR="00E9132C" w:rsidP="007D79BF" w:rsidRDefault="00E9132C" w14:paraId="64520E05" w14:textId="5E8A127C">
            <w:pPr>
              <w:jc w:val="both"/>
              <w:rPr>
                <w:sz w:val="20"/>
                <w:szCs w:val="20"/>
                <w:lang w:val="en-GB"/>
              </w:rPr>
            </w:pPr>
            <w:r>
              <w:rPr>
                <w:rFonts w:ascii="Arial" w:hAnsi="Arial" w:eastAsia="Arial" w:cs="Arial"/>
                <w:color w:val="24303B"/>
                <w:sz w:val="20"/>
                <w:szCs w:val="20"/>
                <w:lang w:val="en-GB"/>
              </w:rPr>
              <w:t>I6</w:t>
            </w:r>
            <w:r w:rsidRPr="009A2877">
              <w:rPr>
                <w:rFonts w:ascii="Arial" w:hAnsi="Arial" w:eastAsia="Arial" w:cs="Arial"/>
                <w:color w:val="24303B"/>
                <w:sz w:val="20"/>
                <w:szCs w:val="20"/>
                <w:lang w:val="en-GB"/>
              </w:rPr>
              <w:t xml:space="preserve">: whether and how information is transferred to </w:t>
            </w:r>
            <w:r>
              <w:rPr>
                <w:rFonts w:ascii="Arial" w:hAnsi="Arial" w:eastAsia="Arial" w:cs="Arial"/>
                <w:color w:val="24303B"/>
                <w:sz w:val="20"/>
                <w:szCs w:val="20"/>
                <w:lang w:val="en-GB"/>
              </w:rPr>
              <w:t xml:space="preserve">the </w:t>
            </w:r>
            <w:r w:rsidR="00A57414">
              <w:rPr>
                <w:rFonts w:ascii="Arial" w:hAnsi="Arial" w:eastAsia="Arial" w:cs="Arial"/>
                <w:color w:val="24303B"/>
                <w:sz w:val="20"/>
                <w:szCs w:val="20"/>
                <w:lang w:val="en-GB"/>
              </w:rPr>
              <w:t>medical supervisor</w:t>
            </w:r>
            <w:r w:rsidRPr="009A2877">
              <w:rPr>
                <w:rFonts w:ascii="Arial" w:hAnsi="Arial" w:eastAsia="Arial" w:cs="Arial"/>
                <w:color w:val="24303B"/>
                <w:sz w:val="20"/>
                <w:szCs w:val="20"/>
                <w:lang w:val="en-GB"/>
              </w:rPr>
              <w:t xml:space="preserve"> </w:t>
            </w:r>
          </w:p>
        </w:tc>
        <w:tc>
          <w:tcPr>
            <w:tcW w:w="1464" w:type="pct"/>
            <w:gridSpan w:val="2"/>
            <w:tcMar/>
          </w:tcPr>
          <w:p w:rsidRPr="009A2877" w:rsidR="00E9132C" w:rsidP="6C18952A" w:rsidRDefault="00E9132C" w14:paraId="3AF0D246" w14:textId="3BF1E7A0">
            <w:pPr>
              <w:jc w:val="both"/>
              <w:rPr>
                <w:color w:val="EE0000"/>
                <w:sz w:val="20"/>
                <w:szCs w:val="20"/>
                <w:highlight w:val="yellow"/>
                <w:u w:val="single"/>
                <w:lang w:val="en-GB"/>
              </w:rPr>
            </w:pPr>
            <w:r w:rsidRPr="6C18952A" w:rsidR="00E9132C">
              <w:rPr>
                <w:rFonts w:ascii="Arial" w:hAnsi="Arial" w:eastAsia="Arial" w:cs="Arial"/>
                <w:b w:val="1"/>
                <w:bCs w:val="1"/>
                <w:color w:val="24303B"/>
                <w:sz w:val="20"/>
                <w:szCs w:val="20"/>
                <w:lang w:val="en-GB"/>
              </w:rPr>
              <w:t>(a1)</w:t>
            </w:r>
            <w:r w:rsidRPr="6C18952A" w:rsidR="00E9132C">
              <w:rPr>
                <w:rFonts w:ascii="Arial" w:hAnsi="Arial" w:eastAsia="Arial" w:cs="Arial"/>
                <w:color w:val="24303B"/>
                <w:sz w:val="20"/>
                <w:szCs w:val="20"/>
                <w:lang w:val="en-GB"/>
              </w:rPr>
              <w:t xml:space="preserve"> To measure I1-6, </w:t>
            </w:r>
            <w:r w:rsidRPr="6C18952A" w:rsidR="00196EF4">
              <w:rPr>
                <w:rFonts w:ascii="Arial" w:hAnsi="Arial" w:eastAsia="Arial" w:cs="Arial"/>
                <w:color w:val="24303B"/>
                <w:sz w:val="20"/>
                <w:szCs w:val="20"/>
                <w:lang w:val="en-GB"/>
              </w:rPr>
              <w:t xml:space="preserve">podiatrist and footwear technicians </w:t>
            </w:r>
            <w:r w:rsidRPr="6C18952A" w:rsidR="00E9132C">
              <w:rPr>
                <w:rFonts w:ascii="Arial" w:hAnsi="Arial" w:eastAsia="Arial" w:cs="Arial"/>
                <w:color w:val="24303B"/>
                <w:sz w:val="20"/>
                <w:szCs w:val="20"/>
                <w:lang w:val="en-GB"/>
              </w:rPr>
              <w:t xml:space="preserve">will complete a </w:t>
            </w:r>
            <w:r w:rsidRPr="6C18952A" w:rsidR="00E9132C">
              <w:rPr>
                <w:rFonts w:ascii="Arial" w:hAnsi="Arial" w:eastAsia="Arial" w:cs="Arial"/>
                <w:color w:val="24303B"/>
                <w:sz w:val="20"/>
                <w:szCs w:val="20"/>
                <w:highlight w:val="yellow"/>
                <w:u w:val="single"/>
                <w:lang w:val="en-GB"/>
              </w:rPr>
              <w:t>structured diary</w:t>
            </w:r>
            <w:r w:rsidRPr="6C18952A" w:rsidR="00DD2334">
              <w:rPr>
                <w:rFonts w:ascii="Arial" w:hAnsi="Arial" w:eastAsia="Arial" w:cs="Arial"/>
                <w:color w:val="24303B"/>
                <w:sz w:val="20"/>
                <w:szCs w:val="20"/>
                <w:highlight w:val="yellow"/>
                <w:u w:val="single"/>
                <w:lang w:val="en-GB"/>
              </w:rPr>
              <w:t xml:space="preserve"> </w:t>
            </w:r>
            <w:r w:rsidRPr="6C18952A" w:rsidR="21CC7B9E">
              <w:rPr>
                <w:rFonts w:ascii="Arial" w:hAnsi="Arial" w:eastAsia="Arial" w:cs="Arial"/>
                <w:color w:val="24303B"/>
                <w:sz w:val="20"/>
                <w:szCs w:val="20"/>
                <w:highlight w:val="yellow"/>
                <w:u w:val="single"/>
                <w:lang w:val="en-GB"/>
              </w:rPr>
              <w:t>and</w:t>
            </w:r>
            <w:r w:rsidRPr="6C18952A" w:rsidR="00DD2334">
              <w:rPr>
                <w:rFonts w:ascii="Arial" w:hAnsi="Arial" w:eastAsia="Arial" w:cs="Arial"/>
                <w:color w:val="24303B"/>
                <w:sz w:val="20"/>
                <w:szCs w:val="20"/>
                <w:highlight w:val="yellow"/>
                <w:u w:val="single"/>
                <w:lang w:val="en-GB"/>
              </w:rPr>
              <w:t xml:space="preserve"> </w:t>
            </w:r>
            <w:r w:rsidRPr="6C18952A" w:rsidR="00DD2334">
              <w:rPr>
                <w:rFonts w:ascii="Arial" w:hAnsi="Arial" w:eastAsia="Arial" w:cs="Arial"/>
                <w:color w:val="24303B"/>
                <w:sz w:val="20"/>
                <w:szCs w:val="20"/>
                <w:highlight w:val="yellow"/>
                <w:u w:val="single"/>
                <w:lang w:val="en-GB"/>
              </w:rPr>
              <w:t>eCRF</w:t>
            </w:r>
          </w:p>
          <w:p w:rsidR="00E9132C" w:rsidP="007D79BF" w:rsidRDefault="00E9132C" w14:paraId="0821F47E" w14:textId="77777777">
            <w:pPr>
              <w:jc w:val="both"/>
              <w:rPr>
                <w:sz w:val="20"/>
                <w:szCs w:val="20"/>
                <w:lang w:val="en-GB"/>
              </w:rPr>
            </w:pPr>
            <w:r w:rsidRPr="00DD2334">
              <w:rPr>
                <w:rFonts w:ascii="Arial" w:hAnsi="Arial" w:eastAsia="Arial" w:cs="Arial"/>
                <w:b/>
                <w:bCs/>
                <w:color w:val="24303B"/>
                <w:sz w:val="20"/>
                <w:szCs w:val="20"/>
                <w:highlight w:val="cyan"/>
                <w:lang w:val="en-GB"/>
              </w:rPr>
              <w:t>(a2)</w:t>
            </w:r>
            <w:r w:rsidRPr="00DD2334">
              <w:rPr>
                <w:rFonts w:ascii="Arial" w:hAnsi="Arial" w:eastAsia="Arial" w:cs="Arial"/>
                <w:color w:val="24303B"/>
                <w:sz w:val="20"/>
                <w:szCs w:val="20"/>
                <w:highlight w:val="cyan"/>
                <w:lang w:val="en-GB"/>
              </w:rPr>
              <w:t xml:space="preserve"> Semi-structured individual </w:t>
            </w:r>
            <w:r w:rsidRPr="00DD2334">
              <w:rPr>
                <w:rFonts w:ascii="Arial" w:hAnsi="Arial" w:eastAsia="Arial" w:cs="Arial"/>
                <w:color w:val="24303B"/>
                <w:sz w:val="20"/>
                <w:szCs w:val="20"/>
                <w:highlight w:val="cyan"/>
                <w:u w:val="single"/>
                <w:lang w:val="en-GB"/>
              </w:rPr>
              <w:t>interviews</w:t>
            </w:r>
            <w:r w:rsidRPr="00DD2334">
              <w:rPr>
                <w:rFonts w:ascii="Arial" w:hAnsi="Arial" w:eastAsia="Arial" w:cs="Arial"/>
                <w:color w:val="24303B"/>
                <w:sz w:val="20"/>
                <w:szCs w:val="20"/>
                <w:highlight w:val="cyan"/>
                <w:lang w:val="en-GB"/>
              </w:rPr>
              <w:t xml:space="preserve"> (n=1</w:t>
            </w:r>
            <w:r w:rsidRPr="00DD2334" w:rsidR="00EA684B">
              <w:rPr>
                <w:rFonts w:ascii="Arial" w:hAnsi="Arial" w:eastAsia="Arial" w:cs="Arial"/>
                <w:color w:val="24303B"/>
                <w:sz w:val="20"/>
                <w:szCs w:val="20"/>
                <w:highlight w:val="cyan"/>
                <w:lang w:val="en-GB"/>
              </w:rPr>
              <w:t>6</w:t>
            </w:r>
            <w:r w:rsidRPr="00DD2334">
              <w:rPr>
                <w:rFonts w:ascii="Arial" w:hAnsi="Arial" w:eastAsia="Arial" w:cs="Arial"/>
                <w:color w:val="24303B"/>
                <w:sz w:val="20"/>
                <w:szCs w:val="20"/>
                <w:highlight w:val="cyan"/>
                <w:lang w:val="en-GB"/>
              </w:rPr>
              <w:t xml:space="preserve">) with </w:t>
            </w:r>
            <w:r w:rsidRPr="00DD2334" w:rsidR="00EA684B">
              <w:rPr>
                <w:rFonts w:ascii="Arial" w:hAnsi="Arial" w:eastAsia="Arial" w:cs="Arial"/>
                <w:color w:val="24303B"/>
                <w:sz w:val="20"/>
                <w:szCs w:val="20"/>
                <w:highlight w:val="cyan"/>
                <w:lang w:val="en-GB"/>
              </w:rPr>
              <w:t>healthcare professionals</w:t>
            </w:r>
          </w:p>
          <w:p w:rsidRPr="009A2877" w:rsidR="00913D2D" w:rsidP="007D79BF" w:rsidRDefault="00913D2D" w14:paraId="43BF95F4" w14:textId="76C1B6CD">
            <w:pPr>
              <w:jc w:val="both"/>
              <w:rPr>
                <w:sz w:val="20"/>
                <w:szCs w:val="20"/>
                <w:lang w:val="en-GB"/>
              </w:rPr>
            </w:pPr>
            <w:r w:rsidRPr="00CE3E70">
              <w:rPr>
                <w:rFonts w:ascii="Arial" w:hAnsi="Arial" w:eastAsia="Arial" w:cs="Arial"/>
                <w:b/>
                <w:bCs/>
                <w:color w:val="24303B"/>
                <w:sz w:val="20"/>
                <w:szCs w:val="20"/>
                <w:lang w:val="en-GB"/>
              </w:rPr>
              <w:t xml:space="preserve">(a3) </w:t>
            </w:r>
            <w:r w:rsidRPr="00DD2334" w:rsidR="00226701">
              <w:rPr>
                <w:rFonts w:ascii="Arial" w:hAnsi="Arial" w:eastAsia="Arial" w:cs="Arial"/>
                <w:color w:val="24303B"/>
                <w:sz w:val="20"/>
                <w:szCs w:val="20"/>
                <w:highlight w:val="green"/>
                <w:u w:val="single"/>
                <w:lang w:val="en-GB"/>
              </w:rPr>
              <w:t>Videotapes</w:t>
            </w:r>
            <w:r>
              <w:rPr>
                <w:rFonts w:ascii="Arial" w:hAnsi="Arial" w:eastAsia="Arial" w:cs="Arial"/>
                <w:color w:val="24303B"/>
                <w:sz w:val="20"/>
                <w:szCs w:val="20"/>
                <w:lang w:val="en-GB"/>
              </w:rPr>
              <w:t xml:space="preserve"> of </w:t>
            </w:r>
            <w:r w:rsidR="00CE3E70">
              <w:rPr>
                <w:rFonts w:ascii="Arial" w:hAnsi="Arial" w:eastAsia="Arial" w:cs="Arial"/>
                <w:color w:val="24303B"/>
                <w:sz w:val="20"/>
                <w:szCs w:val="20"/>
                <w:lang w:val="en-GB"/>
              </w:rPr>
              <w:t>PARADISE sessions</w:t>
            </w:r>
          </w:p>
        </w:tc>
        <w:tc>
          <w:tcPr>
            <w:tcW w:w="897" w:type="pct"/>
            <w:gridSpan w:val="2"/>
            <w:tcMar/>
          </w:tcPr>
          <w:p w:rsidRPr="009A2877" w:rsidR="00E9132C" w:rsidP="007D79BF" w:rsidRDefault="00E9132C" w14:paraId="214CA790" w14:textId="46382D6F">
            <w:pPr>
              <w:jc w:val="both"/>
              <w:rPr>
                <w:sz w:val="20"/>
                <w:szCs w:val="20"/>
                <w:lang w:val="en-GB"/>
              </w:rPr>
            </w:pPr>
            <w:r w:rsidRPr="009A2877">
              <w:rPr>
                <w:rFonts w:ascii="Arial" w:hAnsi="Arial" w:eastAsia="Arial" w:cs="Arial"/>
                <w:b/>
                <w:bCs/>
                <w:color w:val="24303B"/>
                <w:sz w:val="20"/>
                <w:szCs w:val="20"/>
                <w:lang w:val="en-GB"/>
              </w:rPr>
              <w:t xml:space="preserve">(a1) </w:t>
            </w:r>
            <w:r w:rsidRPr="009A2877">
              <w:rPr>
                <w:rFonts w:ascii="Arial" w:hAnsi="Arial" w:eastAsia="Arial" w:cs="Arial"/>
                <w:color w:val="24303B"/>
                <w:sz w:val="20"/>
                <w:szCs w:val="20"/>
                <w:lang w:val="en-GB"/>
              </w:rPr>
              <w:t xml:space="preserve">Throughout the data collection period after each </w:t>
            </w:r>
            <w:r w:rsidR="00EA684B">
              <w:rPr>
                <w:rFonts w:ascii="Arial" w:hAnsi="Arial" w:eastAsia="Arial" w:cs="Arial"/>
                <w:color w:val="24303B"/>
                <w:sz w:val="20"/>
                <w:szCs w:val="20"/>
                <w:lang w:val="en-GB"/>
              </w:rPr>
              <w:t>PARADISE</w:t>
            </w:r>
            <w:r w:rsidR="009F4413">
              <w:rPr>
                <w:rFonts w:ascii="Arial" w:hAnsi="Arial" w:eastAsia="Arial" w:cs="Arial"/>
                <w:color w:val="24303B"/>
                <w:sz w:val="20"/>
                <w:szCs w:val="20"/>
                <w:lang w:val="en-GB"/>
              </w:rPr>
              <w:t xml:space="preserve"> ses</w:t>
            </w:r>
            <w:r w:rsidR="00DD2334">
              <w:rPr>
                <w:rFonts w:ascii="Arial" w:hAnsi="Arial" w:eastAsia="Arial" w:cs="Arial"/>
                <w:color w:val="24303B"/>
                <w:sz w:val="20"/>
                <w:szCs w:val="20"/>
                <w:lang w:val="en-GB"/>
              </w:rPr>
              <w:t>s</w:t>
            </w:r>
            <w:r w:rsidR="009F4413">
              <w:rPr>
                <w:rFonts w:ascii="Arial" w:hAnsi="Arial" w:eastAsia="Arial" w:cs="Arial"/>
                <w:color w:val="24303B"/>
                <w:sz w:val="20"/>
                <w:szCs w:val="20"/>
                <w:lang w:val="en-GB"/>
              </w:rPr>
              <w:t>ion</w:t>
            </w:r>
          </w:p>
          <w:p w:rsidRPr="009A2877" w:rsidR="00E9132C" w:rsidP="007D79BF" w:rsidRDefault="00E9132C" w14:paraId="14C4FB55" w14:textId="77777777">
            <w:pPr>
              <w:jc w:val="both"/>
              <w:rPr>
                <w:sz w:val="20"/>
                <w:szCs w:val="20"/>
                <w:lang w:val="en-GB"/>
              </w:rPr>
            </w:pPr>
            <w:r w:rsidRPr="009A2877">
              <w:rPr>
                <w:rFonts w:ascii="Arial" w:hAnsi="Arial" w:eastAsia="Arial" w:cs="Arial"/>
                <w:b/>
                <w:bCs/>
                <w:color w:val="24303B"/>
                <w:sz w:val="20"/>
                <w:szCs w:val="20"/>
                <w:lang w:val="en-GB"/>
              </w:rPr>
              <w:t>(a2)</w:t>
            </w:r>
            <w:r w:rsidRPr="009A2877">
              <w:rPr>
                <w:rFonts w:ascii="Arial" w:hAnsi="Arial" w:eastAsia="Arial" w:cs="Arial"/>
                <w:color w:val="24303B"/>
                <w:sz w:val="20"/>
                <w:szCs w:val="20"/>
                <w:lang w:val="en-GB"/>
              </w:rPr>
              <w:t xml:space="preserve"> Intermediate (every 6 months) and post data collection period </w:t>
            </w:r>
          </w:p>
          <w:p w:rsidRPr="009A2877" w:rsidR="00E9132C" w:rsidP="007D79BF" w:rsidRDefault="00CE3E70" w14:paraId="3DC77703" w14:textId="17813588">
            <w:pPr>
              <w:jc w:val="both"/>
              <w:rPr>
                <w:sz w:val="20"/>
                <w:szCs w:val="20"/>
                <w:lang w:val="en-GB"/>
              </w:rPr>
            </w:pPr>
            <w:commentRangeStart w:id="2"/>
            <w:r w:rsidRPr="6C18952A" w:rsidR="00CE3E70">
              <w:rPr>
                <w:rFonts w:ascii="Arial" w:hAnsi="Arial" w:eastAsia="Arial" w:cs="Arial"/>
                <w:b w:val="1"/>
                <w:bCs w:val="1"/>
                <w:color w:val="24303B"/>
                <w:sz w:val="20"/>
                <w:szCs w:val="20"/>
                <w:lang w:val="en-GB"/>
              </w:rPr>
              <w:t>(a3)</w:t>
            </w:r>
            <w:r w:rsidRPr="6C18952A" w:rsidR="00CE3E70">
              <w:rPr>
                <w:rFonts w:ascii="Arial" w:hAnsi="Arial" w:eastAsia="Arial" w:cs="Arial"/>
                <w:color w:val="24303B"/>
                <w:sz w:val="20"/>
                <w:szCs w:val="20"/>
                <w:lang w:val="en-GB"/>
              </w:rPr>
              <w:t xml:space="preserve"> </w:t>
            </w:r>
            <w:r w:rsidRPr="6C18952A" w:rsidR="00124DB5">
              <w:rPr>
                <w:rFonts w:ascii="Arial" w:hAnsi="Arial" w:eastAsia="Arial" w:cs="Arial"/>
                <w:color w:val="24303B"/>
                <w:sz w:val="20"/>
                <w:szCs w:val="20"/>
                <w:lang w:val="en-GB"/>
              </w:rPr>
              <w:t>Two</w:t>
            </w:r>
            <w:r w:rsidRPr="6C18952A" w:rsidR="009E4011">
              <w:rPr>
                <w:rFonts w:ascii="Arial" w:hAnsi="Arial" w:eastAsia="Arial" w:cs="Arial"/>
                <w:color w:val="24303B"/>
                <w:sz w:val="20"/>
                <w:szCs w:val="20"/>
                <w:lang w:val="en-GB"/>
              </w:rPr>
              <w:t xml:space="preserve"> PARADISE sessions of each patient will be </w:t>
            </w:r>
            <w:r w:rsidRPr="6C18952A" w:rsidR="008B5CAC">
              <w:rPr>
                <w:rFonts w:ascii="Arial" w:hAnsi="Arial" w:eastAsia="Arial" w:cs="Arial"/>
                <w:color w:val="24303B"/>
                <w:sz w:val="20"/>
                <w:szCs w:val="20"/>
                <w:lang w:val="en-GB"/>
              </w:rPr>
              <w:t>recorded</w:t>
            </w:r>
            <w:r w:rsidRPr="6C18952A" w:rsidR="009E4011">
              <w:rPr>
                <w:rFonts w:ascii="Arial" w:hAnsi="Arial" w:eastAsia="Arial" w:cs="Arial"/>
                <w:color w:val="24303B"/>
                <w:sz w:val="20"/>
                <w:szCs w:val="20"/>
                <w:lang w:val="en-GB"/>
              </w:rPr>
              <w:t xml:space="preserve"> </w:t>
            </w:r>
            <w:r w:rsidRPr="6C18952A" w:rsidR="008B5CAC">
              <w:rPr>
                <w:rFonts w:ascii="Arial" w:hAnsi="Arial" w:eastAsia="Arial" w:cs="Arial"/>
                <w:color w:val="24303B"/>
                <w:sz w:val="20"/>
                <w:szCs w:val="20"/>
                <w:lang w:val="en-GB"/>
              </w:rPr>
              <w:t>(selection based on randomisation)</w:t>
            </w:r>
            <w:commentRangeEnd w:id="2"/>
            <w:r>
              <w:rPr>
                <w:rStyle w:val="CommentReference"/>
              </w:rPr>
              <w:commentReference w:id="2"/>
            </w:r>
          </w:p>
          <w:p w:rsidRPr="009A2877" w:rsidR="00E9132C" w:rsidP="007D79BF" w:rsidRDefault="00E9132C" w14:paraId="282D80AA" w14:textId="77777777">
            <w:pPr>
              <w:jc w:val="both"/>
              <w:rPr>
                <w:sz w:val="20"/>
                <w:szCs w:val="20"/>
                <w:lang w:val="en-GB"/>
              </w:rPr>
            </w:pPr>
          </w:p>
        </w:tc>
      </w:tr>
      <w:tr w:rsidRPr="00C958AE" w:rsidR="00E9132C" w:rsidTr="274B9B30" w14:paraId="274C829F" w14:textId="77777777">
        <w:trPr>
          <w:gridAfter w:val="1"/>
          <w:wAfter w:w="17" w:type="pct"/>
        </w:trPr>
        <w:tc>
          <w:tcPr>
            <w:tcW w:w="913" w:type="pct"/>
            <w:tcMar/>
          </w:tcPr>
          <w:p w:rsidRPr="009A2877" w:rsidR="00E9132C" w:rsidP="007D79BF" w:rsidRDefault="00E9132C" w14:paraId="46D2DD59" w14:textId="77777777">
            <w:pPr>
              <w:jc w:val="both"/>
              <w:rPr>
                <w:b/>
                <w:bCs/>
                <w:sz w:val="20"/>
                <w:szCs w:val="20"/>
                <w:lang w:val="en-GB"/>
              </w:rPr>
            </w:pPr>
            <w:r w:rsidRPr="009A2877">
              <w:rPr>
                <w:rFonts w:ascii="Arial" w:hAnsi="Arial" w:eastAsia="Arial" w:cs="Arial"/>
                <w:b/>
                <w:bCs/>
                <w:color w:val="123A5F"/>
                <w:sz w:val="20"/>
                <w:szCs w:val="20"/>
                <w:lang w:val="en-GB"/>
              </w:rPr>
              <w:t>1B. Resources</w:t>
            </w:r>
          </w:p>
        </w:tc>
        <w:tc>
          <w:tcPr>
            <w:tcW w:w="1709" w:type="pct"/>
            <w:gridSpan w:val="2"/>
            <w:tcMar/>
          </w:tcPr>
          <w:p w:rsidRPr="009A2877" w:rsidR="00E9132C" w:rsidP="007D79BF" w:rsidRDefault="00E9132C" w14:paraId="22826F95" w14:textId="59F80358">
            <w:pPr>
              <w:jc w:val="both"/>
              <w:rPr>
                <w:b/>
                <w:bCs/>
                <w:sz w:val="20"/>
                <w:szCs w:val="20"/>
                <w:lang w:val="en-GB"/>
              </w:rPr>
            </w:pPr>
            <w:r w:rsidRPr="009A2877">
              <w:rPr>
                <w:rFonts w:ascii="Arial" w:hAnsi="Arial" w:eastAsia="Arial" w:cs="Arial"/>
                <w:b/>
                <w:bCs/>
                <w:color w:val="123A5F"/>
                <w:sz w:val="20"/>
                <w:szCs w:val="20"/>
                <w:lang w:val="en-GB"/>
              </w:rPr>
              <w:t xml:space="preserve">(b) Time investment </w:t>
            </w:r>
            <w:r w:rsidR="007436E5">
              <w:rPr>
                <w:rFonts w:ascii="Arial" w:hAnsi="Arial" w:eastAsia="Arial" w:cs="Arial"/>
                <w:b/>
                <w:bCs/>
                <w:color w:val="123A5F"/>
                <w:sz w:val="20"/>
                <w:szCs w:val="20"/>
                <w:lang w:val="en-GB"/>
              </w:rPr>
              <w:t>healthcare professionals</w:t>
            </w:r>
          </w:p>
          <w:p w:rsidRPr="009A2877" w:rsidR="00E9132C" w:rsidP="007D79BF" w:rsidRDefault="00E9132C" w14:paraId="00FF6F37" w14:textId="708DAC42">
            <w:pPr>
              <w:jc w:val="both"/>
              <w:rPr>
                <w:sz w:val="20"/>
                <w:szCs w:val="20"/>
                <w:lang w:val="en-GB"/>
              </w:rPr>
            </w:pPr>
            <w:r w:rsidRPr="009A2877">
              <w:rPr>
                <w:rFonts w:ascii="Arial" w:hAnsi="Arial" w:eastAsia="Arial" w:cs="Arial"/>
                <w:b/>
                <w:bCs/>
                <w:color w:val="24303B"/>
                <w:sz w:val="20"/>
                <w:szCs w:val="20"/>
                <w:lang w:val="en-GB"/>
              </w:rPr>
              <w:t xml:space="preserve">I1: </w:t>
            </w:r>
            <w:r w:rsidRPr="009A2877">
              <w:rPr>
                <w:rFonts w:ascii="Arial" w:hAnsi="Arial" w:eastAsia="Arial" w:cs="Arial"/>
                <w:color w:val="24303B"/>
                <w:sz w:val="20"/>
                <w:szCs w:val="20"/>
                <w:lang w:val="en-GB"/>
              </w:rPr>
              <w:t xml:space="preserve">Time spent on </w:t>
            </w:r>
            <w:r w:rsidR="00877BBF">
              <w:rPr>
                <w:rFonts w:ascii="Arial" w:hAnsi="Arial" w:eastAsia="Arial" w:cs="Arial"/>
                <w:color w:val="24303B"/>
                <w:sz w:val="20"/>
                <w:szCs w:val="20"/>
                <w:lang w:val="en-GB"/>
              </w:rPr>
              <w:t>optimal care</w:t>
            </w:r>
            <w:r w:rsidR="00632EB8">
              <w:rPr>
                <w:rFonts w:ascii="Arial" w:hAnsi="Arial" w:eastAsia="Arial" w:cs="Arial"/>
                <w:color w:val="24303B"/>
                <w:sz w:val="20"/>
                <w:szCs w:val="20"/>
                <w:lang w:val="en-GB"/>
              </w:rPr>
              <w:t xml:space="preserve">, </w:t>
            </w:r>
          </w:p>
          <w:p w:rsidRPr="009A2877" w:rsidR="00E9132C" w:rsidP="007D79BF" w:rsidRDefault="00E9132C" w14:paraId="625A3A6A" w14:textId="1A55133A">
            <w:pPr>
              <w:jc w:val="both"/>
              <w:rPr>
                <w:sz w:val="20"/>
                <w:szCs w:val="20"/>
                <w:lang w:val="en-GB"/>
              </w:rPr>
            </w:pPr>
            <w:r w:rsidRPr="009A2877">
              <w:rPr>
                <w:rFonts w:ascii="Arial" w:hAnsi="Arial" w:eastAsia="Arial" w:cs="Arial"/>
                <w:b/>
                <w:bCs/>
                <w:color w:val="24303B"/>
                <w:sz w:val="20"/>
                <w:szCs w:val="20"/>
                <w:lang w:val="en-GB"/>
              </w:rPr>
              <w:t xml:space="preserve">I2: </w:t>
            </w:r>
            <w:r w:rsidRPr="009A2877">
              <w:rPr>
                <w:rFonts w:ascii="Arial" w:hAnsi="Arial" w:eastAsia="Arial" w:cs="Arial"/>
                <w:color w:val="24303B"/>
                <w:sz w:val="20"/>
                <w:szCs w:val="20"/>
                <w:lang w:val="en-GB"/>
              </w:rPr>
              <w:t xml:space="preserve">Time spent by </w:t>
            </w:r>
            <w:r w:rsidR="00A0047A">
              <w:rPr>
                <w:rFonts w:ascii="Arial" w:hAnsi="Arial" w:eastAsia="Arial" w:cs="Arial"/>
                <w:color w:val="24303B"/>
                <w:sz w:val="20"/>
                <w:szCs w:val="20"/>
                <w:lang w:val="en-GB"/>
              </w:rPr>
              <w:t>healthcare professionals</w:t>
            </w:r>
            <w:r w:rsidRPr="009A2877">
              <w:rPr>
                <w:rFonts w:ascii="Arial" w:hAnsi="Arial" w:eastAsia="Arial" w:cs="Arial"/>
                <w:color w:val="24303B"/>
                <w:sz w:val="20"/>
                <w:szCs w:val="20"/>
                <w:lang w:val="en-GB"/>
              </w:rPr>
              <w:t xml:space="preserve"> on preparation of </w:t>
            </w:r>
            <w:r w:rsidR="00A0047A">
              <w:rPr>
                <w:rFonts w:ascii="Arial" w:hAnsi="Arial" w:eastAsia="Arial" w:cs="Arial"/>
                <w:color w:val="24303B"/>
                <w:sz w:val="20"/>
                <w:szCs w:val="20"/>
                <w:lang w:val="en-GB"/>
              </w:rPr>
              <w:t xml:space="preserve">optimal care </w:t>
            </w:r>
          </w:p>
          <w:p w:rsidRPr="009A2877" w:rsidR="00E9132C" w:rsidP="007D79BF" w:rsidRDefault="00E9132C" w14:paraId="3A7FDF82" w14:textId="394A9396">
            <w:pPr>
              <w:jc w:val="both"/>
              <w:rPr>
                <w:sz w:val="20"/>
                <w:szCs w:val="20"/>
                <w:lang w:val="en-GB"/>
              </w:rPr>
            </w:pPr>
            <w:r w:rsidRPr="009A2877">
              <w:rPr>
                <w:rFonts w:ascii="Arial" w:hAnsi="Arial" w:eastAsia="Arial" w:cs="Arial"/>
                <w:b/>
                <w:bCs/>
                <w:color w:val="24303B"/>
                <w:sz w:val="20"/>
                <w:szCs w:val="20"/>
                <w:lang w:val="en-GB"/>
              </w:rPr>
              <w:t>I3:</w:t>
            </w:r>
            <w:r>
              <w:rPr>
                <w:rFonts w:ascii="Arial" w:hAnsi="Arial" w:eastAsia="Arial" w:cs="Arial"/>
                <w:color w:val="24303B"/>
                <w:sz w:val="20"/>
                <w:szCs w:val="20"/>
                <w:lang w:val="en-GB"/>
              </w:rPr>
              <w:t xml:space="preserve"> Time spent by </w:t>
            </w:r>
            <w:r w:rsidR="00A0047A">
              <w:rPr>
                <w:rFonts w:ascii="Arial" w:hAnsi="Arial" w:eastAsia="Arial" w:cs="Arial"/>
                <w:color w:val="24303B"/>
                <w:sz w:val="20"/>
                <w:szCs w:val="20"/>
                <w:lang w:val="en-GB"/>
              </w:rPr>
              <w:t>healthcare professionals</w:t>
            </w:r>
            <w:r w:rsidRPr="009A2877">
              <w:rPr>
                <w:rFonts w:ascii="Arial" w:hAnsi="Arial" w:eastAsia="Arial" w:cs="Arial"/>
                <w:color w:val="24303B"/>
                <w:sz w:val="20"/>
                <w:szCs w:val="20"/>
                <w:lang w:val="en-GB"/>
              </w:rPr>
              <w:t xml:space="preserve"> on delivery of the </w:t>
            </w:r>
            <w:r w:rsidR="00A0047A">
              <w:rPr>
                <w:rFonts w:ascii="Arial" w:hAnsi="Arial" w:eastAsia="Arial" w:cs="Arial"/>
                <w:color w:val="24303B"/>
                <w:sz w:val="20"/>
                <w:szCs w:val="20"/>
                <w:lang w:val="en-GB"/>
              </w:rPr>
              <w:t>optimal care</w:t>
            </w:r>
          </w:p>
        </w:tc>
        <w:tc>
          <w:tcPr>
            <w:tcW w:w="1464" w:type="pct"/>
            <w:gridSpan w:val="2"/>
            <w:tcMar/>
          </w:tcPr>
          <w:p w:rsidRPr="009A2877" w:rsidR="00E9132C" w:rsidP="007D79BF" w:rsidRDefault="00E9132C" w14:paraId="56AE4BDA" w14:textId="1C0F8706">
            <w:pPr>
              <w:jc w:val="both"/>
              <w:rPr>
                <w:sz w:val="20"/>
                <w:szCs w:val="20"/>
                <w:lang w:val="en-GB"/>
              </w:rPr>
            </w:pPr>
            <w:r w:rsidRPr="6C18952A" w:rsidR="00E9132C">
              <w:rPr>
                <w:rFonts w:ascii="Arial" w:hAnsi="Arial" w:eastAsia="Arial" w:cs="Arial"/>
                <w:b w:val="1"/>
                <w:bCs w:val="1"/>
                <w:color w:val="24303B"/>
                <w:sz w:val="20"/>
                <w:szCs w:val="20"/>
                <w:lang w:val="en-GB"/>
              </w:rPr>
              <w:t>(b)</w:t>
            </w:r>
            <w:r w:rsidRPr="6C18952A" w:rsidR="00E9132C">
              <w:rPr>
                <w:rFonts w:ascii="Arial" w:hAnsi="Arial" w:eastAsia="Arial" w:cs="Arial"/>
                <w:color w:val="24303B"/>
                <w:sz w:val="20"/>
                <w:szCs w:val="20"/>
                <w:lang w:val="en-GB"/>
              </w:rPr>
              <w:t xml:space="preserve"> </w:t>
            </w:r>
            <w:r w:rsidRPr="6C18952A" w:rsidR="00E9132C">
              <w:rPr>
                <w:rFonts w:ascii="Arial" w:hAnsi="Arial" w:eastAsia="Arial" w:cs="Arial"/>
                <w:color w:val="24303B"/>
                <w:sz w:val="20"/>
                <w:szCs w:val="20"/>
                <w:lang w:val="en-GB"/>
              </w:rPr>
              <w:t>To measure I1-3</w:t>
            </w:r>
            <w:r w:rsidRPr="6C18952A" w:rsidR="00E9132C">
              <w:rPr>
                <w:rFonts w:ascii="Arial" w:hAnsi="Arial" w:eastAsia="Arial" w:cs="Arial"/>
                <w:color w:val="24303B"/>
                <w:sz w:val="20"/>
                <w:szCs w:val="20"/>
                <w:lang w:val="en-GB"/>
              </w:rPr>
              <w:t xml:space="preserve">, </w:t>
            </w:r>
            <w:r w:rsidRPr="6C18952A" w:rsidR="00E454B9">
              <w:rPr>
                <w:rFonts w:ascii="Arial" w:hAnsi="Arial" w:eastAsia="Arial" w:cs="Arial"/>
                <w:color w:val="24303B"/>
                <w:sz w:val="20"/>
                <w:szCs w:val="20"/>
                <w:lang w:val="en-GB"/>
              </w:rPr>
              <w:t>healthcare professionals</w:t>
            </w:r>
            <w:r w:rsidRPr="6C18952A" w:rsidR="00E9132C">
              <w:rPr>
                <w:rFonts w:ascii="Arial" w:hAnsi="Arial" w:eastAsia="Arial" w:cs="Arial"/>
                <w:color w:val="24303B"/>
                <w:sz w:val="20"/>
                <w:szCs w:val="20"/>
                <w:lang w:val="en-GB"/>
              </w:rPr>
              <w:t xml:space="preserve"> will complete a </w:t>
            </w:r>
            <w:r w:rsidRPr="6C18952A" w:rsidR="00E9132C">
              <w:rPr>
                <w:rFonts w:ascii="Arial" w:hAnsi="Arial" w:eastAsia="Arial" w:cs="Arial"/>
                <w:color w:val="auto"/>
                <w:sz w:val="20"/>
                <w:szCs w:val="20"/>
                <w:highlight w:val="yellow"/>
                <w:u w:val="single"/>
                <w:lang w:val="en-GB"/>
              </w:rPr>
              <w:t>structured diary</w:t>
            </w:r>
            <w:r w:rsidRPr="6C18952A" w:rsidR="00DD2334">
              <w:rPr>
                <w:rFonts w:ascii="Arial" w:hAnsi="Arial" w:eastAsia="Arial" w:cs="Arial"/>
                <w:color w:val="auto"/>
                <w:sz w:val="20"/>
                <w:szCs w:val="20"/>
                <w:highlight w:val="yellow"/>
                <w:u w:val="single"/>
                <w:lang w:val="en-GB"/>
              </w:rPr>
              <w:t xml:space="preserve"> </w:t>
            </w:r>
            <w:r w:rsidRPr="6C18952A" w:rsidR="6500AA32">
              <w:rPr>
                <w:rFonts w:ascii="Arial" w:hAnsi="Arial" w:eastAsia="Arial" w:cs="Arial"/>
                <w:color w:val="auto"/>
                <w:sz w:val="20"/>
                <w:szCs w:val="20"/>
                <w:highlight w:val="yellow"/>
                <w:u w:val="single"/>
                <w:lang w:val="en-GB"/>
              </w:rPr>
              <w:t xml:space="preserve">and </w:t>
            </w:r>
            <w:r w:rsidRPr="6C18952A" w:rsidR="00DD2334">
              <w:rPr>
                <w:rFonts w:ascii="Arial" w:hAnsi="Arial" w:eastAsia="Arial" w:cs="Arial"/>
                <w:color w:val="auto"/>
                <w:sz w:val="20"/>
                <w:szCs w:val="20"/>
                <w:highlight w:val="yellow"/>
                <w:u w:val="single"/>
                <w:lang w:val="en-GB"/>
              </w:rPr>
              <w:t>eCRF</w:t>
            </w:r>
          </w:p>
          <w:p w:rsidRPr="009A2877" w:rsidR="00E9132C" w:rsidP="007D79BF" w:rsidRDefault="00E9132C" w14:paraId="77A0CAED" w14:textId="77777777">
            <w:pPr>
              <w:jc w:val="both"/>
              <w:rPr>
                <w:sz w:val="20"/>
                <w:szCs w:val="20"/>
                <w:lang w:val="en-GB"/>
              </w:rPr>
            </w:pPr>
          </w:p>
          <w:p w:rsidRPr="009A2877" w:rsidR="00E9132C" w:rsidP="007D79BF" w:rsidRDefault="00E9132C" w14:paraId="6E95D30A" w14:textId="77777777">
            <w:pPr>
              <w:jc w:val="both"/>
              <w:rPr>
                <w:sz w:val="20"/>
                <w:szCs w:val="20"/>
                <w:lang w:val="en-GB"/>
              </w:rPr>
            </w:pPr>
          </w:p>
        </w:tc>
        <w:tc>
          <w:tcPr>
            <w:tcW w:w="897" w:type="pct"/>
            <w:gridSpan w:val="2"/>
            <w:tcMar/>
          </w:tcPr>
          <w:p w:rsidRPr="009A2877" w:rsidR="00E9132C" w:rsidP="007D79BF" w:rsidRDefault="00E9132C" w14:paraId="04CE2AE3" w14:textId="4739F3E2">
            <w:pPr>
              <w:jc w:val="both"/>
              <w:rPr>
                <w:sz w:val="20"/>
                <w:szCs w:val="20"/>
                <w:lang w:val="en-GB"/>
              </w:rPr>
            </w:pPr>
            <w:r w:rsidRPr="009A2877">
              <w:rPr>
                <w:rFonts w:ascii="Arial" w:hAnsi="Arial" w:eastAsia="Arial" w:cs="Arial"/>
                <w:b/>
                <w:bCs/>
                <w:color w:val="24303B"/>
                <w:sz w:val="20"/>
                <w:szCs w:val="20"/>
                <w:lang w:val="en-GB"/>
              </w:rPr>
              <w:t>(b)</w:t>
            </w:r>
            <w:r w:rsidRPr="009A2877">
              <w:rPr>
                <w:rFonts w:ascii="Arial" w:hAnsi="Arial" w:eastAsia="Arial" w:cs="Arial"/>
                <w:color w:val="24303B"/>
                <w:sz w:val="20"/>
                <w:szCs w:val="20"/>
                <w:lang w:val="en-GB"/>
              </w:rPr>
              <w:t xml:space="preserve"> Throughout the data </w:t>
            </w:r>
            <w:r w:rsidRPr="00EE6802">
              <w:rPr>
                <w:rFonts w:ascii="Arial" w:hAnsi="Arial" w:eastAsia="Arial" w:cs="Arial"/>
                <w:color w:val="24303B"/>
                <w:sz w:val="20"/>
                <w:szCs w:val="20"/>
                <w:lang w:val="en-GB"/>
              </w:rPr>
              <w:t xml:space="preserve">collection period after each </w:t>
            </w:r>
            <w:r w:rsidR="00E454B9">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p>
          <w:p w:rsidRPr="009A2877" w:rsidR="00E9132C" w:rsidP="007D79BF" w:rsidRDefault="00E9132C" w14:paraId="744FEA81" w14:textId="77777777">
            <w:pPr>
              <w:jc w:val="both"/>
              <w:rPr>
                <w:sz w:val="20"/>
                <w:szCs w:val="20"/>
                <w:lang w:val="en-GB"/>
              </w:rPr>
            </w:pPr>
          </w:p>
          <w:p w:rsidRPr="009A2877" w:rsidR="00E9132C" w:rsidP="007D79BF" w:rsidRDefault="00E9132C" w14:paraId="38E43EDD" w14:textId="77777777">
            <w:pPr>
              <w:jc w:val="both"/>
              <w:rPr>
                <w:sz w:val="20"/>
                <w:szCs w:val="20"/>
                <w:lang w:val="en-GB"/>
              </w:rPr>
            </w:pPr>
          </w:p>
        </w:tc>
      </w:tr>
      <w:tr w:rsidRPr="00C958AE" w:rsidR="00E9132C" w:rsidTr="274B9B30" w14:paraId="3C620570" w14:textId="77777777">
        <w:trPr>
          <w:gridAfter w:val="1"/>
          <w:wAfter w:w="17" w:type="pct"/>
        </w:trPr>
        <w:tc>
          <w:tcPr>
            <w:tcW w:w="4983" w:type="pct"/>
            <w:gridSpan w:val="7"/>
            <w:tcMar/>
          </w:tcPr>
          <w:p w:rsidRPr="009A2877" w:rsidR="00E9132C" w:rsidP="007D79BF" w:rsidRDefault="00E9132C" w14:paraId="3D3BDB8A" w14:textId="77777777">
            <w:pPr>
              <w:jc w:val="both"/>
              <w:rPr>
                <w:sz w:val="20"/>
                <w:szCs w:val="20"/>
                <w:lang w:val="en-GB"/>
              </w:rPr>
            </w:pPr>
            <w:r w:rsidRPr="009A2877">
              <w:rPr>
                <w:rFonts w:ascii="Arial" w:hAnsi="Arial" w:eastAsia="Arial" w:cs="Arial"/>
                <w:b/>
                <w:bCs/>
                <w:color w:val="24303B"/>
                <w:sz w:val="20"/>
                <w:szCs w:val="20"/>
                <w:lang w:val="en-GB"/>
              </w:rPr>
              <w:t>2. What is delivered (</w:t>
            </w:r>
            <w:r w:rsidRPr="009A2877">
              <w:rPr>
                <w:rFonts w:ascii="Arial" w:hAnsi="Arial" w:eastAsia="Arial" w:cs="Arial"/>
                <w:i/>
                <w:iCs/>
                <w:color w:val="24303B"/>
                <w:sz w:val="20"/>
                <w:szCs w:val="20"/>
                <w:lang w:val="en-GB"/>
              </w:rPr>
              <w:t>the quantity and quality of what is delivered)</w:t>
            </w:r>
          </w:p>
        </w:tc>
      </w:tr>
      <w:tr w:rsidRPr="00C958AE" w:rsidR="00E9132C" w:rsidTr="274B9B30" w14:paraId="0DE206BC" w14:textId="77777777">
        <w:trPr>
          <w:gridAfter w:val="1"/>
          <w:wAfter w:w="17" w:type="pct"/>
        </w:trPr>
        <w:tc>
          <w:tcPr>
            <w:tcW w:w="913" w:type="pct"/>
            <w:tcMar/>
          </w:tcPr>
          <w:p w:rsidRPr="009A2877" w:rsidR="00E9132C" w:rsidP="007D79BF" w:rsidRDefault="00E9132C" w14:paraId="17777E65" w14:textId="77777777">
            <w:pPr>
              <w:jc w:val="both"/>
              <w:rPr>
                <w:sz w:val="20"/>
                <w:szCs w:val="20"/>
                <w:lang w:val="en-GB"/>
              </w:rPr>
            </w:pPr>
            <w:r w:rsidRPr="009A2877">
              <w:rPr>
                <w:rFonts w:ascii="Arial" w:hAnsi="Arial" w:eastAsia="Arial" w:cs="Arial"/>
                <w:b/>
                <w:bCs/>
                <w:color w:val="24303B"/>
                <w:sz w:val="20"/>
                <w:szCs w:val="20"/>
                <w:lang w:val="en-GB"/>
              </w:rPr>
              <w:t>2A. Dose</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how much intervention/the quantity of what is delivered)</w:t>
            </w:r>
          </w:p>
        </w:tc>
        <w:tc>
          <w:tcPr>
            <w:tcW w:w="1709" w:type="pct"/>
            <w:gridSpan w:val="2"/>
            <w:tcMar/>
          </w:tcPr>
          <w:p w:rsidRPr="009A2877" w:rsidR="00E9132C" w:rsidP="007D79BF" w:rsidRDefault="00E9132C" w14:paraId="5E38A0F6" w14:textId="77777777">
            <w:pPr>
              <w:jc w:val="both"/>
              <w:rPr>
                <w:b/>
                <w:bCs/>
                <w:sz w:val="20"/>
                <w:szCs w:val="20"/>
                <w:lang w:val="en-GB"/>
              </w:rPr>
            </w:pPr>
            <w:r w:rsidRPr="009A2877">
              <w:rPr>
                <w:rFonts w:ascii="Arial" w:hAnsi="Arial" w:eastAsia="Arial" w:cs="Arial"/>
                <w:b/>
                <w:bCs/>
                <w:color w:val="123A5F"/>
                <w:sz w:val="20"/>
                <w:szCs w:val="20"/>
                <w:lang w:val="en-GB"/>
              </w:rPr>
              <w:t xml:space="preserve"> (c) Amount of intervention activities delivered per </w:t>
            </w:r>
            <w:r>
              <w:rPr>
                <w:rFonts w:ascii="Arial" w:hAnsi="Arial" w:eastAsia="Arial" w:cs="Arial"/>
                <w:b/>
                <w:bCs/>
                <w:color w:val="123A5F"/>
                <w:sz w:val="20"/>
                <w:szCs w:val="20"/>
                <w:lang w:val="en-GB"/>
              </w:rPr>
              <w:t>patient</w:t>
            </w:r>
          </w:p>
          <w:p w:rsidRPr="009A2877" w:rsidR="00E9132C" w:rsidP="007D79BF" w:rsidRDefault="00E9132C" w14:paraId="3D83E704" w14:textId="39B35566">
            <w:pPr>
              <w:jc w:val="both"/>
              <w:rPr>
                <w:sz w:val="20"/>
                <w:szCs w:val="20"/>
                <w:lang w:val="en-GB"/>
              </w:rPr>
            </w:pPr>
            <w:r w:rsidRPr="009A2877">
              <w:rPr>
                <w:rFonts w:ascii="Arial" w:hAnsi="Arial" w:eastAsia="Arial" w:cs="Arial"/>
                <w:color w:val="24303B"/>
                <w:sz w:val="20"/>
                <w:szCs w:val="20"/>
                <w:lang w:val="en-GB"/>
              </w:rPr>
              <w:t xml:space="preserve">I1: number of </w:t>
            </w:r>
            <w:r w:rsidR="00522D41">
              <w:rPr>
                <w:rFonts w:ascii="Arial" w:hAnsi="Arial" w:eastAsia="Arial" w:cs="Arial"/>
                <w:color w:val="24303B"/>
                <w:sz w:val="20"/>
                <w:szCs w:val="20"/>
                <w:lang w:val="en-GB"/>
              </w:rPr>
              <w:t>optimal care</w:t>
            </w:r>
            <w:r w:rsidR="004820ED">
              <w:rPr>
                <w:rFonts w:ascii="Arial" w:hAnsi="Arial" w:eastAsia="Arial" w:cs="Arial"/>
                <w:color w:val="24303B"/>
                <w:sz w:val="20"/>
                <w:szCs w:val="20"/>
                <w:lang w:val="en-GB"/>
              </w:rPr>
              <w:t>,</w:t>
            </w:r>
            <w:r w:rsidR="00522D41">
              <w:rPr>
                <w:rFonts w:ascii="Arial" w:hAnsi="Arial" w:eastAsia="Arial" w:cs="Arial"/>
                <w:color w:val="24303B"/>
                <w:sz w:val="20"/>
                <w:szCs w:val="20"/>
                <w:lang w:val="en-GB"/>
              </w:rPr>
              <w:t xml:space="preserve"> </w:t>
            </w:r>
            <w:r w:rsidR="00F53FEF">
              <w:rPr>
                <w:rFonts w:ascii="Arial" w:hAnsi="Arial" w:eastAsia="Arial" w:cs="Arial"/>
                <w:color w:val="24303B"/>
                <w:sz w:val="20"/>
                <w:szCs w:val="20"/>
                <w:lang w:val="en-GB"/>
              </w:rPr>
              <w:t xml:space="preserve">incl. all </w:t>
            </w:r>
            <w:r w:rsidR="00226701">
              <w:rPr>
                <w:rFonts w:ascii="Arial" w:hAnsi="Arial" w:eastAsia="Arial" w:cs="Arial"/>
                <w:color w:val="24303B"/>
                <w:sz w:val="20"/>
                <w:szCs w:val="20"/>
                <w:lang w:val="en-GB"/>
              </w:rPr>
              <w:t xml:space="preserve">parts of the </w:t>
            </w:r>
            <w:r w:rsidR="004820ED">
              <w:rPr>
                <w:rFonts w:ascii="Arial" w:hAnsi="Arial" w:eastAsia="Arial" w:cs="Arial"/>
                <w:color w:val="24303B"/>
                <w:sz w:val="20"/>
                <w:szCs w:val="20"/>
                <w:lang w:val="en-GB"/>
              </w:rPr>
              <w:t>intervention</w:t>
            </w:r>
            <w:r w:rsidR="00226701">
              <w:rPr>
                <w:rFonts w:ascii="Arial" w:hAnsi="Arial" w:eastAsia="Arial" w:cs="Arial"/>
                <w:color w:val="24303B"/>
                <w:sz w:val="20"/>
                <w:szCs w:val="20"/>
                <w:lang w:val="en-GB"/>
              </w:rPr>
              <w:t>,</w:t>
            </w:r>
            <w:r w:rsidR="004820ED">
              <w:rPr>
                <w:rFonts w:ascii="Arial" w:hAnsi="Arial" w:eastAsia="Arial" w:cs="Arial"/>
                <w:color w:val="24303B"/>
                <w:sz w:val="20"/>
                <w:szCs w:val="20"/>
                <w:lang w:val="en-GB"/>
              </w:rPr>
              <w:t xml:space="preserve"> </w:t>
            </w:r>
            <w:r w:rsidR="00522D41">
              <w:rPr>
                <w:rFonts w:ascii="Arial" w:hAnsi="Arial" w:eastAsia="Arial" w:cs="Arial"/>
                <w:color w:val="24303B"/>
                <w:sz w:val="20"/>
                <w:szCs w:val="20"/>
                <w:lang w:val="en-GB"/>
              </w:rPr>
              <w:t>sessions</w:t>
            </w:r>
            <w:r w:rsidRPr="009A2877">
              <w:rPr>
                <w:rFonts w:ascii="Arial" w:hAnsi="Arial" w:eastAsia="Arial" w:cs="Arial"/>
                <w:color w:val="24303B"/>
                <w:sz w:val="20"/>
                <w:szCs w:val="20"/>
                <w:lang w:val="en-GB"/>
              </w:rPr>
              <w:t xml:space="preserve"> held per </w:t>
            </w:r>
            <w:r>
              <w:rPr>
                <w:rFonts w:ascii="Arial" w:hAnsi="Arial" w:eastAsia="Arial" w:cs="Arial"/>
                <w:color w:val="24303B"/>
                <w:sz w:val="20"/>
                <w:szCs w:val="20"/>
                <w:lang w:val="en-GB"/>
              </w:rPr>
              <w:t>patient</w:t>
            </w:r>
          </w:p>
          <w:p w:rsidRPr="009A2877" w:rsidR="00E9132C" w:rsidP="00226701" w:rsidRDefault="00E9132C" w14:paraId="75CEED6A" w14:textId="77777777">
            <w:pPr>
              <w:jc w:val="both"/>
              <w:rPr>
                <w:sz w:val="20"/>
                <w:szCs w:val="20"/>
                <w:lang w:val="en-GB"/>
              </w:rPr>
            </w:pPr>
          </w:p>
        </w:tc>
        <w:tc>
          <w:tcPr>
            <w:tcW w:w="1464" w:type="pct"/>
            <w:gridSpan w:val="2"/>
            <w:tcMar/>
          </w:tcPr>
          <w:p w:rsidRPr="009A2877" w:rsidR="00E9132C" w:rsidP="007D79BF" w:rsidRDefault="00E9132C" w14:paraId="1E76F26C" w14:textId="205D92FA">
            <w:pPr>
              <w:jc w:val="both"/>
              <w:rPr>
                <w:sz w:val="20"/>
                <w:szCs w:val="20"/>
                <w:lang w:val="en-GB"/>
              </w:rPr>
            </w:pPr>
            <w:r w:rsidRPr="6320082C" w:rsidR="00E9132C">
              <w:rPr>
                <w:rFonts w:ascii="Arial" w:hAnsi="Arial" w:eastAsia="Arial" w:cs="Arial"/>
                <w:b w:val="1"/>
                <w:bCs w:val="1"/>
                <w:color w:val="24303B"/>
                <w:sz w:val="20"/>
                <w:szCs w:val="20"/>
                <w:lang w:val="en-GB"/>
              </w:rPr>
              <w:t>(c1)</w:t>
            </w:r>
            <w:r w:rsidRPr="6320082C" w:rsidR="00E9132C">
              <w:rPr>
                <w:rFonts w:ascii="Arial" w:hAnsi="Arial" w:eastAsia="Arial" w:cs="Arial"/>
                <w:color w:val="24303B"/>
                <w:sz w:val="20"/>
                <w:szCs w:val="20"/>
                <w:lang w:val="en-GB"/>
              </w:rPr>
              <w:t xml:space="preserve"> </w:t>
            </w:r>
            <w:r w:rsidRPr="6320082C" w:rsidR="007F169C">
              <w:rPr>
                <w:rFonts w:ascii="Arial" w:hAnsi="Arial" w:eastAsia="Arial" w:cs="Arial"/>
                <w:color w:val="24303B"/>
                <w:sz w:val="20"/>
                <w:szCs w:val="20"/>
                <w:lang w:val="en-GB"/>
              </w:rPr>
              <w:t>H</w:t>
            </w:r>
            <w:r w:rsidRPr="6320082C" w:rsidR="00591E62">
              <w:rPr>
                <w:rFonts w:ascii="Arial" w:hAnsi="Arial" w:eastAsia="Arial" w:cs="Arial"/>
                <w:color w:val="24303B"/>
                <w:sz w:val="20"/>
                <w:szCs w:val="20"/>
                <w:lang w:val="en-GB"/>
              </w:rPr>
              <w:t>ealthcare professional</w:t>
            </w:r>
            <w:r w:rsidRPr="6320082C" w:rsidR="007F169C">
              <w:rPr>
                <w:rFonts w:ascii="Arial" w:hAnsi="Arial" w:eastAsia="Arial" w:cs="Arial"/>
                <w:color w:val="24303B"/>
                <w:sz w:val="20"/>
                <w:szCs w:val="20"/>
                <w:lang w:val="en-GB"/>
              </w:rPr>
              <w:t>s</w:t>
            </w:r>
            <w:r w:rsidRPr="6320082C" w:rsidR="0A5740FF">
              <w:rPr>
                <w:rFonts w:ascii="Arial" w:hAnsi="Arial" w:eastAsia="Arial" w:cs="Arial"/>
                <w:color w:val="24303B"/>
                <w:sz w:val="20"/>
                <w:szCs w:val="20"/>
                <w:lang w:val="en-GB"/>
              </w:rPr>
              <w:t xml:space="preserve"> </w:t>
            </w:r>
            <w:r w:rsidRPr="6320082C" w:rsidR="00E9132C">
              <w:rPr>
                <w:rFonts w:ascii="Arial" w:hAnsi="Arial" w:eastAsia="Arial" w:cs="Arial"/>
                <w:color w:val="24303B"/>
                <w:sz w:val="20"/>
                <w:szCs w:val="20"/>
                <w:lang w:val="en-GB"/>
              </w:rPr>
              <w:t xml:space="preserve">will </w:t>
            </w:r>
            <w:r w:rsidRPr="6320082C" w:rsidR="00E9132C">
              <w:rPr>
                <w:rFonts w:ascii="Arial" w:hAnsi="Arial" w:eastAsia="Arial" w:cs="Arial"/>
                <w:color w:val="24303B"/>
                <w:sz w:val="20"/>
                <w:szCs w:val="20"/>
                <w:lang w:val="en-GB"/>
              </w:rPr>
              <w:t xml:space="preserve">complete a </w:t>
            </w:r>
            <w:r w:rsidRPr="6320082C" w:rsidR="00E9132C">
              <w:rPr>
                <w:rFonts w:ascii="Arial" w:hAnsi="Arial" w:eastAsia="Arial" w:cs="Arial"/>
                <w:color w:val="auto"/>
                <w:sz w:val="20"/>
                <w:szCs w:val="20"/>
                <w:highlight w:val="yellow"/>
                <w:u w:val="single"/>
                <w:lang w:val="en-GB"/>
              </w:rPr>
              <w:t>structured diary</w:t>
            </w:r>
            <w:r w:rsidRPr="6320082C" w:rsidR="00DD2334">
              <w:rPr>
                <w:rFonts w:ascii="Arial" w:hAnsi="Arial" w:eastAsia="Arial" w:cs="Arial"/>
                <w:color w:val="auto"/>
                <w:sz w:val="20"/>
                <w:szCs w:val="20"/>
                <w:highlight w:val="yellow"/>
                <w:u w:val="single"/>
                <w:lang w:val="en-GB"/>
              </w:rPr>
              <w:t xml:space="preserve"> </w:t>
            </w:r>
            <w:r w:rsidRPr="6320082C" w:rsidR="00DD2334">
              <w:rPr>
                <w:rFonts w:ascii="Arial" w:hAnsi="Arial" w:eastAsia="Arial" w:cs="Arial"/>
                <w:color w:val="auto"/>
                <w:sz w:val="20"/>
                <w:szCs w:val="20"/>
                <w:highlight w:val="yellow"/>
                <w:u w:val="single"/>
                <w:lang w:val="en-GB"/>
              </w:rPr>
              <w:t>o</w:t>
            </w:r>
            <w:r w:rsidRPr="6320082C" w:rsidR="00632AFF">
              <w:rPr>
                <w:rFonts w:ascii="Arial" w:hAnsi="Arial" w:eastAsia="Arial" w:cs="Arial"/>
                <w:color w:val="auto"/>
                <w:sz w:val="20"/>
                <w:szCs w:val="20"/>
                <w:highlight w:val="yellow"/>
                <w:u w:val="single"/>
                <w:lang w:val="en-GB"/>
              </w:rPr>
              <w:t>r</w:t>
            </w:r>
            <w:r w:rsidRPr="6320082C" w:rsidR="00DD2334">
              <w:rPr>
                <w:rFonts w:ascii="Arial" w:hAnsi="Arial" w:eastAsia="Arial" w:cs="Arial"/>
                <w:color w:val="auto"/>
                <w:sz w:val="20"/>
                <w:szCs w:val="20"/>
                <w:highlight w:val="yellow"/>
                <w:u w:val="single"/>
                <w:lang w:val="en-GB"/>
              </w:rPr>
              <w:t xml:space="preserve"> eCRF</w:t>
            </w:r>
          </w:p>
          <w:p w:rsidRPr="009A2877" w:rsidR="00E9132C" w:rsidP="007D79BF" w:rsidRDefault="00E9132C" w14:paraId="543ED6E6" w14:textId="73A4108D">
            <w:pPr>
              <w:jc w:val="both"/>
              <w:rPr>
                <w:sz w:val="20"/>
                <w:szCs w:val="20"/>
                <w:lang w:val="en-GB"/>
              </w:rPr>
            </w:pPr>
            <w:r w:rsidRPr="009A2877">
              <w:rPr>
                <w:rFonts w:ascii="Arial" w:hAnsi="Arial" w:eastAsia="Arial" w:cs="Arial"/>
                <w:b/>
                <w:bCs/>
                <w:color w:val="24303B"/>
                <w:sz w:val="20"/>
                <w:szCs w:val="20"/>
                <w:lang w:val="en-GB"/>
              </w:rPr>
              <w:t>(c2)</w:t>
            </w:r>
            <w:r w:rsidRPr="009A2877">
              <w:rPr>
                <w:rFonts w:ascii="Arial" w:hAnsi="Arial" w:eastAsia="Arial" w:cs="Arial"/>
                <w:color w:val="24303B"/>
                <w:sz w:val="20"/>
                <w:szCs w:val="20"/>
                <w:lang w:val="en-GB"/>
              </w:rPr>
              <w:t xml:space="preserve"> </w:t>
            </w:r>
            <w:r w:rsidRPr="00DD2334" w:rsidR="00226701">
              <w:rPr>
                <w:rFonts w:ascii="Arial" w:hAnsi="Arial" w:eastAsia="Arial" w:cs="Arial"/>
                <w:color w:val="24303B"/>
                <w:sz w:val="20"/>
                <w:szCs w:val="20"/>
                <w:highlight w:val="green"/>
                <w:u w:val="single"/>
                <w:lang w:val="en-GB"/>
              </w:rPr>
              <w:t>Videotapes</w:t>
            </w:r>
            <w:r w:rsidRPr="00226701" w:rsidR="00226701">
              <w:rPr>
                <w:rFonts w:ascii="Arial" w:hAnsi="Arial" w:eastAsia="Arial" w:cs="Arial"/>
                <w:color w:val="24303B"/>
                <w:sz w:val="20"/>
                <w:szCs w:val="20"/>
                <w:lang w:val="en-GB"/>
              </w:rPr>
              <w:t xml:space="preserve"> of PARADISE sessions</w:t>
            </w:r>
          </w:p>
        </w:tc>
        <w:tc>
          <w:tcPr>
            <w:tcW w:w="897" w:type="pct"/>
            <w:gridSpan w:val="2"/>
            <w:tcMar/>
          </w:tcPr>
          <w:p w:rsidRPr="009A2877" w:rsidR="00E9132C" w:rsidP="007D79BF" w:rsidRDefault="00E9132C" w14:paraId="09C72234" w14:textId="300CB912">
            <w:pPr>
              <w:jc w:val="both"/>
              <w:rPr>
                <w:sz w:val="20"/>
                <w:szCs w:val="20"/>
                <w:lang w:val="en-GB"/>
              </w:rPr>
            </w:pPr>
            <w:r w:rsidRPr="009A2877">
              <w:rPr>
                <w:rFonts w:ascii="Arial" w:hAnsi="Arial" w:eastAsia="Arial" w:cs="Arial"/>
                <w:b/>
                <w:bCs/>
                <w:color w:val="24303B"/>
                <w:sz w:val="20"/>
                <w:szCs w:val="20"/>
                <w:lang w:val="en-GB"/>
              </w:rPr>
              <w:t>(c1)</w:t>
            </w:r>
            <w:r w:rsidRPr="009A2877">
              <w:rPr>
                <w:rFonts w:ascii="Arial" w:hAnsi="Arial" w:eastAsia="Arial" w:cs="Arial"/>
                <w:color w:val="24303B"/>
                <w:sz w:val="20"/>
                <w:szCs w:val="20"/>
                <w:lang w:val="en-GB"/>
              </w:rPr>
              <w:t xml:space="preserve"> Throughout the data </w:t>
            </w:r>
            <w:r w:rsidRPr="00EE6802">
              <w:rPr>
                <w:rFonts w:ascii="Arial" w:hAnsi="Arial" w:eastAsia="Arial" w:cs="Arial"/>
                <w:color w:val="24303B"/>
                <w:sz w:val="20"/>
                <w:szCs w:val="20"/>
                <w:lang w:val="en-GB"/>
              </w:rPr>
              <w:t xml:space="preserve">collection period after each </w:t>
            </w:r>
            <w:r w:rsidR="005358E2">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p>
          <w:p w:rsidRPr="009A2877" w:rsidR="00E9132C" w:rsidP="007D79BF" w:rsidRDefault="00E9132C" w14:paraId="3777E6E7" w14:textId="77496B99">
            <w:pPr>
              <w:jc w:val="both"/>
              <w:rPr>
                <w:sz w:val="20"/>
                <w:szCs w:val="20"/>
                <w:lang w:val="en-GB"/>
              </w:rPr>
            </w:pPr>
            <w:r w:rsidRPr="009A2877">
              <w:rPr>
                <w:rFonts w:ascii="Arial" w:hAnsi="Arial" w:eastAsia="Arial" w:cs="Arial"/>
                <w:b/>
                <w:bCs/>
                <w:color w:val="24303B"/>
                <w:sz w:val="20"/>
                <w:szCs w:val="20"/>
                <w:lang w:val="en-GB"/>
              </w:rPr>
              <w:t>(c2)</w:t>
            </w:r>
            <w:r w:rsidRPr="009A2877">
              <w:rPr>
                <w:rFonts w:ascii="Arial" w:hAnsi="Arial" w:eastAsia="Arial" w:cs="Arial"/>
                <w:color w:val="24303B"/>
                <w:sz w:val="20"/>
                <w:szCs w:val="20"/>
                <w:lang w:val="en-GB"/>
              </w:rPr>
              <w:t xml:space="preserve"> </w:t>
            </w:r>
            <w:r w:rsidR="00124DB5">
              <w:rPr>
                <w:rFonts w:ascii="Arial" w:hAnsi="Arial" w:eastAsia="Arial" w:cs="Arial"/>
                <w:color w:val="24303B"/>
                <w:sz w:val="20"/>
                <w:szCs w:val="20"/>
                <w:lang w:val="en-GB"/>
              </w:rPr>
              <w:t>Two</w:t>
            </w:r>
            <w:r w:rsidRPr="007F169C" w:rsidR="007F169C">
              <w:rPr>
                <w:rFonts w:ascii="Arial" w:hAnsi="Arial" w:eastAsia="Arial" w:cs="Arial"/>
                <w:color w:val="24303B"/>
                <w:sz w:val="20"/>
                <w:szCs w:val="20"/>
                <w:lang w:val="en-GB"/>
              </w:rPr>
              <w:t xml:space="preserve"> PARADISE sessions of each patient will be recorded (selection based on randomisation)</w:t>
            </w:r>
          </w:p>
        </w:tc>
      </w:tr>
      <w:tr w:rsidRPr="00676AE7" w:rsidR="00E9132C" w:rsidTr="274B9B30" w14:paraId="000D4C53" w14:textId="77777777">
        <w:trPr>
          <w:gridAfter w:val="1"/>
          <w:wAfter w:w="17" w:type="pct"/>
        </w:trPr>
        <w:tc>
          <w:tcPr>
            <w:tcW w:w="913" w:type="pct"/>
            <w:tcMar/>
          </w:tcPr>
          <w:p w:rsidRPr="009A2877" w:rsidR="00E9132C" w:rsidP="007D79BF" w:rsidRDefault="00E9132C" w14:paraId="33291378" w14:textId="77777777">
            <w:pPr>
              <w:jc w:val="both"/>
              <w:rPr>
                <w:b/>
                <w:bCs/>
                <w:sz w:val="20"/>
                <w:szCs w:val="20"/>
                <w:lang w:val="en-GB"/>
              </w:rPr>
            </w:pPr>
            <w:r w:rsidRPr="009A2877">
              <w:rPr>
                <w:rFonts w:ascii="Arial" w:hAnsi="Arial" w:eastAsia="Arial" w:cs="Arial"/>
                <w:b/>
                <w:bCs/>
                <w:color w:val="24303B"/>
                <w:sz w:val="20"/>
                <w:szCs w:val="20"/>
                <w:lang w:val="en-GB"/>
              </w:rPr>
              <w:t xml:space="preserve">2B. Reach </w:t>
            </w:r>
            <w:r w:rsidRPr="009A2877">
              <w:rPr>
                <w:rFonts w:ascii="Arial" w:hAnsi="Arial" w:eastAsia="Arial" w:cs="Arial"/>
                <w:i/>
                <w:color w:val="24303B"/>
                <w:sz w:val="20"/>
                <w:szCs w:val="20"/>
                <w:lang w:val="en-GB"/>
              </w:rPr>
              <w:t>(extent to which a target audience comes into contact with the intervention)</w:t>
            </w:r>
          </w:p>
        </w:tc>
        <w:tc>
          <w:tcPr>
            <w:tcW w:w="1709" w:type="pct"/>
            <w:gridSpan w:val="2"/>
            <w:tcMar/>
          </w:tcPr>
          <w:p w:rsidRPr="009A2877" w:rsidR="00E9132C" w:rsidP="007D79BF" w:rsidRDefault="00E9132C" w14:paraId="49DCACC6" w14:textId="6721E65F">
            <w:pPr>
              <w:jc w:val="both"/>
              <w:rPr>
                <w:b/>
                <w:bCs/>
                <w:sz w:val="20"/>
                <w:szCs w:val="20"/>
                <w:lang w:val="en-GB"/>
              </w:rPr>
            </w:pPr>
            <w:r w:rsidRPr="009A2877">
              <w:rPr>
                <w:rFonts w:ascii="Arial" w:hAnsi="Arial" w:eastAsia="Arial" w:cs="Arial"/>
                <w:b/>
                <w:bCs/>
                <w:color w:val="123A5F"/>
                <w:sz w:val="20"/>
                <w:szCs w:val="20"/>
                <w:lang w:val="en-GB"/>
              </w:rPr>
              <w:t xml:space="preserve"> (d) Number of </w:t>
            </w:r>
            <w:r>
              <w:rPr>
                <w:rFonts w:ascii="Arial" w:hAnsi="Arial" w:eastAsia="Arial" w:cs="Arial"/>
                <w:b/>
                <w:bCs/>
                <w:color w:val="123A5F"/>
                <w:sz w:val="20"/>
                <w:szCs w:val="20"/>
                <w:lang w:val="en-GB"/>
              </w:rPr>
              <w:t>patients</w:t>
            </w:r>
            <w:r w:rsidRPr="009A2877">
              <w:rPr>
                <w:rFonts w:ascii="Arial" w:hAnsi="Arial" w:eastAsia="Arial" w:cs="Arial"/>
                <w:b/>
                <w:bCs/>
                <w:color w:val="123A5F"/>
                <w:sz w:val="20"/>
                <w:szCs w:val="20"/>
                <w:lang w:val="en-GB"/>
              </w:rPr>
              <w:t xml:space="preserve"> approached by </w:t>
            </w:r>
            <w:r w:rsidR="003434AE">
              <w:rPr>
                <w:rFonts w:ascii="Arial" w:hAnsi="Arial" w:eastAsia="Arial" w:cs="Arial"/>
                <w:b/>
                <w:bCs/>
                <w:color w:val="123A5F"/>
                <w:sz w:val="20"/>
                <w:szCs w:val="20"/>
                <w:lang w:val="en-GB"/>
              </w:rPr>
              <w:t>healthcare professionals</w:t>
            </w:r>
            <w:r w:rsidRPr="009A2877">
              <w:rPr>
                <w:rFonts w:ascii="Arial" w:hAnsi="Arial" w:eastAsia="Arial" w:cs="Arial"/>
                <w:b/>
                <w:bCs/>
                <w:color w:val="123A5F"/>
                <w:sz w:val="20"/>
                <w:szCs w:val="20"/>
                <w:lang w:val="en-GB"/>
              </w:rPr>
              <w:t xml:space="preserve">, and proportion of </w:t>
            </w:r>
            <w:r>
              <w:rPr>
                <w:rFonts w:ascii="Arial" w:hAnsi="Arial" w:eastAsia="Arial" w:cs="Arial"/>
                <w:b/>
                <w:bCs/>
                <w:color w:val="123A5F"/>
                <w:sz w:val="20"/>
                <w:szCs w:val="20"/>
                <w:lang w:val="en-GB"/>
              </w:rPr>
              <w:t>patients</w:t>
            </w:r>
            <w:r w:rsidRPr="009A2877">
              <w:rPr>
                <w:rFonts w:ascii="Arial" w:hAnsi="Arial" w:eastAsia="Arial" w:cs="Arial"/>
                <w:b/>
                <w:bCs/>
                <w:color w:val="123A5F"/>
                <w:sz w:val="20"/>
                <w:szCs w:val="20"/>
                <w:lang w:val="en-GB"/>
              </w:rPr>
              <w:t xml:space="preserve"> included in total </w:t>
            </w:r>
          </w:p>
          <w:p w:rsidRPr="009A2877" w:rsidR="00E9132C" w:rsidP="007D79BF" w:rsidRDefault="00E9132C" w14:paraId="31DCFB07" w14:textId="77777777">
            <w:pPr>
              <w:jc w:val="both"/>
              <w:rPr>
                <w:sz w:val="20"/>
                <w:szCs w:val="20"/>
                <w:lang w:val="en-GB"/>
              </w:rPr>
            </w:pPr>
            <w:r w:rsidRPr="009A2877">
              <w:rPr>
                <w:rFonts w:ascii="Arial" w:hAnsi="Arial" w:eastAsia="Arial" w:cs="Arial"/>
                <w:color w:val="24303B"/>
                <w:sz w:val="20"/>
                <w:szCs w:val="20"/>
                <w:lang w:val="en-GB"/>
              </w:rPr>
              <w:t xml:space="preserve">I1: number of </w:t>
            </w:r>
            <w:r>
              <w:rPr>
                <w:rFonts w:ascii="Arial" w:hAnsi="Arial" w:eastAsia="Arial" w:cs="Arial"/>
                <w:color w:val="24303B"/>
                <w:sz w:val="20"/>
                <w:szCs w:val="20"/>
                <w:lang w:val="en-GB"/>
              </w:rPr>
              <w:t>patients</w:t>
            </w:r>
            <w:r w:rsidRPr="009A2877">
              <w:rPr>
                <w:rFonts w:ascii="Arial" w:hAnsi="Arial" w:eastAsia="Arial" w:cs="Arial"/>
                <w:color w:val="24303B"/>
                <w:sz w:val="20"/>
                <w:szCs w:val="20"/>
                <w:lang w:val="en-GB"/>
              </w:rPr>
              <w:t xml:space="preserve"> involved</w:t>
            </w:r>
          </w:p>
          <w:p w:rsidRPr="00C43A60" w:rsidR="00E9132C" w:rsidP="007D79BF" w:rsidRDefault="00E9132C" w14:paraId="0596FFE2" w14:textId="77777777">
            <w:pPr>
              <w:jc w:val="both"/>
              <w:rPr>
                <w:bCs/>
                <w:sz w:val="20"/>
                <w:szCs w:val="20"/>
                <w:lang w:val="en-GB"/>
              </w:rPr>
            </w:pPr>
          </w:p>
        </w:tc>
        <w:tc>
          <w:tcPr>
            <w:tcW w:w="1464" w:type="pct"/>
            <w:gridSpan w:val="2"/>
            <w:tcMar/>
          </w:tcPr>
          <w:p w:rsidRPr="009A2877" w:rsidR="00E9132C" w:rsidP="007D79BF" w:rsidRDefault="00E9132C" w14:paraId="0CE32765" w14:textId="77777777">
            <w:pPr>
              <w:jc w:val="both"/>
              <w:rPr>
                <w:b/>
                <w:bCs/>
                <w:sz w:val="20"/>
                <w:szCs w:val="20"/>
                <w:lang w:val="en-GB"/>
              </w:rPr>
            </w:pPr>
            <w:r w:rsidRPr="009A2877">
              <w:rPr>
                <w:rFonts w:ascii="Arial" w:hAnsi="Arial" w:eastAsia="Arial" w:cs="Arial"/>
                <w:b/>
                <w:bCs/>
                <w:color w:val="24303B"/>
                <w:sz w:val="20"/>
                <w:szCs w:val="20"/>
                <w:lang w:val="en-GB"/>
              </w:rPr>
              <w:lastRenderedPageBreak/>
              <w:t>(d)</w:t>
            </w:r>
            <w:r w:rsidRPr="009A2877">
              <w:rPr>
                <w:rFonts w:ascii="Arial" w:hAnsi="Arial" w:eastAsia="Arial" w:cs="Arial"/>
                <w:color w:val="24303B"/>
                <w:sz w:val="20"/>
                <w:szCs w:val="20"/>
                <w:lang w:val="en-GB"/>
              </w:rPr>
              <w:t xml:space="preserve"> </w:t>
            </w:r>
            <w:r w:rsidRPr="00DD2334">
              <w:rPr>
                <w:rFonts w:ascii="Arial" w:hAnsi="Arial" w:eastAsia="Arial" w:cs="Arial"/>
                <w:color w:val="24303B"/>
                <w:sz w:val="20"/>
                <w:szCs w:val="20"/>
                <w:highlight w:val="magenta"/>
                <w:lang w:val="en-GB"/>
              </w:rPr>
              <w:t>Trial monitoring</w:t>
            </w:r>
            <w:r w:rsidRPr="009A2877">
              <w:rPr>
                <w:rFonts w:ascii="Arial" w:hAnsi="Arial" w:eastAsia="Arial" w:cs="Arial"/>
                <w:color w:val="24303B"/>
                <w:sz w:val="20"/>
                <w:szCs w:val="20"/>
                <w:lang w:val="en-GB"/>
              </w:rPr>
              <w:t xml:space="preserve"> </w:t>
            </w:r>
          </w:p>
        </w:tc>
        <w:tc>
          <w:tcPr>
            <w:tcW w:w="897" w:type="pct"/>
            <w:gridSpan w:val="2"/>
            <w:tcMar/>
          </w:tcPr>
          <w:p w:rsidRPr="009A2877" w:rsidR="00E9132C" w:rsidP="007D79BF" w:rsidRDefault="00E9132C" w14:paraId="016AFA34" w14:textId="77777777">
            <w:pPr>
              <w:jc w:val="both"/>
              <w:rPr>
                <w:b/>
                <w:bCs/>
                <w:sz w:val="20"/>
                <w:szCs w:val="20"/>
                <w:lang w:val="en-GB"/>
              </w:rPr>
            </w:pPr>
            <w:r w:rsidRPr="009A2877">
              <w:rPr>
                <w:rFonts w:ascii="Arial" w:hAnsi="Arial" w:eastAsia="Arial" w:cs="Arial"/>
                <w:b/>
                <w:bCs/>
                <w:color w:val="24303B"/>
                <w:sz w:val="20"/>
                <w:szCs w:val="20"/>
                <w:lang w:val="en-GB"/>
              </w:rPr>
              <w:t>(d)</w:t>
            </w:r>
            <w:r w:rsidRPr="009A2877">
              <w:rPr>
                <w:rFonts w:ascii="Arial" w:hAnsi="Arial" w:eastAsia="Arial" w:cs="Arial"/>
                <w:color w:val="24303B"/>
                <w:sz w:val="20"/>
                <w:szCs w:val="20"/>
                <w:lang w:val="en-GB"/>
              </w:rPr>
              <w:t>Throughout the study</w:t>
            </w:r>
          </w:p>
        </w:tc>
      </w:tr>
      <w:tr w:rsidRPr="00C958AE" w:rsidR="00E9132C" w:rsidTr="274B9B30" w14:paraId="18E94986" w14:textId="77777777">
        <w:trPr>
          <w:gridAfter w:val="1"/>
          <w:wAfter w:w="17" w:type="pct"/>
        </w:trPr>
        <w:tc>
          <w:tcPr>
            <w:tcW w:w="913" w:type="pct"/>
            <w:tcMar/>
          </w:tcPr>
          <w:p w:rsidRPr="009A2877" w:rsidR="00E9132C" w:rsidP="007D79BF" w:rsidRDefault="00E9132C" w14:paraId="1935BECF" w14:textId="77777777">
            <w:pPr>
              <w:jc w:val="both"/>
              <w:rPr>
                <w:b/>
                <w:bCs/>
                <w:sz w:val="20"/>
                <w:szCs w:val="20"/>
                <w:lang w:val="en-GB"/>
              </w:rPr>
            </w:pPr>
            <w:r w:rsidRPr="009A2877">
              <w:rPr>
                <w:rFonts w:ascii="Arial" w:hAnsi="Arial" w:eastAsia="Arial" w:cs="Arial"/>
                <w:b/>
                <w:bCs/>
                <w:color w:val="24303B"/>
                <w:sz w:val="20"/>
                <w:szCs w:val="20"/>
                <w:lang w:val="en-GB"/>
              </w:rPr>
              <w:t>2C. Fidelity</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(consistency of what is implemented with the planned intervention)</w:t>
            </w:r>
          </w:p>
        </w:tc>
        <w:tc>
          <w:tcPr>
            <w:tcW w:w="1709" w:type="pct"/>
            <w:gridSpan w:val="2"/>
            <w:tcMar/>
          </w:tcPr>
          <w:p w:rsidRPr="009A2877" w:rsidR="00E9132C" w:rsidP="007D79BF" w:rsidRDefault="00E9132C" w14:paraId="3DE5C215" w14:textId="77777777">
            <w:pPr>
              <w:jc w:val="both"/>
              <w:rPr>
                <w:b/>
                <w:bCs/>
                <w:sz w:val="20"/>
                <w:szCs w:val="20"/>
                <w:lang w:val="en-GB"/>
              </w:rPr>
            </w:pPr>
            <w:r w:rsidRPr="009A2877">
              <w:rPr>
                <w:rFonts w:ascii="Arial" w:hAnsi="Arial" w:eastAsia="Arial" w:cs="Arial"/>
                <w:b/>
                <w:bCs/>
                <w:color w:val="123A5F"/>
                <w:sz w:val="20"/>
                <w:szCs w:val="20"/>
                <w:lang w:val="en-GB"/>
              </w:rPr>
              <w:t>(e) activities delivered as intended:</w:t>
            </w:r>
          </w:p>
          <w:p w:rsidRPr="009A2877" w:rsidR="00E9132C" w:rsidP="007D79BF" w:rsidRDefault="00E9132C" w14:paraId="325379CE" w14:textId="77777777">
            <w:pPr>
              <w:jc w:val="both"/>
              <w:rPr>
                <w:sz w:val="20"/>
                <w:szCs w:val="20"/>
                <w:lang w:val="en-GB"/>
              </w:rPr>
            </w:pPr>
            <w:r w:rsidRPr="009A2877">
              <w:rPr>
                <w:rFonts w:ascii="Arial" w:hAnsi="Arial" w:eastAsia="Arial" w:cs="Arial"/>
                <w:color w:val="24303B"/>
                <w:sz w:val="20"/>
                <w:szCs w:val="20"/>
                <w:lang w:val="en-GB"/>
              </w:rPr>
              <w:t>I1: number of activities delivered as intended</w:t>
            </w:r>
          </w:p>
          <w:p w:rsidRPr="009A2877" w:rsidR="00E9132C" w:rsidP="007D79BF" w:rsidRDefault="00E9132C" w14:paraId="4774B1B9" w14:textId="77777777">
            <w:pPr>
              <w:jc w:val="both"/>
              <w:rPr>
                <w:sz w:val="20"/>
                <w:szCs w:val="20"/>
                <w:lang w:val="en-GB"/>
              </w:rPr>
            </w:pPr>
            <w:r w:rsidRPr="009A2877">
              <w:rPr>
                <w:rFonts w:ascii="Arial" w:hAnsi="Arial" w:eastAsia="Arial" w:cs="Arial"/>
                <w:color w:val="24303B"/>
                <w:sz w:val="20"/>
                <w:szCs w:val="20"/>
                <w:lang w:val="en-GB"/>
              </w:rPr>
              <w:t>I2: order of intervention activities delivered as planned</w:t>
            </w:r>
          </w:p>
          <w:p w:rsidRPr="009A2877" w:rsidR="00E9132C" w:rsidP="007D79BF" w:rsidRDefault="00E9132C" w14:paraId="62D2D089" w14:textId="63176F65">
            <w:pPr>
              <w:jc w:val="both"/>
              <w:rPr>
                <w:b/>
                <w:bCs/>
                <w:sz w:val="20"/>
                <w:szCs w:val="20"/>
                <w:lang w:val="en-GB"/>
              </w:rPr>
            </w:pPr>
            <w:r w:rsidRPr="009A2877">
              <w:rPr>
                <w:rFonts w:ascii="Arial" w:hAnsi="Arial" w:eastAsia="Arial" w:cs="Arial"/>
                <w:b/>
                <w:bCs/>
                <w:color w:val="123A5F"/>
                <w:sz w:val="20"/>
                <w:szCs w:val="20"/>
                <w:lang w:val="en-GB"/>
              </w:rPr>
              <w:t xml:space="preserve">(f) content of </w:t>
            </w:r>
            <w:r w:rsidR="003434AE">
              <w:rPr>
                <w:rFonts w:ascii="Arial" w:hAnsi="Arial" w:eastAsia="Arial" w:cs="Arial"/>
                <w:b/>
                <w:bCs/>
                <w:color w:val="123A5F"/>
                <w:sz w:val="20"/>
                <w:szCs w:val="20"/>
                <w:lang w:val="en-GB"/>
              </w:rPr>
              <w:t>PARADISE</w:t>
            </w:r>
            <w:r>
              <w:rPr>
                <w:rFonts w:ascii="Arial" w:hAnsi="Arial" w:eastAsia="Arial" w:cs="Arial"/>
                <w:b/>
                <w:bCs/>
                <w:color w:val="123A5F"/>
                <w:sz w:val="20"/>
                <w:szCs w:val="20"/>
                <w:lang w:val="en-GB"/>
              </w:rPr>
              <w:t xml:space="preserve"> sessions</w:t>
            </w:r>
            <w:r w:rsidRPr="009A2877">
              <w:rPr>
                <w:rFonts w:ascii="Arial" w:hAnsi="Arial" w:eastAsia="Arial" w:cs="Arial"/>
                <w:b/>
                <w:bCs/>
                <w:color w:val="123A5F"/>
                <w:sz w:val="20"/>
                <w:szCs w:val="20"/>
                <w:lang w:val="en-GB"/>
              </w:rPr>
              <w:t xml:space="preserve"> delivered as intended</w:t>
            </w:r>
          </w:p>
          <w:p w:rsidRPr="00166DFE" w:rsidR="00E9132C" w:rsidP="007D79BF" w:rsidRDefault="00E9132C" w14:paraId="4C96F8CD" w14:textId="7F5D3216">
            <w:pPr>
              <w:jc w:val="both"/>
              <w:rPr>
                <w:sz w:val="20"/>
                <w:szCs w:val="20"/>
                <w:lang w:val="en-GB"/>
              </w:rPr>
            </w:pPr>
            <w:r w:rsidRPr="009A2877">
              <w:rPr>
                <w:rFonts w:ascii="Arial" w:hAnsi="Arial" w:eastAsia="Arial" w:cs="Arial"/>
                <w:color w:val="24303B"/>
                <w:sz w:val="20"/>
                <w:szCs w:val="20"/>
                <w:lang w:val="en-GB"/>
              </w:rPr>
              <w:t xml:space="preserve"> I1: number of </w:t>
            </w:r>
            <w:r w:rsidR="0020287A">
              <w:rPr>
                <w:rFonts w:ascii="Arial" w:hAnsi="Arial" w:eastAsia="Arial" w:cs="Arial"/>
                <w:color w:val="24303B"/>
                <w:sz w:val="20"/>
                <w:szCs w:val="20"/>
                <w:lang w:val="en-GB"/>
              </w:rPr>
              <w:t>PARADISE</w:t>
            </w:r>
            <w:r w:rsidRPr="009A2877">
              <w:rPr>
                <w:rFonts w:ascii="Arial" w:hAnsi="Arial" w:eastAsia="Arial" w:cs="Arial"/>
                <w:color w:val="24303B"/>
                <w:sz w:val="20"/>
                <w:szCs w:val="20"/>
                <w:lang w:val="en-GB"/>
              </w:rPr>
              <w:t xml:space="preserve"> sessions in which </w:t>
            </w:r>
            <w:r w:rsidRPr="009A2877">
              <w:rPr>
                <w:rFonts w:ascii="Arial" w:hAnsi="Arial" w:eastAsia="Arial" w:cs="Arial"/>
                <w:i/>
                <w:iCs/>
                <w:color w:val="24303B"/>
                <w:sz w:val="20"/>
                <w:szCs w:val="20"/>
                <w:lang w:val="en-GB"/>
              </w:rPr>
              <w:t>(all, half, less than half</w:t>
            </w:r>
            <w:r w:rsidR="0020287A">
              <w:rPr>
                <w:rFonts w:ascii="Arial" w:hAnsi="Arial" w:eastAsia="Arial" w:cs="Arial"/>
                <w:i/>
                <w:iCs/>
                <w:color w:val="24303B"/>
                <w:sz w:val="20"/>
                <w:szCs w:val="20"/>
                <w:lang w:val="en-GB"/>
              </w:rPr>
              <w:t>)</w:t>
            </w:r>
            <w:r w:rsidRPr="009A2877">
              <w:rPr>
                <w:rFonts w:ascii="Arial" w:hAnsi="Arial" w:eastAsia="Arial" w:cs="Arial"/>
                <w:i/>
                <w:iCs/>
                <w:color w:val="24303B"/>
                <w:sz w:val="20"/>
                <w:szCs w:val="20"/>
                <w:lang w:val="en-GB"/>
              </w:rPr>
              <w:t xml:space="preserve"> </w:t>
            </w:r>
            <w:r w:rsidRPr="009A2877">
              <w:rPr>
                <w:rFonts w:ascii="Arial" w:hAnsi="Arial" w:eastAsia="Arial" w:cs="Arial"/>
                <w:color w:val="24303B"/>
                <w:sz w:val="20"/>
                <w:szCs w:val="20"/>
                <w:lang w:val="en-GB"/>
              </w:rPr>
              <w:t xml:space="preserve">of the </w:t>
            </w:r>
            <w:r w:rsidR="007B6C49">
              <w:rPr>
                <w:rFonts w:ascii="Arial" w:hAnsi="Arial" w:eastAsia="Arial" w:cs="Arial"/>
                <w:color w:val="24303B"/>
                <w:sz w:val="20"/>
                <w:szCs w:val="20"/>
                <w:lang w:val="en-GB"/>
              </w:rPr>
              <w:t>monitorings/education</w:t>
            </w:r>
            <w:r>
              <w:rPr>
                <w:rFonts w:ascii="Arial" w:hAnsi="Arial" w:eastAsia="Arial" w:cs="Arial"/>
                <w:color w:val="24303B"/>
                <w:sz w:val="20"/>
                <w:szCs w:val="20"/>
                <w:lang w:val="en-GB"/>
              </w:rPr>
              <w:t xml:space="preserve"> were performed</w:t>
            </w:r>
          </w:p>
        </w:tc>
        <w:tc>
          <w:tcPr>
            <w:tcW w:w="1464" w:type="pct"/>
            <w:gridSpan w:val="2"/>
            <w:tcMar/>
          </w:tcPr>
          <w:p w:rsidRPr="009A2877" w:rsidR="00E9132C" w:rsidP="007D79BF" w:rsidRDefault="00E9132C" w14:paraId="56D3B2ED" w14:textId="6052A393">
            <w:pPr>
              <w:jc w:val="both"/>
              <w:rPr>
                <w:sz w:val="20"/>
                <w:szCs w:val="20"/>
                <w:lang w:val="en-GB"/>
              </w:rPr>
            </w:pPr>
            <w:r w:rsidRPr="274B9B30" w:rsidR="00E9132C">
              <w:rPr>
                <w:rFonts w:ascii="Arial" w:hAnsi="Arial" w:eastAsia="Arial" w:cs="Arial"/>
                <w:b w:val="1"/>
                <w:bCs w:val="1"/>
                <w:color w:val="24303B"/>
                <w:sz w:val="20"/>
                <w:szCs w:val="20"/>
                <w:lang w:val="en-GB"/>
              </w:rPr>
              <w:t>(e)</w:t>
            </w:r>
            <w:r w:rsidRPr="274B9B30" w:rsidR="00E9132C">
              <w:rPr>
                <w:rFonts w:ascii="Arial" w:hAnsi="Arial" w:eastAsia="Arial" w:cs="Arial"/>
                <w:color w:val="24303B"/>
                <w:sz w:val="20"/>
                <w:szCs w:val="20"/>
                <w:lang w:val="en-GB"/>
              </w:rPr>
              <w:t xml:space="preserve"> To measure I1-I2</w:t>
            </w:r>
            <w:r w:rsidRPr="274B9B30" w:rsidR="00E9132C">
              <w:rPr>
                <w:rFonts w:ascii="Arial" w:hAnsi="Arial" w:eastAsia="Arial" w:cs="Arial"/>
                <w:color w:val="24303B"/>
                <w:sz w:val="20"/>
                <w:szCs w:val="20"/>
                <w:lang w:val="en-GB"/>
              </w:rPr>
              <w:t>,</w:t>
            </w:r>
            <w:r w:rsidRPr="274B9B30" w:rsidR="00E9132C">
              <w:rPr>
                <w:rFonts w:ascii="Arial" w:hAnsi="Arial" w:eastAsia="Arial" w:cs="Arial"/>
                <w:color w:val="24303B"/>
                <w:sz w:val="20"/>
                <w:szCs w:val="20"/>
                <w:lang w:val="en-GB"/>
              </w:rPr>
              <w:t xml:space="preserve"> </w:t>
            </w:r>
            <w:r w:rsidRPr="274B9B30" w:rsidR="00E9132C">
              <w:rPr>
                <w:rFonts w:ascii="Arial" w:hAnsi="Arial" w:eastAsia="Arial" w:cs="Arial"/>
                <w:color w:val="24303B"/>
                <w:sz w:val="20"/>
                <w:szCs w:val="20"/>
                <w:lang w:val="en-GB"/>
              </w:rPr>
              <w:t xml:space="preserve">expert therapist will </w:t>
            </w:r>
            <w:r w:rsidRPr="274B9B30" w:rsidR="00E9132C">
              <w:rPr>
                <w:rFonts w:ascii="Arial" w:hAnsi="Arial" w:eastAsia="Arial" w:cs="Arial"/>
                <w:color w:val="24303B"/>
                <w:sz w:val="20"/>
                <w:szCs w:val="20"/>
                <w:lang w:val="en-GB"/>
              </w:rPr>
              <w:t xml:space="preserve">complete a </w:t>
            </w:r>
            <w:r w:rsidRPr="274B9B30" w:rsidR="00E9132C">
              <w:rPr>
                <w:rFonts w:ascii="Arial" w:hAnsi="Arial" w:eastAsia="Arial" w:cs="Arial"/>
                <w:color w:val="auto"/>
                <w:sz w:val="20"/>
                <w:szCs w:val="20"/>
                <w:highlight w:val="yellow"/>
                <w:u w:val="single"/>
                <w:lang w:val="en-GB"/>
              </w:rPr>
              <w:t>structured diary</w:t>
            </w:r>
            <w:r w:rsidRPr="274B9B30" w:rsidR="007B6C49">
              <w:rPr>
                <w:rFonts w:ascii="Arial" w:hAnsi="Arial" w:eastAsia="Arial" w:cs="Arial"/>
                <w:color w:val="auto"/>
                <w:sz w:val="20"/>
                <w:szCs w:val="20"/>
                <w:highlight w:val="yellow"/>
                <w:u w:val="single"/>
                <w:lang w:val="en-GB"/>
              </w:rPr>
              <w:t xml:space="preserve"> +</w:t>
            </w:r>
            <w:r w:rsidRPr="274B9B30" w:rsidR="007B6C49">
              <w:rPr>
                <w:rFonts w:ascii="Arial" w:hAnsi="Arial" w:eastAsia="Arial" w:cs="Arial"/>
                <w:color w:val="auto"/>
                <w:sz w:val="20"/>
                <w:szCs w:val="20"/>
                <w:highlight w:val="yellow"/>
                <w:u w:val="single"/>
                <w:lang w:val="en-GB"/>
              </w:rPr>
              <w:t xml:space="preserve"> </w:t>
            </w:r>
            <w:r w:rsidRPr="274B9B30" w:rsidR="007B6C49">
              <w:rPr>
                <w:rFonts w:ascii="Arial" w:hAnsi="Arial" w:eastAsia="Arial" w:cs="Arial"/>
                <w:color w:val="auto"/>
                <w:sz w:val="20"/>
                <w:szCs w:val="20"/>
                <w:highlight w:val="yellow"/>
                <w:u w:val="single"/>
                <w:lang w:val="en-GB"/>
              </w:rPr>
              <w:t>eCRF</w:t>
            </w:r>
          </w:p>
          <w:p w:rsidRPr="009A2877" w:rsidR="00E9132C" w:rsidP="007D79BF" w:rsidRDefault="00E9132C" w14:paraId="128421DD" w14:textId="1CDE1029">
            <w:pPr>
              <w:jc w:val="both"/>
              <w:rPr>
                <w:b/>
                <w:bCs/>
                <w:sz w:val="20"/>
                <w:szCs w:val="20"/>
                <w:lang w:val="en-GB"/>
              </w:rPr>
            </w:pPr>
            <w:r w:rsidRPr="009A2877">
              <w:rPr>
                <w:rFonts w:ascii="Arial" w:hAnsi="Arial" w:eastAsia="Arial" w:cs="Arial"/>
                <w:b/>
                <w:bCs/>
                <w:color w:val="24303B"/>
                <w:sz w:val="20"/>
                <w:szCs w:val="20"/>
                <w:lang w:val="en-GB"/>
              </w:rPr>
              <w:t>(f)</w:t>
            </w:r>
            <w:r w:rsidRPr="009A2877">
              <w:rPr>
                <w:rFonts w:ascii="Arial" w:hAnsi="Arial" w:eastAsia="Arial" w:cs="Arial"/>
                <w:color w:val="24303B"/>
                <w:sz w:val="20"/>
                <w:szCs w:val="20"/>
                <w:lang w:val="en-GB"/>
              </w:rPr>
              <w:t xml:space="preserve"> </w:t>
            </w:r>
            <w:r w:rsidRPr="00C43A60">
              <w:rPr>
                <w:rFonts w:ascii="Arial" w:hAnsi="Arial" w:eastAsia="Arial" w:cs="Arial"/>
                <w:color w:val="24303B"/>
                <w:sz w:val="20"/>
                <w:szCs w:val="20"/>
                <w:lang w:val="en-GB"/>
              </w:rPr>
              <w:t xml:space="preserve">To measure I2 we will </w:t>
            </w:r>
            <w:r w:rsidRPr="00DD2334">
              <w:rPr>
                <w:rFonts w:ascii="Arial" w:hAnsi="Arial" w:eastAsia="Arial" w:cs="Arial"/>
                <w:color w:val="24303B"/>
                <w:sz w:val="20"/>
                <w:szCs w:val="20"/>
                <w:highlight w:val="green"/>
                <w:u w:val="single"/>
                <w:lang w:val="en-GB"/>
              </w:rPr>
              <w:t>videotape</w:t>
            </w:r>
            <w:r w:rsidRPr="00C43A60">
              <w:rPr>
                <w:rFonts w:ascii="Arial" w:hAnsi="Arial" w:eastAsia="Arial" w:cs="Arial"/>
                <w:color w:val="24303B"/>
                <w:sz w:val="20"/>
                <w:szCs w:val="20"/>
                <w:lang w:val="en-GB"/>
              </w:rPr>
              <w:t xml:space="preserve"> the </w:t>
            </w:r>
            <w:r w:rsidR="00E43252">
              <w:rPr>
                <w:rFonts w:ascii="Arial" w:hAnsi="Arial" w:eastAsia="Arial" w:cs="Arial"/>
                <w:color w:val="24303B"/>
                <w:sz w:val="20"/>
                <w:szCs w:val="20"/>
                <w:lang w:val="en-GB"/>
              </w:rPr>
              <w:t>PARADISE</w:t>
            </w:r>
            <w:r w:rsidRPr="00C43A60">
              <w:rPr>
                <w:rFonts w:ascii="Arial" w:hAnsi="Arial" w:eastAsia="Arial" w:cs="Arial"/>
                <w:color w:val="24303B"/>
                <w:sz w:val="20"/>
                <w:szCs w:val="20"/>
                <w:lang w:val="en-GB"/>
              </w:rPr>
              <w:t xml:space="preserve"> sessions</w:t>
            </w:r>
            <w:r w:rsidR="007B6C49">
              <w:rPr>
                <w:rFonts w:ascii="Arial" w:hAnsi="Arial" w:eastAsia="Arial" w:cs="Arial"/>
                <w:color w:val="24303B"/>
                <w:sz w:val="20"/>
                <w:szCs w:val="20"/>
                <w:lang w:val="en-GB"/>
              </w:rPr>
              <w:t xml:space="preserve"> + </w:t>
            </w:r>
            <w:r w:rsidRPr="00DD2334" w:rsidR="007B6C49">
              <w:rPr>
                <w:rFonts w:ascii="Arial" w:hAnsi="Arial" w:eastAsia="Arial" w:cs="Arial"/>
                <w:color w:val="EE0000"/>
                <w:sz w:val="20"/>
                <w:szCs w:val="20"/>
                <w:highlight w:val="yellow"/>
                <w:lang w:val="en-GB"/>
              </w:rPr>
              <w:t>eCRF</w:t>
            </w:r>
          </w:p>
        </w:tc>
        <w:tc>
          <w:tcPr>
            <w:tcW w:w="897" w:type="pct"/>
            <w:gridSpan w:val="2"/>
            <w:tcMar/>
          </w:tcPr>
          <w:p w:rsidRPr="009A2877" w:rsidR="00E9132C" w:rsidP="007D79BF" w:rsidRDefault="00E9132C" w14:paraId="7213E71C" w14:textId="5E75558E">
            <w:pPr>
              <w:jc w:val="both"/>
              <w:rPr>
                <w:sz w:val="20"/>
                <w:szCs w:val="20"/>
                <w:lang w:val="en-GB"/>
              </w:rPr>
            </w:pPr>
            <w:r w:rsidRPr="009A2877">
              <w:rPr>
                <w:rFonts w:ascii="Arial" w:hAnsi="Arial" w:eastAsia="Arial" w:cs="Arial"/>
                <w:b/>
                <w:color w:val="24303B"/>
                <w:sz w:val="20"/>
                <w:szCs w:val="20"/>
                <w:lang w:val="en-GB"/>
              </w:rPr>
              <w:t>(e)</w:t>
            </w:r>
            <w:r w:rsidRPr="009A2877">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A2877">
              <w:rPr>
                <w:rFonts w:ascii="Arial" w:hAnsi="Arial" w:eastAsia="Arial" w:cs="Arial"/>
                <w:color w:val="24303B"/>
                <w:sz w:val="20"/>
                <w:szCs w:val="20"/>
                <w:lang w:val="en-GB"/>
              </w:rPr>
              <w:t xml:space="preserve"> the data </w:t>
            </w:r>
            <w:r w:rsidRPr="00EE6802">
              <w:rPr>
                <w:rFonts w:ascii="Arial" w:hAnsi="Arial" w:eastAsia="Arial" w:cs="Arial"/>
                <w:color w:val="24303B"/>
                <w:sz w:val="20"/>
                <w:szCs w:val="20"/>
                <w:lang w:val="en-GB"/>
              </w:rPr>
              <w:t xml:space="preserve">collection period after each </w:t>
            </w:r>
            <w:r w:rsidR="0020287A">
              <w:rPr>
                <w:rFonts w:ascii="Arial" w:hAnsi="Arial" w:eastAsia="Arial" w:cs="Arial"/>
                <w:color w:val="24303B"/>
                <w:sz w:val="20"/>
                <w:szCs w:val="20"/>
                <w:lang w:val="en-GB"/>
              </w:rPr>
              <w:t xml:space="preserve">PARADISE </w:t>
            </w:r>
            <w:r w:rsidRPr="00EE6802">
              <w:rPr>
                <w:rFonts w:ascii="Arial" w:hAnsi="Arial" w:eastAsia="Arial" w:cs="Arial"/>
                <w:color w:val="24303B"/>
                <w:sz w:val="20"/>
                <w:szCs w:val="20"/>
                <w:lang w:val="en-GB"/>
              </w:rPr>
              <w:t>session</w:t>
            </w:r>
            <w:r w:rsidRPr="009A2877">
              <w:rPr>
                <w:rFonts w:ascii="Arial" w:hAnsi="Arial" w:eastAsia="Arial" w:cs="Arial"/>
                <w:color w:val="24303B"/>
                <w:sz w:val="20"/>
                <w:szCs w:val="20"/>
                <w:lang w:val="en-GB"/>
              </w:rPr>
              <w:t xml:space="preserve"> </w:t>
            </w:r>
          </w:p>
          <w:p w:rsidRPr="009A2877" w:rsidR="00E9132C" w:rsidP="007D79BF" w:rsidRDefault="00E9132C" w14:paraId="0096167C" w14:textId="1FBFC5FA">
            <w:pPr>
              <w:jc w:val="both"/>
              <w:rPr>
                <w:b/>
                <w:bCs/>
                <w:sz w:val="20"/>
                <w:szCs w:val="20"/>
                <w:lang w:val="en-GB"/>
              </w:rPr>
            </w:pPr>
            <w:r w:rsidRPr="009A2877">
              <w:rPr>
                <w:rFonts w:ascii="Arial" w:hAnsi="Arial" w:eastAsia="Arial" w:cs="Arial"/>
                <w:b/>
                <w:bCs/>
                <w:color w:val="24303B"/>
                <w:sz w:val="20"/>
                <w:szCs w:val="20"/>
                <w:lang w:val="en-GB"/>
              </w:rPr>
              <w:t>(f)</w:t>
            </w:r>
            <w:r w:rsidRPr="009A2877">
              <w:rPr>
                <w:rFonts w:ascii="Arial" w:hAnsi="Arial" w:eastAsia="Arial" w:cs="Arial"/>
                <w:color w:val="24303B"/>
                <w:sz w:val="20"/>
                <w:szCs w:val="20"/>
                <w:lang w:val="en-GB"/>
              </w:rPr>
              <w:t xml:space="preserve"> </w:t>
            </w:r>
            <w:r w:rsidR="00124DB5">
              <w:rPr>
                <w:rFonts w:ascii="Arial" w:hAnsi="Arial" w:eastAsia="Arial" w:cs="Arial"/>
                <w:color w:val="24303B"/>
                <w:sz w:val="20"/>
                <w:szCs w:val="20"/>
                <w:lang w:val="en-GB"/>
              </w:rPr>
              <w:t>Two</w:t>
            </w:r>
            <w:r w:rsidRPr="00E43252" w:rsidR="00E43252">
              <w:rPr>
                <w:rFonts w:ascii="Arial" w:hAnsi="Arial" w:eastAsia="Arial" w:cs="Arial"/>
                <w:color w:val="24303B"/>
                <w:sz w:val="20"/>
                <w:szCs w:val="20"/>
                <w:lang w:val="en-GB"/>
              </w:rPr>
              <w:t xml:space="preserve"> PARADISE sessions of each patient will be recorded (selection based on randomisation)</w:t>
            </w:r>
          </w:p>
        </w:tc>
      </w:tr>
      <w:tr w:rsidRPr="00C958AE" w:rsidR="00E9132C" w:rsidTr="274B9B30" w14:paraId="0C617950" w14:textId="77777777">
        <w:trPr>
          <w:gridAfter w:val="1"/>
          <w:wAfter w:w="17" w:type="pct"/>
        </w:trPr>
        <w:tc>
          <w:tcPr>
            <w:tcW w:w="913" w:type="pct"/>
            <w:tcMar/>
          </w:tcPr>
          <w:p w:rsidRPr="009A2877" w:rsidR="00E9132C" w:rsidP="007D79BF" w:rsidRDefault="00E9132C" w14:paraId="48B64F2E" w14:textId="77777777">
            <w:pPr>
              <w:jc w:val="both"/>
              <w:rPr>
                <w:b/>
                <w:bCs/>
                <w:sz w:val="20"/>
                <w:szCs w:val="20"/>
                <w:lang w:val="en-GB"/>
              </w:rPr>
            </w:pPr>
            <w:r w:rsidRPr="009A2877">
              <w:rPr>
                <w:rFonts w:ascii="Arial" w:hAnsi="Arial" w:eastAsia="Arial" w:cs="Arial"/>
                <w:b/>
                <w:bCs/>
                <w:color w:val="24303B"/>
                <w:sz w:val="20"/>
                <w:szCs w:val="20"/>
                <w:lang w:val="en-GB"/>
              </w:rPr>
              <w:t>2D. Adaptations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(alterations made to an intervention in order to achieve better conceptual fit)</w:t>
            </w:r>
          </w:p>
        </w:tc>
        <w:tc>
          <w:tcPr>
            <w:tcW w:w="1709" w:type="pct"/>
            <w:gridSpan w:val="2"/>
            <w:tcMar/>
          </w:tcPr>
          <w:p w:rsidRPr="009A2877" w:rsidR="00E9132C" w:rsidP="007D79BF" w:rsidRDefault="00E9132C" w14:paraId="15087137" w14:textId="77777777">
            <w:pPr>
              <w:jc w:val="both"/>
              <w:rPr>
                <w:sz w:val="20"/>
                <w:szCs w:val="20"/>
                <w:lang w:val="en-GB"/>
              </w:rPr>
            </w:pPr>
            <w:r w:rsidRPr="009A2877">
              <w:rPr>
                <w:rFonts w:ascii="Arial" w:hAnsi="Arial" w:eastAsia="Arial" w:cs="Arial"/>
                <w:b/>
                <w:bCs/>
                <w:color w:val="123A5F"/>
                <w:sz w:val="20"/>
                <w:szCs w:val="20"/>
                <w:lang w:val="en-GB"/>
              </w:rPr>
              <w:t>(g) Type of adaptations made in intervention activities</w:t>
            </w:r>
            <w:r>
              <w:rPr>
                <w:rFonts w:ascii="Arial" w:hAnsi="Arial" w:eastAsia="Arial" w:cs="Arial"/>
                <w:color w:val="24303B"/>
                <w:sz w:val="20"/>
                <w:szCs w:val="20"/>
                <w:lang w:val="en-GB"/>
              </w:rPr>
              <w:t xml:space="preserve"> </w:t>
            </w:r>
          </w:p>
          <w:p w:rsidRPr="009A2877" w:rsidR="00E9132C" w:rsidP="007D79BF" w:rsidRDefault="00E9132C" w14:paraId="7FEC1083" w14:textId="77777777">
            <w:pPr>
              <w:jc w:val="both"/>
              <w:rPr>
                <w:sz w:val="20"/>
                <w:szCs w:val="20"/>
                <w:lang w:val="en-GB"/>
              </w:rPr>
            </w:pPr>
          </w:p>
          <w:p w:rsidRPr="009A2877" w:rsidR="00E9132C" w:rsidP="007D79BF" w:rsidRDefault="00E9132C" w14:paraId="1E426103" w14:textId="77777777">
            <w:pPr>
              <w:jc w:val="both"/>
              <w:rPr>
                <w:b/>
                <w:bCs/>
                <w:sz w:val="20"/>
                <w:szCs w:val="20"/>
                <w:lang w:val="en-GB"/>
              </w:rPr>
            </w:pPr>
            <w:r w:rsidRPr="009A2877">
              <w:rPr>
                <w:rFonts w:ascii="Arial" w:hAnsi="Arial" w:eastAsia="Arial" w:cs="Arial"/>
                <w:b/>
                <w:bCs/>
                <w:color w:val="123A5F"/>
                <w:sz w:val="20"/>
                <w:szCs w:val="20"/>
                <w:lang w:val="en-GB"/>
              </w:rPr>
              <w:t>(h)</w:t>
            </w:r>
            <w:r w:rsidRPr="009A2877">
              <w:rPr>
                <w:rFonts w:ascii="Arial" w:hAnsi="Arial" w:eastAsia="Arial" w:cs="Arial"/>
                <w:color w:val="24303B"/>
                <w:sz w:val="20"/>
                <w:szCs w:val="20"/>
                <w:lang w:val="en-GB"/>
              </w:rPr>
              <w:t xml:space="preserve"> </w:t>
            </w:r>
            <w:r w:rsidRPr="009A2877">
              <w:rPr>
                <w:rFonts w:ascii="Arial" w:hAnsi="Arial" w:eastAsia="Arial" w:cs="Arial"/>
                <w:b/>
                <w:bCs/>
                <w:color w:val="123A5F"/>
                <w:sz w:val="20"/>
                <w:szCs w:val="20"/>
                <w:lang w:val="en-GB"/>
              </w:rPr>
              <w:t>Type of adaptations made in intervention activities per hospital</w:t>
            </w:r>
          </w:p>
        </w:tc>
        <w:tc>
          <w:tcPr>
            <w:tcW w:w="1464" w:type="pct"/>
            <w:gridSpan w:val="2"/>
            <w:tcMar/>
          </w:tcPr>
          <w:p w:rsidRPr="009A2877" w:rsidR="00E9132C" w:rsidP="007D79BF" w:rsidRDefault="00E9132C" w14:paraId="73906776" w14:textId="05E99392">
            <w:pPr>
              <w:jc w:val="both"/>
              <w:rPr>
                <w:sz w:val="20"/>
                <w:szCs w:val="20"/>
                <w:lang w:val="en-GB"/>
              </w:rPr>
            </w:pPr>
            <w:r w:rsidRPr="274B9B30" w:rsidR="00E9132C">
              <w:rPr>
                <w:rFonts w:ascii="Arial" w:hAnsi="Arial" w:eastAsia="Arial" w:cs="Arial"/>
                <w:b w:val="1"/>
                <w:bCs w:val="1"/>
                <w:color w:val="24303B"/>
                <w:sz w:val="20"/>
                <w:szCs w:val="20"/>
                <w:lang w:val="en-GB"/>
              </w:rPr>
              <w:t>(g</w:t>
            </w:r>
            <w:r w:rsidRPr="274B9B30" w:rsidR="00E9132C">
              <w:rPr>
                <w:rFonts w:ascii="Arial" w:hAnsi="Arial" w:eastAsia="Arial" w:cs="Arial"/>
                <w:b w:val="1"/>
                <w:bCs w:val="1"/>
                <w:color w:val="24303B"/>
                <w:sz w:val="20"/>
                <w:szCs w:val="20"/>
                <w:lang w:val="en-GB"/>
              </w:rPr>
              <w:t>1</w:t>
            </w:r>
            <w:r w:rsidRPr="274B9B30" w:rsidR="00E9132C">
              <w:rPr>
                <w:rFonts w:ascii="Arial" w:hAnsi="Arial" w:eastAsia="Arial" w:cs="Arial"/>
                <w:b w:val="1"/>
                <w:bCs w:val="1"/>
                <w:color w:val="24303B"/>
                <w:sz w:val="20"/>
                <w:szCs w:val="20"/>
                <w:lang w:val="en-GB"/>
              </w:rPr>
              <w:t xml:space="preserve">) </w:t>
            </w:r>
            <w:r w:rsidRPr="274B9B30" w:rsidR="004D13F5">
              <w:rPr>
                <w:rFonts w:ascii="Arial" w:hAnsi="Arial" w:eastAsia="Arial" w:cs="Arial"/>
                <w:color w:val="24303B"/>
                <w:sz w:val="20"/>
                <w:szCs w:val="20"/>
                <w:lang w:val="en-GB"/>
              </w:rPr>
              <w:t>Healthcare professiona</w:t>
            </w:r>
            <w:r w:rsidRPr="274B9B30" w:rsidR="000051D3">
              <w:rPr>
                <w:rFonts w:ascii="Arial" w:hAnsi="Arial" w:eastAsia="Arial" w:cs="Arial"/>
                <w:color w:val="24303B"/>
                <w:sz w:val="20"/>
                <w:szCs w:val="20"/>
                <w:lang w:val="en-GB"/>
              </w:rPr>
              <w:t>l</w:t>
            </w:r>
            <w:r w:rsidRPr="274B9B30" w:rsidR="004D13F5">
              <w:rPr>
                <w:rFonts w:ascii="Arial" w:hAnsi="Arial" w:eastAsia="Arial" w:cs="Arial"/>
                <w:color w:val="24303B"/>
                <w:sz w:val="20"/>
                <w:szCs w:val="20"/>
                <w:lang w:val="en-GB"/>
              </w:rPr>
              <w:t>s</w:t>
            </w:r>
            <w:r w:rsidRPr="274B9B30" w:rsidR="00E9132C">
              <w:rPr>
                <w:rFonts w:ascii="Arial" w:hAnsi="Arial" w:eastAsia="Arial" w:cs="Arial"/>
                <w:color w:val="24303B"/>
                <w:sz w:val="20"/>
                <w:szCs w:val="20"/>
                <w:lang w:val="en-GB"/>
              </w:rPr>
              <w:t xml:space="preserve"> will </w:t>
            </w:r>
            <w:r w:rsidRPr="274B9B30" w:rsidR="00E9132C">
              <w:rPr>
                <w:rFonts w:ascii="Arial" w:hAnsi="Arial" w:eastAsia="Arial" w:cs="Arial"/>
                <w:color w:val="24303B"/>
                <w:sz w:val="20"/>
                <w:szCs w:val="20"/>
                <w:lang w:val="en-GB"/>
              </w:rPr>
              <w:t xml:space="preserve">complete a </w:t>
            </w:r>
            <w:r w:rsidRPr="274B9B30" w:rsidR="00E9132C">
              <w:rPr>
                <w:rFonts w:ascii="Arial" w:hAnsi="Arial" w:eastAsia="Arial" w:cs="Arial"/>
                <w:color w:val="auto"/>
                <w:sz w:val="20"/>
                <w:szCs w:val="20"/>
                <w:highlight w:val="yellow"/>
                <w:u w:val="single"/>
                <w:lang w:val="en-GB"/>
              </w:rPr>
              <w:t>structured diary</w:t>
            </w:r>
            <w:r w:rsidRPr="274B9B30" w:rsidR="00632AFF">
              <w:rPr>
                <w:rFonts w:ascii="Arial" w:hAnsi="Arial" w:eastAsia="Arial" w:cs="Arial"/>
                <w:color w:val="auto"/>
                <w:sz w:val="20"/>
                <w:szCs w:val="20"/>
                <w:highlight w:val="yellow"/>
                <w:u w:val="single"/>
                <w:lang w:val="en-GB"/>
              </w:rPr>
              <w:t xml:space="preserve"> </w:t>
            </w:r>
            <w:r w:rsidRPr="274B9B30" w:rsidR="3C6B55E6">
              <w:rPr>
                <w:rFonts w:ascii="Arial" w:hAnsi="Arial" w:eastAsia="Arial" w:cs="Arial"/>
                <w:color w:val="auto"/>
                <w:sz w:val="20"/>
                <w:szCs w:val="20"/>
                <w:highlight w:val="yellow"/>
                <w:u w:val="single"/>
                <w:lang w:val="en-GB"/>
              </w:rPr>
              <w:t>and</w:t>
            </w:r>
            <w:r w:rsidRPr="274B9B30" w:rsidR="00632AFF">
              <w:rPr>
                <w:rFonts w:ascii="Arial" w:hAnsi="Arial" w:eastAsia="Arial" w:cs="Arial"/>
                <w:color w:val="auto"/>
                <w:sz w:val="20"/>
                <w:szCs w:val="20"/>
                <w:highlight w:val="yellow"/>
                <w:u w:val="single"/>
                <w:lang w:val="en-GB"/>
              </w:rPr>
              <w:t xml:space="preserve"> eCRF</w:t>
            </w:r>
          </w:p>
          <w:p w:rsidRPr="009A2877" w:rsidR="00E9132C" w:rsidP="007D79BF" w:rsidRDefault="00E9132C" w14:paraId="05DDFCA0" w14:textId="4C298910">
            <w:pPr>
              <w:jc w:val="both"/>
              <w:rPr>
                <w:sz w:val="20"/>
                <w:szCs w:val="20"/>
                <w:lang w:val="en-GB"/>
              </w:rPr>
            </w:pPr>
            <w:r w:rsidRPr="329AB3C6">
              <w:rPr>
                <w:rFonts w:ascii="Arial" w:hAnsi="Arial" w:eastAsia="Arial" w:cs="Arial"/>
                <w:b/>
                <w:bCs/>
                <w:color w:val="24303B"/>
                <w:sz w:val="20"/>
                <w:szCs w:val="20"/>
                <w:lang w:val="en-GB"/>
              </w:rPr>
              <w:t xml:space="preserve">(g2) </w:t>
            </w:r>
            <w:r w:rsidRPr="329AB3C6">
              <w:rPr>
                <w:rFonts w:ascii="Arial" w:hAnsi="Arial" w:eastAsia="Arial" w:cs="Arial"/>
                <w:color w:val="24303B"/>
                <w:sz w:val="20"/>
                <w:szCs w:val="20"/>
                <w:lang w:val="en-GB"/>
              </w:rPr>
              <w:t xml:space="preserve">Semi-structured </w:t>
            </w:r>
            <w:r w:rsidRPr="00632AFF">
              <w:rPr>
                <w:rFonts w:ascii="Arial" w:hAnsi="Arial" w:eastAsia="Arial" w:cs="Arial"/>
                <w:color w:val="24303B"/>
                <w:sz w:val="20"/>
                <w:szCs w:val="20"/>
                <w:highlight w:val="cyan"/>
                <w:u w:val="single"/>
                <w:lang w:val="en-GB"/>
              </w:rPr>
              <w:t xml:space="preserve">individual interviews with </w:t>
            </w:r>
            <w:r w:rsidRPr="00632AFF" w:rsidR="000051D3">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(n=1</w:t>
            </w:r>
            <w:r w:rsidR="000051D3">
              <w:rPr>
                <w:rFonts w:ascii="Arial" w:hAnsi="Arial" w:eastAsia="Arial" w:cs="Arial"/>
                <w:color w:val="24303B"/>
                <w:sz w:val="20"/>
                <w:szCs w:val="20"/>
                <w:u w:val="single"/>
                <w:lang w:val="en-GB"/>
              </w:rPr>
              <w:t>6</w:t>
            </w:r>
            <w:r w:rsidRPr="329AB3C6">
              <w:rPr>
                <w:rFonts w:ascii="Arial" w:hAnsi="Arial" w:eastAsia="Arial" w:cs="Arial"/>
                <w:color w:val="24303B"/>
                <w:sz w:val="20"/>
                <w:szCs w:val="20"/>
                <w:u w:val="single"/>
                <w:lang w:val="en-GB"/>
              </w:rPr>
              <w:t>)</w:t>
            </w:r>
          </w:p>
          <w:p w:rsidRPr="00124DB5" w:rsidR="00E9132C" w:rsidP="6C18952A" w:rsidRDefault="00124DB5" w14:paraId="3031490A" w14:textId="5CC3F498">
            <w:pPr>
              <w:jc w:val="both"/>
              <w:rPr>
                <w:sz w:val="20"/>
                <w:szCs w:val="20"/>
                <w:lang w:val="en-US"/>
              </w:rPr>
            </w:pPr>
            <w:r w:rsidRPr="274B9B30" w:rsidR="00124DB5">
              <w:rPr>
                <w:rFonts w:ascii="Arial" w:hAnsi="Arial" w:eastAsia="Arial" w:cs="Arial"/>
                <w:b w:val="1"/>
                <w:bCs w:val="1"/>
                <w:color w:val="24303B"/>
                <w:sz w:val="20"/>
                <w:szCs w:val="20"/>
                <w:lang w:val="en-US"/>
              </w:rPr>
              <w:t>(</w:t>
            </w:r>
            <w:r w:rsidRPr="274B9B30" w:rsidR="4524576F">
              <w:rPr>
                <w:rFonts w:ascii="Arial" w:hAnsi="Arial" w:eastAsia="Arial" w:cs="Arial"/>
                <w:b w:val="1"/>
                <w:bCs w:val="1"/>
                <w:color w:val="24303B"/>
                <w:sz w:val="20"/>
                <w:szCs w:val="20"/>
                <w:lang w:val="en-US"/>
              </w:rPr>
              <w:t>h1</w:t>
            </w:r>
            <w:r w:rsidRPr="274B9B30" w:rsidR="00124DB5">
              <w:rPr>
                <w:rFonts w:ascii="Arial" w:hAnsi="Arial" w:eastAsia="Arial" w:cs="Arial"/>
                <w:b w:val="1"/>
                <w:bCs w:val="1"/>
                <w:color w:val="24303B"/>
                <w:sz w:val="20"/>
                <w:szCs w:val="20"/>
                <w:lang w:val="en-US"/>
              </w:rPr>
              <w:t xml:space="preserve">) </w:t>
            </w:r>
            <w:r w:rsidRPr="274B9B30" w:rsidR="007A65E9">
              <w:rPr>
                <w:rFonts w:ascii="Arial" w:hAnsi="Arial" w:eastAsia="Arial" w:cs="Arial"/>
                <w:color w:val="24303B"/>
                <w:sz w:val="20"/>
                <w:szCs w:val="20"/>
                <w:highlight w:val="lightGray"/>
                <w:u w:val="single"/>
                <w:lang w:val="en-US"/>
              </w:rPr>
              <w:t>Communities of practice</w:t>
            </w:r>
            <w:r w:rsidRPr="274B9B30" w:rsidR="007A65E9">
              <w:rPr>
                <w:rFonts w:ascii="Arial" w:hAnsi="Arial" w:eastAsia="Arial" w:cs="Arial"/>
                <w:color w:val="24303B"/>
                <w:sz w:val="20"/>
                <w:szCs w:val="20"/>
                <w:highlight w:val="lightGray"/>
                <w:lang w:val="en-US"/>
              </w:rPr>
              <w:t xml:space="preserve"> with </w:t>
            </w:r>
            <w:r w:rsidRPr="274B9B30" w:rsidR="00B0535A">
              <w:rPr>
                <w:rFonts w:ascii="Arial" w:hAnsi="Arial" w:eastAsia="Arial" w:cs="Arial"/>
                <w:color w:val="24303B"/>
                <w:sz w:val="20"/>
                <w:szCs w:val="20"/>
                <w:highlight w:val="lightGray"/>
                <w:lang w:val="en-US"/>
              </w:rPr>
              <w:t>podiatrists and footwear technicians</w:t>
            </w:r>
            <w:r w:rsidRPr="274B9B30" w:rsidR="007A65E9">
              <w:rPr>
                <w:rFonts w:ascii="Arial" w:hAnsi="Arial" w:eastAsia="Arial" w:cs="Arial"/>
                <w:color w:val="24303B"/>
                <w:sz w:val="20"/>
                <w:szCs w:val="20"/>
                <w:lang w:val="en-US"/>
              </w:rPr>
              <w:t xml:space="preserve"> </w:t>
            </w:r>
          </w:p>
        </w:tc>
        <w:tc>
          <w:tcPr>
            <w:tcW w:w="897" w:type="pct"/>
            <w:gridSpan w:val="2"/>
            <w:tcMar/>
          </w:tcPr>
          <w:p w:rsidRPr="009A2877" w:rsidR="00E9132C" w:rsidP="007D79BF" w:rsidRDefault="00E9132C" w14:paraId="6DCBBFF9" w14:textId="122ED5C8">
            <w:pPr>
              <w:jc w:val="both"/>
              <w:rPr>
                <w:sz w:val="20"/>
                <w:szCs w:val="20"/>
                <w:lang w:val="en-GB"/>
              </w:rPr>
            </w:pPr>
            <w:r w:rsidRPr="009A2877">
              <w:rPr>
                <w:rFonts w:ascii="Arial" w:hAnsi="Arial" w:eastAsia="Arial" w:cs="Arial"/>
                <w:b/>
                <w:bCs/>
                <w:color w:val="24303B"/>
                <w:sz w:val="20"/>
                <w:szCs w:val="20"/>
                <w:lang w:val="en-GB"/>
              </w:rPr>
              <w:t>(g1)</w:t>
            </w:r>
            <w:r w:rsidRPr="009A2877">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A2877">
              <w:rPr>
                <w:rFonts w:ascii="Arial" w:hAnsi="Arial" w:eastAsia="Arial" w:cs="Arial"/>
                <w:color w:val="24303B"/>
                <w:sz w:val="20"/>
                <w:szCs w:val="20"/>
                <w:lang w:val="en-GB"/>
              </w:rPr>
              <w:t xml:space="preserve"> the data </w:t>
            </w:r>
            <w:r w:rsidRPr="00EE6802">
              <w:rPr>
                <w:rFonts w:ascii="Arial" w:hAnsi="Arial" w:eastAsia="Arial" w:cs="Arial"/>
                <w:color w:val="24303B"/>
                <w:sz w:val="20"/>
                <w:szCs w:val="20"/>
                <w:lang w:val="en-GB"/>
              </w:rPr>
              <w:t xml:space="preserve">collection period after each </w:t>
            </w:r>
            <w:r w:rsidR="007E443C">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r w:rsidRPr="009A2877">
              <w:rPr>
                <w:rFonts w:ascii="Arial" w:hAnsi="Arial" w:eastAsia="Arial" w:cs="Arial"/>
                <w:color w:val="24303B"/>
                <w:sz w:val="20"/>
                <w:szCs w:val="20"/>
                <w:lang w:val="en-GB"/>
              </w:rPr>
              <w:t xml:space="preserve"> </w:t>
            </w:r>
          </w:p>
          <w:p w:rsidR="00E9132C" w:rsidP="007D79BF" w:rsidRDefault="00E9132C" w14:paraId="3AD24A1B" w14:textId="77777777">
            <w:pPr>
              <w:jc w:val="both"/>
              <w:rPr>
                <w:sz w:val="20"/>
                <w:szCs w:val="20"/>
                <w:lang w:val="en-GB"/>
              </w:rPr>
            </w:pPr>
            <w:r w:rsidRPr="009A2877">
              <w:rPr>
                <w:rFonts w:ascii="Arial" w:hAnsi="Arial" w:eastAsia="Arial" w:cs="Arial"/>
                <w:b/>
                <w:bCs/>
                <w:color w:val="24303B"/>
                <w:sz w:val="20"/>
                <w:szCs w:val="20"/>
                <w:lang w:val="en-GB"/>
              </w:rPr>
              <w:t>(g2)</w:t>
            </w:r>
            <w:r w:rsidRPr="009A2877">
              <w:rPr>
                <w:rFonts w:ascii="Arial" w:hAnsi="Arial" w:eastAsia="Arial" w:cs="Arial"/>
                <w:color w:val="24303B"/>
                <w:sz w:val="20"/>
                <w:szCs w:val="20"/>
                <w:lang w:val="en-GB"/>
              </w:rPr>
              <w:t xml:space="preserve"> Intermediate (every 6 months) and post data collection period</w:t>
            </w:r>
          </w:p>
          <w:p w:rsidRPr="00DB2448" w:rsidR="00B0535A" w:rsidP="007D79BF" w:rsidRDefault="00B0535A" w14:paraId="157A3575" w14:textId="2393D61D">
            <w:pPr>
              <w:jc w:val="both"/>
              <w:rPr>
                <w:sz w:val="20"/>
                <w:szCs w:val="20"/>
                <w:lang w:val="en-GB"/>
              </w:rPr>
            </w:pPr>
            <w:r w:rsidRPr="274B9B30" w:rsidR="00B0535A">
              <w:rPr>
                <w:rFonts w:ascii="Arial" w:hAnsi="Arial" w:eastAsia="Arial" w:cs="Arial"/>
                <w:b w:val="1"/>
                <w:bCs w:val="1"/>
                <w:color w:val="24303B"/>
                <w:sz w:val="20"/>
                <w:szCs w:val="20"/>
                <w:lang w:val="en-GB"/>
              </w:rPr>
              <w:t>(</w:t>
            </w:r>
            <w:r w:rsidRPr="274B9B30" w:rsidR="513E33ED">
              <w:rPr>
                <w:rFonts w:ascii="Arial" w:hAnsi="Arial" w:eastAsia="Arial" w:cs="Arial"/>
                <w:b w:val="1"/>
                <w:bCs w:val="1"/>
                <w:color w:val="24303B"/>
                <w:sz w:val="20"/>
                <w:szCs w:val="20"/>
                <w:lang w:val="en-GB"/>
              </w:rPr>
              <w:t>h1</w:t>
            </w:r>
            <w:r w:rsidRPr="274B9B30" w:rsidR="00B0535A">
              <w:rPr>
                <w:rFonts w:ascii="Arial" w:hAnsi="Arial" w:eastAsia="Arial" w:cs="Arial"/>
                <w:b w:val="1"/>
                <w:bCs w:val="1"/>
                <w:color w:val="24303B"/>
                <w:sz w:val="20"/>
                <w:szCs w:val="20"/>
                <w:lang w:val="en-GB"/>
              </w:rPr>
              <w:t>)</w:t>
            </w:r>
            <w:r w:rsidRPr="274B9B30" w:rsidR="00B0535A">
              <w:rPr>
                <w:rFonts w:ascii="Arial" w:hAnsi="Arial" w:eastAsia="Arial" w:cs="Arial"/>
                <w:color w:val="24303B"/>
                <w:sz w:val="20"/>
                <w:szCs w:val="20"/>
                <w:lang w:val="en-GB"/>
              </w:rPr>
              <w:t xml:space="preserve"> </w:t>
            </w:r>
            <w:r w:rsidRPr="274B9B30" w:rsidR="0028453F">
              <w:rPr>
                <w:rFonts w:ascii="Arial" w:hAnsi="Arial" w:eastAsia="Arial" w:cs="Arial"/>
                <w:color w:val="24303B"/>
                <w:sz w:val="20"/>
                <w:szCs w:val="20"/>
                <w:lang w:val="en-GB"/>
              </w:rPr>
              <w:t xml:space="preserve">Every 6 months </w:t>
            </w:r>
            <w:r w:rsidRPr="274B9B30" w:rsidR="000C3ADF">
              <w:rPr>
                <w:rFonts w:ascii="Arial" w:hAnsi="Arial" w:eastAsia="Arial" w:cs="Arial"/>
                <w:color w:val="24303B"/>
                <w:sz w:val="20"/>
                <w:szCs w:val="20"/>
                <w:lang w:val="en-GB"/>
              </w:rPr>
              <w:t>during</w:t>
            </w:r>
            <w:r w:rsidRPr="274B9B30" w:rsidR="008C62F9">
              <w:rPr>
                <w:rFonts w:ascii="Arial" w:hAnsi="Arial" w:eastAsia="Arial" w:cs="Arial"/>
                <w:color w:val="24303B"/>
                <w:sz w:val="20"/>
                <w:szCs w:val="20"/>
                <w:lang w:val="en-GB"/>
              </w:rPr>
              <w:t xml:space="preserve"> the trial.</w:t>
            </w:r>
          </w:p>
        </w:tc>
      </w:tr>
      <w:tr w:rsidRPr="00C958AE" w:rsidR="00E9132C" w:rsidTr="274B9B30" w14:paraId="7A526530" w14:textId="77777777">
        <w:trPr>
          <w:gridAfter w:val="1"/>
          <w:wAfter w:w="17" w:type="pct"/>
        </w:trPr>
        <w:tc>
          <w:tcPr>
            <w:tcW w:w="913" w:type="pct"/>
            <w:tcMar/>
          </w:tcPr>
          <w:p w:rsidRPr="009A2877" w:rsidR="00E9132C" w:rsidP="007D79BF" w:rsidRDefault="00E9132C" w14:paraId="1277A132" w14:textId="77777777">
            <w:pPr>
              <w:jc w:val="both"/>
              <w:rPr>
                <w:b/>
                <w:bCs/>
                <w:sz w:val="20"/>
                <w:szCs w:val="20"/>
                <w:lang w:val="en-GB"/>
              </w:rPr>
            </w:pPr>
            <w:r w:rsidRPr="009A2877">
              <w:rPr>
                <w:rFonts w:ascii="Arial" w:hAnsi="Arial" w:eastAsia="Arial" w:cs="Arial"/>
                <w:b/>
                <w:bCs/>
                <w:color w:val="24303B"/>
                <w:sz w:val="20"/>
                <w:szCs w:val="20"/>
                <w:lang w:val="en-GB"/>
              </w:rPr>
              <w:t>2E. Quality</w:t>
            </w:r>
            <w:r w:rsidRPr="009A2877">
              <w:rPr>
                <w:rFonts w:ascii="Arial" w:hAnsi="Arial" w:eastAsia="Arial" w:cs="Arial"/>
                <w:color w:val="24303B"/>
                <w:sz w:val="20"/>
                <w:szCs w:val="20"/>
                <w:lang w:val="en-GB"/>
              </w:rPr>
              <w:t xml:space="preserve"> </w:t>
            </w:r>
            <w:r w:rsidRPr="009A2877">
              <w:rPr>
                <w:rFonts w:ascii="Arial" w:hAnsi="Arial" w:eastAsia="Arial" w:cs="Arial"/>
                <w:i/>
                <w:iCs/>
                <w:color w:val="24303B"/>
                <w:sz w:val="20"/>
                <w:szCs w:val="20"/>
                <w:lang w:val="en-GB"/>
              </w:rPr>
              <w:t>(the quality of what is delivered)</w:t>
            </w:r>
          </w:p>
        </w:tc>
        <w:tc>
          <w:tcPr>
            <w:tcW w:w="1709" w:type="pct"/>
            <w:gridSpan w:val="2"/>
            <w:tcMar/>
          </w:tcPr>
          <w:p w:rsidR="00E9132C" w:rsidP="007D79BF" w:rsidRDefault="00E9132C" w14:paraId="4DFBC75C" w14:textId="77777777">
            <w:pPr>
              <w:jc w:val="both"/>
              <w:rPr>
                <w:b/>
                <w:bCs/>
                <w:sz w:val="20"/>
                <w:szCs w:val="20"/>
                <w:lang w:val="en-GB"/>
              </w:rPr>
            </w:pPr>
            <w:r w:rsidRPr="009A2877">
              <w:rPr>
                <w:rFonts w:ascii="Arial" w:hAnsi="Arial" w:eastAsia="Arial" w:cs="Arial"/>
                <w:b/>
                <w:bCs/>
                <w:color w:val="123A5F"/>
                <w:sz w:val="20"/>
                <w:szCs w:val="20"/>
                <w:lang w:val="en-GB"/>
              </w:rPr>
              <w:t xml:space="preserve">(i) Perceived quality of the </w:t>
            </w:r>
            <w:r w:rsidR="00C25353">
              <w:rPr>
                <w:rFonts w:ascii="Arial" w:hAnsi="Arial" w:eastAsia="Arial" w:cs="Arial"/>
                <w:b/>
                <w:bCs/>
                <w:color w:val="123A5F"/>
                <w:sz w:val="20"/>
                <w:szCs w:val="20"/>
                <w:lang w:val="en-GB"/>
              </w:rPr>
              <w:t>PARADISE</w:t>
            </w:r>
            <w:r>
              <w:rPr>
                <w:rFonts w:ascii="Arial" w:hAnsi="Arial" w:eastAsia="Arial" w:cs="Arial"/>
                <w:b/>
                <w:bCs/>
                <w:color w:val="123A5F"/>
                <w:sz w:val="20"/>
                <w:szCs w:val="20"/>
                <w:lang w:val="en-GB"/>
              </w:rPr>
              <w:t xml:space="preserve"> sessions</w:t>
            </w:r>
          </w:p>
          <w:p w:rsidR="008C62F9" w:rsidP="007D79BF" w:rsidRDefault="008C62F9" w14:paraId="3AD250A3" w14:textId="77777777">
            <w:pPr>
              <w:jc w:val="both"/>
              <w:rPr>
                <w:b/>
                <w:bCs/>
                <w:sz w:val="20"/>
                <w:szCs w:val="20"/>
                <w:lang w:val="en-GB"/>
              </w:rPr>
            </w:pPr>
          </w:p>
          <w:p w:rsidRPr="009A2877" w:rsidR="008C62F9" w:rsidP="007D79BF" w:rsidRDefault="008C62F9" w14:paraId="126FB84F" w14:textId="3A6FC59E">
            <w:pPr>
              <w:jc w:val="both"/>
              <w:rPr>
                <w:b/>
                <w:bCs/>
                <w:sz w:val="20"/>
                <w:szCs w:val="20"/>
                <w:lang w:val="en-GB"/>
              </w:rPr>
            </w:pPr>
            <w:r>
              <w:rPr>
                <w:rFonts w:ascii="Arial" w:hAnsi="Arial" w:eastAsia="Arial" w:cs="Arial"/>
                <w:b/>
                <w:bCs/>
                <w:color w:val="123A5F"/>
                <w:sz w:val="20"/>
                <w:szCs w:val="20"/>
                <w:lang w:val="en-GB"/>
              </w:rPr>
              <w:t xml:space="preserve">(j) </w:t>
            </w:r>
            <w:r w:rsidR="009973E3">
              <w:rPr>
                <w:rFonts w:ascii="Arial" w:hAnsi="Arial" w:eastAsia="Arial" w:cs="Arial"/>
                <w:b/>
                <w:bCs/>
                <w:color w:val="123A5F"/>
                <w:sz w:val="20"/>
                <w:szCs w:val="20"/>
                <w:lang w:val="en-GB"/>
              </w:rPr>
              <w:t>Quality of the PARADISE sessions</w:t>
            </w:r>
          </w:p>
        </w:tc>
        <w:tc>
          <w:tcPr>
            <w:tcW w:w="1464" w:type="pct"/>
            <w:gridSpan w:val="2"/>
            <w:tcMar/>
          </w:tcPr>
          <w:p w:rsidR="00FB31FB" w:rsidP="274B9B30" w:rsidRDefault="00E9132C" w14:paraId="4E641A9D" w14:textId="1D4191E4">
            <w:pPr>
              <w:jc w:val="both"/>
              <w:rPr>
                <w:color w:val="EE0000"/>
                <w:sz w:val="20"/>
                <w:szCs w:val="20"/>
                <w:lang w:val="en-GB"/>
              </w:rPr>
            </w:pPr>
            <w:r w:rsidRPr="274B9B30" w:rsidR="00E9132C">
              <w:rPr>
                <w:rFonts w:ascii="Arial" w:hAnsi="Arial" w:eastAsia="Arial" w:cs="Arial"/>
                <w:b w:val="1"/>
                <w:bCs w:val="1"/>
                <w:color w:val="24303B"/>
                <w:sz w:val="20"/>
                <w:szCs w:val="20"/>
                <w:lang w:val="en-GB"/>
              </w:rPr>
              <w:t>(i)</w:t>
            </w:r>
            <w:r w:rsidRPr="274B9B30" w:rsidR="00E9132C">
              <w:rPr>
                <w:rFonts w:ascii="Arial" w:hAnsi="Arial" w:eastAsia="Arial" w:cs="Arial"/>
                <w:color w:val="24303B"/>
                <w:sz w:val="20"/>
                <w:szCs w:val="20"/>
                <w:lang w:val="en-GB"/>
              </w:rPr>
              <w:t xml:space="preserve"> </w:t>
            </w:r>
            <w:r w:rsidRPr="274B9B30" w:rsidR="00E9132C">
              <w:rPr>
                <w:rFonts w:ascii="Arial" w:hAnsi="Arial" w:eastAsia="Arial" w:cs="Arial"/>
                <w:color w:val="24303B"/>
                <w:sz w:val="20"/>
                <w:szCs w:val="20"/>
                <w:u w:val="single"/>
                <w:lang w:val="en-GB"/>
              </w:rPr>
              <w:t xml:space="preserve">Semi-structured </w:t>
            </w:r>
            <w:r w:rsidRPr="274B9B30" w:rsidR="00E9132C">
              <w:rPr>
                <w:rFonts w:ascii="Arial" w:hAnsi="Arial" w:eastAsia="Arial" w:cs="Arial"/>
                <w:color w:val="24303B"/>
                <w:sz w:val="20"/>
                <w:szCs w:val="20"/>
                <w:highlight w:val="red"/>
                <w:u w:val="single"/>
                <w:lang w:val="en-GB"/>
              </w:rPr>
              <w:t>interviews with patients</w:t>
            </w:r>
            <w:r w:rsidRPr="274B9B30" w:rsidR="00E9132C">
              <w:rPr>
                <w:rFonts w:ascii="Arial" w:hAnsi="Arial" w:eastAsia="Arial" w:cs="Arial"/>
                <w:color w:val="24303B"/>
                <w:sz w:val="20"/>
                <w:szCs w:val="20"/>
                <w:lang w:val="en-GB"/>
              </w:rPr>
              <w:t xml:space="preserve"> (n=1</w:t>
            </w:r>
            <w:r w:rsidRPr="274B9B30" w:rsidR="00C25353">
              <w:rPr>
                <w:rFonts w:ascii="Arial" w:hAnsi="Arial" w:eastAsia="Arial" w:cs="Arial"/>
                <w:color w:val="24303B"/>
                <w:sz w:val="20"/>
                <w:szCs w:val="20"/>
                <w:lang w:val="en-GB"/>
              </w:rPr>
              <w:t>6</w:t>
            </w:r>
            <w:r w:rsidRPr="274B9B30" w:rsidR="00E9132C">
              <w:rPr>
                <w:rFonts w:ascii="Arial" w:hAnsi="Arial" w:eastAsia="Arial" w:cs="Arial"/>
                <w:color w:val="24303B"/>
                <w:sz w:val="20"/>
                <w:szCs w:val="20"/>
                <w:lang w:val="en-GB"/>
              </w:rPr>
              <w:t>)</w:t>
            </w:r>
            <w:r w:rsidRPr="274B9B30" w:rsidR="009425B4">
              <w:rPr>
                <w:rFonts w:ascii="Arial" w:hAnsi="Arial" w:eastAsia="Arial" w:cs="Arial"/>
                <w:color w:val="24303B"/>
                <w:sz w:val="20"/>
                <w:szCs w:val="20"/>
                <w:lang w:val="en-GB"/>
              </w:rPr>
              <w:t xml:space="preserve">  </w:t>
            </w:r>
          </w:p>
          <w:p w:rsidRPr="009A2877" w:rsidR="00E9132C" w:rsidP="007D79BF" w:rsidRDefault="00FB31FB" w14:paraId="62FE6A91" w14:textId="22E0146C">
            <w:pPr>
              <w:jc w:val="both"/>
              <w:rPr>
                <w:b/>
                <w:bCs/>
                <w:sz w:val="20"/>
                <w:szCs w:val="20"/>
                <w:lang w:val="en-GB"/>
              </w:rPr>
            </w:pPr>
            <w:r w:rsidRPr="00A23419">
              <w:rPr>
                <w:rFonts w:ascii="Arial" w:hAnsi="Arial" w:eastAsia="Arial" w:cs="Arial"/>
                <w:b/>
                <w:bCs/>
                <w:color w:val="24303B"/>
                <w:sz w:val="20"/>
                <w:szCs w:val="20"/>
                <w:lang w:val="en-GB"/>
              </w:rPr>
              <w:t>(j)</w:t>
            </w:r>
            <w:r>
              <w:rPr>
                <w:rFonts w:ascii="Arial" w:hAnsi="Arial" w:eastAsia="Arial" w:cs="Arial"/>
                <w:color w:val="24303B"/>
                <w:sz w:val="20"/>
                <w:szCs w:val="20"/>
                <w:lang w:val="en-GB"/>
              </w:rPr>
              <w:t xml:space="preserve"> </w:t>
            </w:r>
            <w:r w:rsidRPr="00632AFF" w:rsidR="000C5432">
              <w:rPr>
                <w:rFonts w:ascii="Arial" w:hAnsi="Arial" w:eastAsia="Arial" w:cs="Arial"/>
                <w:color w:val="24303B"/>
                <w:sz w:val="20"/>
                <w:szCs w:val="20"/>
                <w:highlight w:val="green"/>
                <w:u w:val="single"/>
                <w:lang w:val="en-GB"/>
              </w:rPr>
              <w:t>Videotapes</w:t>
            </w:r>
            <w:r w:rsidRPr="000C5432" w:rsidR="000C5432">
              <w:rPr>
                <w:rFonts w:ascii="Arial" w:hAnsi="Arial" w:eastAsia="Arial" w:cs="Arial"/>
                <w:color w:val="24303B"/>
                <w:sz w:val="20"/>
                <w:szCs w:val="20"/>
                <w:lang w:val="en-GB"/>
              </w:rPr>
              <w:t xml:space="preserve"> of PARADISE sessions</w:t>
            </w:r>
          </w:p>
        </w:tc>
        <w:tc>
          <w:tcPr>
            <w:tcW w:w="897" w:type="pct"/>
            <w:gridSpan w:val="2"/>
            <w:tcMar/>
          </w:tcPr>
          <w:p w:rsidR="00E9132C" w:rsidP="007D79BF" w:rsidRDefault="00E9132C" w14:paraId="554B1B89" w14:textId="5137CEE6">
            <w:pPr>
              <w:jc w:val="both"/>
              <w:rPr>
                <w:sz w:val="20"/>
                <w:szCs w:val="20"/>
                <w:lang w:val="en-GB"/>
              </w:rPr>
            </w:pPr>
            <w:r w:rsidRPr="009A2877">
              <w:rPr>
                <w:rFonts w:ascii="Arial" w:hAnsi="Arial" w:eastAsia="Arial" w:cs="Arial"/>
                <w:b/>
                <w:bCs/>
                <w:color w:val="24303B"/>
                <w:sz w:val="20"/>
                <w:szCs w:val="20"/>
                <w:lang w:val="en-GB"/>
              </w:rPr>
              <w:t xml:space="preserve"> (i)</w:t>
            </w:r>
            <w:r w:rsidRPr="009A2877">
              <w:rPr>
                <w:rFonts w:ascii="Arial" w:hAnsi="Arial" w:eastAsia="Arial" w:cs="Arial"/>
                <w:color w:val="24303B"/>
                <w:sz w:val="20"/>
                <w:szCs w:val="20"/>
                <w:lang w:val="en-GB"/>
              </w:rPr>
              <w:t xml:space="preserve"> Post-intervention maximally two months after the last </w:t>
            </w:r>
            <w:r w:rsidR="00C25353">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therapy session</w:t>
            </w:r>
          </w:p>
          <w:p w:rsidRPr="00A23419" w:rsidR="00E9132C" w:rsidP="007D79BF" w:rsidRDefault="00A23419" w14:paraId="3D6C2EF6" w14:textId="61591A25">
            <w:pPr>
              <w:jc w:val="both"/>
              <w:rPr>
                <w:sz w:val="20"/>
                <w:szCs w:val="20"/>
                <w:lang w:val="en-GB"/>
              </w:rPr>
            </w:pPr>
            <w:r w:rsidRPr="00A23419">
              <w:rPr>
                <w:rFonts w:ascii="Arial" w:hAnsi="Arial" w:eastAsia="Arial" w:cs="Arial"/>
                <w:b/>
                <w:bCs/>
                <w:color w:val="24303B"/>
                <w:sz w:val="20"/>
                <w:szCs w:val="20"/>
                <w:lang w:val="en-GB"/>
              </w:rPr>
              <w:t>(j)</w:t>
            </w:r>
            <w:r>
              <w:rPr>
                <w:rFonts w:ascii="Arial" w:hAnsi="Arial" w:eastAsia="Arial" w:cs="Arial"/>
                <w:color w:val="24303B"/>
                <w:sz w:val="20"/>
                <w:szCs w:val="20"/>
                <w:lang w:val="en-GB"/>
              </w:rPr>
              <w:t xml:space="preserve"> Two</w:t>
            </w:r>
            <w:r w:rsidRPr="00E43252">
              <w:rPr>
                <w:rFonts w:ascii="Arial" w:hAnsi="Arial" w:eastAsia="Arial" w:cs="Arial"/>
                <w:color w:val="24303B"/>
                <w:sz w:val="20"/>
                <w:szCs w:val="20"/>
                <w:lang w:val="en-GB"/>
              </w:rPr>
              <w:t xml:space="preserve"> PARADISE sessions of each patient will be recorded (selection based on randomisation)</w:t>
            </w:r>
          </w:p>
        </w:tc>
      </w:tr>
      <w:tr w:rsidRPr="00C958AE" w:rsidR="00E9132C" w:rsidTr="274B9B30" w14:paraId="27492A43" w14:textId="77777777">
        <w:tc>
          <w:tcPr>
            <w:tcW w:w="5000" w:type="pct"/>
            <w:gridSpan w:val="8"/>
            <w:tcMar/>
          </w:tcPr>
          <w:p w:rsidRPr="009A2877" w:rsidR="00E9132C" w:rsidP="007D79BF" w:rsidRDefault="00E9132C" w14:paraId="4600C9C3" w14:textId="77777777">
            <w:pPr>
              <w:jc w:val="both"/>
              <w:rPr>
                <w:sz w:val="20"/>
                <w:szCs w:val="20"/>
                <w:lang w:val="en-GB"/>
              </w:rPr>
            </w:pPr>
            <w:r w:rsidRPr="009A2877">
              <w:rPr>
                <w:rFonts w:ascii="Arial" w:hAnsi="Arial" w:eastAsia="Arial" w:cs="Arial"/>
                <w:b/>
                <w:color w:val="24303B"/>
                <w:sz w:val="20"/>
                <w:szCs w:val="20"/>
                <w:lang w:val="en-GB"/>
              </w:rPr>
              <w:t xml:space="preserve">Mechanisms </w:t>
            </w:r>
            <w:r w:rsidRPr="00A23419">
              <w:rPr>
                <w:rFonts w:ascii="Arial" w:hAnsi="Arial" w:eastAsia="Arial" w:cs="Arial"/>
                <w:b/>
                <w:color w:val="24303B"/>
                <w:sz w:val="20"/>
                <w:szCs w:val="20"/>
                <w:lang w:val="en-GB"/>
              </w:rPr>
              <w:t xml:space="preserve">of change </w:t>
            </w:r>
            <w:r w:rsidRPr="00A23419">
              <w:rPr>
                <w:rFonts w:ascii="Arial" w:hAnsi="Arial" w:eastAsia="Arial" w:cs="Arial"/>
                <w:i/>
                <w:color w:val="24303B"/>
                <w:sz w:val="20"/>
                <w:szCs w:val="20"/>
                <w:lang w:val="en-GB"/>
              </w:rPr>
              <w:t>(the intermediate mechanisms through which intervention activities produce intended (or unintended) effects/how intervention activities, and participants’ interactions with them, trigger change)</w:t>
            </w:r>
          </w:p>
        </w:tc>
      </w:tr>
      <w:tr w:rsidRPr="00C958AE" w:rsidR="00E9132C" w:rsidTr="274B9B30" w14:paraId="1DF91E28" w14:textId="77777777">
        <w:tc>
          <w:tcPr>
            <w:tcW w:w="916" w:type="pct"/>
            <w:gridSpan w:val="2"/>
            <w:tcMar/>
          </w:tcPr>
          <w:p w:rsidRPr="009A2877" w:rsidR="00E9132C" w:rsidP="007D79BF" w:rsidRDefault="00E9132C" w14:paraId="3CE71FCF" w14:textId="77777777">
            <w:pPr>
              <w:jc w:val="both"/>
              <w:rPr>
                <w:sz w:val="20"/>
                <w:szCs w:val="20"/>
                <w:lang w:val="en-GB"/>
              </w:rPr>
            </w:pPr>
            <w:r w:rsidRPr="009A2877">
              <w:rPr>
                <w:rFonts w:ascii="Arial" w:hAnsi="Arial" w:eastAsia="Arial" w:cs="Arial"/>
                <w:b/>
                <w:color w:val="24303B"/>
                <w:sz w:val="20"/>
                <w:szCs w:val="20"/>
                <w:lang w:val="en-GB"/>
              </w:rPr>
              <w:t>1. Responses and interactions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(how participants interact with the intervention)</w:t>
            </w:r>
          </w:p>
        </w:tc>
        <w:tc>
          <w:tcPr>
            <w:tcW w:w="1715" w:type="pct"/>
            <w:gridSpan w:val="2"/>
            <w:tcMar/>
          </w:tcPr>
          <w:p w:rsidRPr="009A2877" w:rsidR="00E9132C" w:rsidP="007D79BF" w:rsidRDefault="00E9132C" w14:paraId="09BC2F61" w14:textId="7B0CB40A">
            <w:pPr>
              <w:jc w:val="both"/>
              <w:rPr>
                <w:b/>
                <w:bCs/>
                <w:sz w:val="20"/>
                <w:szCs w:val="20"/>
                <w:lang w:val="en-GB"/>
              </w:rPr>
            </w:pPr>
            <w:r w:rsidRPr="009A2877">
              <w:rPr>
                <w:rFonts w:ascii="Arial" w:hAnsi="Arial" w:eastAsia="Arial" w:cs="Arial"/>
                <w:b/>
                <w:bCs/>
                <w:color w:val="123A5F"/>
                <w:sz w:val="20"/>
                <w:szCs w:val="20"/>
                <w:lang w:val="en-GB"/>
              </w:rPr>
              <w:t>(</w:t>
            </w:r>
            <w:r w:rsidR="000C5432">
              <w:rPr>
                <w:rFonts w:ascii="Arial" w:hAnsi="Arial" w:eastAsia="Arial" w:cs="Arial"/>
                <w:b/>
                <w:bCs/>
                <w:color w:val="123A5F"/>
                <w:sz w:val="20"/>
                <w:szCs w:val="20"/>
                <w:lang w:val="en-GB"/>
              </w:rPr>
              <w:t>k</w:t>
            </w:r>
            <w:r w:rsidRPr="009A2877">
              <w:rPr>
                <w:rFonts w:ascii="Arial" w:hAnsi="Arial" w:eastAsia="Arial" w:cs="Arial"/>
                <w:b/>
                <w:bCs/>
                <w:color w:val="123A5F"/>
                <w:sz w:val="20"/>
                <w:szCs w:val="20"/>
                <w:lang w:val="en-GB"/>
              </w:rPr>
              <w:t xml:space="preserve">) Level of satisfaction </w:t>
            </w:r>
            <w:r>
              <w:rPr>
                <w:rFonts w:ascii="Arial" w:hAnsi="Arial" w:eastAsia="Arial" w:cs="Arial"/>
                <w:b/>
                <w:bCs/>
                <w:color w:val="123A5F"/>
                <w:sz w:val="20"/>
                <w:szCs w:val="20"/>
                <w:lang w:val="en-GB"/>
              </w:rPr>
              <w:t>and acceptability of</w:t>
            </w:r>
            <w:r w:rsidRPr="009A2877">
              <w:rPr>
                <w:rFonts w:ascii="Arial" w:hAnsi="Arial" w:eastAsia="Arial" w:cs="Arial"/>
                <w:b/>
                <w:bCs/>
                <w:color w:val="123A5F"/>
                <w:sz w:val="20"/>
                <w:szCs w:val="20"/>
                <w:lang w:val="en-GB"/>
              </w:rPr>
              <w:t xml:space="preserve"> the intervention as a whole and the different components</w:t>
            </w:r>
          </w:p>
          <w:p w:rsidRPr="009A2877" w:rsidR="00E9132C" w:rsidP="007D79BF" w:rsidRDefault="00E9132C" w14:paraId="1372544A" w14:textId="606067DA">
            <w:pPr>
              <w:jc w:val="both"/>
              <w:rPr>
                <w:b/>
                <w:bCs/>
                <w:sz w:val="20"/>
                <w:szCs w:val="20"/>
                <w:lang w:val="en-GB"/>
              </w:rPr>
            </w:pPr>
            <w:r w:rsidRPr="009A2877">
              <w:rPr>
                <w:rFonts w:ascii="Arial" w:hAnsi="Arial" w:eastAsia="Arial" w:cs="Arial"/>
                <w:b/>
                <w:bCs/>
                <w:color w:val="123A5F"/>
                <w:sz w:val="20"/>
                <w:szCs w:val="20"/>
                <w:lang w:val="en-GB"/>
              </w:rPr>
              <w:t>(</w:t>
            </w:r>
            <w:r w:rsidR="000C5432">
              <w:rPr>
                <w:rFonts w:ascii="Arial" w:hAnsi="Arial" w:eastAsia="Arial" w:cs="Arial"/>
                <w:b/>
                <w:bCs/>
                <w:color w:val="123A5F"/>
                <w:sz w:val="20"/>
                <w:szCs w:val="20"/>
                <w:lang w:val="en-GB"/>
              </w:rPr>
              <w:t>l</w:t>
            </w:r>
            <w:r w:rsidRPr="009A2877">
              <w:rPr>
                <w:rFonts w:ascii="Arial" w:hAnsi="Arial" w:eastAsia="Arial" w:cs="Arial"/>
                <w:b/>
                <w:bCs/>
                <w:color w:val="123A5F"/>
                <w:sz w:val="20"/>
                <w:szCs w:val="20"/>
                <w:lang w:val="en-GB"/>
              </w:rPr>
              <w:t>) Perceived benefit and relevance of the intervention</w:t>
            </w:r>
          </w:p>
          <w:p w:rsidRPr="009A2877" w:rsidR="00E9132C" w:rsidP="007D79BF" w:rsidRDefault="00E9132C" w14:paraId="24184944" w14:textId="77777777">
            <w:pPr>
              <w:jc w:val="both"/>
              <w:rPr>
                <w:sz w:val="20"/>
                <w:szCs w:val="20"/>
                <w:lang w:val="en-GB"/>
              </w:rPr>
            </w:pPr>
          </w:p>
          <w:p w:rsidRPr="009A2877" w:rsidR="00E9132C" w:rsidP="007D79BF" w:rsidRDefault="00E9132C" w14:paraId="52BF79E3" w14:textId="77777777">
            <w:pPr>
              <w:jc w:val="both"/>
              <w:rPr>
                <w:sz w:val="20"/>
                <w:szCs w:val="20"/>
                <w:lang w:val="en-GB"/>
              </w:rPr>
            </w:pPr>
          </w:p>
          <w:p w:rsidRPr="009A2877" w:rsidR="00E9132C" w:rsidP="007D79BF" w:rsidRDefault="00E9132C" w14:paraId="16B3DE8C" w14:textId="77777777">
            <w:pPr>
              <w:jc w:val="both"/>
              <w:rPr>
                <w:sz w:val="20"/>
                <w:szCs w:val="20"/>
                <w:lang w:val="en-GB"/>
              </w:rPr>
            </w:pPr>
          </w:p>
          <w:p w:rsidRPr="009A2877" w:rsidR="00E9132C" w:rsidP="007D79BF" w:rsidRDefault="00E9132C" w14:paraId="0D6D559D" w14:textId="77777777">
            <w:pPr>
              <w:jc w:val="both"/>
              <w:rPr>
                <w:sz w:val="20"/>
                <w:szCs w:val="20"/>
                <w:lang w:val="en-GB"/>
              </w:rPr>
            </w:pPr>
          </w:p>
          <w:p w:rsidRPr="009A2877" w:rsidR="00E9132C" w:rsidP="007D79BF" w:rsidRDefault="00E9132C" w14:paraId="367A16B7" w14:textId="77777777">
            <w:pPr>
              <w:jc w:val="both"/>
              <w:rPr>
                <w:sz w:val="20"/>
                <w:szCs w:val="20"/>
                <w:lang w:val="en-GB"/>
              </w:rPr>
            </w:pPr>
          </w:p>
        </w:tc>
        <w:tc>
          <w:tcPr>
            <w:tcW w:w="1469" w:type="pct"/>
            <w:gridSpan w:val="2"/>
            <w:tcMar/>
          </w:tcPr>
          <w:p w:rsidRPr="009A2877" w:rsidR="00E9132C" w:rsidP="007D79BF" w:rsidRDefault="00E9132C" w14:paraId="04C64A8B" w14:textId="60031E2C">
            <w:pPr>
              <w:jc w:val="both"/>
              <w:rPr>
                <w:b/>
                <w:bCs/>
                <w:sz w:val="20"/>
                <w:szCs w:val="20"/>
                <w:lang w:val="en-GB"/>
              </w:rPr>
            </w:pPr>
            <w:r w:rsidRPr="329AB3C6">
              <w:rPr>
                <w:rFonts w:ascii="Arial" w:hAnsi="Arial" w:eastAsia="Arial" w:cs="Arial"/>
                <w:b/>
                <w:bCs/>
                <w:color w:val="24303B"/>
                <w:sz w:val="20"/>
                <w:szCs w:val="20"/>
                <w:lang w:val="en-GB"/>
              </w:rPr>
              <w:lastRenderedPageBreak/>
              <w:t>(k</w:t>
            </w:r>
            <w:r w:rsidR="000C5432">
              <w:rPr>
                <w:rFonts w:ascii="Arial" w:hAnsi="Arial" w:eastAsia="Arial" w:cs="Arial"/>
                <w:b/>
                <w:bCs/>
                <w:color w:val="24303B"/>
                <w:sz w:val="20"/>
                <w:szCs w:val="20"/>
                <w:lang w:val="en-GB"/>
              </w:rPr>
              <w:t>+l</w:t>
            </w:r>
            <w:r w:rsidRPr="329AB3C6">
              <w:rPr>
                <w:rFonts w:ascii="Arial" w:hAnsi="Arial" w:eastAsia="Arial" w:cs="Arial"/>
                <w:b/>
                <w:bCs/>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7A086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62664BA" w14:textId="5CF959BF">
            <w:pPr>
              <w:jc w:val="both"/>
              <w:rPr>
                <w:b/>
                <w:bCs/>
                <w:sz w:val="20"/>
                <w:szCs w:val="20"/>
                <w:lang w:val="en-GB"/>
              </w:rPr>
            </w:pPr>
            <w:r w:rsidRPr="329AB3C6">
              <w:rPr>
                <w:rFonts w:ascii="Arial" w:hAnsi="Arial" w:eastAsia="Arial" w:cs="Arial"/>
                <w:b/>
                <w:bCs/>
                <w:color w:val="24303B"/>
                <w:sz w:val="20"/>
                <w:szCs w:val="20"/>
                <w:lang w:val="en-GB"/>
              </w:rPr>
              <w:t>(</w:t>
            </w:r>
            <w:r w:rsidRPr="329AB3C6" w:rsidR="000C5432">
              <w:rPr>
                <w:rFonts w:ascii="Arial" w:hAnsi="Arial" w:eastAsia="Arial" w:cs="Arial"/>
                <w:b/>
                <w:bCs/>
                <w:color w:val="24303B"/>
                <w:sz w:val="20"/>
                <w:szCs w:val="20"/>
                <w:lang w:val="en-GB"/>
              </w:rPr>
              <w:t>k</w:t>
            </w:r>
            <w:r w:rsidR="000C5432">
              <w:rPr>
                <w:rFonts w:ascii="Arial" w:hAnsi="Arial" w:eastAsia="Arial" w:cs="Arial"/>
                <w:b/>
                <w:bCs/>
                <w:color w:val="24303B"/>
                <w:sz w:val="20"/>
                <w:szCs w:val="20"/>
                <w:lang w:val="en-GB"/>
              </w:rPr>
              <w:t>+l</w:t>
            </w:r>
            <w:r w:rsidRPr="329AB3C6">
              <w:rPr>
                <w:rFonts w:ascii="Arial" w:hAnsi="Arial" w:eastAsia="Arial" w:cs="Arial"/>
                <w:b/>
                <w:bCs/>
                <w:color w:val="24303B"/>
                <w:sz w:val="20"/>
                <w:szCs w:val="20"/>
                <w:lang w:val="en-GB"/>
              </w:rPr>
              <w:t>)</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7A0865">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7A086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9F3102E" w14:textId="64F4E42E">
            <w:pPr>
              <w:jc w:val="both"/>
              <w:rPr>
                <w:b/>
                <w:bCs/>
                <w:sz w:val="20"/>
                <w:szCs w:val="20"/>
                <w:lang w:val="en-GB"/>
              </w:rPr>
            </w:pPr>
          </w:p>
        </w:tc>
        <w:tc>
          <w:tcPr>
            <w:tcW w:w="900" w:type="pct"/>
            <w:gridSpan w:val="2"/>
            <w:tcMar/>
          </w:tcPr>
          <w:p w:rsidRPr="009A2877" w:rsidR="00E9132C" w:rsidP="007D79BF" w:rsidRDefault="00E9132C" w14:paraId="0CC0A209" w14:textId="6DC1FFB6">
            <w:pPr>
              <w:jc w:val="both"/>
              <w:rPr>
                <w:sz w:val="20"/>
                <w:szCs w:val="20"/>
                <w:lang w:val="en-GB"/>
              </w:rPr>
            </w:pPr>
            <w:r w:rsidRPr="009A2877">
              <w:rPr>
                <w:rFonts w:ascii="Arial" w:hAnsi="Arial" w:eastAsia="Arial" w:cs="Arial"/>
                <w:b/>
                <w:color w:val="24303B"/>
                <w:sz w:val="20"/>
                <w:szCs w:val="20"/>
                <w:lang w:val="en-GB"/>
              </w:rPr>
              <w:t>(</w:t>
            </w:r>
            <w:r w:rsidR="000C5432">
              <w:rPr>
                <w:rFonts w:ascii="Arial" w:hAnsi="Arial" w:eastAsia="Arial" w:cs="Arial"/>
                <w:b/>
                <w:color w:val="24303B"/>
                <w:sz w:val="20"/>
                <w:szCs w:val="20"/>
                <w:lang w:val="en-GB"/>
              </w:rPr>
              <w:t>k</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w:t>
            </w:r>
            <w:r w:rsidRPr="00E56687" w:rsidR="00E56687">
              <w:rPr>
                <w:rFonts w:ascii="Arial" w:hAnsi="Arial" w:eastAsia="Arial" w:cs="Arial"/>
                <w:color w:val="24303B"/>
                <w:sz w:val="20"/>
                <w:szCs w:val="20"/>
                <w:lang w:val="en-GB"/>
              </w:rPr>
              <w:t>Post-intervention maximally two months after the last PARADISE</w:t>
            </w:r>
          </w:p>
          <w:p w:rsidRPr="009A2877" w:rsidR="00E9132C" w:rsidP="007D79BF" w:rsidRDefault="00E9132C" w14:paraId="5514E745" w14:textId="58B2C80A">
            <w:pPr>
              <w:jc w:val="both"/>
              <w:rPr>
                <w:sz w:val="20"/>
                <w:szCs w:val="20"/>
                <w:lang w:val="en-GB"/>
              </w:rPr>
            </w:pPr>
            <w:r w:rsidRPr="009A2877">
              <w:rPr>
                <w:rFonts w:ascii="Arial" w:hAnsi="Arial" w:eastAsia="Arial" w:cs="Arial"/>
                <w:b/>
                <w:color w:val="24303B"/>
                <w:sz w:val="20"/>
                <w:szCs w:val="20"/>
                <w:lang w:val="en-GB"/>
              </w:rPr>
              <w:t>(</w:t>
            </w:r>
            <w:r w:rsidR="000C5432">
              <w:rPr>
                <w:rFonts w:ascii="Arial" w:hAnsi="Arial" w:eastAsia="Arial" w:cs="Arial"/>
                <w:b/>
                <w:color w:val="24303B"/>
                <w:sz w:val="20"/>
                <w:szCs w:val="20"/>
                <w:lang w:val="en-GB"/>
              </w:rPr>
              <w:t>l</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w:t>
            </w:r>
            <w:r w:rsidRPr="00137309" w:rsidR="00137309">
              <w:rPr>
                <w:rFonts w:ascii="Arial" w:hAnsi="Arial" w:eastAsia="Arial" w:cs="Arial"/>
                <w:color w:val="24303B"/>
                <w:sz w:val="20"/>
                <w:szCs w:val="20"/>
                <w:lang w:val="en-GB"/>
              </w:rPr>
              <w:t>Intermediate (every 6 months) and post data collection period</w:t>
            </w:r>
          </w:p>
        </w:tc>
      </w:tr>
      <w:tr w:rsidRPr="00C958AE" w:rsidR="00E9132C" w:rsidTr="274B9B30" w14:paraId="31216B60" w14:textId="77777777">
        <w:tc>
          <w:tcPr>
            <w:tcW w:w="916" w:type="pct"/>
            <w:gridSpan w:val="2"/>
            <w:tcMar/>
          </w:tcPr>
          <w:p w:rsidRPr="009A2877" w:rsidR="00E9132C" w:rsidP="007D79BF" w:rsidRDefault="00E9132C" w14:paraId="7906A112" w14:textId="77777777">
            <w:pPr>
              <w:jc w:val="both"/>
              <w:rPr>
                <w:sz w:val="20"/>
                <w:szCs w:val="20"/>
                <w:lang w:val="en-GB"/>
              </w:rPr>
            </w:pPr>
            <w:r w:rsidRPr="009A2877">
              <w:rPr>
                <w:rFonts w:ascii="Arial" w:hAnsi="Arial" w:eastAsia="Arial" w:cs="Arial"/>
                <w:b/>
                <w:bCs/>
                <w:color w:val="24303B"/>
                <w:sz w:val="20"/>
                <w:szCs w:val="20"/>
                <w:lang w:val="en-GB"/>
              </w:rPr>
              <w:t>2. Mediators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(intermediate processes which explain subsequent changes in outcomes)</w:t>
            </w:r>
            <w:r w:rsidRPr="009A2877">
              <w:rPr>
                <w:rFonts w:ascii="Arial" w:hAnsi="Arial" w:eastAsia="Arial" w:cs="Arial"/>
                <w:color w:val="24303B"/>
                <w:sz w:val="20"/>
                <w:szCs w:val="20"/>
                <w:lang w:val="en-GB"/>
              </w:rPr>
              <w:t xml:space="preserve"> </w:t>
            </w:r>
          </w:p>
        </w:tc>
        <w:tc>
          <w:tcPr>
            <w:tcW w:w="1715" w:type="pct"/>
            <w:gridSpan w:val="2"/>
            <w:tcMar/>
          </w:tcPr>
          <w:p w:rsidRPr="009C12C8" w:rsidR="00E9132C" w:rsidP="007D79BF" w:rsidRDefault="00E9132C" w14:paraId="0E5E26C1" w14:textId="4D04E7A0">
            <w:pPr>
              <w:jc w:val="both"/>
              <w:rPr>
                <w:b/>
                <w:bCs/>
                <w:sz w:val="20"/>
                <w:szCs w:val="20"/>
                <w:lang w:val="en-GB"/>
              </w:rPr>
            </w:pPr>
            <w:r w:rsidRPr="009C12C8">
              <w:rPr>
                <w:rFonts w:ascii="Arial" w:hAnsi="Arial" w:eastAsia="Arial" w:cs="Arial"/>
                <w:b/>
                <w:bCs/>
                <w:color w:val="123A5F"/>
                <w:sz w:val="20"/>
                <w:szCs w:val="20"/>
                <w:lang w:val="en-GB"/>
              </w:rPr>
              <w:t>(</w:t>
            </w:r>
            <w:r w:rsidRPr="009C12C8" w:rsidR="00A23419">
              <w:rPr>
                <w:rFonts w:ascii="Arial" w:hAnsi="Arial" w:eastAsia="Arial" w:cs="Arial"/>
                <w:b/>
                <w:bCs/>
                <w:color w:val="123A5F"/>
                <w:sz w:val="20"/>
                <w:szCs w:val="20"/>
                <w:lang w:val="en-GB"/>
              </w:rPr>
              <w:t>m</w:t>
            </w:r>
            <w:r w:rsidRPr="009C12C8">
              <w:rPr>
                <w:rFonts w:ascii="Arial" w:hAnsi="Arial" w:eastAsia="Arial" w:cs="Arial"/>
                <w:b/>
                <w:bCs/>
                <w:color w:val="123A5F"/>
                <w:sz w:val="20"/>
                <w:szCs w:val="20"/>
                <w:lang w:val="en-GB"/>
              </w:rPr>
              <w:t xml:space="preserve">) Evaluation of </w:t>
            </w:r>
            <w:r w:rsidRPr="009C12C8">
              <w:rPr>
                <w:rFonts w:ascii="Arial" w:hAnsi="Arial" w:eastAsia="Arial" w:cs="Arial"/>
                <w:b/>
                <w:bCs/>
                <w:color w:val="123A5F"/>
                <w:sz w:val="20"/>
                <w:szCs w:val="20"/>
                <w:u w:val="single"/>
                <w:lang w:val="en-GB"/>
              </w:rPr>
              <w:t>perceived mediators</w:t>
            </w:r>
            <w:r w:rsidRPr="009C12C8">
              <w:rPr>
                <w:rFonts w:ascii="Arial" w:hAnsi="Arial" w:eastAsia="Arial" w:cs="Arial"/>
                <w:b/>
                <w:bCs/>
                <w:color w:val="123A5F"/>
                <w:sz w:val="20"/>
                <w:szCs w:val="20"/>
                <w:lang w:val="en-GB"/>
              </w:rPr>
              <w:t>:</w:t>
            </w:r>
          </w:p>
          <w:p w:rsidRPr="009C12C8" w:rsidR="00E9132C" w:rsidP="007D79BF" w:rsidRDefault="00E9132C" w14:paraId="4D016D4A" w14:textId="77777777">
            <w:pPr>
              <w:jc w:val="both"/>
              <w:rPr>
                <w:sz w:val="20"/>
                <w:szCs w:val="20"/>
                <w:lang w:val="en-GB"/>
              </w:rPr>
            </w:pPr>
          </w:p>
        </w:tc>
        <w:tc>
          <w:tcPr>
            <w:tcW w:w="1469" w:type="pct"/>
            <w:gridSpan w:val="2"/>
            <w:tcMar/>
          </w:tcPr>
          <w:p w:rsidRPr="009C12C8" w:rsidR="00E9132C" w:rsidP="007D79BF" w:rsidRDefault="00E9132C" w14:paraId="4ACA8C0B" w14:textId="31558783">
            <w:pPr>
              <w:jc w:val="both"/>
              <w:rPr>
                <w:b/>
                <w:bCs/>
                <w:sz w:val="20"/>
                <w:szCs w:val="20"/>
                <w:lang w:val="en-GB"/>
              </w:rPr>
            </w:pPr>
            <w:r w:rsidRPr="009C12C8">
              <w:rPr>
                <w:rFonts w:ascii="Arial" w:hAnsi="Arial" w:eastAsia="Arial" w:cs="Arial"/>
                <w:b/>
                <w:bCs/>
                <w:color w:val="24303B"/>
                <w:sz w:val="20"/>
                <w:szCs w:val="20"/>
                <w:lang w:val="en-GB"/>
              </w:rPr>
              <w:t>(</w:t>
            </w:r>
            <w:r w:rsidRPr="009C12C8" w:rsidR="00A23419">
              <w:rPr>
                <w:rFonts w:ascii="Arial" w:hAnsi="Arial" w:eastAsia="Arial" w:cs="Arial"/>
                <w:b/>
                <w:bCs/>
                <w:color w:val="24303B"/>
                <w:sz w:val="20"/>
                <w:szCs w:val="20"/>
                <w:lang w:val="en-GB"/>
              </w:rPr>
              <w:t>m1</w:t>
            </w:r>
            <w:r w:rsidRPr="009C12C8">
              <w:rPr>
                <w:rFonts w:ascii="Arial" w:hAnsi="Arial" w:eastAsia="Arial" w:cs="Arial"/>
                <w:b/>
                <w:bCs/>
                <w:color w:val="24303B"/>
                <w:sz w:val="20"/>
                <w:szCs w:val="20"/>
                <w:lang w:val="en-GB"/>
              </w:rPr>
              <w:t>)</w:t>
            </w:r>
            <w:r w:rsidRPr="009C12C8">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009C12C8">
              <w:rPr>
                <w:rFonts w:ascii="Arial" w:hAnsi="Arial" w:eastAsia="Arial" w:cs="Arial"/>
                <w:color w:val="24303B"/>
                <w:sz w:val="20"/>
                <w:szCs w:val="20"/>
                <w:lang w:val="en-GB"/>
              </w:rPr>
              <w:t xml:space="preserve"> (n=1</w:t>
            </w:r>
            <w:r w:rsidRPr="009C12C8" w:rsidR="001E65F9">
              <w:rPr>
                <w:rFonts w:ascii="Arial" w:hAnsi="Arial" w:eastAsia="Arial" w:cs="Arial"/>
                <w:color w:val="24303B"/>
                <w:sz w:val="20"/>
                <w:szCs w:val="20"/>
                <w:lang w:val="en-GB"/>
              </w:rPr>
              <w:t>6</w:t>
            </w:r>
            <w:r w:rsidRPr="009C12C8">
              <w:rPr>
                <w:rFonts w:ascii="Arial" w:hAnsi="Arial" w:eastAsia="Arial" w:cs="Arial"/>
                <w:color w:val="24303B"/>
                <w:sz w:val="20"/>
                <w:szCs w:val="20"/>
                <w:lang w:val="en-GB"/>
              </w:rPr>
              <w:t>)</w:t>
            </w:r>
          </w:p>
          <w:p w:rsidRPr="009C12C8" w:rsidR="00E9132C" w:rsidP="007D79BF" w:rsidRDefault="00E9132C" w14:paraId="66AD82CD" w14:textId="77777777">
            <w:pPr>
              <w:jc w:val="both"/>
              <w:rPr>
                <w:sz w:val="20"/>
                <w:szCs w:val="20"/>
                <w:lang w:val="en-GB"/>
              </w:rPr>
            </w:pPr>
            <w:r w:rsidRPr="009C12C8">
              <w:rPr>
                <w:rFonts w:ascii="Arial" w:hAnsi="Arial" w:eastAsia="Arial" w:cs="Arial"/>
                <w:b/>
                <w:bCs/>
                <w:color w:val="24303B"/>
                <w:sz w:val="20"/>
                <w:szCs w:val="20"/>
                <w:lang w:val="en-GB"/>
              </w:rPr>
              <w:t>(</w:t>
            </w:r>
            <w:r w:rsidRPr="009C12C8" w:rsidR="00A23419">
              <w:rPr>
                <w:rFonts w:ascii="Arial" w:hAnsi="Arial" w:eastAsia="Arial" w:cs="Arial"/>
                <w:b/>
                <w:bCs/>
                <w:color w:val="24303B"/>
                <w:sz w:val="20"/>
                <w:szCs w:val="20"/>
                <w:lang w:val="en-GB"/>
              </w:rPr>
              <w:t>m2</w:t>
            </w:r>
            <w:r w:rsidRPr="009C12C8">
              <w:rPr>
                <w:rFonts w:ascii="Arial" w:hAnsi="Arial" w:eastAsia="Arial" w:cs="Arial"/>
                <w:b/>
                <w:bCs/>
                <w:color w:val="24303B"/>
                <w:sz w:val="20"/>
                <w:szCs w:val="20"/>
                <w:lang w:val="en-GB"/>
              </w:rPr>
              <w:t>)</w:t>
            </w:r>
            <w:r w:rsidRPr="009C12C8">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1E65F9">
              <w:rPr>
                <w:rFonts w:ascii="Arial" w:hAnsi="Arial" w:eastAsia="Arial" w:cs="Arial"/>
                <w:color w:val="24303B"/>
                <w:sz w:val="20"/>
                <w:szCs w:val="20"/>
                <w:highlight w:val="cyan"/>
                <w:u w:val="single"/>
                <w:lang w:val="en-GB"/>
              </w:rPr>
              <w:t>healthcare professionals</w:t>
            </w:r>
            <w:r w:rsidRPr="009C12C8">
              <w:rPr>
                <w:rFonts w:ascii="Arial" w:hAnsi="Arial" w:eastAsia="Arial" w:cs="Arial"/>
                <w:color w:val="24303B"/>
                <w:sz w:val="20"/>
                <w:szCs w:val="20"/>
                <w:u w:val="single"/>
                <w:lang w:val="en-GB"/>
              </w:rPr>
              <w:t xml:space="preserve"> </w:t>
            </w:r>
            <w:r w:rsidRPr="009C12C8">
              <w:rPr>
                <w:rFonts w:ascii="Arial" w:hAnsi="Arial" w:eastAsia="Arial" w:cs="Arial"/>
                <w:color w:val="24303B"/>
                <w:sz w:val="20"/>
                <w:szCs w:val="20"/>
                <w:lang w:val="en-GB"/>
              </w:rPr>
              <w:t>(n=1</w:t>
            </w:r>
            <w:r w:rsidRPr="009C12C8" w:rsidR="001E65F9">
              <w:rPr>
                <w:rFonts w:ascii="Arial" w:hAnsi="Arial" w:eastAsia="Arial" w:cs="Arial"/>
                <w:color w:val="24303B"/>
                <w:sz w:val="20"/>
                <w:szCs w:val="20"/>
                <w:lang w:val="en-GB"/>
              </w:rPr>
              <w:t>6</w:t>
            </w:r>
            <w:r w:rsidRPr="009C12C8">
              <w:rPr>
                <w:rFonts w:ascii="Arial" w:hAnsi="Arial" w:eastAsia="Arial" w:cs="Arial"/>
                <w:color w:val="24303B"/>
                <w:sz w:val="20"/>
                <w:szCs w:val="20"/>
                <w:lang w:val="en-GB"/>
              </w:rPr>
              <w:t>)</w:t>
            </w:r>
          </w:p>
          <w:p w:rsidRPr="009C12C8" w:rsidR="00C962EE" w:rsidP="007D79BF" w:rsidRDefault="00C962EE" w14:paraId="4F1616BD" w14:textId="2620BE6E">
            <w:pPr>
              <w:jc w:val="both"/>
              <w:rPr>
                <w:sz w:val="20"/>
                <w:szCs w:val="20"/>
                <w:lang w:val="en-GB"/>
              </w:rPr>
            </w:pPr>
            <w:r w:rsidRPr="009C12C8">
              <w:rPr>
                <w:rFonts w:ascii="Arial" w:hAnsi="Arial" w:eastAsia="Arial" w:cs="Arial"/>
                <w:b/>
                <w:bCs/>
                <w:color w:val="24303B"/>
                <w:sz w:val="20"/>
                <w:szCs w:val="20"/>
                <w:lang w:val="en-GB"/>
              </w:rPr>
              <w:t xml:space="preserve">(m3) </w:t>
            </w:r>
            <w:r w:rsidRPr="00632AFF">
              <w:rPr>
                <w:rFonts w:ascii="Arial" w:hAnsi="Arial" w:eastAsia="Arial" w:cs="Arial"/>
                <w:color w:val="24303B"/>
                <w:sz w:val="20"/>
                <w:szCs w:val="20"/>
                <w:highlight w:val="magenta"/>
                <w:u w:val="single"/>
                <w:lang w:val="en-GB"/>
              </w:rPr>
              <w:t>Trial monitoring data</w:t>
            </w:r>
            <w:r w:rsidRPr="009C12C8">
              <w:rPr>
                <w:rFonts w:ascii="Arial" w:hAnsi="Arial" w:eastAsia="Arial" w:cs="Arial"/>
                <w:color w:val="24303B"/>
                <w:sz w:val="20"/>
                <w:szCs w:val="20"/>
                <w:lang w:val="en-GB"/>
              </w:rPr>
              <w:t xml:space="preserve"> e.g. motivation/self-efficacy questionnaires, </w:t>
            </w:r>
          </w:p>
        </w:tc>
        <w:tc>
          <w:tcPr>
            <w:tcW w:w="900" w:type="pct"/>
            <w:gridSpan w:val="2"/>
            <w:tcMar/>
          </w:tcPr>
          <w:p w:rsidRPr="009C12C8" w:rsidR="00137309" w:rsidP="00137309" w:rsidRDefault="00137309" w14:paraId="39600575" w14:textId="22E8DE04">
            <w:pPr>
              <w:jc w:val="both"/>
              <w:rPr>
                <w:sz w:val="20"/>
                <w:szCs w:val="20"/>
                <w:lang w:val="en-GB"/>
              </w:rPr>
            </w:pPr>
            <w:r w:rsidRPr="009C12C8">
              <w:rPr>
                <w:rFonts w:ascii="Arial" w:hAnsi="Arial" w:eastAsia="Arial" w:cs="Arial"/>
                <w:b/>
                <w:bCs/>
                <w:color w:val="24303B"/>
                <w:sz w:val="20"/>
                <w:szCs w:val="20"/>
                <w:lang w:val="en-GB"/>
              </w:rPr>
              <w:t>(m1)</w:t>
            </w:r>
            <w:r w:rsidRPr="009C12C8">
              <w:rPr>
                <w:rFonts w:ascii="Arial" w:hAnsi="Arial" w:eastAsia="Arial" w:cs="Arial"/>
                <w:color w:val="24303B"/>
                <w:sz w:val="20"/>
                <w:szCs w:val="20"/>
                <w:lang w:val="en-GB"/>
              </w:rPr>
              <w:t xml:space="preserve"> Post-intervention maximally two months after the last PARADISE</w:t>
            </w:r>
          </w:p>
          <w:p w:rsidRPr="009C12C8" w:rsidR="00E9132C" w:rsidP="00137309" w:rsidRDefault="00137309" w14:paraId="2A1C9F4C" w14:textId="77777777">
            <w:pPr>
              <w:jc w:val="both"/>
              <w:rPr>
                <w:sz w:val="20"/>
                <w:szCs w:val="20"/>
                <w:lang w:val="en-GB"/>
              </w:rPr>
            </w:pPr>
            <w:r w:rsidRPr="009C12C8">
              <w:rPr>
                <w:rFonts w:ascii="Arial" w:hAnsi="Arial" w:eastAsia="Arial" w:cs="Arial"/>
                <w:b/>
                <w:bCs/>
                <w:color w:val="24303B"/>
                <w:sz w:val="20"/>
                <w:szCs w:val="20"/>
                <w:lang w:val="en-GB"/>
              </w:rPr>
              <w:t>(m2)</w:t>
            </w:r>
            <w:r w:rsidRPr="009C12C8">
              <w:rPr>
                <w:rFonts w:ascii="Arial" w:hAnsi="Arial" w:eastAsia="Arial" w:cs="Arial"/>
                <w:color w:val="24303B"/>
                <w:sz w:val="20"/>
                <w:szCs w:val="20"/>
                <w:lang w:val="en-GB"/>
              </w:rPr>
              <w:t xml:space="preserve"> Intermediate (every 6 months) and post data collection period</w:t>
            </w:r>
          </w:p>
          <w:p w:rsidRPr="009C12C8" w:rsidR="00C962EE" w:rsidP="00137309" w:rsidRDefault="00C962EE" w14:paraId="6632422B" w14:textId="434A8CD6">
            <w:pPr>
              <w:jc w:val="both"/>
              <w:rPr>
                <w:sz w:val="20"/>
                <w:szCs w:val="20"/>
                <w:lang w:val="en-GB"/>
              </w:rPr>
            </w:pPr>
            <w:r w:rsidRPr="009C12C8">
              <w:rPr>
                <w:rFonts w:ascii="Arial" w:hAnsi="Arial" w:eastAsia="Arial" w:cs="Arial"/>
                <w:color w:val="24303B"/>
                <w:sz w:val="20"/>
                <w:szCs w:val="20"/>
                <w:lang w:val="en-GB"/>
              </w:rPr>
              <w:t>(</w:t>
            </w:r>
            <w:r w:rsidRPr="009C12C8" w:rsidR="009C12C8">
              <w:rPr>
                <w:rFonts w:ascii="Arial" w:hAnsi="Arial" w:eastAsia="Arial" w:cs="Arial"/>
                <w:b/>
                <w:bCs/>
                <w:color w:val="24303B"/>
                <w:sz w:val="20"/>
                <w:szCs w:val="20"/>
                <w:lang w:val="en-GB"/>
              </w:rPr>
              <w:t>m</w:t>
            </w:r>
            <w:r w:rsidRPr="009C12C8">
              <w:rPr>
                <w:rFonts w:ascii="Arial" w:hAnsi="Arial" w:eastAsia="Arial" w:cs="Arial"/>
                <w:b/>
                <w:bCs/>
                <w:color w:val="24303B"/>
                <w:sz w:val="20"/>
                <w:szCs w:val="20"/>
                <w:lang w:val="en-GB"/>
              </w:rPr>
              <w:t>3)</w:t>
            </w:r>
            <w:r w:rsidRPr="009C12C8">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C12C8" w:rsidR="009C12C8">
              <w:rPr>
                <w:rFonts w:ascii="Arial" w:hAnsi="Arial" w:eastAsia="Arial" w:cs="Arial"/>
                <w:color w:val="24303B"/>
                <w:sz w:val="20"/>
                <w:szCs w:val="20"/>
                <w:lang w:val="en-GB"/>
              </w:rPr>
              <w:t xml:space="preserve"> the data collection period after each PARADISE session</w:t>
            </w:r>
          </w:p>
        </w:tc>
      </w:tr>
      <w:tr w:rsidRPr="00C958AE" w:rsidR="00E9132C" w:rsidTr="274B9B30" w14:paraId="7E373955" w14:textId="77777777">
        <w:tc>
          <w:tcPr>
            <w:tcW w:w="916" w:type="pct"/>
            <w:gridSpan w:val="2"/>
            <w:tcMar/>
          </w:tcPr>
          <w:p w:rsidRPr="009A2877" w:rsidR="00E9132C" w:rsidP="007D79BF" w:rsidRDefault="00E9132C" w14:paraId="6A211019" w14:textId="77777777">
            <w:pPr>
              <w:jc w:val="both"/>
              <w:rPr>
                <w:b/>
                <w:bCs/>
                <w:sz w:val="20"/>
                <w:szCs w:val="20"/>
                <w:lang w:val="en-GB"/>
              </w:rPr>
            </w:pPr>
            <w:r w:rsidRPr="009A2877">
              <w:rPr>
                <w:rFonts w:ascii="Arial" w:hAnsi="Arial" w:eastAsia="Arial" w:cs="Arial"/>
                <w:b/>
                <w:bCs/>
                <w:color w:val="123A5F"/>
                <w:sz w:val="20"/>
                <w:szCs w:val="20"/>
                <w:lang w:val="en-GB"/>
              </w:rPr>
              <w:t xml:space="preserve">3. Unanticipated pathways or consequences </w:t>
            </w:r>
          </w:p>
        </w:tc>
        <w:tc>
          <w:tcPr>
            <w:tcW w:w="1715" w:type="pct"/>
            <w:gridSpan w:val="2"/>
            <w:tcMar/>
          </w:tcPr>
          <w:p w:rsidRPr="009A2877" w:rsidR="00E9132C" w:rsidP="007D79BF" w:rsidRDefault="00E9132C" w14:paraId="11738133" w14:textId="27BC091C">
            <w:pPr>
              <w:jc w:val="both"/>
              <w:rPr>
                <w:sz w:val="20"/>
                <w:szCs w:val="20"/>
                <w:lang w:val="en-GB"/>
              </w:rPr>
            </w:pPr>
            <w:r w:rsidRPr="009A2877">
              <w:rPr>
                <w:rFonts w:ascii="Arial" w:hAnsi="Arial" w:eastAsia="Arial" w:cs="Arial"/>
                <w:b/>
                <w:bCs/>
                <w:color w:val="24303B"/>
                <w:sz w:val="20"/>
                <w:szCs w:val="20"/>
                <w:lang w:val="en-GB"/>
              </w:rPr>
              <w:t>(</w:t>
            </w:r>
            <w:r w:rsidR="009C12C8">
              <w:rPr>
                <w:rFonts w:ascii="Arial" w:hAnsi="Arial" w:eastAsia="Arial" w:cs="Arial"/>
                <w:b/>
                <w:bCs/>
                <w:color w:val="24303B"/>
                <w:sz w:val="20"/>
                <w:szCs w:val="20"/>
                <w:lang w:val="en-GB"/>
              </w:rPr>
              <w:t>n</w:t>
            </w:r>
            <w:r w:rsidRPr="009A2877">
              <w:rPr>
                <w:rFonts w:ascii="Arial" w:hAnsi="Arial" w:eastAsia="Arial" w:cs="Arial"/>
                <w:b/>
                <w:bCs/>
                <w:color w:val="24303B"/>
                <w:sz w:val="20"/>
                <w:szCs w:val="20"/>
                <w:lang w:val="en-GB"/>
              </w:rPr>
              <w:t xml:space="preserve">) </w:t>
            </w:r>
            <w:r w:rsidRPr="009A2877">
              <w:rPr>
                <w:rFonts w:ascii="Arial" w:hAnsi="Arial" w:eastAsia="Arial" w:cs="Arial"/>
                <w:bCs/>
                <w:color w:val="24303B"/>
                <w:sz w:val="20"/>
                <w:szCs w:val="20"/>
                <w:lang w:val="en-GB"/>
              </w:rPr>
              <w:t xml:space="preserve">Potential unanticipated consequences of the </w:t>
            </w:r>
            <w:r w:rsidR="00A0468A">
              <w:rPr>
                <w:rFonts w:ascii="Arial" w:hAnsi="Arial" w:eastAsia="Arial" w:cs="Arial"/>
                <w:bCs/>
                <w:color w:val="24303B"/>
                <w:sz w:val="20"/>
                <w:szCs w:val="20"/>
                <w:lang w:val="en-GB"/>
              </w:rPr>
              <w:t>PARADISE</w:t>
            </w:r>
            <w:r>
              <w:rPr>
                <w:rFonts w:ascii="Arial" w:hAnsi="Arial" w:eastAsia="Arial" w:cs="Arial"/>
                <w:bCs/>
                <w:color w:val="24303B"/>
                <w:sz w:val="20"/>
                <w:szCs w:val="20"/>
                <w:lang w:val="en-GB"/>
              </w:rPr>
              <w:t xml:space="preserve"> programme for patients</w:t>
            </w:r>
            <w:r w:rsidRPr="009A2877">
              <w:rPr>
                <w:rFonts w:ascii="Arial" w:hAnsi="Arial" w:eastAsia="Arial" w:cs="Arial"/>
                <w:bCs/>
                <w:color w:val="24303B"/>
                <w:sz w:val="20"/>
                <w:szCs w:val="20"/>
                <w:lang w:val="en-GB"/>
              </w:rPr>
              <w:t xml:space="preserve"> and in </w:t>
            </w:r>
            <w:r w:rsidR="00CC094A">
              <w:rPr>
                <w:rFonts w:ascii="Arial" w:hAnsi="Arial" w:eastAsia="Arial" w:cs="Arial"/>
                <w:bCs/>
                <w:color w:val="24303B"/>
                <w:sz w:val="20"/>
                <w:szCs w:val="20"/>
                <w:lang w:val="en-GB"/>
              </w:rPr>
              <w:t>DFC</w:t>
            </w:r>
            <w:r>
              <w:rPr>
                <w:rFonts w:ascii="Arial" w:hAnsi="Arial" w:eastAsia="Arial" w:cs="Arial"/>
                <w:bCs/>
                <w:color w:val="24303B"/>
                <w:sz w:val="20"/>
                <w:szCs w:val="20"/>
                <w:lang w:val="en-GB"/>
              </w:rPr>
              <w:t xml:space="preserve"> teams, </w:t>
            </w:r>
            <w:r w:rsidRPr="009A2877">
              <w:rPr>
                <w:rFonts w:ascii="Arial" w:hAnsi="Arial" w:eastAsia="Arial" w:cs="Arial"/>
                <w:bCs/>
                <w:color w:val="24303B"/>
                <w:sz w:val="20"/>
                <w:szCs w:val="20"/>
                <w:lang w:val="en-GB"/>
              </w:rPr>
              <w:t>hospital</w:t>
            </w:r>
            <w:r>
              <w:rPr>
                <w:rFonts w:ascii="Arial" w:hAnsi="Arial" w:eastAsia="Arial" w:cs="Arial"/>
                <w:bCs/>
                <w:color w:val="24303B"/>
                <w:sz w:val="20"/>
                <w:szCs w:val="20"/>
                <w:lang w:val="en-GB"/>
              </w:rPr>
              <w:t xml:space="preserve"> wards</w:t>
            </w:r>
            <w:r w:rsidRPr="009A2877">
              <w:rPr>
                <w:rFonts w:ascii="Arial" w:hAnsi="Arial" w:eastAsia="Arial" w:cs="Arial"/>
                <w:color w:val="24303B"/>
                <w:sz w:val="20"/>
                <w:szCs w:val="20"/>
                <w:lang w:val="en-GB"/>
              </w:rPr>
              <w:t xml:space="preserve"> (whether the intervention led to other changes)</w:t>
            </w:r>
          </w:p>
        </w:tc>
        <w:tc>
          <w:tcPr>
            <w:tcW w:w="1469" w:type="pct"/>
            <w:gridSpan w:val="2"/>
            <w:tcMar/>
          </w:tcPr>
          <w:p w:rsidRPr="009A2877" w:rsidR="00E9132C" w:rsidP="007D79BF" w:rsidRDefault="00E9132C" w14:paraId="17304D82" w14:textId="73B63835">
            <w:pPr>
              <w:jc w:val="both"/>
              <w:rPr>
                <w:b/>
                <w:bCs/>
                <w:sz w:val="20"/>
                <w:szCs w:val="20"/>
                <w:lang w:val="en-GB"/>
              </w:rPr>
            </w:pPr>
            <w:r w:rsidRPr="329AB3C6">
              <w:rPr>
                <w:rFonts w:ascii="Arial" w:hAnsi="Arial" w:eastAsia="Arial" w:cs="Arial"/>
                <w:b/>
                <w:bCs/>
                <w:color w:val="24303B"/>
                <w:sz w:val="20"/>
                <w:szCs w:val="20"/>
                <w:lang w:val="en-GB"/>
              </w:rPr>
              <w:t>(</w:t>
            </w:r>
            <w:r w:rsidR="009C12C8">
              <w:rPr>
                <w:rFonts w:ascii="Arial" w:hAnsi="Arial" w:eastAsia="Arial" w:cs="Arial"/>
                <w:b/>
                <w:bCs/>
                <w:color w:val="24303B"/>
                <w:sz w:val="20"/>
                <w:szCs w:val="20"/>
                <w:lang w:val="en-GB"/>
              </w:rPr>
              <w:t>n</w:t>
            </w:r>
            <w:r w:rsidR="00AF1A97">
              <w:rPr>
                <w:rFonts w:ascii="Arial" w:hAnsi="Arial" w:eastAsia="Arial" w:cs="Arial"/>
                <w:b/>
                <w:bCs/>
                <w:color w:val="24303B"/>
                <w:sz w:val="20"/>
                <w:szCs w:val="20"/>
                <w:lang w:val="en-GB"/>
              </w:rPr>
              <w:t>1</w:t>
            </w:r>
            <w:r w:rsidRPr="329AB3C6">
              <w:rPr>
                <w:rFonts w:ascii="Arial" w:hAnsi="Arial" w:eastAsia="Arial" w:cs="Arial"/>
                <w:b/>
                <w:bCs/>
                <w:color w:val="24303B"/>
                <w:sz w:val="20"/>
                <w:szCs w:val="20"/>
                <w:lang w:val="en-GB"/>
              </w:rPr>
              <w:t>)</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A94211">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00E9132C" w:rsidP="007D79BF" w:rsidRDefault="00E9132C" w14:paraId="2735971A" w14:textId="77777777">
            <w:pPr>
              <w:jc w:val="both"/>
              <w:rPr>
                <w:sz w:val="20"/>
                <w:szCs w:val="20"/>
                <w:lang w:val="en-GB"/>
              </w:rPr>
            </w:pPr>
            <w:r w:rsidRPr="329AB3C6">
              <w:rPr>
                <w:rFonts w:ascii="Arial" w:hAnsi="Arial" w:eastAsia="Arial" w:cs="Arial"/>
                <w:b/>
                <w:bCs/>
                <w:color w:val="24303B"/>
                <w:sz w:val="20"/>
                <w:szCs w:val="20"/>
                <w:lang w:val="en-GB"/>
              </w:rPr>
              <w:t>(</w:t>
            </w:r>
            <w:r w:rsidR="00AF1A97">
              <w:rPr>
                <w:rFonts w:ascii="Arial" w:hAnsi="Arial" w:eastAsia="Arial" w:cs="Arial"/>
                <w:b/>
                <w:bCs/>
                <w:color w:val="24303B"/>
                <w:sz w:val="20"/>
                <w:szCs w:val="20"/>
                <w:lang w:val="en-GB"/>
              </w:rPr>
              <w:t>n2</w:t>
            </w:r>
            <w:r w:rsidRPr="00632AFF">
              <w:rPr>
                <w:rFonts w:ascii="Arial" w:hAnsi="Arial" w:eastAsia="Arial" w:cs="Arial"/>
                <w:b/>
                <w:bCs/>
                <w:color w:val="24303B"/>
                <w:sz w:val="20"/>
                <w:szCs w:val="20"/>
                <w:highlight w:val="cyan"/>
                <w:lang w:val="en-GB"/>
              </w:rPr>
              <w:t xml:space="preserve">) </w:t>
            </w:r>
            <w:r w:rsidRPr="00632AFF">
              <w:rPr>
                <w:rFonts w:ascii="Arial" w:hAnsi="Arial" w:eastAsia="Arial" w:cs="Arial"/>
                <w:color w:val="24303B"/>
                <w:sz w:val="20"/>
                <w:szCs w:val="20"/>
                <w:highlight w:val="cyan"/>
                <w:u w:val="single"/>
                <w:lang w:val="en-GB"/>
              </w:rPr>
              <w:t xml:space="preserve">Semi-structured individual interviews with </w:t>
            </w:r>
            <w:r w:rsidRPr="00632AFF" w:rsidR="00A94211">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A94211">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B804A1" w:rsidP="007D79BF" w:rsidRDefault="00B804A1" w14:paraId="0E8029E9" w14:textId="360C6845">
            <w:pPr>
              <w:jc w:val="both"/>
              <w:rPr>
                <w:b/>
                <w:bCs/>
                <w:sz w:val="20"/>
                <w:szCs w:val="20"/>
                <w:lang w:val="en-GB"/>
              </w:rPr>
            </w:pPr>
            <w:r w:rsidRPr="00B804A1">
              <w:rPr>
                <w:rFonts w:ascii="Arial" w:hAnsi="Arial" w:eastAsia="Arial" w:cs="Arial"/>
                <w:b/>
                <w:color w:val="24303B"/>
                <w:sz w:val="20"/>
                <w:szCs w:val="20"/>
                <w:lang w:val="en-GB"/>
              </w:rPr>
              <w:t>(n3)</w:t>
            </w:r>
            <w:r>
              <w:rPr>
                <w:rFonts w:ascii="Arial" w:hAnsi="Arial" w:eastAsia="Arial" w:cs="Arial"/>
                <w:bCs/>
                <w:color w:val="24303B"/>
                <w:sz w:val="20"/>
                <w:szCs w:val="20"/>
                <w:lang w:val="en-GB"/>
              </w:rPr>
              <w:t xml:space="preserve"> </w:t>
            </w:r>
            <w:r w:rsidRPr="00632AFF">
              <w:rPr>
                <w:rFonts w:ascii="Arial" w:hAnsi="Arial" w:eastAsia="Arial" w:cs="Arial"/>
                <w:bCs/>
                <w:color w:val="24303B"/>
                <w:sz w:val="20"/>
                <w:szCs w:val="20"/>
                <w:highlight w:val="magenta"/>
                <w:u w:val="single"/>
                <w:lang w:val="en-GB"/>
              </w:rPr>
              <w:t>Trial monitoring data</w:t>
            </w:r>
            <w:r>
              <w:rPr>
                <w:rFonts w:ascii="Arial" w:hAnsi="Arial" w:eastAsia="Arial" w:cs="Arial"/>
                <w:bCs/>
                <w:color w:val="24303B"/>
                <w:sz w:val="20"/>
                <w:szCs w:val="20"/>
                <w:lang w:val="en-GB"/>
              </w:rPr>
              <w:t xml:space="preserve"> e.g. adverse events</w:t>
            </w:r>
          </w:p>
        </w:tc>
        <w:tc>
          <w:tcPr>
            <w:tcW w:w="900" w:type="pct"/>
            <w:gridSpan w:val="2"/>
            <w:tcMar/>
          </w:tcPr>
          <w:p w:rsidRPr="009A2877" w:rsidR="00E9132C" w:rsidP="007D79BF" w:rsidRDefault="00E9132C" w14:paraId="65D47EEC" w14:textId="38F499E7">
            <w:pPr>
              <w:jc w:val="both"/>
              <w:rPr>
                <w:sz w:val="20"/>
                <w:szCs w:val="20"/>
                <w:lang w:val="en-GB"/>
              </w:rPr>
            </w:pPr>
            <w:r w:rsidRPr="009A2877">
              <w:rPr>
                <w:rFonts w:ascii="Arial" w:hAnsi="Arial" w:eastAsia="Arial" w:cs="Arial"/>
                <w:b/>
                <w:color w:val="24303B"/>
                <w:sz w:val="20"/>
                <w:szCs w:val="20"/>
                <w:lang w:val="en-GB"/>
              </w:rPr>
              <w:t>(</w:t>
            </w:r>
            <w:r w:rsidR="009C12C8">
              <w:rPr>
                <w:rFonts w:ascii="Arial" w:hAnsi="Arial" w:eastAsia="Arial" w:cs="Arial"/>
                <w:b/>
                <w:color w:val="24303B"/>
                <w:sz w:val="20"/>
                <w:szCs w:val="20"/>
                <w:lang w:val="en-GB"/>
              </w:rPr>
              <w:t>n</w:t>
            </w:r>
            <w:r w:rsidR="00AF1A97">
              <w:rPr>
                <w:rFonts w:ascii="Arial" w:hAnsi="Arial" w:eastAsia="Arial" w:cs="Arial"/>
                <w:b/>
                <w:color w:val="24303B"/>
                <w:sz w:val="20"/>
                <w:szCs w:val="20"/>
                <w:lang w:val="en-GB"/>
              </w:rPr>
              <w:t>1</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Post-intervention maximally two months after the last </w:t>
            </w:r>
            <w:r w:rsidR="00E424C9">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session</w:t>
            </w:r>
          </w:p>
          <w:p w:rsidR="00E9132C" w:rsidP="007D79BF" w:rsidRDefault="00E9132C" w14:paraId="6B995B4D" w14:textId="77777777">
            <w:pPr>
              <w:jc w:val="both"/>
              <w:rPr>
                <w:sz w:val="20"/>
                <w:szCs w:val="20"/>
                <w:lang w:val="en-GB"/>
              </w:rPr>
            </w:pPr>
            <w:r w:rsidRPr="009A2877">
              <w:rPr>
                <w:rFonts w:ascii="Arial" w:hAnsi="Arial" w:eastAsia="Arial" w:cs="Arial"/>
                <w:b/>
                <w:color w:val="24303B"/>
                <w:sz w:val="20"/>
                <w:szCs w:val="20"/>
                <w:lang w:val="en-GB"/>
              </w:rPr>
              <w:t>(</w:t>
            </w:r>
            <w:r w:rsidR="00AF1A97">
              <w:rPr>
                <w:rFonts w:ascii="Arial" w:hAnsi="Arial" w:eastAsia="Arial" w:cs="Arial"/>
                <w:b/>
                <w:color w:val="24303B"/>
                <w:sz w:val="20"/>
                <w:szCs w:val="20"/>
                <w:lang w:val="en-GB"/>
              </w:rPr>
              <w:t>n2</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After 12 months and post data collection period</w:t>
            </w:r>
          </w:p>
          <w:p w:rsidRPr="009A2877" w:rsidR="00B804A1" w:rsidP="007D79BF" w:rsidRDefault="00B804A1" w14:paraId="2416152E" w14:textId="4107185B">
            <w:pPr>
              <w:jc w:val="both"/>
              <w:rPr>
                <w:sz w:val="20"/>
                <w:szCs w:val="20"/>
                <w:lang w:val="en-GB"/>
              </w:rPr>
            </w:pPr>
            <w:r>
              <w:rPr>
                <w:rFonts w:ascii="Arial" w:hAnsi="Arial" w:eastAsia="Arial" w:cs="Arial"/>
                <w:b/>
                <w:bCs/>
                <w:color w:val="24303B"/>
                <w:sz w:val="20"/>
                <w:szCs w:val="20"/>
                <w:lang w:val="en-GB"/>
              </w:rPr>
              <w:t>(n</w:t>
            </w:r>
            <w:r w:rsidRPr="009C12C8">
              <w:rPr>
                <w:rFonts w:ascii="Arial" w:hAnsi="Arial" w:eastAsia="Arial" w:cs="Arial"/>
                <w:b/>
                <w:bCs/>
                <w:color w:val="24303B"/>
                <w:sz w:val="20"/>
                <w:szCs w:val="20"/>
                <w:lang w:val="en-GB"/>
              </w:rPr>
              <w:t>3)</w:t>
            </w:r>
            <w:r w:rsidRPr="009C12C8">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C12C8">
              <w:rPr>
                <w:rFonts w:ascii="Arial" w:hAnsi="Arial" w:eastAsia="Arial" w:cs="Arial"/>
                <w:color w:val="24303B"/>
                <w:sz w:val="20"/>
                <w:szCs w:val="20"/>
                <w:lang w:val="en-GB"/>
              </w:rPr>
              <w:t xml:space="preserve"> the data collection period after each PARADISE session</w:t>
            </w:r>
          </w:p>
        </w:tc>
      </w:tr>
      <w:tr w:rsidRPr="00C958AE" w:rsidR="00E9132C" w:rsidTr="274B9B30" w14:paraId="2BC5B758" w14:textId="77777777">
        <w:tc>
          <w:tcPr>
            <w:tcW w:w="5000" w:type="pct"/>
            <w:gridSpan w:val="8"/>
            <w:tcMar/>
          </w:tcPr>
          <w:p w:rsidRPr="009A2877" w:rsidR="00E9132C" w:rsidP="007D79BF" w:rsidRDefault="00E9132C" w14:paraId="279F77DA" w14:textId="77777777">
            <w:pPr>
              <w:jc w:val="both"/>
              <w:rPr>
                <w:sz w:val="20"/>
                <w:szCs w:val="20"/>
                <w:lang w:val="en-GB"/>
              </w:rPr>
            </w:pPr>
            <w:r w:rsidRPr="009A2877">
              <w:rPr>
                <w:rFonts w:ascii="Arial" w:hAnsi="Arial" w:eastAsia="Arial" w:cs="Arial"/>
                <w:b/>
                <w:color w:val="24303B"/>
                <w:sz w:val="20"/>
                <w:szCs w:val="20"/>
                <w:lang w:val="en-GB"/>
              </w:rPr>
              <w:t xml:space="preserve">Context </w:t>
            </w:r>
            <w:r w:rsidRPr="009A2877">
              <w:rPr>
                <w:rFonts w:ascii="Arial" w:hAnsi="Arial" w:eastAsia="Arial" w:cs="Arial"/>
                <w:i/>
                <w:color w:val="24303B"/>
                <w:sz w:val="20"/>
                <w:szCs w:val="20"/>
                <w:lang w:val="en-GB"/>
              </w:rPr>
              <w:t xml:space="preserve">(factors external to the intervention which may influence its implementation, or whether its mechanisms of impact act as intended / </w:t>
            </w:r>
            <w:r w:rsidRPr="009A2877">
              <w:rPr>
                <w:rFonts w:ascii="Arial" w:hAnsi="Arial" w:eastAsia="Arial" w:cs="Arial"/>
                <w:i/>
                <w:iCs/>
                <w:color w:val="24303B"/>
                <w:sz w:val="20"/>
                <w:szCs w:val="20"/>
                <w:lang w:val="en-GB"/>
              </w:rPr>
              <w:t>how external factors influence the delivery and functioning of interventions)</w:t>
            </w:r>
          </w:p>
        </w:tc>
      </w:tr>
      <w:tr w:rsidRPr="00C958AE" w:rsidR="00E9132C" w:rsidTr="274B9B30" w14:paraId="1F79018A" w14:textId="77777777">
        <w:tc>
          <w:tcPr>
            <w:tcW w:w="916" w:type="pct"/>
            <w:gridSpan w:val="2"/>
            <w:tcMar/>
          </w:tcPr>
          <w:p w:rsidRPr="009A2877" w:rsidR="00E9132C" w:rsidP="007D79BF" w:rsidRDefault="00E9132C" w14:paraId="5B1779F1" w14:textId="77777777">
            <w:pPr>
              <w:jc w:val="both"/>
              <w:rPr>
                <w:sz w:val="20"/>
                <w:szCs w:val="20"/>
                <w:lang w:val="en-GB"/>
              </w:rPr>
            </w:pPr>
            <w:r w:rsidRPr="009A2877">
              <w:rPr>
                <w:rFonts w:ascii="Arial" w:hAnsi="Arial" w:eastAsia="Arial" w:cs="Arial"/>
                <w:b/>
                <w:color w:val="123A5F"/>
                <w:sz w:val="20"/>
                <w:szCs w:val="20"/>
                <w:lang w:val="en-GB"/>
              </w:rPr>
              <w:t>1. Contextual moderators</w:t>
            </w:r>
            <w:r w:rsidRPr="009A2877">
              <w:rPr>
                <w:rFonts w:ascii="Arial" w:hAnsi="Arial" w:eastAsia="Arial" w:cs="Arial"/>
                <w:color w:val="24303B"/>
                <w:sz w:val="20"/>
                <w:szCs w:val="20"/>
                <w:lang w:val="en-GB"/>
              </w:rPr>
              <w:t xml:space="preserve"> </w:t>
            </w:r>
          </w:p>
        </w:tc>
        <w:tc>
          <w:tcPr>
            <w:tcW w:w="1715" w:type="pct"/>
            <w:gridSpan w:val="2"/>
            <w:tcMar/>
          </w:tcPr>
          <w:p w:rsidRPr="009A2877" w:rsidR="00E9132C" w:rsidP="007D79BF" w:rsidRDefault="00E9132C" w14:paraId="2EADFDA0" w14:textId="01498D89">
            <w:pPr>
              <w:jc w:val="both"/>
              <w:rPr>
                <w:sz w:val="20"/>
                <w:szCs w:val="20"/>
                <w:lang w:val="en-GB"/>
              </w:rPr>
            </w:pPr>
            <w:r w:rsidRPr="009A2877">
              <w:rPr>
                <w:rFonts w:ascii="Arial" w:hAnsi="Arial" w:eastAsia="Arial" w:cs="Arial"/>
                <w:b/>
                <w:bCs/>
                <w:color w:val="24303B"/>
                <w:sz w:val="20"/>
                <w:szCs w:val="20"/>
                <w:lang w:val="en-GB"/>
              </w:rPr>
              <w:t xml:space="preserve">(o) </w:t>
            </w:r>
            <w:r w:rsidRPr="009A2877">
              <w:rPr>
                <w:rFonts w:ascii="Arial" w:hAnsi="Arial" w:eastAsia="Arial" w:cs="Arial"/>
                <w:color w:val="24303B"/>
                <w:sz w:val="20"/>
                <w:szCs w:val="20"/>
                <w:lang w:val="en-GB"/>
              </w:rPr>
              <w:t xml:space="preserve">Contextual barriers that inhibit/facilitators that facilitated </w:t>
            </w:r>
            <w:r>
              <w:rPr>
                <w:rFonts w:ascii="Arial" w:hAnsi="Arial" w:eastAsia="Arial" w:cs="Arial"/>
                <w:color w:val="24303B"/>
                <w:sz w:val="20"/>
                <w:szCs w:val="20"/>
                <w:lang w:val="en-GB"/>
              </w:rPr>
              <w:t xml:space="preserve">the </w:t>
            </w:r>
            <w:r w:rsidR="002F2764">
              <w:rPr>
                <w:rFonts w:ascii="Arial" w:hAnsi="Arial" w:eastAsia="Arial" w:cs="Arial"/>
                <w:color w:val="24303B"/>
                <w:sz w:val="20"/>
                <w:szCs w:val="20"/>
                <w:lang w:val="en-GB"/>
              </w:rPr>
              <w:t>PARADISE</w:t>
            </w:r>
            <w:r w:rsidRPr="009A2877">
              <w:rPr>
                <w:rFonts w:ascii="Arial" w:hAnsi="Arial" w:eastAsia="Arial" w:cs="Arial"/>
                <w:color w:val="24303B"/>
                <w:sz w:val="20"/>
                <w:szCs w:val="20"/>
                <w:lang w:val="en-GB"/>
              </w:rPr>
              <w:t xml:space="preserve"> implementation and/or effectiveness (eg. skills, attitudes, or organisational norms, culture (human, financial, resources)</w:t>
            </w:r>
          </w:p>
        </w:tc>
        <w:tc>
          <w:tcPr>
            <w:tcW w:w="1469" w:type="pct"/>
            <w:gridSpan w:val="2"/>
            <w:tcMar/>
          </w:tcPr>
          <w:p w:rsidRPr="009A2877" w:rsidR="00E9132C" w:rsidP="007D79BF" w:rsidRDefault="00E9132C" w14:paraId="63E7AC41" w14:textId="6D191CAB">
            <w:pPr>
              <w:jc w:val="both"/>
              <w:rPr>
                <w:b/>
                <w:bCs/>
                <w:sz w:val="20"/>
                <w:szCs w:val="20"/>
                <w:lang w:val="en-GB"/>
              </w:rPr>
            </w:pPr>
            <w:r w:rsidRPr="00363F82">
              <w:rPr>
                <w:rFonts w:ascii="Arial" w:hAnsi="Arial" w:eastAsia="Arial" w:cs="Arial"/>
                <w:b/>
                <w:bCs/>
                <w:color w:val="24303B"/>
                <w:sz w:val="20"/>
                <w:szCs w:val="20"/>
                <w:lang w:val="en-GB"/>
              </w:rPr>
              <w:t>(o1)</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632A0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9C81E3E" w14:textId="184C0D59">
            <w:pPr>
              <w:jc w:val="both"/>
              <w:rPr>
                <w:b/>
                <w:bCs/>
                <w:sz w:val="20"/>
                <w:szCs w:val="20"/>
                <w:lang w:val="en-GB"/>
              </w:rPr>
            </w:pPr>
            <w:r w:rsidRPr="00363F82">
              <w:rPr>
                <w:rFonts w:ascii="Arial" w:hAnsi="Arial" w:eastAsia="Arial" w:cs="Arial"/>
                <w:b/>
                <w:bCs/>
                <w:color w:val="24303B"/>
                <w:sz w:val="20"/>
                <w:szCs w:val="20"/>
                <w:lang w:val="en-GB"/>
              </w:rPr>
              <w:t>(o2)</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632A05">
              <w:rPr>
                <w:rFonts w:ascii="Arial" w:hAnsi="Arial" w:eastAsia="Arial" w:cs="Arial"/>
                <w:color w:val="24303B"/>
                <w:sz w:val="20"/>
                <w:szCs w:val="20"/>
                <w:highlight w:val="cyan"/>
                <w:u w:val="single"/>
                <w:lang w:val="en-GB"/>
              </w:rPr>
              <w:t>healthcare professionals</w:t>
            </w:r>
            <w:r w:rsidR="00632A05">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632A0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0B144C" w:rsidR="000B144C" w:rsidP="007D79BF" w:rsidRDefault="000B144C" w14:paraId="1D3D0831" w14:textId="50DE3D9B">
            <w:pPr>
              <w:jc w:val="both"/>
              <w:rPr>
                <w:bCs/>
                <w:sz w:val="20"/>
                <w:szCs w:val="20"/>
                <w:lang w:val="en-GB"/>
              </w:rPr>
            </w:pPr>
            <w:r>
              <w:rPr>
                <w:rFonts w:ascii="Arial" w:hAnsi="Arial" w:eastAsia="Arial" w:cs="Arial"/>
                <w:b/>
                <w:color w:val="24303B"/>
                <w:sz w:val="20"/>
                <w:szCs w:val="20"/>
                <w:lang w:val="en-GB"/>
              </w:rPr>
              <w:t>(</w:t>
            </w:r>
            <w:r w:rsidR="00363F82">
              <w:rPr>
                <w:rFonts w:ascii="Arial" w:hAnsi="Arial" w:eastAsia="Arial" w:cs="Arial"/>
                <w:b/>
                <w:color w:val="24303B"/>
                <w:sz w:val="20"/>
                <w:szCs w:val="20"/>
                <w:lang w:val="en-GB"/>
              </w:rPr>
              <w:t>o</w:t>
            </w:r>
            <w:r w:rsidR="00632A05">
              <w:rPr>
                <w:rFonts w:ascii="Arial" w:hAnsi="Arial" w:eastAsia="Arial" w:cs="Arial"/>
                <w:b/>
                <w:color w:val="24303B"/>
                <w:sz w:val="20"/>
                <w:szCs w:val="20"/>
                <w:lang w:val="en-GB"/>
              </w:rPr>
              <w:t>3</w:t>
            </w:r>
            <w:r>
              <w:rPr>
                <w:rFonts w:ascii="Arial" w:hAnsi="Arial" w:eastAsia="Arial" w:cs="Arial"/>
                <w:b/>
                <w:color w:val="24303B"/>
                <w:sz w:val="20"/>
                <w:szCs w:val="20"/>
                <w:lang w:val="en-GB"/>
              </w:rPr>
              <w:t xml:space="preserve">) </w:t>
            </w:r>
            <w:r w:rsidRPr="00632AFF">
              <w:rPr>
                <w:rFonts w:ascii="Arial" w:hAnsi="Arial" w:eastAsia="Arial" w:cs="Arial"/>
                <w:color w:val="24303B"/>
                <w:sz w:val="20"/>
                <w:szCs w:val="20"/>
                <w:highlight w:val="lightGray"/>
                <w:u w:val="single"/>
                <w:lang w:val="en-GB"/>
              </w:rPr>
              <w:t>Communities of practice</w:t>
            </w:r>
            <w:r w:rsidRPr="00632AFF">
              <w:rPr>
                <w:rFonts w:ascii="Arial" w:hAnsi="Arial" w:eastAsia="Arial" w:cs="Arial"/>
                <w:color w:val="24303B"/>
                <w:sz w:val="20"/>
                <w:szCs w:val="20"/>
                <w:highlight w:val="lightGray"/>
                <w:lang w:val="en-GB"/>
              </w:rPr>
              <w:t xml:space="preserve"> with podiatrists and footwear technicians</w:t>
            </w:r>
          </w:p>
        </w:tc>
        <w:tc>
          <w:tcPr>
            <w:tcW w:w="900" w:type="pct"/>
            <w:gridSpan w:val="2"/>
            <w:tcMar/>
          </w:tcPr>
          <w:p w:rsidRPr="009A2877" w:rsidR="00E9132C" w:rsidP="007D79BF" w:rsidRDefault="00E9132C" w14:paraId="49700735" w14:textId="0CCC289F">
            <w:pPr>
              <w:jc w:val="both"/>
              <w:rPr>
                <w:sz w:val="20"/>
                <w:szCs w:val="20"/>
                <w:lang w:val="en-GB"/>
              </w:rPr>
            </w:pPr>
            <w:r w:rsidRPr="009A2877">
              <w:rPr>
                <w:rFonts w:ascii="Arial" w:hAnsi="Arial" w:eastAsia="Arial" w:cs="Arial"/>
                <w:b/>
                <w:color w:val="24303B"/>
                <w:sz w:val="20"/>
                <w:szCs w:val="20"/>
                <w:lang w:val="en-GB"/>
              </w:rPr>
              <w:t>(o1)</w:t>
            </w:r>
            <w:r w:rsidRPr="009A2877">
              <w:rPr>
                <w:rFonts w:ascii="Arial" w:hAnsi="Arial" w:eastAsia="Arial" w:cs="Arial"/>
                <w:color w:val="24303B"/>
                <w:sz w:val="20"/>
                <w:szCs w:val="20"/>
                <w:lang w:val="en-GB"/>
              </w:rPr>
              <w:t xml:space="preserve"> Post-intervention maximally two months after the last </w:t>
            </w:r>
            <w:r w:rsidR="001E11F7">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therapy session</w:t>
            </w:r>
          </w:p>
          <w:p w:rsidR="002F2764" w:rsidP="007D79BF" w:rsidRDefault="00E9132C" w14:paraId="204B13FD" w14:textId="7FE3CD29">
            <w:pPr>
              <w:jc w:val="both"/>
              <w:rPr>
                <w:b/>
                <w:sz w:val="20"/>
                <w:szCs w:val="20"/>
                <w:lang w:val="en-GB"/>
              </w:rPr>
            </w:pPr>
            <w:r w:rsidRPr="009A2877">
              <w:rPr>
                <w:rFonts w:ascii="Arial" w:hAnsi="Arial" w:eastAsia="Arial" w:cs="Arial"/>
                <w:b/>
                <w:color w:val="24303B"/>
                <w:sz w:val="20"/>
                <w:szCs w:val="20"/>
                <w:lang w:val="en-GB"/>
              </w:rPr>
              <w:t>(o</w:t>
            </w:r>
            <w:r>
              <w:rPr>
                <w:rFonts w:ascii="Arial" w:hAnsi="Arial" w:eastAsia="Arial" w:cs="Arial"/>
                <w:b/>
                <w:color w:val="24303B"/>
                <w:sz w:val="20"/>
                <w:szCs w:val="20"/>
                <w:lang w:val="en-GB"/>
              </w:rPr>
              <w:t>2</w:t>
            </w:r>
            <w:r w:rsidRPr="009A2877">
              <w:rPr>
                <w:rFonts w:ascii="Arial" w:hAnsi="Arial" w:eastAsia="Arial" w:cs="Arial"/>
                <w:color w:val="24303B"/>
                <w:sz w:val="20"/>
                <w:szCs w:val="20"/>
                <w:lang w:val="en-GB"/>
              </w:rPr>
              <w:t>)</w:t>
            </w:r>
            <w:r w:rsidRPr="009A2877" w:rsidR="00632A05">
              <w:rPr>
                <w:rFonts w:ascii="Arial" w:hAnsi="Arial" w:eastAsia="Arial" w:cs="Arial"/>
                <w:color w:val="24303B"/>
                <w:sz w:val="20"/>
                <w:szCs w:val="20"/>
                <w:lang w:val="en-GB"/>
              </w:rPr>
              <w:t xml:space="preserve"> After 12 months and post data collection period</w:t>
            </w:r>
          </w:p>
          <w:p w:rsidRPr="009A2877" w:rsidR="00363F82" w:rsidP="007D79BF" w:rsidRDefault="00363F82" w14:paraId="69D15A10" w14:textId="6F05C3B8">
            <w:pPr>
              <w:jc w:val="both"/>
              <w:rPr>
                <w:sz w:val="20"/>
                <w:szCs w:val="20"/>
                <w:lang w:val="en-GB"/>
              </w:rPr>
            </w:pPr>
            <w:r w:rsidRPr="0028453F">
              <w:rPr>
                <w:rFonts w:ascii="Arial" w:hAnsi="Arial" w:eastAsia="Arial" w:cs="Arial"/>
                <w:b/>
                <w:bCs/>
                <w:color w:val="24303B"/>
                <w:sz w:val="20"/>
                <w:szCs w:val="20"/>
                <w:lang w:val="en-GB"/>
              </w:rPr>
              <w:t>(</w:t>
            </w:r>
            <w:r>
              <w:rPr>
                <w:rFonts w:ascii="Arial" w:hAnsi="Arial" w:eastAsia="Arial" w:cs="Arial"/>
                <w:b/>
                <w:bCs/>
                <w:color w:val="24303B"/>
                <w:sz w:val="20"/>
                <w:szCs w:val="20"/>
                <w:lang w:val="en-GB"/>
              </w:rPr>
              <w:t>o</w:t>
            </w:r>
            <w:r w:rsidR="00632A05">
              <w:rPr>
                <w:rFonts w:ascii="Arial" w:hAnsi="Arial" w:eastAsia="Arial" w:cs="Arial"/>
                <w:b/>
                <w:bCs/>
                <w:color w:val="24303B"/>
                <w:sz w:val="20"/>
                <w:szCs w:val="20"/>
                <w:lang w:val="en-GB"/>
              </w:rPr>
              <w:t>3</w:t>
            </w:r>
            <w:r w:rsidRPr="0028453F">
              <w:rPr>
                <w:rFonts w:ascii="Arial" w:hAnsi="Arial" w:eastAsia="Arial" w:cs="Arial"/>
                <w:b/>
                <w:bCs/>
                <w:color w:val="24303B"/>
                <w:sz w:val="20"/>
                <w:szCs w:val="20"/>
                <w:lang w:val="en-GB"/>
              </w:rPr>
              <w:t>)</w:t>
            </w:r>
            <w:r>
              <w:rPr>
                <w:rFonts w:ascii="Arial" w:hAnsi="Arial" w:eastAsia="Arial" w:cs="Arial"/>
                <w:color w:val="24303B"/>
                <w:sz w:val="20"/>
                <w:szCs w:val="20"/>
                <w:lang w:val="en-GB"/>
              </w:rPr>
              <w:t xml:space="preserve"> Every 6 months </w:t>
            </w:r>
            <w:r w:rsidR="000C3ADF">
              <w:rPr>
                <w:rFonts w:ascii="Arial" w:hAnsi="Arial" w:eastAsia="Arial" w:cs="Arial"/>
                <w:color w:val="24303B"/>
                <w:sz w:val="20"/>
                <w:szCs w:val="20"/>
                <w:lang w:val="en-GB"/>
              </w:rPr>
              <w:t>during</w:t>
            </w:r>
            <w:r>
              <w:rPr>
                <w:rFonts w:ascii="Arial" w:hAnsi="Arial" w:eastAsia="Arial" w:cs="Arial"/>
                <w:color w:val="24303B"/>
                <w:sz w:val="20"/>
                <w:szCs w:val="20"/>
                <w:lang w:val="en-GB"/>
              </w:rPr>
              <w:t xml:space="preserve"> the trial.</w:t>
            </w:r>
          </w:p>
        </w:tc>
      </w:tr>
      <w:tr w:rsidRPr="00C958AE" w:rsidR="00E9132C" w:rsidTr="274B9B30" w14:paraId="26A15A50" w14:textId="77777777">
        <w:tc>
          <w:tcPr>
            <w:tcW w:w="916" w:type="pct"/>
            <w:gridSpan w:val="2"/>
            <w:tcMar/>
          </w:tcPr>
          <w:p w:rsidRPr="009A2877" w:rsidR="00E9132C" w:rsidP="007D79BF" w:rsidRDefault="00E9132C" w14:paraId="003CC9ED" w14:textId="77777777">
            <w:pPr>
              <w:jc w:val="both"/>
              <w:rPr>
                <w:sz w:val="20"/>
                <w:szCs w:val="20"/>
                <w:lang w:val="en-GB"/>
              </w:rPr>
            </w:pPr>
            <w:r w:rsidRPr="009A2877">
              <w:rPr>
                <w:rFonts w:ascii="Arial" w:hAnsi="Arial" w:eastAsia="Arial" w:cs="Arial"/>
                <w:b/>
                <w:bCs/>
                <w:color w:val="24303B"/>
                <w:sz w:val="20"/>
                <w:szCs w:val="20"/>
                <w:lang w:val="en-GB"/>
              </w:rPr>
              <w:t>2. Intention for maintenance</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(extent to which the program is intended to be part of routine organisational practice and policy)</w:t>
            </w:r>
          </w:p>
        </w:tc>
        <w:tc>
          <w:tcPr>
            <w:tcW w:w="1715" w:type="pct"/>
            <w:gridSpan w:val="2"/>
            <w:tcMar/>
          </w:tcPr>
          <w:p w:rsidRPr="009A2877" w:rsidR="00E9132C" w:rsidP="007D79BF" w:rsidRDefault="00E9132C" w14:paraId="371B44D1" w14:textId="423B5C56">
            <w:pPr>
              <w:jc w:val="both"/>
              <w:rPr>
                <w:b/>
                <w:bCs/>
                <w:sz w:val="20"/>
                <w:szCs w:val="20"/>
                <w:lang w:val="en-GB"/>
              </w:rPr>
            </w:pPr>
            <w:r w:rsidRPr="009A2877">
              <w:rPr>
                <w:rFonts w:ascii="Arial" w:hAnsi="Arial" w:eastAsia="Arial" w:cs="Arial"/>
                <w:b/>
                <w:bCs/>
                <w:color w:val="24303B"/>
                <w:sz w:val="20"/>
                <w:szCs w:val="20"/>
                <w:lang w:val="en-GB"/>
              </w:rPr>
              <w:t xml:space="preserve"> (q) </w:t>
            </w:r>
            <w:r w:rsidRPr="009A2877">
              <w:rPr>
                <w:rFonts w:ascii="Arial" w:hAnsi="Arial" w:eastAsia="Arial" w:cs="Arial"/>
                <w:bCs/>
                <w:color w:val="24303B"/>
                <w:sz w:val="20"/>
                <w:szCs w:val="20"/>
                <w:lang w:val="en-GB"/>
              </w:rPr>
              <w:t xml:space="preserve">Intention of healthcare professionals to conduct </w:t>
            </w:r>
            <w:r>
              <w:rPr>
                <w:rFonts w:ascii="Arial" w:hAnsi="Arial" w:eastAsia="Arial" w:cs="Arial"/>
                <w:bCs/>
                <w:color w:val="24303B"/>
                <w:sz w:val="20"/>
                <w:szCs w:val="20"/>
                <w:lang w:val="en-GB"/>
              </w:rPr>
              <w:t xml:space="preserve">the </w:t>
            </w:r>
            <w:r w:rsidR="00514247">
              <w:rPr>
                <w:rFonts w:ascii="Arial" w:hAnsi="Arial" w:eastAsia="Arial" w:cs="Arial"/>
                <w:bCs/>
                <w:color w:val="24303B"/>
                <w:sz w:val="20"/>
                <w:szCs w:val="20"/>
                <w:lang w:val="en-GB"/>
              </w:rPr>
              <w:t>PARADISE</w:t>
            </w:r>
            <w:r>
              <w:rPr>
                <w:rFonts w:ascii="Arial" w:hAnsi="Arial" w:eastAsia="Arial" w:cs="Arial"/>
                <w:bCs/>
                <w:color w:val="24303B"/>
                <w:sz w:val="20"/>
                <w:szCs w:val="20"/>
                <w:lang w:val="en-GB"/>
              </w:rPr>
              <w:t xml:space="preserve"> programme</w:t>
            </w:r>
            <w:r w:rsidRPr="009A2877">
              <w:rPr>
                <w:rFonts w:ascii="Arial" w:hAnsi="Arial" w:eastAsia="Arial" w:cs="Arial"/>
                <w:bCs/>
                <w:color w:val="24303B"/>
                <w:sz w:val="20"/>
                <w:szCs w:val="20"/>
                <w:lang w:val="en-GB"/>
              </w:rPr>
              <w:t xml:space="preserve"> in the future</w:t>
            </w:r>
          </w:p>
          <w:p w:rsidRPr="009A2877" w:rsidR="00E9132C" w:rsidP="007D79BF" w:rsidRDefault="00E9132C" w14:paraId="2C2BD6DA" w14:textId="77777777">
            <w:pPr>
              <w:jc w:val="both"/>
              <w:rPr>
                <w:b/>
                <w:bCs/>
                <w:sz w:val="20"/>
                <w:szCs w:val="20"/>
                <w:lang w:val="en-GB"/>
              </w:rPr>
            </w:pPr>
          </w:p>
          <w:p w:rsidRPr="009A2877" w:rsidR="00E9132C" w:rsidP="007D79BF" w:rsidRDefault="00E9132C" w14:paraId="28DE31A7" w14:textId="77777777">
            <w:pPr>
              <w:jc w:val="both"/>
              <w:rPr>
                <w:sz w:val="20"/>
                <w:szCs w:val="20"/>
                <w:lang w:val="en-GB"/>
              </w:rPr>
            </w:pPr>
          </w:p>
        </w:tc>
        <w:tc>
          <w:tcPr>
            <w:tcW w:w="1469" w:type="pct"/>
            <w:gridSpan w:val="2"/>
            <w:tcMar/>
          </w:tcPr>
          <w:p w:rsidRPr="009A2877" w:rsidR="00E9132C" w:rsidP="007D79BF" w:rsidRDefault="00E9132C" w14:paraId="6F239FF1" w14:textId="61429BB3">
            <w:pPr>
              <w:jc w:val="both"/>
              <w:rPr>
                <w:b/>
                <w:bCs/>
                <w:sz w:val="20"/>
                <w:szCs w:val="20"/>
                <w:lang w:val="en-GB"/>
              </w:rPr>
            </w:pPr>
            <w:r w:rsidRPr="329AB3C6">
              <w:rPr>
                <w:rFonts w:ascii="Arial" w:hAnsi="Arial" w:eastAsia="Arial" w:cs="Arial"/>
                <w:color w:val="24303B"/>
                <w:sz w:val="20"/>
                <w:szCs w:val="20"/>
                <w:lang w:val="en-GB"/>
              </w:rPr>
              <w:t xml:space="preserve">(q) </w:t>
            </w:r>
            <w:r w:rsidRPr="00632AFF">
              <w:rPr>
                <w:rFonts w:ascii="Arial" w:hAnsi="Arial" w:eastAsia="Arial" w:cs="Arial"/>
                <w:color w:val="24303B"/>
                <w:sz w:val="20"/>
                <w:szCs w:val="20"/>
                <w:highlight w:val="cyan"/>
                <w:u w:val="single"/>
                <w:lang w:val="en-GB"/>
              </w:rPr>
              <w:t xml:space="preserve">Semi-structured interviews with </w:t>
            </w:r>
            <w:r w:rsidRPr="00632AFF" w:rsidR="00514247">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514247">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00E9132C" w:rsidP="007D79BF" w:rsidRDefault="00E9132C" w14:paraId="02C62201" w14:textId="77777777">
            <w:pPr>
              <w:jc w:val="both"/>
              <w:rPr>
                <w:sz w:val="20"/>
                <w:szCs w:val="20"/>
                <w:lang w:val="en-GB"/>
              </w:rPr>
            </w:pPr>
          </w:p>
          <w:p w:rsidRPr="009A2877" w:rsidR="00C561D9" w:rsidP="007D79BF" w:rsidRDefault="00C561D9" w14:paraId="44BBDD4E" w14:textId="74CAD788">
            <w:pPr>
              <w:jc w:val="both"/>
              <w:rPr>
                <w:sz w:val="20"/>
                <w:szCs w:val="20"/>
                <w:lang w:val="en-GB"/>
              </w:rPr>
            </w:pPr>
          </w:p>
        </w:tc>
        <w:tc>
          <w:tcPr>
            <w:tcW w:w="900" w:type="pct"/>
            <w:gridSpan w:val="2"/>
            <w:tcMar/>
          </w:tcPr>
          <w:p w:rsidRPr="009A2877" w:rsidR="00E9132C" w:rsidP="007D79BF" w:rsidRDefault="00E9132C" w14:paraId="7625E3CE" w14:textId="77777777">
            <w:pPr>
              <w:jc w:val="both"/>
              <w:rPr>
                <w:sz w:val="20"/>
                <w:szCs w:val="20"/>
                <w:lang w:val="en-GB"/>
              </w:rPr>
            </w:pPr>
            <w:r w:rsidRPr="009A2877">
              <w:rPr>
                <w:rFonts w:ascii="Arial" w:hAnsi="Arial" w:eastAsia="Arial" w:cs="Arial"/>
                <w:b/>
                <w:color w:val="24303B"/>
                <w:sz w:val="20"/>
                <w:szCs w:val="20"/>
                <w:lang w:val="en-GB"/>
              </w:rPr>
              <w:t>(</w:t>
            </w:r>
            <w:r>
              <w:rPr>
                <w:rFonts w:ascii="Arial" w:hAnsi="Arial" w:eastAsia="Arial" w:cs="Arial"/>
                <w:b/>
                <w:color w:val="24303B"/>
                <w:sz w:val="20"/>
                <w:szCs w:val="20"/>
                <w:lang w:val="en-GB"/>
              </w:rPr>
              <w:t>q</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after 12 months and post-intervention</w:t>
            </w:r>
          </w:p>
        </w:tc>
      </w:tr>
    </w:tbl>
    <w:p w:rsidR="00E9132C" w:rsidP="00E9132C" w:rsidRDefault="00E9132C" w14:paraId="171267F0" w14:textId="77777777">
      <w:pPr>
        <w:jc w:val="both"/>
        <w:rPr>
          <w:lang w:val="en-GB"/>
        </w:rPr>
      </w:pPr>
    </w:p>
    <w:p>
      <w:pPr>
        <w:jc w:val="center"/>
        <w:rPr>
          <w:del w:id="1003" w:author="Janou De Buyser" w:date="2026-10-25T10:00:00Z"/>
        </w:rPr>
      </w:pPr>
      <w:del w:id="1002" w:author="Janou De Buyser" w:date="2026-10-25T10:00:00Z">
        <w:r>
          <w:rPr>
            <w:b/>
            <w:color w:val="123A5F"/>
            <w:sz w:val="28"/>
          </w:rPr>
          <w:delText>eCRF Document 39: Protocol- Process evaluation</w:delText>
        </w:r>
      </w:del>
    </w:p>
    <w:p w:rsidRPr="00ED61B2" w:rsidR="00E9132C" w:rsidP="00E9132C" w:rsidRDefault="00E9132C" w14:paraId="382A107E" w14:textId="77777777">
      <w:pPr>
        <w:jc w:val="both"/>
        <w:rPr>
          <w:i/>
          <w:lang w:val="en-GB"/>
        </w:rPr>
      </w:pPr>
      <w:r w:rsidRPr="00E9132C">
        <w:rPr>
          <w:rFonts w:ascii="Arial" w:hAnsi="Arial" w:eastAsia="Arial" w:cs="Arial"/>
          <w:i/>
          <w:color w:val="24303B"/>
          <w:lang w:val="nl-BE"/>
        </w:rPr>
        <w:t xml:space="preserve">Adapted from: Van Driessche, A., De Vleminck, A., Gilissen, J., Kars, M. C., van der Werff ten Bosch, J., Deliens, L., ... </w:t>
      </w:r>
      <w:r w:rsidRPr="00ED61B2">
        <w:rPr>
          <w:rFonts w:ascii="Arial" w:hAnsi="Arial" w:eastAsia="Arial" w:cs="Arial"/>
          <w:i/>
          <w:color w:val="24303B"/>
          <w:lang w:val="en-GB"/>
        </w:rPr>
        <w:t>&amp; Beernaert, K. (2021). Advance care planning for adolescents with cancer and their parents: study protocol of the BOOST pACP multi-centre randomised controlled trial and process evaluation. BMC pediatrics, 21(1), 1-16.</w:t>
      </w:r>
    </w:p>
    <w:p w:rsidR="598C5A3C" w:rsidP="598C5A3C" w:rsidRDefault="598C5A3C" w14:paraId="6BFA53EB" w14:textId="22749D7D"/>
    <w:sectPr w:rsidR="598C5A3C" w:rsidSect="003547E2">
      <w:headerReference w:type="default" r:id="rId11"/>
      <w:pgSz w:w="15840" w:h="12240" w:orient="landscape"/>
      <w:pgMar w:top="1440" w:right="1440" w:bottom="1440" w:left="1440" w:header="720" w:footer="720" w:gutter="0"/>
      <w:cols w:space="720"/>
      <w:docGrid w:linePitch="360"/>
      <w:footerReference w:type="default" r:id="R7ccee9bff4094da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2Z">
    <w:p>
      <w:pPr>
        <w:pStyle w:val="CommentText"/>
      </w:pPr>
      <w:r>
        <w:rPr>
          <w:rStyle w:val="CommentReference"/>
        </w:rPr>
        <w:annotationRef/>
      </w:r>
      <w:r>
        <w:t>Koppeling met de formulieren in de set: gestructureerd dagboek = eCRF 40; interviewgidsen = eCRF 41 (patiënt), 42 (therapeut) en 43 (management); fidelity = eCRF 44; logboek educatie = eCRF 18; screening = eCRF 00 en 01; adverse events = eCRF 46. Twee aanvullingen om te overwegen: de interviews met managers (eCRF 43) hebben nog geen rij in deze tabel, en het nieuwe eCRF 49 registreert op elke visite het start- en einduur van podoloog en verpleegkundige, in beide armen (mogelijke bron voor 1B, I3).</w:t>
      </w:r>
    </w:p>
  </w:comment>
  <w:comment w:id="1" w:author="Janou De Buyser" w:initials="JDB" w:date="2026-10-25T18:00:02Z">
    <w:p>
      <w:pPr>
        <w:pStyle w:val="CommentText"/>
      </w:pPr>
      <w:r>
        <w:rPr>
          <w:rStyle w:val="CommentReference"/>
        </w:rPr>
        <w:annotationRef/>
      </w:r>
      <w:r>
        <w:t>Usual Care komt in dit protocol niet voor. Het toestemmingsformulier therapeut (eCRF 04) vermeldt een evaluatie van de gebruikelijke zorg, en het manuscript zegt dat de interviews over beide armen gespreid worden. Voegen we een Usual Care-component toe (gebruikelijke zorg beschrijven, contaminatie opvolgen), of interviewen we alleen in Optimal Care?</w:t>
      </w:r>
    </w:p>
  </w:comment>
  <w:comment w:id="2" w:author="Janou De Buyser" w:initials="JDB" w:date="2026-10-25T18:00:02Z">
    <w:p>
      <w:pPr>
        <w:pStyle w:val="CommentText"/>
      </w:pPr>
      <w:r>
        <w:rPr>
          <w:rStyle w:val="CommentReference"/>
        </w:rPr>
        <w:annotationRef/>
      </w:r>
      <w:r>
        <w:t>Opnames: de andere documenten volgen dit protocol (twee sessies per patiënt, video). Het manuscript spreekt nog van "a sample of sessions audio-recorded or observed" en moet hieraan aangepast worden. Het toestemmingsformulier van de patiënt (eCRF 02) vraagt voor opnames een afzonderlijke toestemming; dat formulier zit nog niet in de set.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70E" w:rsidP="00F4358A" w:rsidRDefault="00A3370E" w14:paraId="2F6B8C58" w14:textId="77777777">
      <w:pPr>
        <w:spacing w:after="0" w:line="240" w:lineRule="auto"/>
      </w:pPr>
    </w:p>
  </w:endnote>
  <w:endnote w:type="continuationSeparator" w:id="0">
    <w:p w:rsidR="00A3370E" w:rsidP="00F4358A" w:rsidRDefault="00A3370E" w14:paraId="623ABC1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20"/>
      <w:gridCol w:w="4320"/>
      <w:gridCol w:w="4320"/>
    </w:tblGrid>
    <w:tr w:rsidR="274B9B30" w:rsidTr="274B9B30" w14:paraId="6FEBA5B3">
      <w:trPr>
        <w:trHeight w:val="300"/>
      </w:trPr>
      <w:tc>
        <w:tcPr>
          <w:tcW w:w="4320" w:type="dxa"/>
          <w:tcMar/>
        </w:tcPr>
        <w:p w:rsidR="274B9B30" w:rsidP="274B9B30" w:rsidRDefault="274B9B30" w14:paraId="41E464C7" w14:textId="6C7DBC58">
          <w:pPr>
            <w:pStyle w:val="Header"/>
            <w:bidi w:val="0"/>
            <w:ind w:left="-115"/>
            <w:jc w:val="left"/>
          </w:pPr>
        </w:p>
      </w:tc>
      <w:tc>
        <w:tcPr>
          <w:tcW w:w="4320" w:type="dxa"/>
          <w:tcMar/>
        </w:tcPr>
        <w:p w:rsidR="274B9B30" w:rsidP="274B9B30" w:rsidRDefault="274B9B30" w14:paraId="7CF5B132" w14:textId="3559D7B6">
          <w:pPr>
            <w:pStyle w:val="Header"/>
            <w:bidi w:val="0"/>
            <w:jc w:val="center"/>
          </w:pPr>
        </w:p>
      </w:tc>
      <w:tc>
        <w:tcPr>
          <w:tcW w:w="4320" w:type="dxa"/>
          <w:tcMar/>
        </w:tcPr>
        <w:p w:rsidR="274B9B30" w:rsidP="274B9B30" w:rsidRDefault="274B9B30" w14:paraId="40E6B02B" w14:textId="3C557FC0">
          <w:pPr>
            <w:pStyle w:val="Header"/>
            <w:bidi w:val="0"/>
            <w:ind w:right="-115"/>
            <w:jc w:val="right"/>
          </w:pPr>
        </w:p>
      </w:tc>
    </w:tr>
  </w:tbl>
  <w:p w:rsidR="274B9B30" w:rsidP="274B9B30" w:rsidRDefault="274B9B30" w14:paraId="08620690" w14:textId="711A1938">
    <w:pPr>
      <w:pStyle w:val="Footer"/>
      <w:bidi w:val="0"/>
      <w:jc w:val="center"/>
    </w:pPr>
    <w:r>
      <w:rPr>
        <w:rFonts w:ascii="Arial" w:hAnsi="Arial" w:eastAsia="Arial" w:cs="Arial"/>
        <w:b w:val="0"/>
        <w:color w:val="59636E"/>
        <w:sz w:val="18"/>
      </w:rPr>
      <w:t xml:space="preserve">Pagina </w:t>
    </w:r>
    <w:r>
      <w:rPr>
        <w:rFonts w:ascii="Arial" w:hAnsi="Arial" w:eastAsia="Arial" w:cs="Arial"/>
        <w:b w:val="0"/>
        <w:color w:val="59636E"/>
        <w:sz w:val="18"/>
      </w:rPr>
      <w:fldChar w:fldCharType="begin"/>
    </w:r>
    <w:r>
      <w:rPr>
        <w:rFonts w:ascii="Arial" w:hAnsi="Arial" w:eastAsia="Arial" w:cs="Arial"/>
        <w:b w:val="0"/>
        <w:color w:val="59636E"/>
        <w:sz w:val="18"/>
      </w:rPr>
      <w:instrText xml:space="preserve"> PAGE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r>
      <w:rPr>
        <w:rFonts w:ascii="Arial" w:hAnsi="Arial" w:eastAsia="Arial" w:cs="Arial"/>
        <w:b w:val="0"/>
        <w:color w:val="59636E"/>
        <w:sz w:val="18"/>
      </w:rPr>
      <w:t xml:space="preserve"> van </w:t>
    </w:r>
    <w:r>
      <w:rPr>
        <w:rFonts w:ascii="Arial" w:hAnsi="Arial" w:eastAsia="Arial" w:cs="Arial"/>
        <w:b w:val="0"/>
        <w:color w:val="59636E"/>
        <w:sz w:val="18"/>
      </w:rPr>
      <w:fldChar w:fldCharType="begin"/>
    </w:r>
    <w:r>
      <w:rPr>
        <w:rFonts w:ascii="Arial" w:hAnsi="Arial" w:eastAsia="Arial" w:cs="Arial"/>
        <w:b w:val="0"/>
        <w:color w:val="59636E"/>
        <w:sz w:val="18"/>
      </w:rPr>
      <w:instrText xml:space="preserve"> NUMPAGES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70E" w:rsidP="00F4358A" w:rsidRDefault="00A3370E" w14:paraId="49F4165A" w14:textId="77777777">
      <w:pPr>
        <w:spacing w:after="0" w:line="240" w:lineRule="auto"/>
      </w:pPr>
    </w:p>
  </w:footnote>
  <w:footnote w:type="continuationSeparator" w:id="0">
    <w:p w:rsidR="00A3370E" w:rsidP="00F4358A" w:rsidRDefault="00A3370E" w14:paraId="0D3CC7B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2864F"/>
    <w:multiLevelType w:val="hybridMultilevel"/>
    <w:tmpl w:val="A3BE4E68"/>
    <w:lvl w:ilvl="0" w:tplc="436E611A">
      <w:start w:val="1"/>
      <w:numFmt w:val="bullet"/>
      <w:lvlText w:val=""/>
      <w:lvlJc w:val="left"/>
      <w:pPr>
        <w:ind w:left="720" w:hanging="360"/>
      </w:pPr>
      <w:rPr>
        <w:rFonts w:hint="default" w:ascii="Symbol" w:hAnsi="Symbol"/>
      </w:rPr>
    </w:lvl>
    <w:lvl w:ilvl="1" w:tplc="B540D440">
      <w:start w:val="1"/>
      <w:numFmt w:val="bullet"/>
      <w:lvlText w:val="o"/>
      <w:lvlJc w:val="left"/>
      <w:pPr>
        <w:ind w:left="1440" w:hanging="360"/>
      </w:pPr>
      <w:rPr>
        <w:rFonts w:hint="default" w:ascii="Courier New" w:hAnsi="Courier New"/>
      </w:rPr>
    </w:lvl>
    <w:lvl w:ilvl="2" w:tplc="280A6884">
      <w:start w:val="1"/>
      <w:numFmt w:val="bullet"/>
      <w:lvlText w:val=""/>
      <w:lvlJc w:val="left"/>
      <w:pPr>
        <w:ind w:left="2160" w:hanging="360"/>
      </w:pPr>
      <w:rPr>
        <w:rFonts w:hint="default" w:ascii="Wingdings" w:hAnsi="Wingdings"/>
      </w:rPr>
    </w:lvl>
    <w:lvl w:ilvl="3" w:tplc="ECE6CE6E">
      <w:start w:val="1"/>
      <w:numFmt w:val="bullet"/>
      <w:lvlText w:val=""/>
      <w:lvlJc w:val="left"/>
      <w:pPr>
        <w:ind w:left="2880" w:hanging="360"/>
      </w:pPr>
      <w:rPr>
        <w:rFonts w:hint="default" w:ascii="Symbol" w:hAnsi="Symbol"/>
      </w:rPr>
    </w:lvl>
    <w:lvl w:ilvl="4" w:tplc="D0B8B80C">
      <w:start w:val="1"/>
      <w:numFmt w:val="bullet"/>
      <w:lvlText w:val="o"/>
      <w:lvlJc w:val="left"/>
      <w:pPr>
        <w:ind w:left="3600" w:hanging="360"/>
      </w:pPr>
      <w:rPr>
        <w:rFonts w:hint="default" w:ascii="Courier New" w:hAnsi="Courier New"/>
      </w:rPr>
    </w:lvl>
    <w:lvl w:ilvl="5" w:tplc="5E2E791A">
      <w:start w:val="1"/>
      <w:numFmt w:val="bullet"/>
      <w:lvlText w:val=""/>
      <w:lvlJc w:val="left"/>
      <w:pPr>
        <w:ind w:left="4320" w:hanging="360"/>
      </w:pPr>
      <w:rPr>
        <w:rFonts w:hint="default" w:ascii="Wingdings" w:hAnsi="Wingdings"/>
      </w:rPr>
    </w:lvl>
    <w:lvl w:ilvl="6" w:tplc="4F1C576E">
      <w:start w:val="1"/>
      <w:numFmt w:val="bullet"/>
      <w:lvlText w:val=""/>
      <w:lvlJc w:val="left"/>
      <w:pPr>
        <w:ind w:left="5040" w:hanging="360"/>
      </w:pPr>
      <w:rPr>
        <w:rFonts w:hint="default" w:ascii="Symbol" w:hAnsi="Symbol"/>
      </w:rPr>
    </w:lvl>
    <w:lvl w:ilvl="7" w:tplc="98F0A7CC">
      <w:start w:val="1"/>
      <w:numFmt w:val="bullet"/>
      <w:lvlText w:val="o"/>
      <w:lvlJc w:val="left"/>
      <w:pPr>
        <w:ind w:left="5760" w:hanging="360"/>
      </w:pPr>
      <w:rPr>
        <w:rFonts w:hint="default" w:ascii="Courier New" w:hAnsi="Courier New"/>
      </w:rPr>
    </w:lvl>
    <w:lvl w:ilvl="8" w:tplc="E64A4E20">
      <w:start w:val="1"/>
      <w:numFmt w:val="bullet"/>
      <w:lvlText w:val=""/>
      <w:lvlJc w:val="left"/>
      <w:pPr>
        <w:ind w:left="6480" w:hanging="360"/>
      </w:pPr>
      <w:rPr>
        <w:rFonts w:hint="default" w:ascii="Wingdings" w:hAnsi="Wingdings"/>
      </w:rPr>
    </w:lvl>
  </w:abstractNum>
  <w:abstractNum w:abstractNumId="1" w15:restartNumberingAfterBreak="0">
    <w:nsid w:val="63F69E0E"/>
    <w:multiLevelType w:val="hybridMultilevel"/>
    <w:tmpl w:val="41AE2AFC"/>
    <w:lvl w:ilvl="0" w:tplc="7B863750">
      <w:start w:val="1"/>
      <w:numFmt w:val="bullet"/>
      <w:lvlText w:val=""/>
      <w:lvlJc w:val="left"/>
      <w:pPr>
        <w:ind w:left="720" w:hanging="360"/>
      </w:pPr>
      <w:rPr>
        <w:rFonts w:hint="default" w:ascii="Symbol" w:hAnsi="Symbol"/>
      </w:rPr>
    </w:lvl>
    <w:lvl w:ilvl="1" w:tplc="6700028A">
      <w:start w:val="1"/>
      <w:numFmt w:val="bullet"/>
      <w:lvlText w:val="o"/>
      <w:lvlJc w:val="left"/>
      <w:pPr>
        <w:ind w:left="1440" w:hanging="360"/>
      </w:pPr>
      <w:rPr>
        <w:rFonts w:hint="default" w:ascii="Courier New" w:hAnsi="Courier New"/>
      </w:rPr>
    </w:lvl>
    <w:lvl w:ilvl="2" w:tplc="DBFCE766">
      <w:start w:val="1"/>
      <w:numFmt w:val="bullet"/>
      <w:lvlText w:val=""/>
      <w:lvlJc w:val="left"/>
      <w:pPr>
        <w:ind w:left="2160" w:hanging="360"/>
      </w:pPr>
      <w:rPr>
        <w:rFonts w:hint="default" w:ascii="Wingdings" w:hAnsi="Wingdings"/>
      </w:rPr>
    </w:lvl>
    <w:lvl w:ilvl="3" w:tplc="B4222556">
      <w:start w:val="1"/>
      <w:numFmt w:val="bullet"/>
      <w:lvlText w:val=""/>
      <w:lvlJc w:val="left"/>
      <w:pPr>
        <w:ind w:left="2880" w:hanging="360"/>
      </w:pPr>
      <w:rPr>
        <w:rFonts w:hint="default" w:ascii="Symbol" w:hAnsi="Symbol"/>
      </w:rPr>
    </w:lvl>
    <w:lvl w:ilvl="4" w:tplc="C9F2D8D6">
      <w:start w:val="1"/>
      <w:numFmt w:val="bullet"/>
      <w:lvlText w:val="o"/>
      <w:lvlJc w:val="left"/>
      <w:pPr>
        <w:ind w:left="3600" w:hanging="360"/>
      </w:pPr>
      <w:rPr>
        <w:rFonts w:hint="default" w:ascii="Courier New" w:hAnsi="Courier New"/>
      </w:rPr>
    </w:lvl>
    <w:lvl w:ilvl="5" w:tplc="3D9CE750">
      <w:start w:val="1"/>
      <w:numFmt w:val="bullet"/>
      <w:lvlText w:val=""/>
      <w:lvlJc w:val="left"/>
      <w:pPr>
        <w:ind w:left="4320" w:hanging="360"/>
      </w:pPr>
      <w:rPr>
        <w:rFonts w:hint="default" w:ascii="Wingdings" w:hAnsi="Wingdings"/>
      </w:rPr>
    </w:lvl>
    <w:lvl w:ilvl="6" w:tplc="A662A98C">
      <w:start w:val="1"/>
      <w:numFmt w:val="bullet"/>
      <w:lvlText w:val=""/>
      <w:lvlJc w:val="left"/>
      <w:pPr>
        <w:ind w:left="5040" w:hanging="360"/>
      </w:pPr>
      <w:rPr>
        <w:rFonts w:hint="default" w:ascii="Symbol" w:hAnsi="Symbol"/>
      </w:rPr>
    </w:lvl>
    <w:lvl w:ilvl="7" w:tplc="00063456">
      <w:start w:val="1"/>
      <w:numFmt w:val="bullet"/>
      <w:lvlText w:val="o"/>
      <w:lvlJc w:val="left"/>
      <w:pPr>
        <w:ind w:left="5760" w:hanging="360"/>
      </w:pPr>
      <w:rPr>
        <w:rFonts w:hint="default" w:ascii="Courier New" w:hAnsi="Courier New"/>
      </w:rPr>
    </w:lvl>
    <w:lvl w:ilvl="8" w:tplc="2A2A113A">
      <w:start w:val="1"/>
      <w:numFmt w:val="bullet"/>
      <w:lvlText w:val=""/>
      <w:lvlJc w:val="left"/>
      <w:pPr>
        <w:ind w:left="6480" w:hanging="360"/>
      </w:pPr>
      <w:rPr>
        <w:rFonts w:hint="default" w:ascii="Wingdings" w:hAnsi="Wingdings"/>
      </w:rPr>
    </w:lvl>
  </w:abstractNum>
  <w:abstractNum w:abstractNumId="2" w15:restartNumberingAfterBreak="0">
    <w:nsid w:val="67A855E3"/>
    <w:multiLevelType w:val="hybridMultilevel"/>
    <w:tmpl w:val="68BEC6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16cid:durableId="897010043">
    <w:abstractNumId w:val="0"/>
  </w:num>
  <w:num w:numId="2" w16cid:durableId="1930692417">
    <w:abstractNumId w:val="1"/>
  </w:num>
  <w:num w:numId="3" w16cid:durableId="163323561">
    <w:abstractNumId w:val="2"/>
  </w:num>
</w:numbering>
</file>

<file path=word/people.xml><?xml version="1.0" encoding="utf-8"?>
<w15:people xmlns:mc="http://schemas.openxmlformats.org/markup-compatibility/2006" xmlns:w15="http://schemas.microsoft.com/office/word/2012/wordml" mc:Ignorable="w15">
  <w15:person w15:author="Maaike FOBELETS">
    <w15:presenceInfo w15:providerId="AD" w15:userId="S::Maaike.Fobelets@vub.be::683b2c58-3fa7-469c-81bb-a1f2f68bb4b1"/>
  </w15:person>
  <w15:person w15:author="Maaike FOBELETS [2]">
    <w15:presenceInfo w15:providerId="AD" w15:userId="S::maaike.fobelets@vub.be::683b2c58-3fa7-469c-81bb-a1f2f68bb4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6AAD7"/>
    <w:rsid w:val="000051D3"/>
    <w:rsid w:val="000165A0"/>
    <w:rsid w:val="00025DEC"/>
    <w:rsid w:val="0009079A"/>
    <w:rsid w:val="000B144C"/>
    <w:rsid w:val="000C3ADF"/>
    <w:rsid w:val="000C5432"/>
    <w:rsid w:val="000E24FC"/>
    <w:rsid w:val="0010753D"/>
    <w:rsid w:val="0011070C"/>
    <w:rsid w:val="001111AF"/>
    <w:rsid w:val="00124DB5"/>
    <w:rsid w:val="00137309"/>
    <w:rsid w:val="00166634"/>
    <w:rsid w:val="00196EF4"/>
    <w:rsid w:val="001E11F7"/>
    <w:rsid w:val="001E65F9"/>
    <w:rsid w:val="0020287A"/>
    <w:rsid w:val="00226701"/>
    <w:rsid w:val="002353DB"/>
    <w:rsid w:val="0028453F"/>
    <w:rsid w:val="002B4CAB"/>
    <w:rsid w:val="002B6E4A"/>
    <w:rsid w:val="002F2764"/>
    <w:rsid w:val="0032DF9E"/>
    <w:rsid w:val="003434AE"/>
    <w:rsid w:val="003547E2"/>
    <w:rsid w:val="00363F82"/>
    <w:rsid w:val="003A2721"/>
    <w:rsid w:val="003B60C5"/>
    <w:rsid w:val="003E0078"/>
    <w:rsid w:val="00431EBE"/>
    <w:rsid w:val="00474C7A"/>
    <w:rsid w:val="004820ED"/>
    <w:rsid w:val="004922EC"/>
    <w:rsid w:val="004D13F5"/>
    <w:rsid w:val="004F2ED4"/>
    <w:rsid w:val="00514247"/>
    <w:rsid w:val="00522D41"/>
    <w:rsid w:val="005358E2"/>
    <w:rsid w:val="00541A05"/>
    <w:rsid w:val="00572045"/>
    <w:rsid w:val="00591E62"/>
    <w:rsid w:val="005D2848"/>
    <w:rsid w:val="00632A05"/>
    <w:rsid w:val="00632AFF"/>
    <w:rsid w:val="00632EB8"/>
    <w:rsid w:val="00663580"/>
    <w:rsid w:val="006820B3"/>
    <w:rsid w:val="006B6705"/>
    <w:rsid w:val="007436E5"/>
    <w:rsid w:val="007A0865"/>
    <w:rsid w:val="007A65E9"/>
    <w:rsid w:val="007B6C49"/>
    <w:rsid w:val="007E443C"/>
    <w:rsid w:val="007F169C"/>
    <w:rsid w:val="008046F1"/>
    <w:rsid w:val="00877BBF"/>
    <w:rsid w:val="00880E34"/>
    <w:rsid w:val="00886A65"/>
    <w:rsid w:val="008B5CAC"/>
    <w:rsid w:val="008C62F9"/>
    <w:rsid w:val="00913D2D"/>
    <w:rsid w:val="00927231"/>
    <w:rsid w:val="009425B4"/>
    <w:rsid w:val="0096793E"/>
    <w:rsid w:val="009973E3"/>
    <w:rsid w:val="009C12C8"/>
    <w:rsid w:val="009E4011"/>
    <w:rsid w:val="009F4413"/>
    <w:rsid w:val="00A0047A"/>
    <w:rsid w:val="00A0468A"/>
    <w:rsid w:val="00A06888"/>
    <w:rsid w:val="00A23419"/>
    <w:rsid w:val="00A3370E"/>
    <w:rsid w:val="00A57414"/>
    <w:rsid w:val="00A94211"/>
    <w:rsid w:val="00AF1A97"/>
    <w:rsid w:val="00B00698"/>
    <w:rsid w:val="00B03F5B"/>
    <w:rsid w:val="00B0535A"/>
    <w:rsid w:val="00B804A1"/>
    <w:rsid w:val="00B903D8"/>
    <w:rsid w:val="00BB6123"/>
    <w:rsid w:val="00BD3BF0"/>
    <w:rsid w:val="00BE23A9"/>
    <w:rsid w:val="00C25353"/>
    <w:rsid w:val="00C561D9"/>
    <w:rsid w:val="00C77723"/>
    <w:rsid w:val="00C962EE"/>
    <w:rsid w:val="00CC094A"/>
    <w:rsid w:val="00CE3E70"/>
    <w:rsid w:val="00D16EC3"/>
    <w:rsid w:val="00DB2448"/>
    <w:rsid w:val="00DD2334"/>
    <w:rsid w:val="00DE15CA"/>
    <w:rsid w:val="00E424C9"/>
    <w:rsid w:val="00E43252"/>
    <w:rsid w:val="00E454B9"/>
    <w:rsid w:val="00E56687"/>
    <w:rsid w:val="00E72F8C"/>
    <w:rsid w:val="00E7737A"/>
    <w:rsid w:val="00E9132C"/>
    <w:rsid w:val="00EA684B"/>
    <w:rsid w:val="00EF6EF3"/>
    <w:rsid w:val="00F26E3C"/>
    <w:rsid w:val="00F4358A"/>
    <w:rsid w:val="00F53FEF"/>
    <w:rsid w:val="00F67E7C"/>
    <w:rsid w:val="00F92C00"/>
    <w:rsid w:val="00FB31FB"/>
    <w:rsid w:val="0163DEAA"/>
    <w:rsid w:val="03C9FCD2"/>
    <w:rsid w:val="0597F4D8"/>
    <w:rsid w:val="0830BBB6"/>
    <w:rsid w:val="08DE4C89"/>
    <w:rsid w:val="09854AD8"/>
    <w:rsid w:val="0A5740FF"/>
    <w:rsid w:val="0B1EA1F0"/>
    <w:rsid w:val="0C982721"/>
    <w:rsid w:val="11A24D4E"/>
    <w:rsid w:val="15BD4DB0"/>
    <w:rsid w:val="16548B9E"/>
    <w:rsid w:val="1787B808"/>
    <w:rsid w:val="1B6ACF2C"/>
    <w:rsid w:val="1F3AF3BC"/>
    <w:rsid w:val="1FAB3519"/>
    <w:rsid w:val="20171F3B"/>
    <w:rsid w:val="21CC7B9E"/>
    <w:rsid w:val="23F3A5F8"/>
    <w:rsid w:val="27066FB5"/>
    <w:rsid w:val="274B9B30"/>
    <w:rsid w:val="27F2F63E"/>
    <w:rsid w:val="2A7F49D6"/>
    <w:rsid w:val="2AD816BA"/>
    <w:rsid w:val="2C6CC481"/>
    <w:rsid w:val="2CBD12E4"/>
    <w:rsid w:val="2F48DAFB"/>
    <w:rsid w:val="3279AA8C"/>
    <w:rsid w:val="3347641E"/>
    <w:rsid w:val="33B91A94"/>
    <w:rsid w:val="36ACDA39"/>
    <w:rsid w:val="39C1BFE2"/>
    <w:rsid w:val="3A4A6934"/>
    <w:rsid w:val="3C6B55E6"/>
    <w:rsid w:val="41ABBB67"/>
    <w:rsid w:val="4486C591"/>
    <w:rsid w:val="4524576F"/>
    <w:rsid w:val="48AC90DE"/>
    <w:rsid w:val="49BE614E"/>
    <w:rsid w:val="4C6D3048"/>
    <w:rsid w:val="513E33ED"/>
    <w:rsid w:val="5456A493"/>
    <w:rsid w:val="563207E5"/>
    <w:rsid w:val="56CD8950"/>
    <w:rsid w:val="57D86DC0"/>
    <w:rsid w:val="598C5A3C"/>
    <w:rsid w:val="5A3F4976"/>
    <w:rsid w:val="5A5C953C"/>
    <w:rsid w:val="5AC4377C"/>
    <w:rsid w:val="5CAD77B8"/>
    <w:rsid w:val="5D1F5F2F"/>
    <w:rsid w:val="5E854CBE"/>
    <w:rsid w:val="5FC00D47"/>
    <w:rsid w:val="60479E3C"/>
    <w:rsid w:val="60F80B04"/>
    <w:rsid w:val="61B2FA16"/>
    <w:rsid w:val="6320082C"/>
    <w:rsid w:val="63BBED5B"/>
    <w:rsid w:val="63D43BA3"/>
    <w:rsid w:val="64362B5F"/>
    <w:rsid w:val="6500AA32"/>
    <w:rsid w:val="6561F1A0"/>
    <w:rsid w:val="672DE244"/>
    <w:rsid w:val="675E4089"/>
    <w:rsid w:val="69FF3E1E"/>
    <w:rsid w:val="6C18952A"/>
    <w:rsid w:val="6C1D5FDF"/>
    <w:rsid w:val="6DBDA985"/>
    <w:rsid w:val="71483B67"/>
    <w:rsid w:val="7453E394"/>
    <w:rsid w:val="74BBF4DA"/>
    <w:rsid w:val="7506AAD7"/>
    <w:rsid w:val="780467F8"/>
    <w:rsid w:val="7819ACE4"/>
    <w:rsid w:val="78671AE6"/>
    <w:rsid w:val="79EA74C9"/>
    <w:rsid w:val="7B61BC5B"/>
    <w:rsid w:val="7EB5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AAD7"/>
  <w15:chartTrackingRefBased/>
  <w15:docId w15:val="{E27F5807-4365-4C27-AD41-AF989429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next w:val="Normal"/>
    <w:uiPriority w:val="9"/>
    <w:qFormat/>
    <w:rsid w:val="598C5A3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98C5A3C"/>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98C5A3C"/>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E9132C"/>
    <w:pPr>
      <w:spacing w:after="0" w:line="240" w:lineRule="auto"/>
    </w:pPr>
    <w:rPr>
      <w:rFonts w:eastAsiaTheme="minorHAnsi"/>
      <w:lang w:val="nl-B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link w:val="CommentSubjectChar"/>
    <w:uiPriority w:val="99"/>
    <w:semiHidden/>
    <w:unhideWhenUsed/>
    <w:rsid w:val="00F53FEF"/>
    <w:rPr>
      <w:b/>
      <w:bCs/>
    </w:rPr>
  </w:style>
  <w:style w:type="character" w:styleId="CommentSubjectChar" w:customStyle="1">
    <w:name w:val="Comment Subject Char"/>
    <w:basedOn w:val="CommentTextChar"/>
    <w:link w:val="CommentSubject"/>
    <w:uiPriority w:val="99"/>
    <w:semiHidden/>
    <w:rsid w:val="00F53FEF"/>
    <w:rPr>
      <w:b/>
      <w:bCs/>
      <w:sz w:val="20"/>
      <w:szCs w:val="20"/>
    </w:rPr>
  </w:style>
  <w:style w:type="paragraph" w:styleId="Header">
    <w:name w:val="header"/>
    <w:basedOn w:val="Normal"/>
    <w:link w:val="HeaderChar"/>
    <w:uiPriority w:val="99"/>
    <w:unhideWhenUsed/>
    <w:rsid w:val="00F4358A"/>
    <w:pPr>
      <w:tabs>
        <w:tab w:val="center" w:pos="4513"/>
        <w:tab w:val="right" w:pos="9026"/>
      </w:tabs>
      <w:spacing w:after="0" w:line="240" w:lineRule="auto"/>
    </w:pPr>
  </w:style>
  <w:style w:type="character" w:styleId="HeaderChar" w:customStyle="1">
    <w:name w:val="Header Char"/>
    <w:basedOn w:val="DefaultParagraphFont"/>
    <w:link w:val="Header"/>
    <w:uiPriority w:val="99"/>
    <w:rsid w:val="00F4358A"/>
  </w:style>
  <w:style w:type="paragraph" w:styleId="Footer">
    <w:name w:val="footer"/>
    <w:basedOn w:val="Normal"/>
    <w:link w:val="FooterChar"/>
    <w:uiPriority w:val="99"/>
    <w:unhideWhenUsed/>
    <w:rsid w:val="00F4358A"/>
    <w:pPr>
      <w:tabs>
        <w:tab w:val="center" w:pos="4513"/>
        <w:tab w:val="right" w:pos="9026"/>
      </w:tabs>
      <w:spacing w:after="0" w:line="240" w:lineRule="auto"/>
    </w:pPr>
  </w:style>
  <w:style w:type="character" w:styleId="FooterChar" w:customStyle="1">
    <w:name w:val="Footer Char"/>
    <w:basedOn w:val="DefaultParagraphFont"/>
    <w:link w:val="Footer"/>
    <w:uiPriority w:val="99"/>
    <w:rsid w:val="00F43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people" Target="people.xml"/><Relationship Id="rId3" Type="http://schemas.openxmlformats.org/officeDocument/2006/relationships/settings" Target="setting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4" Type="http://schemas.openxmlformats.org/officeDocument/2006/relationships/webSettings" Target="webSettings.xml"/><Relationship Id="rId14" Type="http://schemas.openxmlformats.org/officeDocument/2006/relationships/theme" Target="theme/theme1.xml"/><Relationship Id="R7ccee9bff4094da2" Type="http://schemas.openxmlformats.org/officeDocument/2006/relationships/footer" Target="footer.xml"/><Relationship Id="rId7" Type="http://schemas.openxmlformats.org/officeDocument/2006/relationships/comments" Target="comments.xml"/></Relationships>
</file>

<file path=word/_rels/header1.xml.rels><?xml version='1.0' encoding='UTF-8' standalone='yes'?>
<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07DB3F-EFF8-4EC6-9CE2-4619709077D7}"/>
</file>

<file path=customXml/itemProps2.xml><?xml version="1.0" encoding="utf-8"?>
<ds:datastoreItem xmlns:ds="http://schemas.openxmlformats.org/officeDocument/2006/customXml" ds:itemID="{FD008D8D-0F2F-45ED-9E5D-33F182A5F17B}"/>
</file>

<file path=customXml/itemProps3.xml><?xml version="1.0" encoding="utf-8"?>
<ds:datastoreItem xmlns:ds="http://schemas.openxmlformats.org/officeDocument/2006/customXml" ds:itemID="{A11AA297-9A53-4C6A-8173-4FF16C99F8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Maaike FOBELETS</dc:creator>
  <keywords/>
  <dc:description/>
  <lastModifiedBy>Janou De Buyser</lastModifiedBy>
  <revision>8</revision>
  <lastPrinted>2026-03-23T13:44:00.0000000Z</lastPrinted>
  <dcterms:created xsi:type="dcterms:W3CDTF">2026-05-03T17:28:00.0000000Z</dcterms:created>
  <dcterms:modified xsi:type="dcterms:W3CDTF">2026-07-22T19:21:07.4082154Z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dce0abe8-c28c-4f2d-8b72-04181c84bfa0</vt:lpwstr>
  </property>
  <property fmtid="{D5CDD505-2E9C-101B-9397-08002B2CF9AE}" pid="3" name="ContentTypeId">
    <vt:lpwstr>0x010100F1B33D7B57FFEC4BB77B5001C5B93838</vt:lpwstr>
  </property>
</Properties>
</file>