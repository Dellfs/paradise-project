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92B45" w14:textId="01D38F63" w:rsidR="00127A21" w:rsidRPr="006801E0" w:rsidRDefault="0024435B"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Arial" w:hAnsi="Arial" w:cs="Arial"/>
          <w:b/>
          <w:color w:val="123A5F"/>
          <w:sz w:val="28"/>
          <w:szCs w:val="28"/>
          <w:lang w:val="nl-BE"/>
        </w:rPr>
      </w:pPr>
      <w:r w:rsidRPr="006801E0">
        <w:rPr>
          <w:rFonts w:ascii="Arial" w:hAnsi="Arial" w:cs="Arial"/>
          <w:b/>
          <w:color w:val="123A5F"/>
          <w:sz w:val="28"/>
          <w:szCs w:val="28"/>
          <w:lang w:val="nl-BE"/>
        </w:rPr>
        <w:t>eCRF Document 41: InterviewGuidePatient</w:t>
      </w:r>
    </w:p>
    <w:p w14:paraId="51E176B2" w14:textId="77777777" w:rsidR="0096035B" w:rsidRDefault="0096035B" w:rsidP="0096035B">
      <w:pPr>
        <w:tabs>
          <w:tab w:val="left" w:leader="underscore" w:pos="8505"/>
        </w:tabs>
        <w:spacing w:line="360" w:lineRule="auto"/>
        <w:rPr>
          <w:rFonts w:ascii="Calibri" w:hAnsi="Calibri" w:cs="Calibri"/>
          <w:b/>
          <w:bCs/>
          <w:sz w:val="24"/>
          <w:szCs w:val="24"/>
          <w:lang w:val="nl-BE"/>
        </w:rPr>
      </w:pPr>
      <w:r w:rsidRPr="0024435B">
        <w:rPr>
          <w:b/>
          <w:bCs/>
          <w:color w:val="123A5F"/>
          <w:sz w:val="24"/>
          <w:szCs w:val="24"/>
          <w:lang w:val="nl-BE"/>
        </w:rPr>
        <w:t>Studie-informatie</w:t>
      </w:r>
    </w:p>
    <w:p w14:paraId="51937C54" w14:textId="77777777" w:rsidR="0096035B" w:rsidRDefault="0096035B" w:rsidP="0096035B">
      <w:pPr>
        <w:numPr>
          <w:ilvl w:val="0"/>
          <w:numId w:val="26"/>
        </w:numPr>
        <w:tabs>
          <w:tab w:val="left" w:leader="underscore" w:pos="8505"/>
        </w:tabs>
        <w:spacing w:line="360" w:lineRule="auto"/>
        <w:rPr>
          <w:rFonts w:ascii="Calibri" w:hAnsi="Calibri" w:cs="Calibri"/>
          <w:lang w:val="en-GB"/>
        </w:rPr>
      </w:pPr>
      <w:proofErr w:type="spellStart"/>
      <w:r>
        <w:rPr>
          <w:color w:val="24303B"/>
        </w:rPr>
        <w:t>Studietitel</w:t>
      </w:r>
      <w:proofErr w:type="spellEnd"/>
      <w:r>
        <w:rPr>
          <w:color w:val="24303B"/>
        </w:rPr>
        <w:t>: Towards Pressure-Adherence &amp; Education Driven Service in Diabetic Foot Disease (PARADISE trial)</w:t>
      </w:r>
    </w:p>
    <w:p w14:paraId="22159169" w14:textId="77777777" w:rsidR="0096035B" w:rsidRDefault="0096035B" w:rsidP="0096035B">
      <w:pPr>
        <w:numPr>
          <w:ilvl w:val="0"/>
          <w:numId w:val="26"/>
        </w:numPr>
        <w:tabs>
          <w:tab w:val="left" w:leader="underscore" w:pos="8505"/>
        </w:tabs>
        <w:spacing w:line="360" w:lineRule="auto"/>
        <w:rPr>
          <w:rFonts w:ascii="Calibri" w:hAnsi="Calibri" w:cs="Calibri"/>
          <w:lang w:val="nl-BE"/>
        </w:rPr>
      </w:pPr>
      <w:proofErr w:type="spellStart"/>
      <w:r>
        <w:rPr>
          <w:color w:val="24303B"/>
        </w:rPr>
        <w:t>Protocolnummer</w:t>
      </w:r>
      <w:proofErr w:type="spellEnd"/>
      <w:r>
        <w:rPr>
          <w:color w:val="24303B"/>
        </w:rPr>
        <w:t>: S71769</w:t>
      </w:r>
    </w:p>
    <w:p w14:paraId="30783C64" w14:textId="77777777" w:rsidR="0096035B" w:rsidRDefault="0096035B" w:rsidP="0096035B">
      <w:pPr>
        <w:numPr>
          <w:ilvl w:val="0"/>
          <w:numId w:val="26"/>
        </w:numPr>
        <w:tabs>
          <w:tab w:val="left" w:leader="underscore" w:pos="8505"/>
        </w:tabs>
        <w:spacing w:line="360" w:lineRule="auto"/>
        <w:rPr>
          <w:rFonts w:ascii="Calibri" w:hAnsi="Calibri" w:cs="Calibri"/>
          <w:lang w:val="en-GB"/>
        </w:rPr>
      </w:pPr>
      <w:proofErr w:type="spellStart"/>
      <w:r>
        <w:rPr>
          <w:color w:val="24303B"/>
        </w:rPr>
        <w:t>Studielocatie</w:t>
      </w:r>
      <w:proofErr w:type="spellEnd"/>
      <w:r>
        <w:rPr>
          <w:color w:val="24303B"/>
        </w:rPr>
        <w:t xml:space="preserve">: </w:t>
      </w:r>
      <w:r>
        <w:rPr>
          <w:color w:val="24303B"/>
        </w:rPr>
        <w:tab/>
      </w:r>
    </w:p>
    <w:p w14:paraId="0FB19A9A" w14:textId="77777777" w:rsidR="0096035B" w:rsidRDefault="0096035B" w:rsidP="0096035B">
      <w:pPr>
        <w:numPr>
          <w:ilvl w:val="0"/>
          <w:numId w:val="26"/>
        </w:numPr>
        <w:tabs>
          <w:tab w:val="left" w:leader="underscore" w:pos="8505"/>
        </w:tabs>
        <w:spacing w:line="360" w:lineRule="auto"/>
        <w:rPr>
          <w:rFonts w:ascii="Calibri" w:hAnsi="Calibri" w:cs="Calibri"/>
        </w:rPr>
      </w:pPr>
      <w:proofErr w:type="spellStart"/>
      <w:r>
        <w:rPr>
          <w:color w:val="24303B"/>
        </w:rPr>
        <w:t>Hoofdonderzoeker</w:t>
      </w:r>
      <w:proofErr w:type="spellEnd"/>
      <w:r>
        <w:rPr>
          <w:color w:val="24303B"/>
        </w:rPr>
        <w:t xml:space="preserve"> (PI): </w:t>
      </w:r>
      <w:r>
        <w:rPr>
          <w:color w:val="24303B"/>
        </w:rPr>
        <w:tab/>
      </w:r>
    </w:p>
    <w:p w14:paraId="2B84CA5B" w14:textId="77777777" w:rsidR="0096035B" w:rsidRPr="00ED6BE0" w:rsidRDefault="0096035B" w:rsidP="0096035B">
      <w:pPr>
        <w:numPr>
          <w:ilvl w:val="0"/>
          <w:numId w:val="26"/>
        </w:numPr>
        <w:tabs>
          <w:tab w:val="left" w:leader="underscore" w:pos="8505"/>
        </w:tabs>
        <w:spacing w:line="360" w:lineRule="auto"/>
        <w:rPr>
          <w:rFonts w:ascii="Calibri" w:hAnsi="Calibri" w:cs="Calibri"/>
        </w:rPr>
      </w:pPr>
      <w:proofErr w:type="spellStart"/>
      <w:r>
        <w:rPr>
          <w:color w:val="24303B"/>
        </w:rPr>
        <w:t>Deelnemerscode</w:t>
      </w:r>
      <w:proofErr w:type="spellEnd"/>
      <w:r>
        <w:rPr>
          <w:color w:val="24303B"/>
        </w:rPr>
        <w:t xml:space="preserve">: </w:t>
      </w:r>
      <w:r>
        <w:rPr>
          <w:color w:val="24303B"/>
        </w:rPr>
        <w:tab/>
      </w:r>
    </w:p>
    <w:p w14:paraId="0A0F67A9" w14:textId="1F1B616D" w:rsidR="00EA13F0" w:rsidRDefault="00EA13F0" w:rsidP="00EA13F0">
      <w:pPr>
        <w:numPr>
          <w:ilvl w:val="0"/>
          <w:numId w:val="26"/>
        </w:numPr>
        <w:tabs>
          <w:tab w:val="left" w:leader="underscore" w:pos="8505"/>
        </w:tabs>
        <w:spacing w:line="360" w:lineRule="auto"/>
        <w:rPr>
          <w:rFonts w:ascii="Calibri" w:hAnsi="Calibri" w:cs="Calibri"/>
        </w:rPr>
      </w:pPr>
      <w:r>
        <w:rPr>
          <w:color w:val="24303B"/>
        </w:rPr>
        <w:t>I</w:t>
      </w:r>
      <w:r w:rsidR="00ED6BE0">
        <w:rPr>
          <w:color w:val="24303B"/>
        </w:rPr>
        <w:t>nterviewer</w:t>
      </w:r>
      <w:r>
        <w:rPr>
          <w:color w:val="24303B"/>
        </w:rPr>
        <w:t>___</w:t>
      </w:r>
      <w:r>
        <w:rPr>
          <w:rFonts w:ascii="Calibri" w:hAnsi="Calibri" w:cs="Calibri"/>
        </w:rPr>
        <w:t>_________________________________________________________</w:t>
      </w:r>
    </w:p>
    <w:p w14:paraId="45A97D1A" w14:textId="7811AC3B" w:rsidR="00EA13F0" w:rsidRPr="00EA13F0" w:rsidRDefault="00EA13F0" w:rsidP="00EA13F0">
      <w:pPr>
        <w:numPr>
          <w:ilvl w:val="0"/>
          <w:numId w:val="26"/>
        </w:numPr>
        <w:tabs>
          <w:tab w:val="left" w:leader="underscore" w:pos="8505"/>
        </w:tabs>
        <w:spacing w:line="360" w:lineRule="auto"/>
        <w:rPr>
          <w:rFonts w:ascii="Calibri" w:hAnsi="Calibri" w:cs="Calibri"/>
        </w:rPr>
      </w:pPr>
      <w:r>
        <w:rPr>
          <w:color w:val="24303B"/>
        </w:rPr>
        <w:t xml:space="preserve">Datum </w:t>
      </w:r>
      <w:r w:rsidRPr="00127A21">
        <w:rPr>
          <w:rFonts w:cstheme="minorHAnsi"/>
          <w:color w:val="24303B"/>
          <w:sz w:val="24"/>
          <w:szCs w:val="24"/>
        </w:rPr>
        <w:t>___ /___ /____</w:t>
      </w:r>
    </w:p>
    <w:p w14:paraId="5519CE8D" w14:textId="4CEBA7AA" w:rsidR="00EA13F0" w:rsidRPr="00EA13F0" w:rsidRDefault="00EA13F0" w:rsidP="00EA13F0">
      <w:pPr>
        <w:numPr>
          <w:ilvl w:val="0"/>
          <w:numId w:val="26"/>
        </w:numPr>
        <w:tabs>
          <w:tab w:val="left" w:leader="underscore" w:pos="8505"/>
        </w:tabs>
        <w:spacing w:line="360" w:lineRule="auto"/>
        <w:rPr>
          <w:rFonts w:ascii="Calibri" w:hAnsi="Calibri" w:cs="Calibri"/>
        </w:rPr>
      </w:pPr>
      <w:r>
        <w:rPr>
          <w:color w:val="24303B"/>
        </w:rPr>
        <w:t>Start interview</w:t>
      </w:r>
      <w:r w:rsidR="0024435B">
        <w:rPr>
          <w:color w:val="24303B"/>
        </w:rPr>
        <w:t>: ___</w:t>
      </w:r>
      <w:r w:rsidR="0024435B">
        <w:rPr>
          <w:rFonts w:ascii="Calibri" w:hAnsi="Calibri" w:cs="Calibri"/>
        </w:rPr>
        <w:t>_____________________________________________________</w:t>
      </w:r>
    </w:p>
    <w:p w14:paraId="18237490" w14:textId="7AC86B38" w:rsidR="00127A21" w:rsidRPr="00690895" w:rsidRDefault="00EE0370" w:rsidP="00EE0370">
      <w:pPr>
        <w:spacing w:before="160"/>
        <w:rPr>
          <w:rFonts w:cstheme="minorHAnsi"/>
          <w:sz w:val="24"/>
          <w:szCs w:val="24"/>
          <w:lang w:val="nl-NL"/>
        </w:rPr>
      </w:pPr>
      <w:r w:rsidRPr="00127A21">
        <w:rPr>
          <w:rFonts w:cstheme="minorHAnsi"/>
          <w:b/>
          <w:color w:val="24303B"/>
          <w:sz w:val="24"/>
          <w:szCs w:val="24"/>
          <w:lang w:val="nl-BE"/>
        </w:rPr>
        <w:t>Interview procedure:</w:t>
      </w:r>
      <w:r w:rsidRPr="00127A21">
        <w:rPr>
          <w:rFonts w:cstheme="minorHAnsi"/>
          <w:color w:val="24303B"/>
          <w:sz w:val="24"/>
          <w:szCs w:val="24"/>
          <w:lang w:val="nl-BE"/>
        </w:rPr>
        <w:t xml:space="preserve"> </w:t>
      </w:r>
      <w:r w:rsidR="00690895" w:rsidRPr="00690895">
        <w:rPr>
          <w:rFonts w:cstheme="minorHAnsi"/>
          <w:color w:val="24303B"/>
          <w:sz w:val="24"/>
          <w:szCs w:val="24"/>
          <w:lang w:val="nl-NL"/>
        </w:rPr>
        <w:t xml:space="preserve">Uit naam van de onderzoeksgroep en mijzelf wil ik u alvast bedanken voor uw deelname aan dit interview. </w:t>
      </w:r>
      <w:del w:id="1000" w:author="Janou De Buyser" w:date="2026-10-26T10:00:00Z">
        <w:r w:rsidR="00690895" w:rsidRPr="00690895">
          <w:rPr>
            <w:rFonts w:cstheme="minorHAnsi"/>
            <w:color w:val="24303B"/>
            <w:sz w:val="24"/>
            <w:szCs w:val="24"/>
            <w:lang w:val="nl-NL"/>
          </w:rPr>
          <w:delText xml:space="preserve">Het doel van dit interview is om uw ervaringen te delen met de PARADISE-interventie die u heeft ontvangen in de diabetesvoetkliniek van:</w:delText>
        </w:r>
      </w:del>
      <w:ins w:id="1001" w:author="Janou De Buyser" w:date="2026-10-26T10:00:00Z">
        <w:r>
          <w:rPr>
            <w:rFonts w:cstheme="minorHAnsi"/>
            <w:color w:val="24303B"/>
            <w:sz w:val="24"/>
            <w:szCs w:val="24"/>
            <w:lang w:val="nl-NL"/>
          </w:rPr>
          <w:t xml:space="preserve">Met dit interview willen we uw ervaringen leren kennen met de PARADISE-interventie die u kreeg in de diabetesvoetkliniek van:</w:t>
        </w:r>
      </w:ins>
    </w:p>
    <w:p w14:paraId="7585C11D"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005E0D52" w:rsidRPr="00127A21">
        <w:rPr>
          <w:rFonts w:cstheme="minorHAnsi"/>
          <w:color w:val="24303B"/>
          <w:sz w:val="24"/>
          <w:szCs w:val="24"/>
          <w:lang w:val="nl-BE"/>
        </w:rPr>
        <w:t xml:space="preserve"> </w:t>
      </w:r>
      <w:r>
        <w:rPr>
          <w:rFonts w:cstheme="minorHAnsi"/>
          <w:color w:val="24303B"/>
          <w:sz w:val="24"/>
          <w:szCs w:val="24"/>
          <w:lang w:val="nl-BE"/>
        </w:rPr>
        <w:t>AZ Groeninge</w:t>
      </w:r>
    </w:p>
    <w:p w14:paraId="24B93DDB"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proofErr w:type="spellStart"/>
      <w:del w:id="1020" w:author="Janou De Buyser" w:date="2026-10-26T10:00:00Z">
        <w:r>
          <w:rPr>
            <w:rFonts w:cstheme="minorHAnsi"/>
            <w:color w:val="24303B"/>
            <w:sz w:val="24"/>
            <w:szCs w:val="24"/>
            <w:lang w:val="nl-BE"/>
          </w:rPr>
          <w:delText>UZGent</w:delText>
        </w:r>
      </w:del>
      <w:ins w:id="1021" w:author="Janou De Buyser" w:date="2026-10-26T10:00:00Z">
        <w:r>
          <w:rPr>
            <w:rFonts w:cstheme="minorHAnsi"/>
            <w:color w:val="24303B"/>
            <w:sz w:val="24"/>
            <w:szCs w:val="24"/>
            <w:lang w:val="nl-BE"/>
          </w:rPr>
          <w:t xml:space="preserve">UZ Gent</w:t>
        </w:r>
      </w:ins>
      <w:proofErr w:type="spellEnd"/>
    </w:p>
    <w:p w14:paraId="5F0CF7E9"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Leuven</w:t>
      </w:r>
    </w:p>
    <w:p w14:paraId="6F90A254"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proofErr w:type="spellStart"/>
      <w:del w:id="1022" w:author="Janou De Buyser" w:date="2026-10-26T10:00:00Z">
        <w:r>
          <w:rPr>
            <w:rFonts w:cstheme="minorHAnsi"/>
            <w:color w:val="24303B"/>
            <w:sz w:val="24"/>
            <w:szCs w:val="24"/>
            <w:lang w:val="nl-BE"/>
          </w:rPr>
          <w:delText>Azorg</w:delText>
        </w:r>
      </w:del>
      <w:ins w:id="1023" w:author="Janou De Buyser" w:date="2026-10-26T10:00:00Z">
        <w:r>
          <w:rPr>
            <w:rFonts w:cstheme="minorHAnsi"/>
            <w:color w:val="24303B"/>
            <w:sz w:val="24"/>
            <w:szCs w:val="24"/>
            <w:lang w:val="nl-BE"/>
          </w:rPr>
          <w:t xml:space="preserve">AZORG</w:t>
        </w:r>
      </w:ins>
      <w:proofErr w:type="spellEnd"/>
    </w:p>
    <w:p w14:paraId="043D96C0" w14:textId="7F307EC9" w:rsidR="00127A21" w:rsidRDefault="00B14B7D" w:rsidP="00B14B7D">
      <w:pPr>
        <w:spacing w:before="160"/>
        <w:jc w:val="both"/>
        <w:rPr>
          <w:rFonts w:cstheme="minorHAnsi"/>
          <w:sz w:val="24"/>
          <w:szCs w:val="24"/>
          <w:lang w:val="nl-BE"/>
        </w:rPr>
      </w:pPr>
      <w:commentRangeStart w:id="0"/>
      <w:r w:rsidRPr="00B14B7D">
        <w:rPr>
          <w:rFonts w:cstheme="minorHAnsi"/>
          <w:color w:val="24303B"/>
          <w:sz w:val="24"/>
          <w:szCs w:val="24"/>
          <w:lang w:val="nl-BE"/>
        </w:rPr>
        <w:t xml:space="preserve">Dit interview zal </w:t>
      </w:r>
      <w:del w:id="1002" w:author="Janou De Buyser" w:date="2026-10-26T10:00:00Z">
        <w:r w:rsidRPr="00B14B7D">
          <w:rPr>
            <w:rFonts w:cstheme="minorHAnsi"/>
            <w:color w:val="24303B"/>
            <w:sz w:val="24"/>
            <w:szCs w:val="24"/>
            <w:lang w:val="nl-BE"/>
          </w:rPr>
          <w:delText xml:space="preserve">maximaal anderhalf tot twee uur duren. Indien nodig zullen we na ongeveer een uur een korte pauze inlassen.</w:delText>
        </w:r>
      </w:del>
      <w:ins w:id="1003" w:author="Janou De Buyser" w:date="2026-10-26T10:00:00Z">
        <w:r>
          <w:rPr>
            <w:rFonts w:cstheme="minorHAnsi"/>
            <w:color w:val="24303B"/>
            <w:sz w:val="24"/>
            <w:szCs w:val="24"/>
            <w:lang w:val="nl-BE"/>
          </w:rPr>
          <w:t xml:space="preserve">ongeveer 45 minuten duren. Indien nodig lassen we een korte pauze in.</w:t>
        </w:r>
      </w:ins>
      <w:r w:rsidRPr="00B14B7D">
        <w:rPr>
          <w:rFonts w:cstheme="minorHAnsi"/>
          <w:color w:val="24303B"/>
          <w:sz w:val="24"/>
          <w:szCs w:val="24"/>
          <w:lang w:val="nl-BE"/>
        </w:rPr>
        <w:t xml:space="preserve"> Ik zal </w:t>
      </w:r>
      <w:del w:id="1004" w:author="Janou De Buyser" w:date="2026-10-26T10:00:00Z">
        <w:r w:rsidRPr="00B14B7D">
          <w:rPr>
            <w:rFonts w:cstheme="minorHAnsi"/>
            <w:color w:val="24303B"/>
            <w:sz w:val="24"/>
            <w:szCs w:val="24"/>
            <w:lang w:val="nl-BE"/>
          </w:rPr>
          <w:delText xml:space="preserve">je een aantal</w:delText>
        </w:r>
      </w:del>
      <w:ins w:id="1005" w:author="Janou De Buyser" w:date="2026-10-26T10:00:00Z">
        <w:r>
          <w:rPr>
            <w:rFonts w:cstheme="minorHAnsi"/>
            <w:color w:val="24303B"/>
            <w:sz w:val="24"/>
            <w:szCs w:val="24"/>
            <w:lang w:val="nl-BE"/>
          </w:rPr>
          <w:t xml:space="preserve">u een aantal</w:t>
        </w:r>
      </w:ins>
      <w:r w:rsidRPr="00B14B7D">
        <w:rPr>
          <w:rFonts w:cstheme="minorHAnsi"/>
          <w:color w:val="24303B"/>
          <w:sz w:val="24"/>
          <w:szCs w:val="24"/>
          <w:lang w:val="nl-BE"/>
        </w:rPr>
        <w:t xml:space="preserve"> vragen stellen </w:t>
      </w:r>
      <w:del w:id="1006" w:author="Janou De Buyser" w:date="2026-10-26T10:00:00Z">
        <w:r w:rsidRPr="00B14B7D">
          <w:rPr>
            <w:rFonts w:cstheme="minorHAnsi"/>
            <w:color w:val="24303B"/>
            <w:sz w:val="24"/>
            <w:szCs w:val="24"/>
            <w:lang w:val="nl-BE"/>
          </w:rPr>
          <w:delText xml:space="preserve">waarop je vrij</w:delText>
        </w:r>
      </w:del>
      <w:ins w:id="1007" w:author="Janou De Buyser" w:date="2026-10-26T10:00:00Z">
        <w:r>
          <w:rPr>
            <w:rFonts w:cstheme="minorHAnsi"/>
            <w:color w:val="24303B"/>
            <w:sz w:val="24"/>
            <w:szCs w:val="24"/>
            <w:lang w:val="nl-BE"/>
          </w:rPr>
          <w:t xml:space="preserve">waarop u vrij</w:t>
        </w:r>
      </w:ins>
      <w:r w:rsidRPr="00B14B7D">
        <w:rPr>
          <w:rFonts w:cstheme="minorHAnsi"/>
          <w:color w:val="24303B"/>
          <w:sz w:val="24"/>
          <w:szCs w:val="24"/>
          <w:lang w:val="nl-BE"/>
        </w:rPr>
        <w:t xml:space="preserve"> kan antwoorden. </w:t>
      </w:r>
      <w:del w:id="1008" w:author="Janou De Buyser" w:date="2026-10-26T10:00:00Z">
        <w:r w:rsidRPr="00B14B7D">
          <w:rPr>
            <w:rFonts w:cstheme="minorHAnsi"/>
            <w:color w:val="24303B"/>
            <w:sz w:val="24"/>
            <w:szCs w:val="24"/>
            <w:lang w:val="nl-BE"/>
          </w:rPr>
          <w:delText xml:space="preserve">Als je een</w:delText>
        </w:r>
      </w:del>
      <w:ins w:id="1009" w:author="Janou De Buyser" w:date="2026-10-26T10:00:00Z">
        <w:r>
          <w:rPr>
            <w:rFonts w:cstheme="minorHAnsi"/>
            <w:color w:val="24303B"/>
            <w:sz w:val="24"/>
            <w:szCs w:val="24"/>
            <w:lang w:val="nl-BE"/>
          </w:rPr>
          <w:t xml:space="preserve">Als u een</w:t>
        </w:r>
      </w:ins>
      <w:r w:rsidRPr="00B14B7D">
        <w:rPr>
          <w:rFonts w:cstheme="minorHAnsi"/>
          <w:color w:val="24303B"/>
          <w:sz w:val="24"/>
          <w:szCs w:val="24"/>
          <w:lang w:val="nl-BE"/>
        </w:rPr>
        <w:t xml:space="preserve"> bepaalde vraag niet wenst te beantwoorden, </w:t>
      </w:r>
      <w:del w:id="1010" w:author="Janou De Buyser" w:date="2026-10-26T10:00:00Z">
        <w:r w:rsidRPr="00B14B7D">
          <w:rPr>
            <w:rFonts w:cstheme="minorHAnsi"/>
            <w:color w:val="24303B"/>
            <w:sz w:val="24"/>
            <w:szCs w:val="24"/>
            <w:lang w:val="nl-BE"/>
          </w:rPr>
          <w:delText xml:space="preserve">ben je daar</w:delText>
        </w:r>
      </w:del>
      <w:ins w:id="1011" w:author="Janou De Buyser" w:date="2026-10-26T10:00:00Z">
        <w:r>
          <w:rPr>
            <w:rFonts w:cstheme="minorHAnsi"/>
            <w:color w:val="24303B"/>
            <w:sz w:val="24"/>
            <w:szCs w:val="24"/>
            <w:lang w:val="nl-BE"/>
          </w:rPr>
          <w:t xml:space="preserve">bent u daar</w:t>
        </w:r>
      </w:ins>
      <w:r w:rsidRPr="00B14B7D">
        <w:rPr>
          <w:rFonts w:cstheme="minorHAnsi"/>
          <w:color w:val="24303B"/>
          <w:sz w:val="24"/>
          <w:szCs w:val="24"/>
          <w:lang w:val="nl-BE"/>
        </w:rPr>
        <w:t xml:space="preserve"> uiteraard niet toe verplicht. Daarnaast </w:t>
      </w:r>
      <w:del w:id="1012" w:author="Janou De Buyser" w:date="2026-10-26T10:00:00Z">
        <w:r w:rsidRPr="00B14B7D">
          <w:rPr>
            <w:rFonts w:cstheme="minorHAnsi"/>
            <w:color w:val="24303B"/>
            <w:sz w:val="24"/>
            <w:szCs w:val="24"/>
            <w:lang w:val="nl-BE"/>
          </w:rPr>
          <w:delText xml:space="preserve">kan je op elk</w:delText>
        </w:r>
      </w:del>
      <w:ins w:id="1013" w:author="Janou De Buyser" w:date="2026-10-26T10:00:00Z">
        <w:r>
          <w:rPr>
            <w:rFonts w:cstheme="minorHAnsi"/>
            <w:color w:val="24303B"/>
            <w:sz w:val="24"/>
            <w:szCs w:val="24"/>
            <w:lang w:val="nl-BE"/>
          </w:rPr>
          <w:t xml:space="preserve">kan u op elk</w:t>
        </w:r>
      </w:ins>
      <w:r w:rsidRPr="00B14B7D">
        <w:rPr>
          <w:rFonts w:cstheme="minorHAnsi"/>
          <w:color w:val="24303B"/>
          <w:sz w:val="24"/>
          <w:szCs w:val="24"/>
          <w:lang w:val="nl-BE"/>
        </w:rPr>
        <w:t xml:space="preserve"> moment beslissen om het interview stop te zetten, </w:t>
      </w:r>
      <w:del w:id="1014" w:author="Janou De Buyser" w:date="2026-10-26T10:00:00Z">
        <w:r w:rsidRPr="00B14B7D">
          <w:rPr>
            <w:rFonts w:cstheme="minorHAnsi"/>
            <w:color w:val="24303B"/>
            <w:sz w:val="24"/>
            <w:szCs w:val="24"/>
            <w:lang w:val="nl-BE"/>
          </w:rPr>
          <w:delText xml:space="preserve">zonder dat je hiervoor</w:delText>
        </w:r>
      </w:del>
      <w:ins w:id="1015" w:author="Janou De Buyser" w:date="2026-10-26T10:00:00Z">
        <w:r>
          <w:rPr>
            <w:rFonts w:cstheme="minorHAnsi"/>
            <w:color w:val="24303B"/>
            <w:sz w:val="24"/>
            <w:szCs w:val="24"/>
            <w:lang w:val="nl-BE"/>
          </w:rPr>
          <w:t xml:space="preserve">zonder dat u hiervoor</w:t>
        </w:r>
      </w:ins>
      <w:r w:rsidRPr="00B14B7D">
        <w:rPr>
          <w:rFonts w:cstheme="minorHAnsi"/>
          <w:color w:val="24303B"/>
          <w:sz w:val="24"/>
          <w:szCs w:val="24"/>
          <w:lang w:val="nl-BE"/>
        </w:rPr>
        <w:t xml:space="preserve"> een reden hoeft op te geven. </w:t>
      </w:r>
      <w:del w:id="1016" w:author="Janou De Buyser" w:date="2026-10-26T10:00:00Z">
        <w:r w:rsidRPr="00B14B7D">
          <w:rPr>
            <w:rFonts w:cstheme="minorHAnsi"/>
            <w:color w:val="24303B"/>
            <w:sz w:val="24"/>
            <w:szCs w:val="24"/>
            <w:lang w:val="nl-BE"/>
          </w:rPr>
          <w:delText xml:space="preserve">Je mag tijdens</w:delText>
        </w:r>
      </w:del>
      <w:ins w:id="1017" w:author="Janou De Buyser" w:date="2026-10-26T10:00:00Z">
        <w:r>
          <w:rPr>
            <w:rFonts w:cstheme="minorHAnsi"/>
            <w:color w:val="24303B"/>
            <w:sz w:val="24"/>
            <w:szCs w:val="24"/>
            <w:lang w:val="nl-BE"/>
          </w:rPr>
          <w:t xml:space="preserve">U mag tijdens</w:t>
        </w:r>
      </w:ins>
      <w:r w:rsidRPr="00B14B7D">
        <w:rPr>
          <w:rFonts w:cstheme="minorHAnsi"/>
          <w:color w:val="24303B"/>
          <w:sz w:val="24"/>
          <w:szCs w:val="24"/>
          <w:lang w:val="nl-BE"/>
        </w:rPr>
        <w:t xml:space="preserve"> het interview steeds verduidelijking vragen over de gestelde vragen. Het interview zal, </w:t>
      </w:r>
      <w:del w:id="1018" w:author="Janou De Buyser" w:date="2026-10-26T10:00:00Z">
        <w:r w:rsidRPr="00B14B7D">
          <w:rPr>
            <w:rFonts w:cstheme="minorHAnsi"/>
            <w:color w:val="24303B"/>
            <w:sz w:val="24"/>
            <w:szCs w:val="24"/>
            <w:lang w:val="nl-BE"/>
          </w:rPr>
          <w:delText xml:space="preserve">mits jouw toestemming</w:delText>
        </w:r>
      </w:del>
      <w:ins w:id="1019" w:author="Janou De Buyser" w:date="2026-10-26T10:00:00Z">
        <w:r>
          <w:rPr>
            <w:rFonts w:cstheme="minorHAnsi"/>
            <w:color w:val="24303B"/>
            <w:sz w:val="24"/>
            <w:szCs w:val="24"/>
            <w:lang w:val="nl-BE"/>
          </w:rPr>
          <w:t xml:space="preserve">mits uw toestemming</w:t>
        </w:r>
      </w:ins>
      <w:r w:rsidRPr="00B14B7D">
        <w:rPr>
          <w:rFonts w:cstheme="minorHAnsi"/>
          <w:color w:val="24303B"/>
          <w:sz w:val="24"/>
          <w:szCs w:val="24"/>
          <w:lang w:val="nl-BE"/>
        </w:rPr>
        <w:t xml:space="preserve">, opgenomen worden zodat het nadien kan worden uitgeschreven. Na transcriptie wordt het interview volledig </w:t>
      </w:r>
      <w:proofErr w:type="spellStart"/>
      <w:r w:rsidRPr="00B14B7D">
        <w:rPr>
          <w:rFonts w:cstheme="minorHAnsi"/>
          <w:color w:val="24303B"/>
          <w:sz w:val="24"/>
          <w:szCs w:val="24"/>
          <w:lang w:val="nl-BE"/>
        </w:rPr>
        <w:t>gepseudonimiseerd</w:t>
      </w:r>
      <w:proofErr w:type="spellEnd"/>
      <w:r w:rsidRPr="00B14B7D">
        <w:rPr>
          <w:rFonts w:cstheme="minorHAnsi"/>
          <w:color w:val="24303B"/>
          <w:sz w:val="24"/>
          <w:szCs w:val="24"/>
          <w:lang w:val="nl-BE"/>
        </w:rPr>
        <w:t xml:space="preserve"> verwerkt en vertrouwelijk behandeld.</w:t>
      </w:r>
      <w:commentRangeEnd w:id="0"/>
      <w:r>
        <w:rPr>
          <w:rStyle w:val="CommentReference"/>
        </w:rPr>
        <w:commentReference w:id="0"/>
      </w:r>
    </w:p>
    <w:p w14:paraId="663882A2" w14:textId="77777777" w:rsidR="00B14B7D" w:rsidRPr="006801E0" w:rsidRDefault="00B14B7D" w:rsidP="00B14B7D">
      <w:pPr>
        <w:spacing w:before="160"/>
        <w:jc w:val="both"/>
        <w:rPr>
          <w:rFonts w:cstheme="minorHAnsi"/>
          <w:color w:val="123A5F"/>
          <w:sz w:val="24"/>
          <w:szCs w:val="24"/>
          <w:lang w:val="nl-BE"/>
        </w:rPr>
      </w:pPr>
    </w:p>
    <w:p w14:paraId="3219D162" w14:textId="23E6F2C5" w:rsidR="00EE0370" w:rsidRPr="009133B0" w:rsidRDefault="00EE0370" w:rsidP="00EE0370">
      <w:pPr>
        <w:spacing w:before="160"/>
        <w:rPr>
          <w:rFonts w:cstheme="minorHAnsi"/>
          <w:sz w:val="28"/>
          <w:szCs w:val="28"/>
          <w:lang w:val="nl-BE"/>
        </w:rPr>
      </w:pPr>
      <w:r w:rsidRPr="009133B0">
        <w:rPr>
          <w:rFonts w:cstheme="minorHAnsi"/>
          <w:b/>
          <w:color w:val="123A5F"/>
          <w:sz w:val="28"/>
          <w:szCs w:val="28"/>
          <w:lang w:val="nl-BE"/>
        </w:rPr>
        <w:t xml:space="preserve">Informed </w:t>
      </w:r>
      <w:r w:rsidR="00F05B65" w:rsidRPr="009133B0">
        <w:rPr>
          <w:rFonts w:cstheme="minorHAnsi"/>
          <w:b/>
          <w:color w:val="123A5F"/>
          <w:sz w:val="28"/>
          <w:szCs w:val="28"/>
          <w:lang w:val="nl-BE"/>
        </w:rPr>
        <w:t>consent: ja</w:t>
      </w:r>
      <w:r w:rsidR="00127A21" w:rsidRPr="009133B0">
        <w:rPr>
          <w:rFonts w:cstheme="minorHAnsi"/>
          <w:b/>
          <w:color w:val="123A5F"/>
          <w:sz w:val="28"/>
          <w:szCs w:val="28"/>
          <w:lang w:val="nl-BE"/>
        </w:rPr>
        <w:t xml:space="preserve"> / nee</w:t>
      </w:r>
      <w:r w:rsidR="00127A21" w:rsidRPr="009133B0">
        <w:rPr>
          <w:rFonts w:cstheme="minorHAnsi"/>
          <w:b/>
          <w:color w:val="123A5F"/>
          <w:sz w:val="28"/>
          <w:szCs w:val="28"/>
          <w:lang w:val="nl-BE"/>
        </w:rPr>
        <w:tab/>
      </w:r>
      <w:r w:rsidR="00127A21" w:rsidRPr="009133B0">
        <w:rPr>
          <w:rFonts w:cstheme="minorHAnsi"/>
          <w:b/>
          <w:color w:val="123A5F"/>
          <w:sz w:val="28"/>
          <w:szCs w:val="28"/>
          <w:lang w:val="nl-BE"/>
        </w:rPr>
        <w:tab/>
      </w:r>
      <w:r w:rsidR="00127A21" w:rsidRPr="009133B0">
        <w:rPr>
          <w:rFonts w:cstheme="minorHAnsi"/>
          <w:b/>
          <w:color w:val="123A5F"/>
          <w:sz w:val="28"/>
          <w:szCs w:val="28"/>
          <w:lang w:val="nl-BE"/>
        </w:rPr>
        <w:tab/>
      </w:r>
      <w:r w:rsidR="00127A21" w:rsidRPr="009133B0">
        <w:rPr>
          <w:rFonts w:cstheme="minorHAnsi"/>
          <w:b/>
          <w:color w:val="123A5F"/>
          <w:sz w:val="28"/>
          <w:szCs w:val="28"/>
          <w:lang w:val="nl-BE"/>
        </w:rPr>
        <w:tab/>
      </w:r>
    </w:p>
    <w:p w14:paraId="12E398E7" w14:textId="3717D095" w:rsidR="00E63985" w:rsidRPr="009133B0" w:rsidRDefault="00E63985">
      <w:pPr>
        <w:spacing w:line="259" w:lineRule="auto"/>
        <w:rPr>
          <w:rFonts w:cstheme="minorHAnsi"/>
          <w:b/>
          <w:color w:val="24303B"/>
          <w:sz w:val="24"/>
          <w:szCs w:val="24"/>
          <w:lang w:val="nl-BE"/>
        </w:rPr>
      </w:pPr>
      <w:r w:rsidRPr="009133B0">
        <w:rPr>
          <w:rFonts w:cstheme="minorHAnsi"/>
          <w:b/>
          <w:color w:val="24303B"/>
          <w:sz w:val="24"/>
          <w:szCs w:val="24"/>
          <w:lang w:val="nl-BE"/>
        </w:rPr>
        <w:t xml:space="preserve">Naam, datum en </w:t>
      </w:r>
      <w:del w:id="1024" w:author="Janou De Buyser" w:date="2026-10-26T10:00:00Z">
        <w:r w:rsidRPr="009133B0">
          <w:rPr>
            <w:rFonts w:cstheme="minorHAnsi"/>
            <w:b/>
            <w:color w:val="24303B"/>
            <w:sz w:val="24"/>
            <w:szCs w:val="24"/>
            <w:lang w:val="nl-BE"/>
          </w:rPr>
          <w:delText xml:space="preserve">Handtekening</w:delText>
        </w:r>
      </w:del>
      <w:ins w:id="1025" w:author="Janou De Buyser" w:date="2026-10-26T10:00:00Z">
        <w:r>
          <w:rPr>
            <w:rFonts w:cstheme="minorHAnsi"/>
            <w:b/>
            <w:color w:val="24303B"/>
            <w:sz w:val="24"/>
            <w:szCs w:val="24"/>
            <w:lang w:val="nl-BE"/>
          </w:rPr>
          <w:t xml:space="preserve">handtekening</w:t>
        </w:r>
      </w:ins>
    </w:p>
    <w:p w14:paraId="29C33733" w14:textId="6A145704" w:rsidR="00E63985" w:rsidRPr="009133B0" w:rsidRDefault="00E63985">
      <w:pPr>
        <w:spacing w:line="259" w:lineRule="auto"/>
        <w:rPr>
          <w:rFonts w:cstheme="minorHAnsi"/>
          <w:b/>
          <w:color w:val="24303B"/>
          <w:sz w:val="24"/>
          <w:szCs w:val="24"/>
          <w:lang w:val="nl-BE"/>
        </w:rPr>
      </w:pPr>
    </w:p>
    <w:p w14:paraId="27230F31" w14:textId="77777777" w:rsidR="00E63985" w:rsidRPr="009133B0" w:rsidRDefault="00E63985">
      <w:pPr>
        <w:spacing w:line="259" w:lineRule="auto"/>
        <w:rPr>
          <w:rFonts w:cstheme="minorHAnsi"/>
          <w:b/>
          <w:color w:val="24303B"/>
          <w:sz w:val="24"/>
          <w:szCs w:val="24"/>
          <w:lang w:val="nl-BE"/>
        </w:rPr>
      </w:pPr>
    </w:p>
    <w:p w14:paraId="3E04BD21" w14:textId="77777777" w:rsidR="00E63985" w:rsidRPr="009133B0" w:rsidRDefault="00E63985">
      <w:pPr>
        <w:spacing w:line="259" w:lineRule="auto"/>
        <w:rPr>
          <w:rFonts w:cstheme="minorHAnsi"/>
          <w:b/>
          <w:color w:val="24303B"/>
          <w:sz w:val="24"/>
          <w:szCs w:val="24"/>
          <w:lang w:val="nl-BE"/>
        </w:rPr>
      </w:pPr>
    </w:p>
    <w:p w14:paraId="4A3D2CB8" w14:textId="77777777" w:rsidR="00E63985" w:rsidRPr="009133B0" w:rsidRDefault="00E63985">
      <w:pPr>
        <w:spacing w:line="259" w:lineRule="auto"/>
        <w:rPr>
          <w:rFonts w:cstheme="minorHAnsi"/>
          <w:b/>
          <w:color w:val="24303B"/>
          <w:sz w:val="24"/>
          <w:szCs w:val="24"/>
          <w:lang w:val="nl-BE"/>
        </w:rPr>
      </w:pPr>
    </w:p>
    <w:p w14:paraId="429AF9A4" w14:textId="77777777" w:rsidR="00E63985" w:rsidRPr="009133B0" w:rsidRDefault="00E63985">
      <w:pPr>
        <w:spacing w:line="259" w:lineRule="auto"/>
        <w:rPr>
          <w:rFonts w:cstheme="minorHAnsi"/>
          <w:b/>
          <w:color w:val="24303B"/>
          <w:sz w:val="24"/>
          <w:szCs w:val="24"/>
          <w:lang w:val="nl-BE"/>
        </w:rPr>
      </w:pPr>
    </w:p>
    <w:p w14:paraId="00C8072C" w14:textId="77777777" w:rsidR="00E63985" w:rsidRPr="009133B0" w:rsidRDefault="00E63985">
      <w:pPr>
        <w:spacing w:line="259" w:lineRule="auto"/>
        <w:rPr>
          <w:rFonts w:cstheme="minorHAnsi"/>
          <w:b/>
          <w:color w:val="24303B"/>
          <w:sz w:val="24"/>
          <w:szCs w:val="24"/>
          <w:lang w:val="nl-BE"/>
        </w:rPr>
      </w:pPr>
    </w:p>
    <w:p w14:paraId="4E5C227E" w14:textId="77777777" w:rsidR="00E63985" w:rsidRPr="009133B0" w:rsidRDefault="00E63985">
      <w:pPr>
        <w:spacing w:line="259" w:lineRule="auto"/>
        <w:rPr>
          <w:rFonts w:cstheme="minorHAnsi"/>
          <w:b/>
          <w:color w:val="24303B"/>
          <w:sz w:val="24"/>
          <w:szCs w:val="24"/>
          <w:lang w:val="nl-BE"/>
        </w:rPr>
      </w:pPr>
    </w:p>
    <w:p w14:paraId="15BCBFBA" w14:textId="77777777" w:rsidR="00E63985" w:rsidRPr="009133B0" w:rsidRDefault="00E63985">
      <w:pPr>
        <w:spacing w:line="259" w:lineRule="auto"/>
        <w:rPr>
          <w:rFonts w:cstheme="minorHAnsi"/>
          <w:b/>
          <w:color w:val="24303B"/>
          <w:sz w:val="24"/>
          <w:szCs w:val="24"/>
          <w:lang w:val="nl-BE"/>
        </w:rPr>
      </w:pPr>
    </w:p>
    <w:p w14:paraId="6868CC53" w14:textId="77777777" w:rsidR="00E63985" w:rsidRPr="009133B0" w:rsidRDefault="00E63985">
      <w:pPr>
        <w:spacing w:line="259" w:lineRule="auto"/>
        <w:rPr>
          <w:rFonts w:cstheme="minorHAnsi"/>
          <w:b/>
          <w:color w:val="24303B"/>
          <w:sz w:val="24"/>
          <w:szCs w:val="24"/>
          <w:lang w:val="nl-BE"/>
        </w:rPr>
      </w:pPr>
    </w:p>
    <w:p w14:paraId="441EF049" w14:textId="77777777" w:rsidR="00E63985" w:rsidRPr="009133B0" w:rsidRDefault="00E63985">
      <w:pPr>
        <w:spacing w:line="259" w:lineRule="auto"/>
        <w:rPr>
          <w:rFonts w:cstheme="minorHAnsi"/>
          <w:b/>
          <w:color w:val="24303B"/>
          <w:sz w:val="24"/>
          <w:szCs w:val="24"/>
          <w:lang w:val="nl-BE"/>
        </w:rPr>
      </w:pPr>
    </w:p>
    <w:p w14:paraId="5F5A9FE7" w14:textId="77777777" w:rsidR="00E63985" w:rsidRPr="009133B0" w:rsidRDefault="00E63985">
      <w:pPr>
        <w:spacing w:line="259" w:lineRule="auto"/>
        <w:rPr>
          <w:rFonts w:cstheme="minorHAnsi"/>
          <w:b/>
          <w:color w:val="24303B"/>
          <w:sz w:val="24"/>
          <w:szCs w:val="24"/>
          <w:lang w:val="nl-BE"/>
        </w:rPr>
      </w:pPr>
    </w:p>
    <w:p w14:paraId="6DC9F414" w14:textId="77777777" w:rsidR="00E63985" w:rsidRPr="009133B0" w:rsidRDefault="00E63985">
      <w:pPr>
        <w:spacing w:line="259" w:lineRule="auto"/>
        <w:rPr>
          <w:rFonts w:cstheme="minorHAnsi"/>
          <w:b/>
          <w:color w:val="24303B"/>
          <w:sz w:val="24"/>
          <w:szCs w:val="24"/>
          <w:lang w:val="nl-BE"/>
        </w:rPr>
      </w:pPr>
    </w:p>
    <w:p w14:paraId="2449F4B6" w14:textId="77777777" w:rsidR="00E63985" w:rsidRPr="009133B0" w:rsidRDefault="00E63985">
      <w:pPr>
        <w:spacing w:line="259" w:lineRule="auto"/>
        <w:rPr>
          <w:rFonts w:cstheme="minorHAnsi"/>
          <w:b/>
          <w:color w:val="24303B"/>
          <w:sz w:val="24"/>
          <w:szCs w:val="24"/>
          <w:lang w:val="nl-BE"/>
        </w:rPr>
      </w:pPr>
    </w:p>
    <w:p w14:paraId="0CD34AE0" w14:textId="77777777" w:rsidR="00E63985" w:rsidRPr="009133B0" w:rsidRDefault="00E63985">
      <w:pPr>
        <w:spacing w:line="259" w:lineRule="auto"/>
        <w:rPr>
          <w:rFonts w:cstheme="minorHAnsi"/>
          <w:b/>
          <w:color w:val="24303B"/>
          <w:sz w:val="24"/>
          <w:szCs w:val="24"/>
          <w:lang w:val="nl-BE"/>
        </w:rPr>
      </w:pPr>
    </w:p>
    <w:p w14:paraId="1DD7D3AA" w14:textId="77777777" w:rsidR="00E63985" w:rsidRPr="009133B0" w:rsidRDefault="00E63985">
      <w:pPr>
        <w:spacing w:line="259" w:lineRule="auto"/>
        <w:rPr>
          <w:rFonts w:cstheme="minorHAnsi"/>
          <w:b/>
          <w:color w:val="24303B"/>
          <w:sz w:val="24"/>
          <w:szCs w:val="24"/>
          <w:lang w:val="nl-BE"/>
        </w:rPr>
      </w:pPr>
    </w:p>
    <w:p w14:paraId="568D0012" w14:textId="77777777" w:rsidR="00E63985" w:rsidRPr="009133B0" w:rsidRDefault="00E63985">
      <w:pPr>
        <w:spacing w:line="259" w:lineRule="auto"/>
        <w:rPr>
          <w:rFonts w:cstheme="minorHAnsi"/>
          <w:b/>
          <w:color w:val="24303B"/>
          <w:sz w:val="24"/>
          <w:szCs w:val="24"/>
          <w:lang w:val="nl-BE"/>
        </w:rPr>
      </w:pPr>
    </w:p>
    <w:p w14:paraId="4B863F30" w14:textId="77777777" w:rsidR="00E63985" w:rsidRPr="009133B0" w:rsidRDefault="00E63985">
      <w:pPr>
        <w:spacing w:line="259" w:lineRule="auto"/>
        <w:rPr>
          <w:rFonts w:cstheme="minorHAnsi"/>
          <w:b/>
          <w:color w:val="24303B"/>
          <w:sz w:val="24"/>
          <w:szCs w:val="24"/>
          <w:lang w:val="nl-BE"/>
        </w:rPr>
      </w:pPr>
    </w:p>
    <w:p w14:paraId="54287442" w14:textId="77777777" w:rsidR="00E63985" w:rsidRPr="009133B0" w:rsidRDefault="00E63985">
      <w:pPr>
        <w:spacing w:line="259" w:lineRule="auto"/>
        <w:rPr>
          <w:rFonts w:cstheme="minorHAnsi"/>
          <w:b/>
          <w:color w:val="24303B"/>
          <w:sz w:val="24"/>
          <w:szCs w:val="24"/>
          <w:lang w:val="nl-BE"/>
        </w:rPr>
      </w:pPr>
    </w:p>
    <w:p w14:paraId="5198CCF0" w14:textId="77777777" w:rsidR="00E63985" w:rsidRPr="009133B0" w:rsidRDefault="00E63985">
      <w:pPr>
        <w:spacing w:line="259" w:lineRule="auto"/>
        <w:rPr>
          <w:rFonts w:cstheme="minorHAnsi"/>
          <w:b/>
          <w:color w:val="24303B"/>
          <w:sz w:val="24"/>
          <w:szCs w:val="24"/>
          <w:lang w:val="nl-BE"/>
        </w:rPr>
      </w:pPr>
    </w:p>
    <w:p w14:paraId="522F8B80" w14:textId="77777777" w:rsidR="00E63985" w:rsidRPr="009133B0" w:rsidRDefault="00E63985">
      <w:pPr>
        <w:spacing w:line="259" w:lineRule="auto"/>
        <w:rPr>
          <w:rFonts w:cstheme="minorHAnsi"/>
          <w:b/>
          <w:color w:val="24303B"/>
          <w:sz w:val="24"/>
          <w:szCs w:val="24"/>
          <w:lang w:val="nl-BE"/>
        </w:rPr>
      </w:pPr>
    </w:p>
    <w:p w14:paraId="10C83946" w14:textId="77777777" w:rsidR="00E63985" w:rsidRPr="009133B0" w:rsidRDefault="00E63985">
      <w:pPr>
        <w:spacing w:line="259" w:lineRule="auto"/>
        <w:rPr>
          <w:rFonts w:cstheme="minorHAnsi"/>
          <w:b/>
          <w:color w:val="24303B"/>
          <w:sz w:val="24"/>
          <w:szCs w:val="24"/>
          <w:lang w:val="nl-BE"/>
        </w:rPr>
      </w:pPr>
    </w:p>
    <w:p w14:paraId="6D80DEDC" w14:textId="77777777" w:rsidR="00E63985" w:rsidRPr="009133B0" w:rsidRDefault="00E63985">
      <w:pPr>
        <w:spacing w:line="259" w:lineRule="auto"/>
        <w:rPr>
          <w:rFonts w:cstheme="minorHAnsi"/>
          <w:b/>
          <w:color w:val="24303B"/>
          <w:sz w:val="24"/>
          <w:szCs w:val="24"/>
          <w:lang w:val="nl-BE"/>
        </w:rPr>
      </w:pPr>
    </w:p>
    <w:p w14:paraId="0BDD1811" w14:textId="77777777" w:rsidR="00E63985" w:rsidRPr="009133B0" w:rsidRDefault="00E63985">
      <w:pPr>
        <w:spacing w:line="259" w:lineRule="auto"/>
        <w:rPr>
          <w:rFonts w:cstheme="minorHAnsi"/>
          <w:b/>
          <w:color w:val="24303B"/>
          <w:sz w:val="24"/>
          <w:szCs w:val="24"/>
          <w:lang w:val="nl-BE"/>
        </w:rPr>
      </w:pPr>
    </w:p>
    <w:p w14:paraId="118EDEF9" w14:textId="77777777" w:rsidR="00E63985" w:rsidRPr="009133B0" w:rsidRDefault="00E63985">
      <w:pPr>
        <w:spacing w:line="259" w:lineRule="auto"/>
        <w:rPr>
          <w:rFonts w:cstheme="minorHAnsi"/>
          <w:b/>
          <w:color w:val="24303B"/>
          <w:sz w:val="24"/>
          <w:szCs w:val="24"/>
          <w:lang w:val="nl-BE"/>
        </w:rPr>
      </w:pPr>
    </w:p>
    <w:p w14:paraId="7DC20F0C" w14:textId="59B2B94E" w:rsidR="00974FE2" w:rsidRPr="00690895" w:rsidRDefault="00974FE2" w:rsidP="00974FE2">
      <w:pPr>
        <w:rPr>
          <w:rFonts w:cstheme="minorHAnsi"/>
          <w:b/>
          <w:bCs/>
          <w:color w:val="000000" w:themeColor="text1"/>
          <w:sz w:val="36"/>
          <w:szCs w:val="36"/>
        </w:rPr>
      </w:pPr>
      <w:r w:rsidRPr="00690895">
        <w:rPr>
          <w:rFonts w:cstheme="minorHAnsi"/>
          <w:b/>
          <w:bCs/>
          <w:color w:val="123A5F"/>
          <w:sz w:val="36"/>
          <w:szCs w:val="36"/>
        </w:rPr>
        <w:lastRenderedPageBreak/>
        <w:t>IMPLEMENTATION</w:t>
      </w:r>
    </w:p>
    <w:p w14:paraId="45E0A926" w14:textId="7A92530C" w:rsidR="006344BB" w:rsidRPr="006344BB" w:rsidRDefault="006344BB" w:rsidP="006344BB">
      <w:pPr>
        <w:rPr>
          <w:color w:val="0070C0"/>
          <w:sz w:val="26"/>
          <w:szCs w:val="26"/>
          <w:lang w:val="en-GB"/>
        </w:rPr>
      </w:pPr>
      <w:r w:rsidRPr="006344BB">
        <w:rPr>
          <w:b/>
          <w:bCs/>
          <w:color w:val="0070C0"/>
          <w:sz w:val="26"/>
          <w:szCs w:val="26"/>
          <w:lang w:val="en-GB"/>
        </w:rPr>
        <w:t>What is delivered (</w:t>
      </w:r>
      <w:r w:rsidRPr="006344BB">
        <w:rPr>
          <w:i/>
          <w:iCs/>
          <w:color w:val="0070C0"/>
          <w:sz w:val="26"/>
          <w:szCs w:val="26"/>
          <w:lang w:val="en-GB"/>
        </w:rPr>
        <w:t>the quantity and quality of what is delivered)</w:t>
      </w:r>
    </w:p>
    <w:p w14:paraId="475577A1" w14:textId="5A88EC38" w:rsidR="00C00B7D" w:rsidRDefault="00C00B7D" w:rsidP="00C00B7D">
      <w:pPr>
        <w:rPr>
          <w:i/>
          <w:iCs/>
          <w:color w:val="0070C0"/>
          <w:sz w:val="24"/>
          <w:szCs w:val="24"/>
          <w:lang w:val="en-GB"/>
        </w:rPr>
      </w:pPr>
      <w:r w:rsidRPr="00C00B7D">
        <w:rPr>
          <w:b/>
          <w:bCs/>
          <w:color w:val="0070C0"/>
          <w:sz w:val="24"/>
          <w:szCs w:val="24"/>
          <w:lang w:val="en-GB"/>
        </w:rPr>
        <w:t>Quality</w:t>
      </w:r>
      <w:r w:rsidRPr="00C00B7D">
        <w:rPr>
          <w:color w:val="0070C0"/>
          <w:sz w:val="24"/>
          <w:szCs w:val="24"/>
          <w:lang w:val="en-GB"/>
        </w:rPr>
        <w:t xml:space="preserve"> </w:t>
      </w:r>
      <w:r w:rsidRPr="00C00B7D">
        <w:rPr>
          <w:i/>
          <w:iCs/>
          <w:color w:val="0070C0"/>
          <w:sz w:val="24"/>
          <w:szCs w:val="24"/>
          <w:lang w:val="en-GB"/>
        </w:rPr>
        <w:t xml:space="preserve">(the quality of what is delivered)  </w:t>
      </w:r>
    </w:p>
    <w:p w14:paraId="59D02A79" w14:textId="2182ED28" w:rsidR="00B14B7D" w:rsidRPr="003947A8" w:rsidRDefault="00B14B7D" w:rsidP="00C00B7D">
      <w:pPr>
        <w:rPr>
          <w:rFonts w:cstheme="minorHAnsi"/>
          <w:color w:val="0070C0"/>
          <w:sz w:val="24"/>
          <w:szCs w:val="24"/>
          <w:lang w:val="nl-NL"/>
        </w:rPr>
      </w:pPr>
      <w:r w:rsidRPr="009133B0">
        <w:rPr>
          <w:color w:val="24303B"/>
          <w:lang w:val="nl-BE"/>
        </w:rPr>
        <w:t xml:space="preserve">Er zijn geen juiste of foute antwoorden. </w:t>
      </w:r>
    </w:p>
    <w:p w14:paraId="19AC15AF" w14:textId="311E2D1C" w:rsidR="00C00B7D" w:rsidRDefault="00C00B7D" w:rsidP="00C00B7D">
      <w:pPr>
        <w:jc w:val="both"/>
        <w:rPr>
          <w:b/>
          <w:bCs/>
          <w:highlight w:val="lightGray"/>
          <w:lang w:val="en-GB"/>
        </w:rPr>
      </w:pPr>
      <w:r w:rsidRPr="00C00B7D">
        <w:rPr>
          <w:b/>
          <w:bCs/>
          <w:color w:val="123A5F"/>
          <w:highlight w:val="lightGray"/>
          <w:lang w:val="en-GB"/>
        </w:rPr>
        <w:t>(i) Perceived quality of the PARADISE sessions</w:t>
      </w:r>
      <w:r w:rsidR="008B4F80">
        <w:rPr>
          <w:b/>
          <w:bCs/>
          <w:color w:val="123A5F"/>
          <w:highlight w:val="lightGray"/>
          <w:lang w:val="en-GB"/>
        </w:rPr>
        <w:t xml:space="preserve"> </w:t>
      </w:r>
    </w:p>
    <w:p w14:paraId="189733A1" w14:textId="77777777" w:rsidR="00024F0B" w:rsidRPr="0096035B" w:rsidRDefault="00024F0B" w:rsidP="45290D21">
      <w:pPr>
        <w:jc w:val="both"/>
        <w:rPr>
          <w:b/>
          <w:bCs/>
          <w:highlight w:val="lightGray"/>
          <w:lang w:val="nl-BE"/>
        </w:rPr>
      </w:pPr>
      <w:r w:rsidRPr="0096035B">
        <w:rPr>
          <w:b/>
          <w:bCs/>
          <w:color w:val="123A5F"/>
          <w:highlight w:val="lightGray"/>
          <w:lang w:val="nl-BE"/>
        </w:rPr>
        <w:t>Algemene perceptie</w:t>
      </w:r>
    </w:p>
    <w:p w14:paraId="007F9177" w14:textId="1B61CAB2" w:rsidR="008B4F80" w:rsidRPr="0096035B" w:rsidRDefault="008B4F80" w:rsidP="45290D21">
      <w:pPr>
        <w:jc w:val="both"/>
        <w:rPr>
          <w:lang w:val="nl-BE"/>
        </w:rPr>
      </w:pPr>
      <w:r w:rsidRPr="0096035B">
        <w:rPr>
          <w:color w:val="24303B"/>
          <w:lang w:val="nl-BE"/>
        </w:rPr>
        <w:t xml:space="preserve">We willen graag weten hoe u de </w:t>
      </w:r>
      <w:r w:rsidR="001B2299" w:rsidRPr="0096035B">
        <w:rPr>
          <w:color w:val="24303B"/>
          <w:lang w:val="nl-BE"/>
        </w:rPr>
        <w:t>consultaties</w:t>
      </w:r>
      <w:r w:rsidRPr="0096035B">
        <w:rPr>
          <w:color w:val="24303B"/>
          <w:lang w:val="nl-BE"/>
        </w:rPr>
        <w:t xml:space="preserve"> heeft ervaren.</w:t>
      </w:r>
    </w:p>
    <w:p w14:paraId="478B3340" w14:textId="17C03240" w:rsidR="008B4F80" w:rsidRPr="00690895" w:rsidRDefault="008B4F80" w:rsidP="45290D21">
      <w:pPr>
        <w:numPr>
          <w:ilvl w:val="0"/>
          <w:numId w:val="1"/>
        </w:numPr>
        <w:spacing w:after="0" w:line="257" w:lineRule="auto"/>
        <w:jc w:val="both"/>
      </w:pPr>
      <w:r w:rsidRPr="0096035B">
        <w:rPr>
          <w:color w:val="24303B"/>
          <w:lang w:val="nl-BE"/>
        </w:rPr>
        <w:t xml:space="preserve">Hoe heeft u de interventies van de afgelopen maanden in het algemeen ervaren? </w:t>
      </w:r>
      <w:r w:rsidR="00974FE2" w:rsidRPr="45290D21">
        <w:rPr>
          <w:color w:val="24303B"/>
        </w:rPr>
        <w:t>(</w:t>
      </w:r>
      <w:proofErr w:type="spellStart"/>
      <w:r w:rsidR="00974FE2" w:rsidRPr="45290D21">
        <w:rPr>
          <w:color w:val="24303B"/>
        </w:rPr>
        <w:t>algemene</w:t>
      </w:r>
      <w:proofErr w:type="spellEnd"/>
      <w:r w:rsidR="00974FE2" w:rsidRPr="45290D21">
        <w:rPr>
          <w:color w:val="24303B"/>
        </w:rPr>
        <w:t xml:space="preserve"> </w:t>
      </w:r>
      <w:proofErr w:type="spellStart"/>
      <w:r w:rsidR="00974FE2" w:rsidRPr="45290D21">
        <w:rPr>
          <w:color w:val="24303B"/>
        </w:rPr>
        <w:t>ervaring</w:t>
      </w:r>
      <w:proofErr w:type="spellEnd"/>
      <w:r w:rsidR="00974FE2" w:rsidRPr="45290D21">
        <w:rPr>
          <w:color w:val="24303B"/>
        </w:rPr>
        <w:t>)</w:t>
      </w:r>
    </w:p>
    <w:p w14:paraId="441375F5" w14:textId="2F3C8890" w:rsidR="008B4F80" w:rsidRPr="0096035B" w:rsidRDefault="008B4F80"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Wat vond u goed aan de sessies? </w:t>
      </w:r>
    </w:p>
    <w:p w14:paraId="39A11D3C" w14:textId="404FD8C6" w:rsidR="008B4F80" w:rsidRPr="0096035B" w:rsidRDefault="008B4F80"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Wat vond u minder goed? </w:t>
      </w:r>
    </w:p>
    <w:p w14:paraId="74EB497B" w14:textId="523C0350" w:rsidR="008B4F80" w:rsidRPr="0096035B" w:rsidRDefault="008B4F80"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Hoe tevreden bent u over de sessies in het algemeen?</w:t>
      </w:r>
    </w:p>
    <w:p w14:paraId="0E38290E" w14:textId="77777777" w:rsidR="008B4F80" w:rsidRPr="009133B0" w:rsidRDefault="008B4F80" w:rsidP="00690895">
      <w:pPr>
        <w:spacing w:after="0" w:line="257" w:lineRule="auto"/>
        <w:jc w:val="both"/>
        <w:rPr>
          <w:highlight w:val="lightGray"/>
          <w:lang w:val="nl-BE"/>
        </w:rPr>
      </w:pPr>
    </w:p>
    <w:p w14:paraId="28CCA5E0" w14:textId="3CDD58A1" w:rsidR="001B2299" w:rsidRPr="00690895" w:rsidRDefault="004F4431" w:rsidP="45290D21">
      <w:pPr>
        <w:numPr>
          <w:ilvl w:val="0"/>
          <w:numId w:val="2"/>
        </w:numPr>
        <w:spacing w:after="0" w:line="257" w:lineRule="auto"/>
        <w:jc w:val="both"/>
      </w:pPr>
      <w:r w:rsidRPr="0096035B">
        <w:rPr>
          <w:color w:val="24303B"/>
          <w:lang w:val="nl-BE"/>
        </w:rPr>
        <w:t>Wat vond u van de</w:t>
      </w:r>
      <w:r w:rsidR="001B2299" w:rsidRPr="0096035B">
        <w:rPr>
          <w:color w:val="24303B"/>
          <w:lang w:val="nl-BE"/>
        </w:rPr>
        <w:t xml:space="preserve"> kwaliteit </w:t>
      </w:r>
      <w:r w:rsidRPr="0096035B">
        <w:rPr>
          <w:color w:val="24303B"/>
          <w:lang w:val="nl-BE"/>
        </w:rPr>
        <w:t>van de sessies</w:t>
      </w:r>
      <w:r w:rsidR="001B2299" w:rsidRPr="0096035B">
        <w:rPr>
          <w:color w:val="24303B"/>
          <w:lang w:val="nl-BE"/>
        </w:rPr>
        <w:t>?</w:t>
      </w:r>
      <w:r w:rsidRPr="0096035B">
        <w:rPr>
          <w:color w:val="24303B"/>
          <w:lang w:val="nl-BE"/>
        </w:rPr>
        <w:t xml:space="preserve"> </w:t>
      </w:r>
      <w:r w:rsidR="00974FE2" w:rsidRPr="45290D21">
        <w:rPr>
          <w:color w:val="24303B"/>
        </w:rPr>
        <w:t>(</w:t>
      </w:r>
      <w:proofErr w:type="spellStart"/>
      <w:r w:rsidR="00974FE2" w:rsidRPr="45290D21">
        <w:rPr>
          <w:color w:val="24303B"/>
        </w:rPr>
        <w:t>waargenomen</w:t>
      </w:r>
      <w:proofErr w:type="spellEnd"/>
      <w:r w:rsidR="00974FE2" w:rsidRPr="45290D21">
        <w:rPr>
          <w:color w:val="24303B"/>
        </w:rPr>
        <w:t xml:space="preserve"> </w:t>
      </w:r>
      <w:proofErr w:type="spellStart"/>
      <w:r w:rsidR="00974FE2" w:rsidRPr="45290D21">
        <w:rPr>
          <w:color w:val="24303B"/>
        </w:rPr>
        <w:t>kwaliteit</w:t>
      </w:r>
      <w:proofErr w:type="spellEnd"/>
      <w:r w:rsidR="00974FE2" w:rsidRPr="45290D21">
        <w:rPr>
          <w:color w:val="24303B"/>
        </w:rPr>
        <w:t>)</w:t>
      </w:r>
    </w:p>
    <w:p w14:paraId="18161E5F" w14:textId="4E798C16" w:rsidR="001B2299" w:rsidRPr="0096035B" w:rsidRDefault="001B2299"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Wat maakte een sessie voor u “goed”? </w:t>
      </w:r>
    </w:p>
    <w:p w14:paraId="2397DF5B" w14:textId="2800025C" w:rsidR="001B2299" w:rsidRPr="0096035B" w:rsidRDefault="001B2299"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Zijn er sessies die er voor u echt uitsprongen? Waarom? </w:t>
      </w:r>
    </w:p>
    <w:p w14:paraId="14606C6B" w14:textId="23673926" w:rsidR="001B2299" w:rsidRPr="0096035B" w:rsidRDefault="001B2299"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Waren er momenten waarop u minder tevreden was?</w:t>
      </w:r>
    </w:p>
    <w:p w14:paraId="57251731" w14:textId="77777777" w:rsidR="00974FE2" w:rsidRPr="009133B0" w:rsidRDefault="00974FE2" w:rsidP="00690895">
      <w:pPr>
        <w:spacing w:after="0" w:line="257" w:lineRule="auto"/>
        <w:ind w:left="720"/>
        <w:jc w:val="both"/>
        <w:rPr>
          <w:lang w:val="nl-BE"/>
        </w:rPr>
      </w:pPr>
    </w:p>
    <w:p w14:paraId="14527A0C" w14:textId="5E288D8B" w:rsidR="00974FE2" w:rsidRPr="00690895" w:rsidRDefault="00974FE2" w:rsidP="45290D21">
      <w:pPr>
        <w:numPr>
          <w:ilvl w:val="0"/>
          <w:numId w:val="3"/>
        </w:numPr>
        <w:spacing w:after="0" w:line="257" w:lineRule="auto"/>
        <w:jc w:val="both"/>
      </w:pPr>
      <w:r w:rsidRPr="0096035B">
        <w:rPr>
          <w:color w:val="24303B"/>
          <w:lang w:val="nl-BE"/>
        </w:rPr>
        <w:t xml:space="preserve">In hoeverre vond u de sessies nuttig of waardevol voor uzelf?  </w:t>
      </w:r>
      <w:r w:rsidRPr="45290D21">
        <w:rPr>
          <w:color w:val="24303B"/>
        </w:rPr>
        <w:t>(</w:t>
      </w:r>
      <w:proofErr w:type="spellStart"/>
      <w:r w:rsidRPr="45290D21">
        <w:rPr>
          <w:color w:val="24303B"/>
        </w:rPr>
        <w:t>relevantie-meerwaarde</w:t>
      </w:r>
      <w:proofErr w:type="spellEnd"/>
      <w:r w:rsidRPr="45290D21">
        <w:rPr>
          <w:color w:val="24303B"/>
        </w:rPr>
        <w:t>)</w:t>
      </w:r>
    </w:p>
    <w:p w14:paraId="78BF46A3" w14:textId="77071E32"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Heeft u er iets uit geleerd? </w:t>
      </w:r>
    </w:p>
    <w:p w14:paraId="5D05E694" w14:textId="671E4AF7"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Heeft het u geholpen in uw dagelijks leven of behandeling?</w:t>
      </w:r>
    </w:p>
    <w:p w14:paraId="7D46B169" w14:textId="77777777" w:rsidR="001B2299" w:rsidRPr="009133B0" w:rsidRDefault="001B2299" w:rsidP="00690895">
      <w:pPr>
        <w:spacing w:after="0" w:line="257" w:lineRule="auto"/>
        <w:jc w:val="both"/>
        <w:rPr>
          <w:highlight w:val="lightGray"/>
          <w:lang w:val="nl-BE"/>
        </w:rPr>
      </w:pPr>
    </w:p>
    <w:p w14:paraId="7905B827" w14:textId="2A52608C" w:rsidR="00974FE2" w:rsidRPr="00690895" w:rsidRDefault="00974FE2" w:rsidP="45290D21">
      <w:pPr>
        <w:numPr>
          <w:ilvl w:val="0"/>
          <w:numId w:val="4"/>
        </w:numPr>
        <w:spacing w:after="0" w:line="257" w:lineRule="auto"/>
        <w:jc w:val="both"/>
      </w:pPr>
      <w:r w:rsidRPr="0096035B">
        <w:rPr>
          <w:color w:val="24303B"/>
          <w:lang w:val="nl-BE"/>
        </w:rPr>
        <w:t xml:space="preserve">Waren de uitleg en informatie tijdens de sessies duidelijk voor u? </w:t>
      </w:r>
      <w:r w:rsidRPr="45290D21">
        <w:rPr>
          <w:color w:val="24303B"/>
        </w:rPr>
        <w:t>(</w:t>
      </w:r>
      <w:proofErr w:type="spellStart"/>
      <w:r w:rsidRPr="45290D21">
        <w:rPr>
          <w:color w:val="24303B"/>
        </w:rPr>
        <w:t>duidelijkheid</w:t>
      </w:r>
      <w:proofErr w:type="spellEnd"/>
      <w:r w:rsidRPr="45290D21">
        <w:rPr>
          <w:color w:val="24303B"/>
        </w:rPr>
        <w:t>)</w:t>
      </w:r>
    </w:p>
    <w:p w14:paraId="3F7F0A8B" w14:textId="7449A8CF"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Waren er dingen die moeilijk te begrijpen waren? </w:t>
      </w:r>
    </w:p>
    <w:p w14:paraId="07C44A0B" w14:textId="129DDA0E"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del w:id="1026" w:author="Janou De Buyser" w:date="2026-10-26T10:00:00Z">
        <w:r w:rsidRPr="0096035B">
          <w:rPr>
            <w:color w:val="24303B"/>
            <w:lang w:val="nl-BE"/>
          </w:rPr>
          <w:delText>Werd alle</w:delText>
        </w:r>
      </w:del>
      <w:ins w:id="1027" w:author="Janou De Buyser" w:date="2026-10-26T10:00:00Z">
        <w:r>
          <w:rPr>
            <w:color w:val="24303B"/>
            <w:lang w:val="nl-BE"/>
          </w:rPr>
          <w:t xml:space="preserve">Werden alle</w:t>
        </w:r>
      </w:ins>
      <w:r w:rsidR="003947A8" w:rsidRPr="0096035B">
        <w:rPr>
          <w:color w:val="24303B"/>
          <w:lang w:val="nl-BE"/>
        </w:rPr>
        <w:t xml:space="preserve"> onderdelen van de interventie voldoende</w:t>
      </w:r>
      <w:r w:rsidRPr="0096035B">
        <w:rPr>
          <w:color w:val="24303B"/>
          <w:lang w:val="nl-BE"/>
        </w:rPr>
        <w:t xml:space="preserve"> uitgelegd</w:t>
      </w:r>
      <w:r w:rsidR="003947A8" w:rsidRPr="0096035B">
        <w:rPr>
          <w:color w:val="24303B"/>
          <w:lang w:val="nl-BE"/>
        </w:rPr>
        <w:t xml:space="preserve"> alsook de relatie tussen de onderdelen</w:t>
      </w:r>
      <w:r w:rsidRPr="0096035B">
        <w:rPr>
          <w:color w:val="24303B"/>
          <w:lang w:val="nl-BE"/>
        </w:rPr>
        <w:t>?</w:t>
      </w:r>
    </w:p>
    <w:p w14:paraId="399BB613" w14:textId="77777777" w:rsidR="00974FE2" w:rsidRPr="009133B0" w:rsidRDefault="00974FE2" w:rsidP="00690895">
      <w:pPr>
        <w:spacing w:after="0" w:line="257" w:lineRule="auto"/>
        <w:ind w:left="720"/>
        <w:jc w:val="both"/>
        <w:rPr>
          <w:lang w:val="nl-BE"/>
        </w:rPr>
      </w:pPr>
    </w:p>
    <w:p w14:paraId="0DD5ABEC" w14:textId="3E3DB2AA" w:rsidR="00974FE2" w:rsidRPr="00690895" w:rsidRDefault="00974FE2" w:rsidP="45290D21">
      <w:pPr>
        <w:numPr>
          <w:ilvl w:val="0"/>
          <w:numId w:val="5"/>
        </w:numPr>
        <w:spacing w:after="0" w:line="257" w:lineRule="auto"/>
        <w:jc w:val="both"/>
      </w:pPr>
      <w:r w:rsidRPr="0096035B">
        <w:rPr>
          <w:color w:val="24303B"/>
          <w:lang w:val="nl-BE"/>
        </w:rPr>
        <w:t xml:space="preserve">Hoe vond u de opbouw en het verloop van de sessies? </w:t>
      </w:r>
      <w:r w:rsidRPr="45290D21">
        <w:rPr>
          <w:color w:val="24303B"/>
        </w:rPr>
        <w:t>(</w:t>
      </w:r>
      <w:proofErr w:type="spellStart"/>
      <w:r w:rsidRPr="45290D21">
        <w:rPr>
          <w:color w:val="24303B"/>
        </w:rPr>
        <w:t>structuur</w:t>
      </w:r>
      <w:proofErr w:type="spellEnd"/>
      <w:r w:rsidRPr="45290D21">
        <w:rPr>
          <w:color w:val="24303B"/>
        </w:rPr>
        <w:t>)</w:t>
      </w:r>
    </w:p>
    <w:p w14:paraId="4E474278" w14:textId="3E5EE0E7"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Waren de sessies logisch opgebouwd? </w:t>
      </w:r>
    </w:p>
    <w:p w14:paraId="1ECDE70A" w14:textId="58E6DD4D"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Ging het te snel of te traag? </w:t>
      </w:r>
    </w:p>
    <w:p w14:paraId="5C251E42" w14:textId="2BC4B594"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Was er voldoende tijd voor alles?</w:t>
      </w:r>
    </w:p>
    <w:p w14:paraId="5B9A6CB2" w14:textId="77777777" w:rsidR="00974FE2" w:rsidRPr="009133B0" w:rsidRDefault="00974FE2" w:rsidP="00690895">
      <w:pPr>
        <w:spacing w:after="0" w:line="257" w:lineRule="auto"/>
        <w:jc w:val="both"/>
        <w:rPr>
          <w:highlight w:val="lightGray"/>
          <w:lang w:val="nl-BE"/>
        </w:rPr>
      </w:pPr>
    </w:p>
    <w:p w14:paraId="38D7FF81" w14:textId="20A67AF1" w:rsidR="00974FE2" w:rsidRPr="00690895" w:rsidRDefault="00974FE2" w:rsidP="45290D21">
      <w:pPr>
        <w:numPr>
          <w:ilvl w:val="0"/>
          <w:numId w:val="6"/>
        </w:numPr>
        <w:spacing w:after="0" w:line="257" w:lineRule="auto"/>
        <w:jc w:val="both"/>
      </w:pPr>
      <w:r w:rsidRPr="0096035B">
        <w:rPr>
          <w:color w:val="24303B"/>
          <w:lang w:val="nl-BE"/>
        </w:rPr>
        <w:t xml:space="preserve">Hoe heeft u het contact met de zorgverlener ervaren tijdens de sessies? </w:t>
      </w:r>
      <w:r w:rsidRPr="45290D21">
        <w:rPr>
          <w:color w:val="24303B"/>
        </w:rPr>
        <w:t>(</w:t>
      </w:r>
      <w:proofErr w:type="spellStart"/>
      <w:r w:rsidRPr="45290D21">
        <w:rPr>
          <w:color w:val="24303B"/>
        </w:rPr>
        <w:t>interactie</w:t>
      </w:r>
      <w:proofErr w:type="spellEnd"/>
      <w:r w:rsidRPr="45290D21">
        <w:rPr>
          <w:color w:val="24303B"/>
        </w:rPr>
        <w:t xml:space="preserve"> </w:t>
      </w:r>
      <w:proofErr w:type="spellStart"/>
      <w:r w:rsidRPr="45290D21">
        <w:rPr>
          <w:color w:val="24303B"/>
        </w:rPr>
        <w:t>zorgverlener</w:t>
      </w:r>
      <w:proofErr w:type="spellEnd"/>
      <w:r w:rsidRPr="45290D21">
        <w:rPr>
          <w:color w:val="24303B"/>
        </w:rPr>
        <w:t>)</w:t>
      </w:r>
    </w:p>
    <w:p w14:paraId="5171D0F4" w14:textId="6BD9A72D"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Voelde u zich gehoord en begrepen? </w:t>
      </w:r>
    </w:p>
    <w:p w14:paraId="1669F95C" w14:textId="2CC8811E"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 xml:space="preserve">Was er ruimte om vragen te stellen? </w:t>
      </w:r>
    </w:p>
    <w:p w14:paraId="7A8FF44B" w14:textId="230E2661" w:rsidR="00974FE2" w:rsidRPr="0096035B" w:rsidRDefault="00974FE2" w:rsidP="45290D21">
      <w:pPr>
        <w:spacing w:after="0" w:line="257" w:lineRule="auto"/>
        <w:ind w:left="720"/>
        <w:jc w:val="both"/>
        <w:rPr>
          <w:lang w:val="nl-BE"/>
        </w:rPr>
      </w:pPr>
      <w:r w:rsidRPr="45290D21">
        <w:rPr>
          <w:rFonts w:ascii="Wingdings" w:eastAsia="Wingdings" w:hAnsi="Wingdings" w:cstheme="minorBidi"/>
        </w:rPr>
        <w:t>è</w:t>
      </w:r>
      <w:r w:rsidRPr="0096035B">
        <w:rPr>
          <w:color w:val="24303B"/>
          <w:lang w:val="nl-BE"/>
        </w:rPr>
        <w:t>Werd er rekening gehouden met uw situatie?</w:t>
      </w:r>
    </w:p>
    <w:p w14:paraId="4995A11A" w14:textId="77777777" w:rsidR="00024F0B" w:rsidRPr="00024F0B" w:rsidRDefault="00024F0B" w:rsidP="00C00B7D">
      <w:pPr>
        <w:jc w:val="both"/>
        <w:rPr>
          <w:b/>
          <w:bCs/>
          <w:highlight w:val="lightGray"/>
          <w:lang w:val="nl-NL"/>
        </w:rPr>
      </w:pPr>
    </w:p>
    <w:p w14:paraId="06DA08E7" w14:textId="77777777" w:rsidR="00C00B7D" w:rsidRPr="003947A8" w:rsidRDefault="00C00B7D" w:rsidP="00BC7292">
      <w:pPr>
        <w:pStyle w:val="Lijstalinea"/>
        <w:rPr>
          <w:rFonts w:cstheme="minorHAnsi"/>
          <w:sz w:val="24"/>
          <w:szCs w:val="24"/>
          <w:lang w:val="nl-BE"/>
        </w:rPr>
      </w:pPr>
    </w:p>
    <w:p w14:paraId="13DB441A" w14:textId="77777777" w:rsidR="00690895" w:rsidRPr="003947A8" w:rsidRDefault="00690895" w:rsidP="00BC7292">
      <w:pPr>
        <w:pStyle w:val="Lijstalinea"/>
        <w:rPr>
          <w:rFonts w:cstheme="minorHAnsi"/>
          <w:sz w:val="24"/>
          <w:szCs w:val="24"/>
          <w:lang w:val="nl-BE"/>
        </w:rPr>
      </w:pPr>
    </w:p>
    <w:p w14:paraId="57CDDA06" w14:textId="77777777" w:rsidR="00974FE2" w:rsidRDefault="00974FE2" w:rsidP="00974FE2">
      <w:pPr>
        <w:rPr>
          <w:i/>
          <w:sz w:val="20"/>
          <w:szCs w:val="20"/>
          <w:lang w:val="en-GB"/>
        </w:rPr>
      </w:pPr>
      <w:r w:rsidRPr="00974FE2">
        <w:rPr>
          <w:b/>
          <w:color w:val="123A5F"/>
          <w:sz w:val="36"/>
          <w:szCs w:val="36"/>
          <w:lang w:val="en-GB"/>
        </w:rPr>
        <w:t>Mechanisms of change</w:t>
      </w:r>
      <w:r w:rsidRPr="00A23419">
        <w:rPr>
          <w:b/>
          <w:color w:val="123A5F"/>
          <w:sz w:val="20"/>
          <w:szCs w:val="20"/>
          <w:lang w:val="en-GB"/>
        </w:rPr>
        <w:t xml:space="preserve"> </w:t>
      </w:r>
    </w:p>
    <w:p w14:paraId="54985046" w14:textId="6460273A" w:rsidR="00C00B7D" w:rsidRPr="00974FE2" w:rsidRDefault="00974FE2" w:rsidP="00974FE2">
      <w:pPr>
        <w:rPr>
          <w:rFonts w:cstheme="minorHAnsi"/>
        </w:rPr>
      </w:pPr>
      <w:r w:rsidRPr="00974FE2">
        <w:rPr>
          <w:rFonts w:cstheme="minorHAnsi"/>
          <w:i/>
          <w:color w:val="24303B"/>
          <w:lang w:val="en-GB"/>
        </w:rPr>
        <w:t>(the intermediate mechanisms through which intervention activities produce intended (or unintended) effects/how intervention activities, and participants’ interactions with them, trigger change)</w:t>
      </w:r>
    </w:p>
    <w:p w14:paraId="730F2311" w14:textId="51DAF9BC" w:rsidR="00C00B7D" w:rsidRPr="00F63D06" w:rsidRDefault="00F63D06" w:rsidP="00F63D06">
      <w:pPr>
        <w:rPr>
          <w:rFonts w:cstheme="minorHAnsi"/>
          <w:color w:val="0070C0"/>
          <w:sz w:val="24"/>
          <w:szCs w:val="24"/>
        </w:rPr>
      </w:pPr>
      <w:r w:rsidRPr="00F63D06">
        <w:rPr>
          <w:b/>
          <w:color w:val="0070C0"/>
          <w:sz w:val="24"/>
          <w:szCs w:val="24"/>
          <w:lang w:val="en-GB"/>
        </w:rPr>
        <w:t>Responses and interactions</w:t>
      </w:r>
      <w:r w:rsidRPr="00F63D06">
        <w:rPr>
          <w:color w:val="0070C0"/>
          <w:sz w:val="24"/>
          <w:szCs w:val="24"/>
          <w:lang w:val="en-GB"/>
        </w:rPr>
        <w:t xml:space="preserve"> </w:t>
      </w:r>
      <w:r w:rsidRPr="00F63D06">
        <w:rPr>
          <w:i/>
          <w:color w:val="24303B"/>
          <w:sz w:val="20"/>
          <w:szCs w:val="20"/>
          <w:lang w:val="en-GB"/>
        </w:rPr>
        <w:t>(how participants interact with the intervention)</w:t>
      </w:r>
    </w:p>
    <w:p w14:paraId="5DA7A467" w14:textId="50836847" w:rsidR="00C00B7D" w:rsidRDefault="00F63D06" w:rsidP="00F63D06">
      <w:pPr>
        <w:rPr>
          <w:b/>
          <w:bCs/>
          <w:lang w:val="en-GB"/>
        </w:rPr>
      </w:pPr>
      <w:del w:id="1028" w:author="Janou De Buyser" w:date="2026-10-26T10:00:00Z">
        <w:r w:rsidRPr="00F63D06">
          <w:rPr>
            <w:b/>
            <w:bCs/>
            <w:color w:val="123A5F"/>
            <w:highlight w:val="lightGray"/>
            <w:lang w:val="en-GB"/>
          </w:rPr>
          <w:delText xml:space="preserve">k)</w:delText>
        </w:r>
      </w:del>
      <w:ins w:id="1029" w:author="Janou De Buyser" w:date="2026-10-26T10:00:00Z">
        <w:r>
          <w:rPr>
            <w:b/>
            <w:bCs/>
            <w:color w:val="123A5F"/>
            <w:highlight w:val="lightGray"/>
            <w:lang w:val="en-GB"/>
          </w:rPr>
          <w:t xml:space="preserve">(k)</w:t>
        </w:r>
      </w:ins>
      <w:r w:rsidRPr="00F63D06">
        <w:rPr>
          <w:b/>
          <w:bCs/>
          <w:color w:val="123A5F"/>
          <w:highlight w:val="lightGray"/>
          <w:lang w:val="en-GB"/>
        </w:rPr>
        <w:t xml:space="preserve"> Level of satisfaction and acceptability of the intervention as a whole and the different components</w:t>
      </w:r>
      <w:r>
        <w:rPr>
          <w:b/>
          <w:bCs/>
          <w:color w:val="123A5F"/>
          <w:lang w:val="en-GB"/>
        </w:rPr>
        <w:t xml:space="preserve"> </w:t>
      </w:r>
    </w:p>
    <w:p w14:paraId="7ABEB6ED" w14:textId="77777777" w:rsidR="00690895" w:rsidRPr="00690895" w:rsidRDefault="00690895" w:rsidP="00690895">
      <w:pPr>
        <w:jc w:val="both"/>
        <w:rPr>
          <w:b/>
          <w:bCs/>
          <w:lang w:val="en-GB"/>
        </w:rPr>
      </w:pPr>
      <w:r w:rsidRPr="00690895">
        <w:rPr>
          <w:b/>
          <w:bCs/>
          <w:color w:val="123A5F"/>
          <w:highlight w:val="lightGray"/>
          <w:lang w:val="en-GB"/>
        </w:rPr>
        <w:t>(l) Perceived benefit and relevance of the intervention</w:t>
      </w:r>
    </w:p>
    <w:p w14:paraId="2566FB2D" w14:textId="77777777" w:rsidR="00690895" w:rsidRPr="00690895" w:rsidRDefault="00690895" w:rsidP="00690895">
      <w:pPr>
        <w:spacing w:after="0" w:line="257" w:lineRule="auto"/>
        <w:rPr>
          <w:rFonts w:cstheme="minorHAnsi"/>
          <w:b/>
          <w:bCs/>
          <w:lang w:val="en-GB"/>
        </w:rPr>
      </w:pPr>
    </w:p>
    <w:p w14:paraId="09A21A9C" w14:textId="77777777" w:rsidR="00F63D06" w:rsidRPr="0096035B" w:rsidRDefault="00F63D06" w:rsidP="45290D21">
      <w:pPr>
        <w:numPr>
          <w:ilvl w:val="0"/>
          <w:numId w:val="7"/>
        </w:numPr>
        <w:spacing w:after="0" w:line="257" w:lineRule="auto"/>
        <w:rPr>
          <w:rFonts w:cstheme="minorBidi"/>
          <w:lang w:val="nl-BE"/>
        </w:rPr>
      </w:pPr>
      <w:r w:rsidRPr="0096035B">
        <w:rPr>
          <w:rFonts w:cstheme="minorBidi"/>
          <w:color w:val="24303B"/>
          <w:lang w:val="nl-BE"/>
        </w:rPr>
        <w:t xml:space="preserve">Hoe tevreden bent u in het algemeen over de PARADISE-interventie? </w:t>
      </w:r>
    </w:p>
    <w:p w14:paraId="788F4F97" w14:textId="5BE40FD7"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Wat vond u positief? </w:t>
      </w:r>
    </w:p>
    <w:p w14:paraId="2CED4E11" w14:textId="5740A337"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Wat vond u minder goed? </w:t>
      </w:r>
    </w:p>
    <w:p w14:paraId="26D89F8B" w14:textId="1231763F" w:rsidR="00F63D06" w:rsidRPr="00690895" w:rsidRDefault="00F63D06" w:rsidP="45290D21">
      <w:pPr>
        <w:spacing w:after="0" w:line="257" w:lineRule="auto"/>
        <w:ind w:left="720"/>
        <w:rPr>
          <w:rFonts w:cstheme="minorBidi"/>
        </w:rPr>
      </w:pPr>
      <w:r w:rsidRPr="45290D21">
        <w:rPr>
          <w:rFonts w:ascii="Wingdings" w:eastAsia="Wingdings" w:hAnsi="Wingdings" w:cstheme="minorBidi"/>
        </w:rPr>
        <w:t>è</w:t>
      </w:r>
      <w:r w:rsidRPr="0096035B">
        <w:rPr>
          <w:rFonts w:cstheme="minorBidi"/>
          <w:color w:val="24303B"/>
          <w:lang w:val="nl-BE"/>
        </w:rPr>
        <w:t xml:space="preserve">Zou u deze interventie aanbevelen aan anderen? </w:t>
      </w:r>
      <w:proofErr w:type="spellStart"/>
      <w:r w:rsidRPr="45290D21">
        <w:rPr>
          <w:rFonts w:cstheme="minorBidi"/>
          <w:color w:val="24303B"/>
        </w:rPr>
        <w:t>Waarom</w:t>
      </w:r>
      <w:proofErr w:type="spellEnd"/>
      <w:r w:rsidRPr="45290D21">
        <w:rPr>
          <w:rFonts w:cstheme="minorBidi"/>
          <w:color w:val="24303B"/>
        </w:rPr>
        <w:t xml:space="preserve"> </w:t>
      </w:r>
      <w:proofErr w:type="spellStart"/>
      <w:r w:rsidRPr="45290D21">
        <w:rPr>
          <w:rFonts w:cstheme="minorBidi"/>
          <w:color w:val="24303B"/>
        </w:rPr>
        <w:t>wel</w:t>
      </w:r>
      <w:proofErr w:type="spellEnd"/>
      <w:r w:rsidRPr="45290D21">
        <w:rPr>
          <w:rFonts w:cstheme="minorBidi"/>
          <w:color w:val="24303B"/>
        </w:rPr>
        <w:t>/niet?</w:t>
      </w:r>
    </w:p>
    <w:p w14:paraId="27913230" w14:textId="77777777" w:rsidR="00C00B7D" w:rsidRPr="00690895" w:rsidRDefault="00C00B7D" w:rsidP="00690895">
      <w:pPr>
        <w:spacing w:after="0" w:line="257" w:lineRule="auto"/>
        <w:rPr>
          <w:rFonts w:cstheme="minorHAnsi"/>
          <w:lang w:val="nl-NL"/>
        </w:rPr>
      </w:pPr>
    </w:p>
    <w:p w14:paraId="1DF02A30" w14:textId="6F4DD040" w:rsidR="00F63D06" w:rsidRPr="0096035B" w:rsidRDefault="00F63D06" w:rsidP="45290D21">
      <w:pPr>
        <w:numPr>
          <w:ilvl w:val="0"/>
          <w:numId w:val="8"/>
        </w:numPr>
        <w:spacing w:after="0" w:line="257" w:lineRule="auto"/>
        <w:rPr>
          <w:rFonts w:cstheme="minorBidi"/>
          <w:lang w:val="nl-BE"/>
        </w:rPr>
      </w:pPr>
      <w:r w:rsidRPr="0096035B">
        <w:rPr>
          <w:rFonts w:cstheme="minorBidi"/>
          <w:color w:val="24303B"/>
          <w:lang w:val="nl-BE"/>
        </w:rPr>
        <w:t xml:space="preserve">Hoe heeft u de interventie ervaren? </w:t>
      </w:r>
    </w:p>
    <w:p w14:paraId="0B5076A2" w14:textId="366C3719"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Vond u het aangenaam, belastend of neutraal? </w:t>
      </w:r>
    </w:p>
    <w:p w14:paraId="28E3D5A2" w14:textId="708A817C"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Was het haalbaar voor u om deel te nemen? </w:t>
      </w:r>
    </w:p>
    <w:p w14:paraId="368736F1" w14:textId="77777777" w:rsidR="00F63D06" w:rsidRPr="009133B0" w:rsidRDefault="00F63D06" w:rsidP="00690895">
      <w:pPr>
        <w:spacing w:after="0" w:line="257" w:lineRule="auto"/>
        <w:rPr>
          <w:rFonts w:cstheme="minorHAnsi"/>
          <w:lang w:val="nl-BE"/>
        </w:rPr>
      </w:pPr>
    </w:p>
    <w:p w14:paraId="6DA8045E" w14:textId="77777777" w:rsidR="00F63D06" w:rsidRPr="0096035B" w:rsidRDefault="00F63D06" w:rsidP="45290D21">
      <w:pPr>
        <w:numPr>
          <w:ilvl w:val="0"/>
          <w:numId w:val="9"/>
        </w:numPr>
        <w:spacing w:after="0" w:line="257" w:lineRule="auto"/>
        <w:rPr>
          <w:rFonts w:cstheme="minorBidi"/>
          <w:lang w:val="nl-BE"/>
        </w:rPr>
      </w:pPr>
      <w:r w:rsidRPr="0096035B">
        <w:rPr>
          <w:rFonts w:cstheme="minorBidi"/>
          <w:color w:val="24303B"/>
          <w:lang w:val="nl-BE"/>
        </w:rPr>
        <w:t xml:space="preserve">Hoe zou u de balans beschrijven tussen wat de interventie u opleverde en wat het van u vroeg? </w:t>
      </w:r>
    </w:p>
    <w:p w14:paraId="18E67284" w14:textId="75EE268B"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Was het de moeite waard voor u? </w:t>
      </w:r>
    </w:p>
    <w:p w14:paraId="04A1A602" w14:textId="3CCEA2FC" w:rsidR="00F63D06" w:rsidRPr="0096035B" w:rsidRDefault="00F63D0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Waren er drempels om deel te nemen?</w:t>
      </w:r>
    </w:p>
    <w:p w14:paraId="0400449E" w14:textId="77777777" w:rsidR="00F63D06" w:rsidRPr="009133B0" w:rsidRDefault="00F63D06" w:rsidP="00690895">
      <w:pPr>
        <w:spacing w:after="0" w:line="257" w:lineRule="auto"/>
        <w:rPr>
          <w:rFonts w:cstheme="minorHAnsi"/>
          <w:lang w:val="nl-BE"/>
        </w:rPr>
      </w:pPr>
    </w:p>
    <w:p w14:paraId="6A985194" w14:textId="77777777" w:rsidR="00DF1736" w:rsidRPr="0096035B" w:rsidRDefault="00DF1736" w:rsidP="45290D21">
      <w:pPr>
        <w:numPr>
          <w:ilvl w:val="0"/>
          <w:numId w:val="10"/>
        </w:numPr>
        <w:spacing w:after="0" w:line="257" w:lineRule="auto"/>
        <w:rPr>
          <w:rFonts w:cstheme="minorBidi"/>
          <w:lang w:val="nl-BE"/>
        </w:rPr>
      </w:pPr>
      <w:r w:rsidRPr="0096035B">
        <w:rPr>
          <w:rFonts w:cstheme="minorBidi"/>
          <w:color w:val="24303B"/>
          <w:lang w:val="nl-BE"/>
        </w:rPr>
        <w:t xml:space="preserve">In welke mate voelde u zich betrokken bij de interventie? </w:t>
      </w:r>
    </w:p>
    <w:p w14:paraId="405D182F" w14:textId="12E628F8"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Had u het gevoel actief deel te nemen? </w:t>
      </w:r>
    </w:p>
    <w:p w14:paraId="4E75A59B" w14:textId="22BE7AED"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Werd er naar uw mening geluisterd? </w:t>
      </w:r>
    </w:p>
    <w:p w14:paraId="125EFFAE" w14:textId="007E9EDB"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Kon u meebeslissen of meedenken?</w:t>
      </w:r>
    </w:p>
    <w:p w14:paraId="24C6489A" w14:textId="77777777" w:rsidR="00DF1736" w:rsidRPr="009133B0" w:rsidRDefault="00DF1736" w:rsidP="00690895">
      <w:pPr>
        <w:spacing w:after="0" w:line="257" w:lineRule="auto"/>
        <w:ind w:left="720"/>
        <w:rPr>
          <w:rFonts w:cstheme="minorHAnsi"/>
          <w:lang w:val="nl-BE"/>
        </w:rPr>
      </w:pPr>
    </w:p>
    <w:p w14:paraId="4A8A8E37" w14:textId="77777777" w:rsidR="00DF1736" w:rsidRPr="0096035B" w:rsidRDefault="00DF1736" w:rsidP="45290D21">
      <w:pPr>
        <w:numPr>
          <w:ilvl w:val="0"/>
          <w:numId w:val="11"/>
        </w:numPr>
        <w:spacing w:after="0" w:line="257" w:lineRule="auto"/>
        <w:rPr>
          <w:rFonts w:cstheme="minorBidi"/>
          <w:lang w:val="nl-BE"/>
        </w:rPr>
      </w:pPr>
      <w:r w:rsidRPr="0096035B">
        <w:rPr>
          <w:rFonts w:cstheme="minorBidi"/>
          <w:color w:val="24303B"/>
          <w:lang w:val="nl-BE"/>
        </w:rPr>
        <w:t xml:space="preserve">Wat zou volgens u verbeterd kunnen worden aan de interventie? </w:t>
      </w:r>
    </w:p>
    <w:p w14:paraId="57D09819" w14:textId="5F624BF3"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 xml:space="preserve">Zijn er onderdelen die anders of eenvoudiger kunnen? </w:t>
      </w:r>
    </w:p>
    <w:p w14:paraId="7867CF92" w14:textId="590893F9" w:rsidR="00DF1736" w:rsidRPr="0096035B" w:rsidRDefault="00DF1736" w:rsidP="45290D21">
      <w:pPr>
        <w:spacing w:after="0" w:line="257" w:lineRule="auto"/>
        <w:ind w:left="720"/>
        <w:rPr>
          <w:rFonts w:cstheme="minorBidi"/>
          <w:lang w:val="nl-BE"/>
        </w:rPr>
      </w:pPr>
      <w:r w:rsidRPr="45290D21">
        <w:rPr>
          <w:rFonts w:ascii="Wingdings" w:eastAsia="Wingdings" w:hAnsi="Wingdings" w:cstheme="minorBidi"/>
        </w:rPr>
        <w:t>è</w:t>
      </w:r>
      <w:r w:rsidRPr="0096035B">
        <w:rPr>
          <w:rFonts w:cstheme="minorBidi"/>
          <w:color w:val="24303B"/>
          <w:lang w:val="nl-BE"/>
        </w:rPr>
        <w:t>Wat moet zeker behouden blijven?</w:t>
      </w:r>
    </w:p>
    <w:p w:rsidR="00550021" w:rsidRPr="00550021" w:rsidRDefault="00550021" w:rsidP="45290D21">
      <w:pPr>
        <w:spacing w:line="259" w:lineRule="auto"/>
        <w:rPr>
          <w:ins w:id="1032" w:author="Janou De Buyser" w:date="2026-10-26T10:00:00Z"/>
          <w:rFonts w:cstheme="minorBidi"/>
          <w:b/>
          <w:bCs/>
        </w:rPr>
      </w:pPr>
      <w:ins w:id="1033" w:author="Janou De Buyser" w:date="2026-10-26T10:00:00Z">
        <w:r>
          <w:rPr>
            <w:rFonts w:cstheme="minorBidi"/>
            <w:b/>
            <w:bCs/>
            <w:color w:val="123A5F"/>
          </w:rPr>
          <w:t xml:space="preserve"/>
        </w:r>
      </w:ins>
    </w:p>
    <w:p w:rsidR="00550021" w:rsidRPr="00550021" w:rsidRDefault="00550021" w:rsidP="45290D21">
      <w:pPr>
        <w:spacing w:line="259" w:lineRule="auto"/>
        <w:rPr>
          <w:ins w:id="1034" w:author="Janou De Buyser" w:date="2026-10-26T10:00:00Z"/>
          <w:rFonts w:cstheme="minorBidi"/>
          <w:b/>
          <w:bCs/>
        </w:rPr>
      </w:pPr>
      <w:ins w:id="1035" w:author="Janou De Buyser" w:date="2026-10-26T10:00:00Z">
        <w:commentRangeStart w:id="1"/>
        <w:r>
          <w:rPr>
            <w:rFonts w:cstheme="minorBidi"/>
            <w:b/>
            <w:bCs/>
            <w:color w:val="123A5F"/>
          </w:rPr>
          <w:t xml:space="preserve">De onderdelen van PARADISE</w:t>
        </w:r>
        <w:commentRangeEnd w:id="1"/>
        <w:r>
          <w:rPr>
            <w:rStyle w:val="CommentReference"/>
          </w:rPr>
          <w:commentReference w:id="1"/>
        </w:r>
      </w:ins>
    </w:p>
    <w:p w:rsidR="00DF1736" w:rsidRPr="0096035B" w:rsidRDefault="00DF1736" w:rsidP="45290D21">
      <w:pPr>
        <w:numPr>
          <w:ilvl w:val="0"/>
          <w:numId w:val="11"/>
        </w:numPr>
        <w:spacing w:after="0" w:line="257" w:lineRule="auto"/>
        <w:rPr>
          <w:ins w:id="1036" w:author="Janou De Buyser" w:date="2026-10-26T10:00:00Z"/>
          <w:rFonts w:cstheme="minorBidi"/>
          <w:lang w:val="nl-BE"/>
        </w:rPr>
      </w:pPr>
      <w:ins w:id="1037" w:author="Janou De Buyser" w:date="2026-10-26T10:00:00Z">
        <w:r>
          <w:rPr>
            <w:rFonts w:cstheme="minorBidi"/>
            <w:color w:val="24303B"/>
            <w:lang w:val="nl-BE"/>
          </w:rPr>
          <w:t xml:space="preserve">Hoe heeft u de drukmetingen in uw schoen en het aanpassen van uw zool ervaren?</w:t>
        </w:r>
      </w:ins>
    </w:p>
    <w:p w:rsidR="00DF1736" w:rsidRPr="0096035B" w:rsidRDefault="00DF1736" w:rsidP="45290D21">
      <w:pPr>
        <w:spacing w:after="0" w:line="257" w:lineRule="auto"/>
        <w:ind w:left="720"/>
        <w:rPr>
          <w:ins w:id="1038" w:author="Janou De Buyser" w:date="2026-10-26T10:00:00Z"/>
          <w:rFonts w:cstheme="minorBidi"/>
          <w:lang w:val="nl-BE"/>
        </w:rPr>
      </w:pPr>
      <w:ins w:id="1039" w:author="Janou De Buyser" w:date="2026-10-26T10:00:00Z">
        <w:r w:rsidRPr="45290D21">
          <w:rPr>
            <w:rFonts w:ascii="Wingdings" w:eastAsia="Wingdings" w:hAnsi="Wingdings" w:cstheme="minorBidi"/>
          </w:rPr>
          <w:t>è</w:t>
        </w:r>
        <w:r>
          <w:rPr>
            <w:rFonts w:cstheme="minorBidi"/>
            <w:color w:val="24303B"/>
            <w:lang w:val="nl-BE"/>
          </w:rPr>
          <w:t xml:space="preserve">Wat betekende het voor u om de resultaten van de drukmeting te zien en te bespreken?</w:t>
        </w:r>
      </w:ins>
    </w:p>
    <w:p w:rsidR="00DF1736" w:rsidRPr="0096035B" w:rsidRDefault="00DF1736" w:rsidP="45290D21">
      <w:pPr>
        <w:numPr>
          <w:ilvl w:val="0"/>
          <w:numId w:val="11"/>
        </w:numPr>
        <w:spacing w:after="0" w:line="257" w:lineRule="auto"/>
        <w:rPr>
          <w:ins w:id="1040" w:author="Janou De Buyser" w:date="2026-10-26T10:00:00Z"/>
          <w:rFonts w:cstheme="minorBidi"/>
          <w:lang w:val="nl-BE"/>
        </w:rPr>
      </w:pPr>
      <w:ins w:id="1041" w:author="Janou De Buyser" w:date="2026-10-26T10:00:00Z">
        <w:r>
          <w:rPr>
            <w:rFonts w:cstheme="minorBidi"/>
            <w:color w:val="24303B"/>
            <w:lang w:val="nl-BE"/>
          </w:rPr>
          <w:t xml:space="preserve">Hoe was het om een week lang de MoveMonitor te dragen?</w:t>
        </w:r>
      </w:ins>
    </w:p>
    <w:p w:rsidR="00DF1736" w:rsidRPr="0096035B" w:rsidRDefault="00DF1736" w:rsidP="45290D21">
      <w:pPr>
        <w:numPr>
          <w:ilvl w:val="0"/>
          <w:numId w:val="11"/>
        </w:numPr>
        <w:spacing w:after="0" w:line="257" w:lineRule="auto"/>
        <w:rPr>
          <w:ins w:id="1042" w:author="Janou De Buyser" w:date="2026-10-26T10:00:00Z"/>
          <w:rFonts w:cstheme="minorBidi"/>
          <w:lang w:val="nl-BE"/>
        </w:rPr>
      </w:pPr>
      <w:ins w:id="1043" w:author="Janou De Buyser" w:date="2026-10-26T10:00:00Z">
        <w:r>
          <w:rPr>
            <w:rFonts w:cstheme="minorBidi"/>
            <w:color w:val="24303B"/>
            <w:lang w:val="nl-BE"/>
          </w:rPr>
          <w:t xml:space="preserve">Wat vond u ervan dat een sensor in uw zool bijhoudt hoe lang u uw schoenen draagt?</w:t>
        </w:r>
      </w:ins>
    </w:p>
    <w:p w:rsidR="00DF1736" w:rsidRPr="0096035B" w:rsidRDefault="00DF1736" w:rsidP="45290D21">
      <w:pPr>
        <w:spacing w:after="0" w:line="257" w:lineRule="auto"/>
        <w:ind w:left="720"/>
        <w:rPr>
          <w:ins w:id="1044" w:author="Janou De Buyser" w:date="2026-10-26T10:00:00Z"/>
          <w:rFonts w:cstheme="minorBidi"/>
          <w:lang w:val="nl-BE"/>
        </w:rPr>
      </w:pPr>
      <w:ins w:id="1045" w:author="Janou De Buyser" w:date="2026-10-26T10:00:00Z">
        <w:r w:rsidRPr="45290D21">
          <w:rPr>
            <w:rFonts w:ascii="Wingdings" w:eastAsia="Wingdings" w:hAnsi="Wingdings" w:cstheme="minorBidi"/>
          </w:rPr>
          <w:t>è</w:t>
        </w:r>
        <w:r>
          <w:rPr>
            <w:rFonts w:cstheme="minorBidi"/>
            <w:color w:val="24303B"/>
            <w:lang w:val="nl-BE"/>
          </w:rPr>
          <w:t xml:space="preserve">Hoe heeft u de gesprekken over uw draagtijd ervaren?</w:t>
        </w:r>
      </w:ins>
    </w:p>
    <w:p w:rsidR="00DF1736" w:rsidRPr="0096035B" w:rsidRDefault="00DF1736" w:rsidP="45290D21">
      <w:pPr>
        <w:spacing w:after="0" w:line="257" w:lineRule="auto"/>
        <w:ind w:left="720"/>
        <w:rPr>
          <w:ins w:id="1046" w:author="Janou De Buyser" w:date="2026-10-26T10:00:00Z"/>
          <w:rFonts w:cstheme="minorBidi"/>
          <w:lang w:val="nl-BE"/>
        </w:rPr>
      </w:pPr>
      <w:ins w:id="1047" w:author="Janou De Buyser" w:date="2026-10-26T10:00:00Z">
        <w:r w:rsidRPr="45290D21">
          <w:rPr>
            <w:rFonts w:ascii="Wingdings" w:eastAsia="Wingdings" w:hAnsi="Wingdings" w:cstheme="minorBidi"/>
          </w:rPr>
          <w:t>è</w:t>
        </w:r>
        <w:r>
          <w:rPr>
            <w:rFonts w:cstheme="minorBidi"/>
            <w:color w:val="24303B"/>
            <w:lang w:val="nl-BE"/>
          </w:rPr>
          <w:t xml:space="preserve">Heeft het zien van uw eigen draagtijd iets veranderd aan hoe vaak u uw schoenen draagt? Hoe?</w:t>
        </w:r>
      </w:ins>
    </w:p>
    <w:p w:rsidR="00DF1736" w:rsidRPr="0096035B" w:rsidRDefault="00DF1736" w:rsidP="45290D21">
      <w:pPr>
        <w:numPr>
          <w:ilvl w:val="0"/>
          <w:numId w:val="11"/>
        </w:numPr>
        <w:spacing w:after="0" w:line="257" w:lineRule="auto"/>
        <w:rPr>
          <w:ins w:id="1048" w:author="Janou De Buyser" w:date="2026-10-26T10:00:00Z"/>
          <w:rFonts w:cstheme="minorBidi"/>
          <w:lang w:val="nl-BE"/>
        </w:rPr>
      </w:pPr>
      <w:ins w:id="1049" w:author="Janou De Buyser" w:date="2026-10-26T10:00:00Z">
        <w:r>
          <w:rPr>
            <w:rFonts w:cstheme="minorBidi"/>
            <w:color w:val="24303B"/>
            <w:lang w:val="nl-BE"/>
          </w:rPr>
          <w:t xml:space="preserve">Hoe heeft u de uitleg over voetzorg ervaren, met het boekje, de folder en het samen oefenen?</w:t>
        </w:r>
      </w:ins>
    </w:p>
    <w:p w14:paraId="6987450E" w14:textId="3BD9277D" w:rsidR="00690895" w:rsidRPr="009133B0" w:rsidRDefault="00690895">
      <w:pPr>
        <w:spacing w:line="259" w:lineRule="auto"/>
        <w:rPr>
          <w:rFonts w:cstheme="minorHAnsi"/>
          <w:sz w:val="24"/>
          <w:szCs w:val="24"/>
          <w:lang w:val="nl-BE"/>
        </w:rPr>
      </w:pPr>
      <w:r w:rsidRPr="009133B0">
        <w:rPr>
          <w:rFonts w:cstheme="minorHAnsi"/>
          <w:color w:val="24303B"/>
          <w:sz w:val="24"/>
          <w:szCs w:val="24"/>
          <w:lang w:val="nl-BE"/>
        </w:rPr>
        <w:br w:type="page"/>
      </w:r>
    </w:p>
    <w:p w14:paraId="103C90D4" w14:textId="58AB6F85" w:rsidR="007D5365" w:rsidRPr="007D5365" w:rsidRDefault="00961BB6" w:rsidP="00690895">
      <w:pPr>
        <w:spacing w:line="259" w:lineRule="auto"/>
        <w:rPr>
          <w:rFonts w:cstheme="minorHAnsi"/>
          <w:sz w:val="24"/>
          <w:szCs w:val="24"/>
        </w:rPr>
      </w:pPr>
      <w:r w:rsidRPr="00961BB6">
        <w:rPr>
          <w:b/>
          <w:bCs/>
          <w:color w:val="0070C0"/>
          <w:sz w:val="24"/>
          <w:szCs w:val="24"/>
          <w:lang w:val="en-GB"/>
        </w:rPr>
        <w:lastRenderedPageBreak/>
        <w:t>Mediators</w:t>
      </w:r>
      <w:r w:rsidRPr="00961BB6">
        <w:rPr>
          <w:color w:val="0070C0"/>
          <w:sz w:val="24"/>
          <w:szCs w:val="24"/>
          <w:lang w:val="en-GB"/>
        </w:rPr>
        <w:t xml:space="preserve"> </w:t>
      </w:r>
      <w:r w:rsidRPr="00961BB6">
        <w:rPr>
          <w:i/>
          <w:color w:val="0070C0"/>
          <w:sz w:val="24"/>
          <w:szCs w:val="24"/>
          <w:lang w:val="en-GB"/>
        </w:rPr>
        <w:t>(intermediate processes which explain subsequent changes in outcomes)</w:t>
      </w:r>
      <w:r w:rsidRPr="00961BB6">
        <w:rPr>
          <w:color w:val="0070C0"/>
          <w:sz w:val="24"/>
          <w:szCs w:val="24"/>
          <w:lang w:val="en-GB"/>
        </w:rPr>
        <w:t xml:space="preserve"> </w:t>
      </w:r>
    </w:p>
    <w:p w14:paraId="6E945439" w14:textId="6F50A8AD" w:rsidR="00FF55DB" w:rsidRPr="00A276F3" w:rsidRDefault="00FF55DB" w:rsidP="45290D21">
      <w:pPr>
        <w:spacing w:line="259" w:lineRule="auto"/>
        <w:rPr>
          <w:rFonts w:cstheme="minorBidi"/>
          <w:b/>
          <w:bCs/>
        </w:rPr>
      </w:pPr>
      <w:proofErr w:type="spellStart"/>
      <w:r w:rsidRPr="45290D21">
        <w:rPr>
          <w:rFonts w:cstheme="minorBidi"/>
          <w:b/>
          <w:bCs/>
          <w:color w:val="123A5F"/>
          <w:highlight w:val="lightGray"/>
        </w:rPr>
        <w:t>Therapeutische</w:t>
      </w:r>
      <w:proofErr w:type="spellEnd"/>
      <w:r w:rsidRPr="45290D21">
        <w:rPr>
          <w:rFonts w:cstheme="minorBidi"/>
          <w:b/>
          <w:bCs/>
          <w:color w:val="123A5F"/>
          <w:highlight w:val="lightGray"/>
        </w:rPr>
        <w:t xml:space="preserve"> </w:t>
      </w:r>
      <w:proofErr w:type="spellStart"/>
      <w:r w:rsidRPr="45290D21">
        <w:rPr>
          <w:rFonts w:cstheme="minorBidi"/>
          <w:b/>
          <w:bCs/>
          <w:color w:val="123A5F"/>
          <w:highlight w:val="lightGray"/>
        </w:rPr>
        <w:t>relatie</w:t>
      </w:r>
      <w:proofErr w:type="spellEnd"/>
      <w:r w:rsidRPr="45290D21">
        <w:rPr>
          <w:rFonts w:cstheme="minorBidi"/>
          <w:b/>
          <w:bCs/>
          <w:color w:val="123A5F"/>
          <w:highlight w:val="lightGray"/>
        </w:rPr>
        <w:t xml:space="preserve"> / </w:t>
      </w:r>
      <w:proofErr w:type="spellStart"/>
      <w:r w:rsidRPr="45290D21">
        <w:rPr>
          <w:rFonts w:cstheme="minorBidi"/>
          <w:b/>
          <w:bCs/>
          <w:color w:val="123A5F"/>
          <w:highlight w:val="lightGray"/>
        </w:rPr>
        <w:t>ondersteuning</w:t>
      </w:r>
      <w:proofErr w:type="spellEnd"/>
    </w:p>
    <w:p w14:paraId="23832335" w14:textId="77777777" w:rsidR="00FF55DB" w:rsidRPr="0096035B" w:rsidRDefault="00FF55DB" w:rsidP="45290D21">
      <w:pPr>
        <w:numPr>
          <w:ilvl w:val="0"/>
          <w:numId w:val="12"/>
        </w:numPr>
        <w:spacing w:after="0" w:line="259" w:lineRule="auto"/>
        <w:rPr>
          <w:rFonts w:cstheme="minorBidi"/>
          <w:lang w:val="nl-BE"/>
        </w:rPr>
      </w:pPr>
      <w:r w:rsidRPr="0096035B">
        <w:rPr>
          <w:rFonts w:cstheme="minorBidi"/>
          <w:color w:val="24303B"/>
          <w:lang w:val="nl-BE"/>
        </w:rPr>
        <w:t xml:space="preserve">Hoe heeft u het contact met de zorgverlener tijdens de sessies ervaren? </w:t>
      </w:r>
    </w:p>
    <w:p w14:paraId="52943DAE" w14:textId="151D954C"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Voelde u zich gesteund en begrepen? </w:t>
      </w:r>
    </w:p>
    <w:p w14:paraId="1C0F2C3B" w14:textId="2AF54C64"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Had u het gevoel dat er naar u geluisterd werd? </w:t>
      </w:r>
    </w:p>
    <w:p w14:paraId="0D209C1E" w14:textId="4941CCB8"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Voelde u zich op uw gemak tijdens de sessies? </w:t>
      </w:r>
    </w:p>
    <w:p w14:paraId="44A68DDF" w14:textId="63C82623"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In welke mate hielp dit contact u tijdens de behandeling? </w:t>
      </w:r>
    </w:p>
    <w:p w14:paraId="449D8F89" w14:textId="106BF910"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Had de samenwerking met de zorgverlener invloed op hoe u </w:t>
      </w:r>
      <w:del w:id="1052" w:author="Janou De Buyser" w:date="2026-10-26T10:00:00Z">
        <w:r w:rsidR="00FF55DB" w:rsidRPr="0096035B">
          <w:rPr>
            <w:rFonts w:cstheme="minorBidi"/>
            <w:color w:val="24303B"/>
            <w:lang w:val="nl-BE"/>
          </w:rPr>
          <w:delText xml:space="preserve">de therapie</w:delText>
        </w:r>
      </w:del>
      <w:ins w:id="1053" w:author="Janou De Buyser" w:date="2026-10-26T10:00:00Z">
        <w:r>
          <w:rPr>
            <w:rFonts w:cstheme="minorBidi"/>
            <w:color w:val="24303B"/>
            <w:lang w:val="nl-BE"/>
          </w:rPr>
          <w:t xml:space="preserve">de begeleiding</w:t>
        </w:r>
      </w:ins>
      <w:r w:rsidR="00FF55DB" w:rsidRPr="0096035B">
        <w:rPr>
          <w:rFonts w:cstheme="minorBidi"/>
          <w:color w:val="24303B"/>
          <w:lang w:val="nl-BE"/>
        </w:rPr>
        <w:t xml:space="preserve"> ervaarde? </w:t>
      </w:r>
    </w:p>
    <w:p w14:paraId="6B984758" w14:textId="193EA751" w:rsidR="00FF55DB" w:rsidRPr="0096035B" w:rsidRDefault="00AE5487" w:rsidP="45290D21">
      <w:pPr>
        <w:spacing w:after="12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Had dit invloed op uw motivatie of vooruitgang? </w:t>
      </w:r>
    </w:p>
    <w:p w14:paraId="349AF0C9" w14:textId="52130E75" w:rsidR="00FF55DB" w:rsidRPr="00A276F3" w:rsidRDefault="00FF55DB" w:rsidP="45290D21">
      <w:pPr>
        <w:spacing w:after="0" w:line="259" w:lineRule="auto"/>
        <w:rPr>
          <w:rFonts w:cstheme="minorBidi"/>
          <w:b/>
          <w:bCs/>
        </w:rPr>
      </w:pPr>
      <w:proofErr w:type="spellStart"/>
      <w:r w:rsidRPr="45290D21">
        <w:rPr>
          <w:rFonts w:cstheme="minorBidi"/>
          <w:b/>
          <w:bCs/>
          <w:color w:val="123A5F"/>
          <w:highlight w:val="lightGray"/>
        </w:rPr>
        <w:t>Motivatie</w:t>
      </w:r>
      <w:proofErr w:type="spellEnd"/>
      <w:r w:rsidRPr="45290D21">
        <w:rPr>
          <w:rFonts w:cstheme="minorBidi"/>
          <w:b/>
          <w:bCs/>
          <w:color w:val="123A5F"/>
          <w:highlight w:val="lightGray"/>
        </w:rPr>
        <w:t xml:space="preserve"> en engagement</w:t>
      </w:r>
    </w:p>
    <w:p w14:paraId="1C4DA7A3" w14:textId="77777777" w:rsidR="00FF55DB" w:rsidRPr="0096035B" w:rsidRDefault="00FF55DB" w:rsidP="45290D21">
      <w:pPr>
        <w:numPr>
          <w:ilvl w:val="0"/>
          <w:numId w:val="13"/>
        </w:numPr>
        <w:spacing w:after="0" w:line="259" w:lineRule="auto"/>
        <w:rPr>
          <w:rFonts w:cstheme="minorBidi"/>
          <w:lang w:val="nl-BE"/>
        </w:rPr>
      </w:pPr>
      <w:r w:rsidRPr="0096035B">
        <w:rPr>
          <w:rFonts w:cstheme="minorBidi"/>
          <w:color w:val="24303B"/>
          <w:lang w:val="nl-BE"/>
        </w:rPr>
        <w:t xml:space="preserve">Hoe gemotiveerd voelde u zich om deel te nemen aan de sessies? </w:t>
      </w:r>
    </w:p>
    <w:p w14:paraId="24C60783" w14:textId="4B3467B0"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Veranderde uw motivatie in de loop van de behandeling? </w:t>
      </w:r>
    </w:p>
    <w:p w14:paraId="5C1AF5B8" w14:textId="347AB496"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Wat hielp u om gemotiveerd te blijven? </w:t>
      </w:r>
    </w:p>
    <w:p w14:paraId="1151787A" w14:textId="348601F7"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Waren er momenten waarop het moeilijker was om gemotiveerd te blijven? </w:t>
      </w:r>
    </w:p>
    <w:p w14:paraId="54EA6E88" w14:textId="323462C5"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Heeft de begeleiding u geholpen om gemotiveerd te blijven? Hoe? </w:t>
      </w:r>
    </w:p>
    <w:p w14:paraId="409F354B" w14:textId="1EBDDB5D" w:rsidR="00FF55DB" w:rsidRPr="0096035B" w:rsidRDefault="00AE5487" w:rsidP="45290D21">
      <w:pPr>
        <w:spacing w:after="12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In welke mate had uw motivatie invloed op wat u uit </w:t>
      </w:r>
      <w:del w:id="1054" w:author="Janou De Buyser" w:date="2026-10-26T10:00:00Z">
        <w:r w:rsidR="00FF55DB" w:rsidRPr="0096035B">
          <w:rPr>
            <w:rFonts w:cstheme="minorBidi"/>
            <w:color w:val="24303B"/>
            <w:lang w:val="nl-BE"/>
          </w:rPr>
          <w:delText xml:space="preserve">de therapie</w:delText>
        </w:r>
      </w:del>
      <w:ins w:id="1055" w:author="Janou De Buyser" w:date="2026-10-26T10:00:00Z">
        <w:r>
          <w:rPr>
            <w:rFonts w:cstheme="minorBidi"/>
            <w:color w:val="24303B"/>
            <w:lang w:val="nl-BE"/>
          </w:rPr>
          <w:t xml:space="preserve">de begeleiding</w:t>
        </w:r>
      </w:ins>
      <w:r w:rsidR="00FF55DB" w:rsidRPr="0096035B">
        <w:rPr>
          <w:rFonts w:cstheme="minorBidi"/>
          <w:color w:val="24303B"/>
          <w:lang w:val="nl-BE"/>
        </w:rPr>
        <w:t xml:space="preserve"> haalde? </w:t>
      </w:r>
    </w:p>
    <w:p w14:paraId="31900C25" w14:textId="71DFE41F" w:rsidR="00FF55DB" w:rsidRPr="00A276F3" w:rsidRDefault="00FF55DB" w:rsidP="45290D21">
      <w:pPr>
        <w:spacing w:after="0" w:line="259" w:lineRule="auto"/>
        <w:rPr>
          <w:rFonts w:cstheme="minorBidi"/>
          <w:b/>
          <w:bCs/>
        </w:rPr>
      </w:pPr>
      <w:r w:rsidRPr="45290D21">
        <w:rPr>
          <w:rFonts w:cstheme="minorBidi"/>
          <w:b/>
          <w:bCs/>
          <w:color w:val="123A5F"/>
          <w:highlight w:val="lightGray"/>
        </w:rPr>
        <w:t>Self-efficacy (</w:t>
      </w:r>
      <w:proofErr w:type="spellStart"/>
      <w:r w:rsidRPr="45290D21">
        <w:rPr>
          <w:rFonts w:cstheme="minorBidi"/>
          <w:b/>
          <w:bCs/>
          <w:color w:val="123A5F"/>
          <w:highlight w:val="lightGray"/>
        </w:rPr>
        <w:t>zelfvertrouwen</w:t>
      </w:r>
      <w:proofErr w:type="spellEnd"/>
      <w:r w:rsidRPr="45290D21">
        <w:rPr>
          <w:rFonts w:cstheme="minorBidi"/>
          <w:b/>
          <w:bCs/>
          <w:color w:val="123A5F"/>
          <w:highlight w:val="lightGray"/>
        </w:rPr>
        <w:t>)</w:t>
      </w:r>
    </w:p>
    <w:p w14:paraId="5E55CB65" w14:textId="77777777" w:rsidR="00FF55DB" w:rsidRPr="0096035B" w:rsidRDefault="00FF55DB" w:rsidP="45290D21">
      <w:pPr>
        <w:numPr>
          <w:ilvl w:val="0"/>
          <w:numId w:val="14"/>
        </w:numPr>
        <w:spacing w:after="0" w:line="259" w:lineRule="auto"/>
        <w:rPr>
          <w:rFonts w:cstheme="minorBidi"/>
          <w:lang w:val="nl-BE"/>
        </w:rPr>
      </w:pPr>
      <w:r w:rsidRPr="0096035B">
        <w:rPr>
          <w:rFonts w:cstheme="minorBidi"/>
          <w:color w:val="24303B"/>
          <w:lang w:val="nl-BE"/>
        </w:rPr>
        <w:t xml:space="preserve">In hoeverre voelde u zich in staat om de </w:t>
      </w:r>
      <w:del w:id="1050" w:author="Janou De Buyser" w:date="2026-10-26T10:00:00Z">
        <w:r w:rsidRPr="0096035B">
          <w:rPr>
            <w:rFonts w:cstheme="minorBidi"/>
            <w:color w:val="24303B"/>
            <w:lang w:val="nl-BE"/>
          </w:rPr>
          <w:delText xml:space="preserve">adviezen of oefeningen uit de therapie</w:delText>
        </w:r>
      </w:del>
      <w:ins w:id="1051" w:author="Janou De Buyser" w:date="2026-10-26T10:00:00Z">
        <w:r>
          <w:rPr>
            <w:rFonts w:cstheme="minorBidi"/>
            <w:color w:val="24303B"/>
            <w:lang w:val="nl-BE"/>
          </w:rPr>
          <w:t xml:space="preserve">adviezen uit de begeleiding, zoals de dagelijkse voetzorg en uw schoenen altijd dragen,</w:t>
        </w:r>
      </w:ins>
      <w:r w:rsidRPr="0096035B">
        <w:rPr>
          <w:rFonts w:cstheme="minorBidi"/>
          <w:color w:val="24303B"/>
          <w:lang w:val="nl-BE"/>
        </w:rPr>
        <w:t xml:space="preserve"> zelf toe te passen? </w:t>
      </w:r>
    </w:p>
    <w:p w14:paraId="78E3A298" w14:textId="27C0BED1"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Had u vertrouwen dat u deze veranderingen kon volhouden? </w:t>
      </w:r>
    </w:p>
    <w:p w14:paraId="4FE18B17" w14:textId="2865149F"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Voelde u zich zeker in wat u moest doen? </w:t>
      </w:r>
    </w:p>
    <w:p w14:paraId="1AA1E486" w14:textId="48D4D02F"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Zijn er dingen die u moeilijk vond om zelf te doen? </w:t>
      </w:r>
    </w:p>
    <w:p w14:paraId="5F26D02D" w14:textId="276B4CDB" w:rsidR="00FF55DB" w:rsidRPr="00A276F3" w:rsidRDefault="00AE5487" w:rsidP="45290D21">
      <w:pPr>
        <w:spacing w:after="0" w:line="259" w:lineRule="auto"/>
        <w:ind w:left="720"/>
        <w:rPr>
          <w:rFonts w:cstheme="minorBidi"/>
        </w:rPr>
      </w:pPr>
      <w:r w:rsidRPr="45290D21">
        <w:rPr>
          <w:rFonts w:ascii="Wingdings" w:eastAsia="Wingdings" w:hAnsi="Wingdings" w:cs="Wingdings"/>
        </w:rPr>
        <w:t>è</w:t>
      </w:r>
      <w:r w:rsidR="00FF55DB" w:rsidRPr="0096035B">
        <w:rPr>
          <w:rFonts w:cstheme="minorBidi"/>
          <w:color w:val="24303B"/>
          <w:lang w:val="nl-BE"/>
        </w:rPr>
        <w:t xml:space="preserve">Is uw vertrouwen in uzelf veranderd door </w:t>
      </w:r>
      <w:del w:id="1056" w:author="Janou De Buyser" w:date="2026-10-26T10:00:00Z">
        <w:r w:rsidR="00FF55DB" w:rsidRPr="0096035B">
          <w:rPr>
            <w:rFonts w:cstheme="minorBidi"/>
            <w:color w:val="24303B"/>
            <w:lang w:val="nl-BE"/>
          </w:rPr>
          <w:delText xml:space="preserve">de therapie</w:delText>
        </w:r>
      </w:del>
      <w:ins w:id="1057" w:author="Janou De Buyser" w:date="2026-10-26T10:00:00Z">
        <w:r>
          <w:rPr>
            <w:rFonts w:cstheme="minorBidi"/>
            <w:color w:val="24303B"/>
            <w:lang w:val="nl-BE"/>
          </w:rPr>
          <w:t xml:space="preserve">de begeleiding</w:t>
        </w:r>
      </w:ins>
      <w:r w:rsidR="00FF55DB" w:rsidRPr="0096035B">
        <w:rPr>
          <w:rFonts w:cstheme="minorBidi"/>
          <w:color w:val="24303B"/>
          <w:lang w:val="nl-BE"/>
        </w:rPr>
        <w:t xml:space="preserve">? </w:t>
      </w:r>
      <w:r w:rsidR="00FF55DB" w:rsidRPr="45290D21">
        <w:rPr>
          <w:rFonts w:cstheme="minorBidi"/>
          <w:color w:val="24303B"/>
        </w:rPr>
        <w:t xml:space="preserve">Hoe? </w:t>
      </w:r>
    </w:p>
    <w:p w14:paraId="6F0D281C" w14:textId="3A10892D" w:rsidR="00FF55DB" w:rsidRPr="00A276F3" w:rsidRDefault="00FF55DB" w:rsidP="00690895">
      <w:pPr>
        <w:spacing w:after="0" w:line="259" w:lineRule="auto"/>
        <w:rPr>
          <w:rFonts w:cstheme="minorHAnsi"/>
        </w:rPr>
      </w:pPr>
    </w:p>
    <w:p w14:paraId="66C8AB3D" w14:textId="5A70284D" w:rsidR="00FF55DB" w:rsidRPr="00A276F3" w:rsidRDefault="00FF55DB" w:rsidP="45290D21">
      <w:pPr>
        <w:spacing w:after="0" w:line="259" w:lineRule="auto"/>
        <w:rPr>
          <w:rFonts w:cstheme="minorBidi"/>
          <w:b/>
          <w:bCs/>
        </w:rPr>
      </w:pPr>
      <w:proofErr w:type="spellStart"/>
      <w:r w:rsidRPr="45290D21">
        <w:rPr>
          <w:rFonts w:cstheme="minorBidi"/>
          <w:b/>
          <w:bCs/>
          <w:color w:val="123A5F"/>
          <w:highlight w:val="lightGray"/>
        </w:rPr>
        <w:t>Bewustwording</w:t>
      </w:r>
      <w:proofErr w:type="spellEnd"/>
      <w:r w:rsidRPr="45290D21">
        <w:rPr>
          <w:rFonts w:cstheme="minorBidi"/>
          <w:b/>
          <w:bCs/>
          <w:color w:val="123A5F"/>
          <w:highlight w:val="lightGray"/>
        </w:rPr>
        <w:t xml:space="preserve"> / </w:t>
      </w:r>
      <w:proofErr w:type="spellStart"/>
      <w:r w:rsidRPr="45290D21">
        <w:rPr>
          <w:rFonts w:cstheme="minorBidi"/>
          <w:b/>
          <w:bCs/>
          <w:color w:val="123A5F"/>
          <w:highlight w:val="lightGray"/>
        </w:rPr>
        <w:t>inzicht</w:t>
      </w:r>
      <w:proofErr w:type="spellEnd"/>
    </w:p>
    <w:p w14:paraId="251B1435" w14:textId="77777777" w:rsidR="00FF55DB" w:rsidRPr="0096035B" w:rsidRDefault="00FF55DB" w:rsidP="45290D21">
      <w:pPr>
        <w:numPr>
          <w:ilvl w:val="0"/>
          <w:numId w:val="15"/>
        </w:numPr>
        <w:spacing w:after="0" w:line="259" w:lineRule="auto"/>
        <w:rPr>
          <w:rFonts w:cstheme="minorBidi"/>
          <w:lang w:val="nl-BE"/>
        </w:rPr>
      </w:pPr>
      <w:r w:rsidRPr="0096035B">
        <w:rPr>
          <w:rFonts w:cstheme="minorBidi"/>
          <w:color w:val="24303B"/>
          <w:lang w:val="nl-BE"/>
        </w:rPr>
        <w:t xml:space="preserve">Heeft </w:t>
      </w:r>
      <w:del w:id="1058" w:author="Janou De Buyser" w:date="2026-10-26T10:00:00Z">
        <w:r w:rsidRPr="0096035B">
          <w:rPr>
            <w:rFonts w:cstheme="minorBidi"/>
            <w:color w:val="24303B"/>
            <w:lang w:val="nl-BE"/>
          </w:rPr>
          <w:delText xml:space="preserve">de therapie</w:delText>
        </w:r>
      </w:del>
      <w:ins w:id="1059" w:author="Janou De Buyser" w:date="2026-10-26T10:00:00Z">
        <w:r>
          <w:rPr>
            <w:rFonts w:cstheme="minorBidi"/>
            <w:color w:val="24303B"/>
            <w:lang w:val="nl-BE"/>
          </w:rPr>
          <w:t xml:space="preserve">de begeleiding</w:t>
        </w:r>
      </w:ins>
      <w:r w:rsidRPr="0096035B">
        <w:rPr>
          <w:rFonts w:cstheme="minorBidi"/>
          <w:color w:val="24303B"/>
          <w:lang w:val="nl-BE"/>
        </w:rPr>
        <w:t xml:space="preserve"> u geholpen om uw situatie beter te begrijpen? </w:t>
      </w:r>
    </w:p>
    <w:p w14:paraId="119376BE" w14:textId="1B4A8044"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Heeft u nieuwe inzichten gekregen? </w:t>
      </w:r>
    </w:p>
    <w:p w14:paraId="613F0C25" w14:textId="1427611C"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Begrijpt u nu beter wat </w:t>
      </w:r>
      <w:del w:id="1060" w:author="Janou De Buyser" w:date="2026-10-26T10:00:00Z">
        <w:r w:rsidR="00FF55DB" w:rsidRPr="0096035B">
          <w:rPr>
            <w:rFonts w:cstheme="minorBidi"/>
            <w:color w:val="24303B"/>
            <w:lang w:val="nl-BE"/>
          </w:rPr>
          <w:delText xml:space="preserve">uw probleem</w:delText>
        </w:r>
      </w:del>
      <w:ins w:id="1061" w:author="Janou De Buyser" w:date="2026-10-26T10:00:00Z">
        <w:r>
          <w:rPr>
            <w:rFonts w:cstheme="minorBidi"/>
            <w:color w:val="24303B"/>
            <w:lang w:val="nl-BE"/>
          </w:rPr>
          <w:t xml:space="preserve">uw risico op een nieuwe voetwonde</w:t>
        </w:r>
      </w:ins>
      <w:r w:rsidR="00FF55DB" w:rsidRPr="0096035B">
        <w:rPr>
          <w:rFonts w:cstheme="minorBidi"/>
          <w:color w:val="24303B"/>
          <w:lang w:val="nl-BE"/>
        </w:rPr>
        <w:t xml:space="preserve"> veroorzaakt of beïnvloedt? </w:t>
      </w:r>
    </w:p>
    <w:p w14:paraId="4AC1DF54" w14:textId="45C52FAF" w:rsidR="00FF55DB" w:rsidRPr="0096035B" w:rsidRDefault="00AE5487" w:rsidP="45290D21">
      <w:pPr>
        <w:spacing w:after="0" w:line="259" w:lineRule="auto"/>
        <w:ind w:left="720"/>
        <w:rPr>
          <w:rFonts w:cstheme="minorBidi"/>
          <w:lang w:val="nl-BE"/>
        </w:rPr>
      </w:pPr>
      <w:r w:rsidRPr="45290D21">
        <w:rPr>
          <w:rFonts w:ascii="Wingdings" w:eastAsia="Wingdings" w:hAnsi="Wingdings" w:cs="Wingdings"/>
        </w:rPr>
        <w:t>è</w:t>
      </w:r>
      <w:r w:rsidR="00FF55DB" w:rsidRPr="0096035B">
        <w:rPr>
          <w:rFonts w:cstheme="minorBidi"/>
          <w:color w:val="24303B"/>
          <w:lang w:val="nl-BE"/>
        </w:rPr>
        <w:t xml:space="preserve">Bent u anders gaan nadenken over uw situatie? </w:t>
      </w:r>
    </w:p>
    <w:p w14:paraId="6CAB548F" w14:textId="4AC91C20" w:rsidR="00FF55DB" w:rsidRPr="0096035B" w:rsidRDefault="2BCDE860" w:rsidP="45290D21">
      <w:pPr>
        <w:spacing w:after="0" w:line="259" w:lineRule="auto"/>
        <w:ind w:left="720"/>
        <w:rPr>
          <w:lang w:val="nl-BE"/>
        </w:rPr>
      </w:pPr>
      <w:r w:rsidRPr="60DDE260">
        <w:rPr>
          <w:rFonts w:ascii="Wingdings" w:eastAsia="Wingdings" w:hAnsi="Wingdings" w:cs="Wingdings"/>
        </w:rPr>
        <w:t>è</w:t>
      </w:r>
      <w:r w:rsidR="6FDE6517" w:rsidRPr="0096035B">
        <w:rPr>
          <w:rFonts w:cstheme="minorBidi"/>
          <w:color w:val="24303B"/>
          <w:lang w:val="nl-BE"/>
        </w:rPr>
        <w:t xml:space="preserve">Heeft dit inzicht iets veranderd in wat u doet of hoe u ermee omgaat? </w:t>
      </w:r>
    </w:p>
    <w:p w14:paraId="7B8411EB" w14:textId="72E0C698" w:rsidR="5DE0F1A0" w:rsidRPr="0096035B" w:rsidRDefault="5DE0F1A0" w:rsidP="60DDE260">
      <w:pPr>
        <w:numPr>
          <w:ilvl w:val="0"/>
          <w:numId w:val="16"/>
        </w:numPr>
        <w:spacing w:after="0" w:line="259" w:lineRule="auto"/>
        <w:rPr>
          <w:rFonts w:cstheme="minorBidi"/>
          <w:lang w:val="nl-BE"/>
        </w:rPr>
      </w:pPr>
      <w:r w:rsidRPr="0096035B">
        <w:rPr>
          <w:rFonts w:cstheme="minorBidi"/>
          <w:lang w:val="nl-BE"/>
        </w:rPr>
        <w:t xml:space="preserve">Heeft het PARADISE-programma dingen veranderd in uw dagelijks leven die u vooraf niet had verwacht? </w:t>
      </w:r>
    </w:p>
    <w:p w14:paraId="5AB57194" w14:textId="749AAE5E" w:rsidR="5DE0F1A0" w:rsidRPr="0096035B" w:rsidRDefault="5DE0F1A0" w:rsidP="60DDE260">
      <w:pPr>
        <w:numPr>
          <w:ilvl w:val="0"/>
          <w:numId w:val="17"/>
        </w:numPr>
        <w:spacing w:after="0" w:line="259" w:lineRule="auto"/>
        <w:rPr>
          <w:rFonts w:cstheme="minorBidi"/>
          <w:lang w:val="nl-BE"/>
        </w:rPr>
      </w:pPr>
      <w:r w:rsidRPr="0096035B">
        <w:rPr>
          <w:rFonts w:cstheme="minorBidi"/>
          <w:lang w:val="nl-BE"/>
        </w:rPr>
        <w:t>Waren er aspecten van het programma die anders verliepen dan u had gedacht?</w:t>
      </w:r>
    </w:p>
    <w:p w14:paraId="76097332" w14:textId="1CEECD58" w:rsidR="60DDE260" w:rsidRPr="0096035B" w:rsidRDefault="60DDE260" w:rsidP="60DDE260">
      <w:pPr>
        <w:spacing w:after="0" w:line="259" w:lineRule="auto"/>
        <w:ind w:left="720"/>
        <w:rPr>
          <w:rFonts w:cstheme="minorBidi"/>
          <w:lang w:val="nl-BE"/>
        </w:rPr>
      </w:pPr>
    </w:p>
    <w:p w14:paraId="03D7E352" w14:textId="2048C46E" w:rsidR="00FF55DB" w:rsidRPr="009133B0" w:rsidRDefault="00FF55DB" w:rsidP="00690895">
      <w:pPr>
        <w:spacing w:after="0" w:line="259" w:lineRule="auto"/>
        <w:rPr>
          <w:rFonts w:cstheme="minorHAnsi"/>
          <w:lang w:val="nl-BE"/>
        </w:rPr>
      </w:pPr>
    </w:p>
    <w:p w14:paraId="30884C04" w14:textId="43E2336F" w:rsidR="00690895" w:rsidRDefault="00D54D71">
      <w:pPr>
        <w:spacing w:line="259" w:lineRule="auto"/>
        <w:rPr>
          <w:b/>
          <w:bCs/>
          <w:color w:val="0070C0"/>
          <w:sz w:val="20"/>
          <w:szCs w:val="20"/>
          <w:lang w:val="en-GB"/>
        </w:rPr>
      </w:pPr>
      <w:r w:rsidRPr="00D05AE6">
        <w:rPr>
          <w:b/>
          <w:bCs/>
          <w:color w:val="123A5F"/>
          <w:sz w:val="24"/>
          <w:szCs w:val="24"/>
          <w:lang w:val="en-GB"/>
        </w:rPr>
        <w:t>Unanticipated pathways or consequences</w:t>
      </w:r>
      <w:r w:rsidRPr="00D05AE6">
        <w:rPr>
          <w:b/>
          <w:bCs/>
          <w:color w:val="123A5F"/>
          <w:sz w:val="20"/>
          <w:szCs w:val="20"/>
          <w:lang w:val="en-GB"/>
        </w:rPr>
        <w:t xml:space="preserve"> </w:t>
      </w:r>
      <w:r w:rsidR="00101701">
        <w:rPr>
          <w:b/>
          <w:bCs/>
          <w:color w:val="123A5F"/>
          <w:sz w:val="20"/>
          <w:szCs w:val="20"/>
          <w:lang w:val="en-GB"/>
        </w:rPr>
        <w:t xml:space="preserve"> </w:t>
      </w:r>
    </w:p>
    <w:p w14:paraId="0C17BFDF" w14:textId="77777777" w:rsidR="00DE47C6" w:rsidRPr="00690895" w:rsidRDefault="00DE47C6" w:rsidP="45290D21">
      <w:pPr>
        <w:spacing w:after="0" w:line="259" w:lineRule="auto"/>
        <w:rPr>
          <w:rFonts w:cstheme="minorBidi"/>
          <w:b/>
          <w:bCs/>
        </w:rPr>
      </w:pPr>
      <w:r w:rsidRPr="45290D21">
        <w:rPr>
          <w:rFonts w:cstheme="minorBidi"/>
          <w:b/>
          <w:bCs/>
          <w:color w:val="123A5F"/>
        </w:rPr>
        <w:t xml:space="preserve">Effect </w:t>
      </w:r>
      <w:proofErr w:type="spellStart"/>
      <w:r w:rsidRPr="45290D21">
        <w:rPr>
          <w:rFonts w:cstheme="minorBidi"/>
          <w:b/>
          <w:bCs/>
          <w:color w:val="123A5F"/>
        </w:rPr>
        <w:t>op</w:t>
      </w:r>
      <w:proofErr w:type="spellEnd"/>
      <w:r w:rsidRPr="45290D21">
        <w:rPr>
          <w:rFonts w:cstheme="minorBidi"/>
          <w:b/>
          <w:bCs/>
          <w:color w:val="123A5F"/>
        </w:rPr>
        <w:t xml:space="preserve"> </w:t>
      </w:r>
      <w:proofErr w:type="spellStart"/>
      <w:r w:rsidRPr="45290D21">
        <w:rPr>
          <w:rFonts w:cstheme="minorBidi"/>
          <w:b/>
          <w:bCs/>
          <w:color w:val="123A5F"/>
        </w:rPr>
        <w:t>gedrag</w:t>
      </w:r>
      <w:proofErr w:type="spellEnd"/>
      <w:r w:rsidRPr="45290D21">
        <w:rPr>
          <w:rFonts w:cstheme="minorBidi"/>
          <w:b/>
          <w:bCs/>
          <w:color w:val="123A5F"/>
        </w:rPr>
        <w:t xml:space="preserve"> en </w:t>
      </w:r>
      <w:proofErr w:type="spellStart"/>
      <w:r w:rsidRPr="45290D21">
        <w:rPr>
          <w:rFonts w:cstheme="minorBidi"/>
          <w:b/>
          <w:bCs/>
          <w:color w:val="123A5F"/>
        </w:rPr>
        <w:t>gevoelens</w:t>
      </w:r>
      <w:proofErr w:type="spellEnd"/>
    </w:p>
    <w:p w14:paraId="5C555A90" w14:textId="77777777" w:rsidR="00DE47C6" w:rsidRPr="0096035B" w:rsidRDefault="00DE47C6" w:rsidP="45290D21">
      <w:pPr>
        <w:numPr>
          <w:ilvl w:val="0"/>
          <w:numId w:val="18"/>
        </w:numPr>
        <w:spacing w:after="0" w:line="259" w:lineRule="auto"/>
        <w:rPr>
          <w:rFonts w:cstheme="minorBidi"/>
          <w:lang w:val="nl-BE"/>
        </w:rPr>
      </w:pPr>
      <w:r w:rsidRPr="0096035B">
        <w:rPr>
          <w:rFonts w:cstheme="minorBidi"/>
          <w:color w:val="24303B"/>
          <w:lang w:val="nl-BE"/>
        </w:rPr>
        <w:t xml:space="preserve">Heeft het programma uw manier van omgaan met uw gezondheid op een onverwachte manier beïnvloed? </w:t>
      </w:r>
    </w:p>
    <w:p w14:paraId="40891A44" w14:textId="77777777" w:rsidR="00A276F3" w:rsidRPr="009133B0" w:rsidRDefault="00A276F3" w:rsidP="00A276F3">
      <w:pPr>
        <w:spacing w:after="0" w:line="259" w:lineRule="auto"/>
        <w:ind w:left="720"/>
        <w:rPr>
          <w:rFonts w:cstheme="minorHAnsi"/>
          <w:lang w:val="nl-BE"/>
        </w:rPr>
      </w:pPr>
    </w:p>
    <w:p w14:paraId="7FD8FE7F" w14:textId="77777777" w:rsidR="00DE47C6" w:rsidRPr="00690895" w:rsidRDefault="00DE47C6" w:rsidP="45290D21">
      <w:pPr>
        <w:spacing w:after="0" w:line="259" w:lineRule="auto"/>
        <w:rPr>
          <w:rFonts w:cstheme="minorBidi"/>
          <w:b/>
          <w:bCs/>
        </w:rPr>
      </w:pPr>
      <w:r w:rsidRPr="45290D21">
        <w:rPr>
          <w:rFonts w:cstheme="minorBidi"/>
          <w:b/>
          <w:bCs/>
          <w:color w:val="123A5F"/>
        </w:rPr>
        <w:t xml:space="preserve">Contact met </w:t>
      </w:r>
      <w:proofErr w:type="spellStart"/>
      <w:r w:rsidRPr="45290D21">
        <w:rPr>
          <w:rFonts w:cstheme="minorBidi"/>
          <w:b/>
          <w:bCs/>
          <w:color w:val="123A5F"/>
        </w:rPr>
        <w:t>zorgverleners</w:t>
      </w:r>
      <w:proofErr w:type="spellEnd"/>
    </w:p>
    <w:p w14:paraId="4E116E82" w14:textId="77777777" w:rsidR="00DE47C6" w:rsidRPr="0096035B" w:rsidRDefault="00DE47C6" w:rsidP="45290D21">
      <w:pPr>
        <w:numPr>
          <w:ilvl w:val="0"/>
          <w:numId w:val="19"/>
        </w:numPr>
        <w:spacing w:after="0" w:line="259" w:lineRule="auto"/>
        <w:rPr>
          <w:rFonts w:cstheme="minorBidi"/>
          <w:lang w:val="nl-BE"/>
        </w:rPr>
      </w:pPr>
      <w:r w:rsidRPr="0096035B">
        <w:rPr>
          <w:rFonts w:cstheme="minorBidi"/>
          <w:color w:val="24303B"/>
          <w:lang w:val="nl-BE"/>
        </w:rPr>
        <w:lastRenderedPageBreak/>
        <w:t xml:space="preserve">Is uw contact met zorgverleners veranderd door het programma op een manier die u niet had voorzien? </w:t>
      </w:r>
    </w:p>
    <w:p w14:paraId="044E9370" w14:textId="77777777" w:rsidR="00A276F3" w:rsidRPr="009133B0" w:rsidRDefault="00A276F3" w:rsidP="00A276F3">
      <w:pPr>
        <w:spacing w:after="0" w:line="259" w:lineRule="auto"/>
        <w:ind w:left="720"/>
        <w:rPr>
          <w:rFonts w:cstheme="minorHAnsi"/>
          <w:lang w:val="nl-BE"/>
        </w:rPr>
      </w:pPr>
    </w:p>
    <w:p w14:paraId="7D3509A6" w14:textId="77777777" w:rsidR="00DE47C6" w:rsidRPr="00690895" w:rsidRDefault="00DE47C6" w:rsidP="45290D21">
      <w:pPr>
        <w:spacing w:after="0" w:line="259" w:lineRule="auto"/>
        <w:rPr>
          <w:rFonts w:cstheme="minorBidi"/>
          <w:b/>
          <w:bCs/>
        </w:rPr>
      </w:pPr>
      <w:proofErr w:type="spellStart"/>
      <w:r w:rsidRPr="45290D21">
        <w:rPr>
          <w:rFonts w:cstheme="minorBidi"/>
          <w:b/>
          <w:bCs/>
          <w:color w:val="123A5F"/>
        </w:rPr>
        <w:t>Praktische</w:t>
      </w:r>
      <w:proofErr w:type="spellEnd"/>
      <w:r w:rsidRPr="45290D21">
        <w:rPr>
          <w:rFonts w:cstheme="minorBidi"/>
          <w:b/>
          <w:bCs/>
          <w:color w:val="123A5F"/>
        </w:rPr>
        <w:t xml:space="preserve"> </w:t>
      </w:r>
      <w:proofErr w:type="spellStart"/>
      <w:r w:rsidRPr="45290D21">
        <w:rPr>
          <w:rFonts w:cstheme="minorBidi"/>
          <w:b/>
          <w:bCs/>
          <w:color w:val="123A5F"/>
        </w:rPr>
        <w:t>gevolgen</w:t>
      </w:r>
      <w:proofErr w:type="spellEnd"/>
    </w:p>
    <w:p w14:paraId="063F2638" w14:textId="6082D639" w:rsidR="00690895" w:rsidRPr="00E916E1" w:rsidRDefault="00DE47C6" w:rsidP="00E916E1">
      <w:pPr>
        <w:numPr>
          <w:ilvl w:val="0"/>
          <w:numId w:val="20"/>
        </w:numPr>
        <w:spacing w:after="0" w:line="259" w:lineRule="auto"/>
        <w:rPr>
          <w:rFonts w:cstheme="minorBidi"/>
          <w:lang w:val="nl-BE"/>
        </w:rPr>
      </w:pPr>
      <w:r w:rsidRPr="0096035B">
        <w:rPr>
          <w:rFonts w:cstheme="minorBidi"/>
          <w:color w:val="24303B"/>
          <w:lang w:val="nl-BE"/>
        </w:rPr>
        <w:t>Heeft het programma onverwachte gevolgen gehad voor uw dagelijkse routine, tijdsbesteding of andere verplichtingen?</w:t>
      </w:r>
    </w:p>
    <w:p w14:paraId="4307841A" w14:textId="3980335C" w:rsidR="00250E2B" w:rsidRPr="00A276F3" w:rsidRDefault="00786205">
      <w:pPr>
        <w:spacing w:line="259" w:lineRule="auto"/>
        <w:rPr>
          <w:b/>
          <w:color w:val="0070C0"/>
          <w:sz w:val="36"/>
          <w:szCs w:val="36"/>
          <w:lang w:val="en-GB"/>
        </w:rPr>
      </w:pPr>
      <w:r w:rsidRPr="00A276F3">
        <w:rPr>
          <w:b/>
          <w:color w:val="123A5F"/>
          <w:sz w:val="36"/>
          <w:szCs w:val="36"/>
          <w:lang w:val="en-GB"/>
        </w:rPr>
        <w:t xml:space="preserve">Context </w:t>
      </w:r>
    </w:p>
    <w:p w14:paraId="659E2C28" w14:textId="54FE0393" w:rsidR="00251E34" w:rsidRDefault="00786205">
      <w:pPr>
        <w:spacing w:line="259" w:lineRule="auto"/>
        <w:rPr>
          <w:iCs/>
          <w:lang w:val="en-GB"/>
        </w:rPr>
      </w:pPr>
      <w:r w:rsidRPr="00250E2B">
        <w:rPr>
          <w:iCs/>
          <w:color w:val="24303B"/>
          <w:lang w:val="en-GB"/>
        </w:rPr>
        <w:t xml:space="preserve">(factors external to the intervention which may influence its implementation, or whether its mechanisms of impact act as intended / how external factors influence the delivery and functioning of </w:t>
      </w:r>
      <w:r w:rsidR="00F87CF0" w:rsidRPr="00F87CF0">
        <w:rPr>
          <w:iCs/>
          <w:color w:val="24303B"/>
          <w:sz w:val="24"/>
          <w:szCs w:val="24"/>
          <w:lang w:val="en-GB"/>
        </w:rPr>
        <w:t>interventions)</w:t>
      </w:r>
    </w:p>
    <w:p w14:paraId="72AB99DE" w14:textId="4152B84F" w:rsidR="00F87CF0" w:rsidRPr="00F87CF0" w:rsidRDefault="00251E34">
      <w:pPr>
        <w:spacing w:line="259" w:lineRule="auto"/>
        <w:rPr>
          <w:iCs/>
          <w:lang w:val="en-GB"/>
        </w:rPr>
      </w:pPr>
      <w:r w:rsidRPr="00A276F3">
        <w:rPr>
          <w:b/>
          <w:color w:val="0070C0"/>
          <w:sz w:val="26"/>
          <w:szCs w:val="26"/>
          <w:lang w:val="en-GB"/>
        </w:rPr>
        <w:t>Contextual moderators</w:t>
      </w:r>
      <w:r w:rsidR="00F527AC">
        <w:rPr>
          <w:b/>
          <w:color w:val="24303B"/>
          <w:sz w:val="24"/>
          <w:szCs w:val="24"/>
          <w:lang w:val="en-GB"/>
        </w:rPr>
        <w:t xml:space="preserve"> </w:t>
      </w:r>
      <w:del w:id="1030" w:author="Janou De Buyser" w:date="2026-10-26T10:00:00Z">
        <w:r w:rsidR="00F87CF0" w:rsidRPr="00F87CF0">
          <w:rPr>
            <w:b/>
            <w:bCs/>
            <w:color w:val="24303B"/>
            <w:highlight w:val="lightGray"/>
            <w:lang w:val="en-GB"/>
          </w:rPr>
          <w:delText xml:space="preserve">o)</w:delText>
        </w:r>
      </w:del>
      <w:ins w:id="1031" w:author="Janou De Buyser" w:date="2026-10-26T10:00:00Z">
        <w:r>
          <w:rPr>
            <w:b/>
            <w:bCs/>
            <w:color w:val="24303B"/>
            <w:highlight w:val="lightGray"/>
            <w:lang w:val="en-GB"/>
          </w:rPr>
          <w:t xml:space="preserve">(o)</w:t>
        </w:r>
      </w:ins>
      <w:r w:rsidR="00F87CF0" w:rsidRPr="00F87CF0">
        <w:rPr>
          <w:b/>
          <w:bCs/>
          <w:color w:val="24303B"/>
          <w:highlight w:val="lightGray"/>
          <w:lang w:val="en-GB"/>
        </w:rPr>
        <w:t xml:space="preserve"> </w:t>
      </w:r>
      <w:r w:rsidR="00F87CF0" w:rsidRPr="00F87CF0">
        <w:rPr>
          <w:color w:val="24303B"/>
          <w:highlight w:val="lightGray"/>
          <w:lang w:val="en-GB"/>
        </w:rPr>
        <w:t>Contextual barriers that inhibit/facilitators that facilitated the PARADISE implementation and/or effectiveness (</w:t>
      </w:r>
      <w:proofErr w:type="spellStart"/>
      <w:r w:rsidR="00F87CF0" w:rsidRPr="00F87CF0">
        <w:rPr>
          <w:color w:val="24303B"/>
          <w:highlight w:val="lightGray"/>
          <w:lang w:val="en-GB"/>
        </w:rPr>
        <w:t>eg.</w:t>
      </w:r>
      <w:proofErr w:type="spellEnd"/>
      <w:r w:rsidR="00F87CF0" w:rsidRPr="00F87CF0">
        <w:rPr>
          <w:color w:val="24303B"/>
          <w:highlight w:val="lightGray"/>
          <w:lang w:val="en-GB"/>
        </w:rPr>
        <w:t xml:space="preserve"> skills, attitudes, or organisational norms, culture (human, financial, resources)</w:t>
      </w:r>
    </w:p>
    <w:p w14:paraId="34D437BC" w14:textId="3145EB9F" w:rsidR="00CC1391" w:rsidRPr="00550021" w:rsidRDefault="00CC1391" w:rsidP="00CC1391">
      <w:pPr>
        <w:spacing w:line="259" w:lineRule="auto"/>
        <w:rPr>
          <w:iCs/>
          <w:lang w:val="nl-NL"/>
        </w:rPr>
      </w:pPr>
      <w:proofErr w:type="spellStart"/>
      <w:r w:rsidRPr="00550021">
        <w:rPr>
          <w:b/>
          <w:color w:val="123A5F"/>
          <w:sz w:val="24"/>
          <w:szCs w:val="24"/>
          <w:lang w:val="nl-NL"/>
        </w:rPr>
        <w:t>Contextual</w:t>
      </w:r>
      <w:proofErr w:type="spellEnd"/>
      <w:r w:rsidRPr="00550021">
        <w:rPr>
          <w:b/>
          <w:color w:val="123A5F"/>
          <w:sz w:val="24"/>
          <w:szCs w:val="24"/>
          <w:lang w:val="nl-NL"/>
        </w:rPr>
        <w:t xml:space="preserve"> moderators</w:t>
      </w:r>
    </w:p>
    <w:p w14:paraId="774E6C5F" w14:textId="77777777" w:rsidR="00550021" w:rsidRPr="0096035B" w:rsidRDefault="00550021" w:rsidP="45290D21">
      <w:pPr>
        <w:spacing w:line="259" w:lineRule="auto"/>
        <w:rPr>
          <w:rFonts w:cstheme="minorBidi"/>
          <w:b/>
          <w:bCs/>
          <w:lang w:val="nl-BE"/>
        </w:rPr>
      </w:pPr>
      <w:r w:rsidRPr="0096035B">
        <w:rPr>
          <w:rFonts w:cstheme="minorBidi"/>
          <w:b/>
          <w:bCs/>
          <w:color w:val="123A5F"/>
          <w:lang w:val="nl-BE"/>
        </w:rPr>
        <w:t>Algemene ervaring en context</w:t>
      </w:r>
    </w:p>
    <w:p w14:paraId="266EC8C7" w14:textId="77777777" w:rsidR="00550021" w:rsidRPr="0096035B" w:rsidRDefault="00550021" w:rsidP="45290D21">
      <w:pPr>
        <w:numPr>
          <w:ilvl w:val="0"/>
          <w:numId w:val="21"/>
        </w:numPr>
        <w:spacing w:line="259" w:lineRule="auto"/>
        <w:rPr>
          <w:rFonts w:cstheme="minorBidi"/>
          <w:lang w:val="nl-BE"/>
        </w:rPr>
      </w:pPr>
      <w:r w:rsidRPr="0096035B">
        <w:rPr>
          <w:rFonts w:cstheme="minorBidi"/>
          <w:color w:val="24303B"/>
          <w:lang w:val="nl-BE"/>
        </w:rPr>
        <w:t xml:space="preserve">Waren er dingen in uw persoonlijke situatie (bijv. thuis, werk, gezin) die het makkelijker of moeilijker maakten om aan het programma deel te nemen? </w:t>
      </w:r>
    </w:p>
    <w:p w14:paraId="1C203724" w14:textId="77777777" w:rsidR="00550021" w:rsidRPr="00550021" w:rsidRDefault="00550021" w:rsidP="45290D21">
      <w:pPr>
        <w:spacing w:line="259" w:lineRule="auto"/>
        <w:rPr>
          <w:rFonts w:cstheme="minorBidi"/>
          <w:b/>
          <w:bCs/>
        </w:rPr>
      </w:pPr>
      <w:proofErr w:type="spellStart"/>
      <w:r w:rsidRPr="45290D21">
        <w:rPr>
          <w:rFonts w:cstheme="minorBidi"/>
          <w:b/>
          <w:bCs/>
          <w:color w:val="123A5F"/>
        </w:rPr>
        <w:t>Barrières</w:t>
      </w:r>
      <w:proofErr w:type="spellEnd"/>
      <w:r w:rsidRPr="45290D21">
        <w:rPr>
          <w:rFonts w:cstheme="minorBidi"/>
          <w:b/>
          <w:bCs/>
          <w:color w:val="123A5F"/>
        </w:rPr>
        <w:t xml:space="preserve"> (</w:t>
      </w:r>
      <w:proofErr w:type="spellStart"/>
      <w:r w:rsidRPr="45290D21">
        <w:rPr>
          <w:rFonts w:cstheme="minorBidi"/>
          <w:b/>
          <w:bCs/>
          <w:color w:val="123A5F"/>
        </w:rPr>
        <w:t>belemmeringen</w:t>
      </w:r>
      <w:proofErr w:type="spellEnd"/>
      <w:r w:rsidRPr="45290D21">
        <w:rPr>
          <w:rFonts w:cstheme="minorBidi"/>
          <w:b/>
          <w:bCs/>
          <w:color w:val="123A5F"/>
        </w:rPr>
        <w:t>)</w:t>
      </w:r>
    </w:p>
    <w:p w14:paraId="0B07D3C6" w14:textId="77777777" w:rsidR="00550021" w:rsidRPr="0096035B" w:rsidRDefault="00550021" w:rsidP="45290D21">
      <w:pPr>
        <w:numPr>
          <w:ilvl w:val="0"/>
          <w:numId w:val="22"/>
        </w:numPr>
        <w:spacing w:line="259" w:lineRule="auto"/>
        <w:rPr>
          <w:rFonts w:cstheme="minorBidi"/>
          <w:lang w:val="nl-BE"/>
        </w:rPr>
      </w:pPr>
      <w:r w:rsidRPr="0096035B">
        <w:rPr>
          <w:rFonts w:cstheme="minorBidi"/>
          <w:color w:val="24303B"/>
          <w:lang w:val="nl-BE"/>
        </w:rPr>
        <w:t xml:space="preserve">Wat maakte het voor u lastig om het programma te volgen of toe te passen? </w:t>
      </w:r>
    </w:p>
    <w:p w14:paraId="07BAF79B" w14:textId="77777777" w:rsidR="00550021" w:rsidRPr="00550021" w:rsidRDefault="00550021" w:rsidP="45290D21">
      <w:pPr>
        <w:spacing w:line="259" w:lineRule="auto"/>
        <w:rPr>
          <w:rFonts w:cstheme="minorBidi"/>
          <w:b/>
          <w:bCs/>
        </w:rPr>
      </w:pPr>
      <w:r w:rsidRPr="45290D21">
        <w:rPr>
          <w:rFonts w:cstheme="minorBidi"/>
          <w:b/>
          <w:bCs/>
          <w:color w:val="123A5F"/>
        </w:rPr>
        <w:t>Facilitatoren (</w:t>
      </w:r>
      <w:proofErr w:type="spellStart"/>
      <w:r w:rsidRPr="45290D21">
        <w:rPr>
          <w:rFonts w:cstheme="minorBidi"/>
          <w:b/>
          <w:bCs/>
          <w:color w:val="123A5F"/>
        </w:rPr>
        <w:t>ondersteunende</w:t>
      </w:r>
      <w:proofErr w:type="spellEnd"/>
      <w:r w:rsidRPr="45290D21">
        <w:rPr>
          <w:rFonts w:cstheme="minorBidi"/>
          <w:b/>
          <w:bCs/>
          <w:color w:val="123A5F"/>
        </w:rPr>
        <w:t xml:space="preserve"> </w:t>
      </w:r>
      <w:proofErr w:type="spellStart"/>
      <w:r w:rsidRPr="45290D21">
        <w:rPr>
          <w:rFonts w:cstheme="minorBidi"/>
          <w:b/>
          <w:bCs/>
          <w:color w:val="123A5F"/>
        </w:rPr>
        <w:t>factoren</w:t>
      </w:r>
      <w:proofErr w:type="spellEnd"/>
      <w:r w:rsidRPr="45290D21">
        <w:rPr>
          <w:rFonts w:cstheme="minorBidi"/>
          <w:b/>
          <w:bCs/>
          <w:color w:val="123A5F"/>
        </w:rPr>
        <w:t>)</w:t>
      </w:r>
    </w:p>
    <w:p w14:paraId="2FE8F48E" w14:textId="77777777" w:rsidR="00550021" w:rsidRPr="0096035B" w:rsidRDefault="00550021" w:rsidP="45290D21">
      <w:pPr>
        <w:numPr>
          <w:ilvl w:val="0"/>
          <w:numId w:val="23"/>
        </w:numPr>
        <w:spacing w:line="259" w:lineRule="auto"/>
        <w:rPr>
          <w:rFonts w:cstheme="minorBidi"/>
          <w:lang w:val="nl-BE"/>
        </w:rPr>
      </w:pPr>
      <w:r w:rsidRPr="0096035B">
        <w:rPr>
          <w:rFonts w:cstheme="minorBidi"/>
          <w:color w:val="24303B"/>
          <w:lang w:val="nl-BE"/>
        </w:rPr>
        <w:t xml:space="preserve">Wat heeft u juist geholpen om het programma te volgen? </w:t>
      </w:r>
    </w:p>
    <w:p w14:paraId="11973019" w14:textId="77777777" w:rsidR="00550021" w:rsidRPr="00550021" w:rsidRDefault="00550021" w:rsidP="45290D21">
      <w:pPr>
        <w:spacing w:line="259" w:lineRule="auto"/>
        <w:rPr>
          <w:rFonts w:cstheme="minorBidi"/>
          <w:b/>
          <w:bCs/>
        </w:rPr>
      </w:pPr>
      <w:r w:rsidRPr="45290D21">
        <w:rPr>
          <w:rFonts w:cstheme="minorBidi"/>
          <w:b/>
          <w:bCs/>
          <w:color w:val="123A5F"/>
        </w:rPr>
        <w:t xml:space="preserve">Werking van het </w:t>
      </w:r>
      <w:proofErr w:type="spellStart"/>
      <w:r w:rsidRPr="45290D21">
        <w:rPr>
          <w:rFonts w:cstheme="minorBidi"/>
          <w:b/>
          <w:bCs/>
          <w:color w:val="123A5F"/>
        </w:rPr>
        <w:t>programma</w:t>
      </w:r>
      <w:proofErr w:type="spellEnd"/>
    </w:p>
    <w:p w14:paraId="1DB6AA70" w14:textId="77777777" w:rsidR="00550021" w:rsidRPr="00E913EE" w:rsidRDefault="00550021" w:rsidP="45290D21">
      <w:pPr>
        <w:numPr>
          <w:ilvl w:val="0"/>
          <w:numId w:val="24"/>
        </w:numPr>
        <w:spacing w:line="259" w:lineRule="auto"/>
        <w:rPr>
          <w:rFonts w:cstheme="minorBidi"/>
        </w:rPr>
      </w:pPr>
      <w:r w:rsidRPr="0096035B">
        <w:rPr>
          <w:rFonts w:cstheme="minorBidi"/>
          <w:color w:val="24303B"/>
          <w:lang w:val="nl-BE"/>
        </w:rPr>
        <w:t xml:space="preserve">Heeft het programma gewerkt zoals u had verwacht? </w:t>
      </w:r>
      <w:proofErr w:type="spellStart"/>
      <w:r w:rsidRPr="45290D21">
        <w:rPr>
          <w:rFonts w:cstheme="minorBidi"/>
          <w:color w:val="24303B"/>
        </w:rPr>
        <w:t>Waarom</w:t>
      </w:r>
      <w:proofErr w:type="spellEnd"/>
      <w:r w:rsidRPr="45290D21">
        <w:rPr>
          <w:rFonts w:cstheme="minorBidi"/>
          <w:color w:val="24303B"/>
        </w:rPr>
        <w:t xml:space="preserve"> </w:t>
      </w:r>
      <w:proofErr w:type="spellStart"/>
      <w:r w:rsidRPr="45290D21">
        <w:rPr>
          <w:rFonts w:cstheme="minorBidi"/>
          <w:color w:val="24303B"/>
        </w:rPr>
        <w:t>wel</w:t>
      </w:r>
      <w:proofErr w:type="spellEnd"/>
      <w:r w:rsidRPr="45290D21">
        <w:rPr>
          <w:rFonts w:cstheme="minorBidi"/>
          <w:color w:val="24303B"/>
        </w:rPr>
        <w:t xml:space="preserve"> of niet? </w:t>
      </w:r>
    </w:p>
    <w:p w14:paraId="633973C6" w14:textId="77777777" w:rsidR="00550021" w:rsidRPr="00550021" w:rsidRDefault="00550021" w:rsidP="45290D21">
      <w:pPr>
        <w:spacing w:line="259" w:lineRule="auto"/>
        <w:rPr>
          <w:rFonts w:cstheme="minorBidi"/>
          <w:b/>
          <w:bCs/>
        </w:rPr>
      </w:pPr>
      <w:proofErr w:type="spellStart"/>
      <w:r w:rsidRPr="45290D21">
        <w:rPr>
          <w:rFonts w:cstheme="minorBidi"/>
          <w:b/>
          <w:bCs/>
          <w:color w:val="123A5F"/>
        </w:rPr>
        <w:t>Reflectie</w:t>
      </w:r>
      <w:proofErr w:type="spellEnd"/>
    </w:p>
    <w:p w14:paraId="68D5ADCE" w14:textId="77777777" w:rsidR="00550021" w:rsidRPr="0096035B" w:rsidRDefault="00550021" w:rsidP="45290D21">
      <w:pPr>
        <w:numPr>
          <w:ilvl w:val="0"/>
          <w:numId w:val="25"/>
        </w:numPr>
        <w:spacing w:line="259" w:lineRule="auto"/>
        <w:rPr>
          <w:rFonts w:cstheme="minorBidi"/>
          <w:lang w:val="nl-BE"/>
        </w:rPr>
      </w:pPr>
      <w:r w:rsidRPr="0096035B">
        <w:rPr>
          <w:rFonts w:cstheme="minorBidi"/>
          <w:color w:val="24303B"/>
          <w:lang w:val="nl-BE"/>
        </w:rPr>
        <w:t>Wat zou er volgens u moeten veranderen om het programma beter te laten werken voor mensen zoals u?</w:t>
      </w:r>
    </w:p>
    <w:p w:rsidR="00550021" w:rsidRPr="00550021" w:rsidRDefault="00550021" w:rsidP="45290D21">
      <w:pPr>
        <w:spacing w:line="259" w:lineRule="auto"/>
        <w:rPr>
          <w:ins w:id="1062" w:author="Janou De Buyser" w:date="2026-10-26T10:00:00Z"/>
          <w:rFonts w:cstheme="minorBidi"/>
          <w:b/>
          <w:bCs/>
        </w:rPr>
      </w:pPr>
      <w:ins w:id="1063" w:author="Janou De Buyser" w:date="2026-10-26T10:00:00Z">
        <w:r>
          <w:rPr>
            <w:rFonts w:cstheme="minorBidi"/>
            <w:b/>
            <w:bCs/>
            <w:color w:val="123A5F"/>
          </w:rPr>
          <w:t xml:space="preserve">Slotvragen</w:t>
        </w:r>
      </w:ins>
    </w:p>
    <w:p w:rsidR="00550021" w:rsidRPr="0096035B" w:rsidRDefault="00550021" w:rsidP="45290D21">
      <w:pPr>
        <w:numPr>
          <w:ilvl w:val="0"/>
          <w:numId w:val="25"/>
        </w:numPr>
        <w:spacing w:line="259" w:lineRule="auto"/>
        <w:rPr>
          <w:ins w:id="1064" w:author="Janou De Buyser" w:date="2026-10-26T10:00:00Z"/>
          <w:rFonts w:cstheme="minorBidi"/>
          <w:lang w:val="nl-BE"/>
        </w:rPr>
      </w:pPr>
      <w:ins w:id="1065" w:author="Janou De Buyser" w:date="2026-10-26T10:00:00Z">
        <w:r>
          <w:rPr>
            <w:rFonts w:cstheme="minorBidi"/>
            <w:color w:val="24303B"/>
            <w:lang w:val="nl-BE"/>
          </w:rPr>
          <w:t xml:space="preserve">Kan u in enkele zinnen samenvatten hoe u het PARADISE-programma ervaren heeft?</w:t>
        </w:r>
      </w:ins>
    </w:p>
    <w:p w:rsidR="00550021" w:rsidRPr="0096035B" w:rsidRDefault="00550021" w:rsidP="45290D21">
      <w:pPr>
        <w:numPr>
          <w:ilvl w:val="0"/>
          <w:numId w:val="25"/>
        </w:numPr>
        <w:spacing w:line="259" w:lineRule="auto"/>
        <w:rPr>
          <w:ins w:id="1066" w:author="Janou De Buyser" w:date="2026-10-26T10:00:00Z"/>
          <w:rFonts w:cstheme="minorBidi"/>
          <w:lang w:val="nl-BE"/>
        </w:rPr>
      </w:pPr>
      <w:ins w:id="1067" w:author="Janou De Buyser" w:date="2026-10-26T10:00:00Z">
        <w:r>
          <w:rPr>
            <w:rFonts w:cstheme="minorBidi"/>
            <w:color w:val="24303B"/>
            <w:lang w:val="nl-BE"/>
          </w:rPr>
          <w:t xml:space="preserve">Zijn er nog zaken die u belangrijk vindt om te vermelden, maar die niet aan bod kwamen?</w:t>
        </w:r>
      </w:ins>
    </w:p>
    <w:p w:rsidR="00550021" w:rsidRPr="0096035B" w:rsidRDefault="00550021" w:rsidP="45290D21">
      <w:pPr>
        <w:spacing w:line="259" w:lineRule="auto"/>
        <w:rPr>
          <w:ins w:id="1068" w:author="Janou De Buyser" w:date="2026-10-26T10:00:00Z"/>
          <w:rFonts w:cstheme="minorBidi"/>
          <w:lang w:val="nl-BE"/>
        </w:rPr>
      </w:pPr>
      <w:ins w:id="1069" w:author="Janou De Buyser" w:date="2026-10-26T10:00:00Z">
        <w:r>
          <w:rPr>
            <w:rFonts w:cstheme="minorBidi"/>
            <w:color w:val="24303B"/>
            <w:lang w:val="nl-BE"/>
          </w:rPr>
          <w:t xml:space="preserve">Bedankt voor uw tijd en uw openheid.</w:t>
        </w:r>
      </w:ins>
    </w:p>
    <w:p w:rsidR="00EA13F0" w:rsidRPr="00EA13F0" w:rsidRDefault="00EA13F0" w:rsidP="00EA13F0">
      <w:pPr>
        <w:numPr>
          <w:ilvl w:val="0"/>
          <w:numId w:val="26"/>
        </w:numPr>
        <w:tabs>
          <w:tab w:val="left" w:leader="underscore" w:pos="8505"/>
        </w:tabs>
        <w:spacing w:line="360" w:lineRule="auto"/>
        <w:rPr>
          <w:ins w:id="1070" w:author="Janou De Buyser" w:date="2026-10-26T10:00:00Z"/>
          <w:rFonts w:ascii="Calibri" w:hAnsi="Calibri" w:cs="Calibri"/>
        </w:rPr>
      </w:pPr>
      <w:ins w:id="1071" w:author="Janou De Buyser" w:date="2026-10-26T10:00:00Z">
        <w:r>
          <w:rPr>
            <w:color w:val="24303B"/>
          </w:rPr>
          <w:t xml:space="preserve">Einde interview: ______________________________</w:t>
        </w:r>
      </w:ins>
    </w:p>
    <w:p w14:paraId="36249447" w14:textId="77777777" w:rsidR="0030064B" w:rsidRDefault="0030064B">
      <w:pPr>
        <w:spacing w:line="259" w:lineRule="auto"/>
        <w:rPr>
          <w:rFonts w:cstheme="minorHAnsi"/>
          <w:b/>
          <w:bCs/>
          <w:iCs/>
          <w:color w:val="EE0000"/>
          <w:lang w:val="nl-NL"/>
        </w:rPr>
      </w:pPr>
    </w:p>
    <w:sectPr w:rsidR="0030064B">
      <w:headerReference w:type="default"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6T06:44:29Z">
    <w:p>
      <w:pPr>
        <w:pStyle w:val="CommentText"/>
      </w:pPr>
      <w:r>
        <w:rPr>
          <w:rStyle w:val="CommentReference"/>
        </w:rPr>
        <w:annotationRef/>
      </w:r>
      <w:r>
        <w:t>Het toestemmingsformulier van de patiënt (eCRF 02) spreekt van "een kort gesprek of interview"; anderhalf tot twee uur strookt daar niet mee. 45 minuten is een voorstel. De aanspreekvorm is hier gelijkgetrokken naar "u".</w:t>
      </w:r>
    </w:p>
  </w:comment>
  <w:comment w:id="1" w:author="Janou De Buyser" w:initials="JDB" w:date="2026-10-26T06:44:29Z">
    <w:p>
      <w:pPr>
        <w:pStyle w:val="CommentText"/>
      </w:pPr>
      <w:r>
        <w:rPr>
          <w:rStyle w:val="CommentReference"/>
        </w:rPr>
        <w:annotationRef/>
      </w:r>
      <w:r>
        <w:t>Nieuw blok. De gids vroeg nog niet naar de afzonderlijke onderdelen van PARADISE ("the different components" bij (k) in eCRF 39), terwijl het manuscript expliciet wil weten hoe deelnemers reageren op hun eigen draaggegevens.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C9F9" w14:textId="77777777" w:rsidR="003C3E77" w:rsidRDefault="003C3E77" w:rsidP="006A0397">
      <w:pPr>
        <w:spacing w:after="0" w:line="240" w:lineRule="auto"/>
      </w:pPr>
    </w:p>
  </w:endnote>
  <w:endnote w:type="continuationSeparator" w:id="0">
    <w:p w14:paraId="189F72E4" w14:textId="77777777" w:rsidR="003C3E77" w:rsidRDefault="003C3E77" w:rsidP="006A0397">
      <w:pPr>
        <w:spacing w:after="0" w:line="240" w:lineRule="auto"/>
      </w:pPr>
    </w:p>
  </w:endnote>
  <w:endnote w:type="continuationNotice" w:id="1">
    <w:p w14:paraId="0C5EF3A3" w14:textId="77777777" w:rsidR="003C3E77" w:rsidRDefault="003C3E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326C56" w:rsidRPr="0096035B" w:rsidRDefault="00326C56">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35B">
      <w:rPr>
        <w:color w:val="59636E"/>
        <w:sz w:val="16"/>
        <w:szCs w:val="16"/>
        <w:lang w:val="nl-BE"/>
      </w:rPr>
      <w:t xml:space="preserve">PARADISE-studie  ·  eCRF 41: Interviewgids </w:t>
    </w:r>
    <w:proofErr w:type="spellStart"/>
    <w:r w:rsidRPr="0096035B">
      <w:rPr>
        <w:color w:val="59636E"/>
        <w:sz w:val="16"/>
        <w:szCs w:val="16"/>
        <w:lang w:val="nl-BE"/>
      </w:rPr>
      <w:t>patiënt</w:t>
    </w:r>
    <w:proofErr w:type="spellEnd"/>
    <w:r w:rsidRPr="0096035B">
      <w:rPr>
        <w:color w:val="59636E"/>
        <w:sz w:val="16"/>
        <w:szCs w:val="16"/>
        <w:lang w:val="nl-BE"/>
      </w:rPr>
      <w:t xml:space="preserve"> ·  Versie </w:t>
    </w:r>
    <w:r w:rsidRPr="0096035B">
      <w:rPr>
        <w:i/>
        <w:iCs/>
        <w:color w:val="59636E"/>
        <w:sz w:val="16"/>
        <w:szCs w:val="16"/>
        <w:lang w:val="nl-BE"/>
      </w:rPr>
      <w:t>[ 1.0 ]</w:t>
    </w:r>
    <w:r w:rsidRPr="0096035B">
      <w:rPr>
        <w:color w:val="59636E"/>
        <w:sz w:val="16"/>
        <w:szCs w:val="16"/>
        <w:lang w:val="nl-BE"/>
      </w:rPr>
      <w:t xml:space="preserve">  ·  </w:t>
    </w:r>
    <w:r w:rsidRPr="0096035B">
      <w:rPr>
        <w:i/>
        <w:iCs/>
        <w:color w:val="59636E"/>
        <w:sz w:val="16"/>
        <w:szCs w:val="16"/>
        <w:lang w:val="nl-BE"/>
      </w:rPr>
      <w:t>[ 27/07/2026 ]</w:t>
    </w:r>
    <w:r w:rsidRPr="0096035B">
      <w:rPr>
        <w:color w:val="59636E"/>
        <w:sz w:val="16"/>
        <w:szCs w:val="16"/>
        <w:lang w:val="nl-BE"/>
      </w:rPr>
      <w:t xml:space="preserve">  ·  Pagina </w:t>
    </w:r>
    <w:r>
      <w:rPr>
        <w:color w:val="59636E"/>
        <w:sz w:val="16"/>
        <w:szCs w:val="16"/>
      </w:rPr>
      <w:fldChar w:fldCharType="begin"/>
    </w:r>
    <w:r w:rsidRPr="0096035B">
      <w:rPr>
        <w:color w:val="59636E"/>
        <w:sz w:val="16"/>
        <w:szCs w:val="16"/>
        <w:lang w:val="nl-BE"/>
      </w:rPr>
      <w:instrText>PAGE</w:instrText>
    </w:r>
    <w:r>
      <w:rPr>
        <w:color w:val="59636E"/>
        <w:sz w:val="16"/>
        <w:szCs w:val="16"/>
      </w:rPr>
      <w:fldChar w:fldCharType="separate"/>
    </w:r>
    <w:r w:rsidRPr="0096035B">
      <w:rPr>
        <w:noProof/>
        <w:color w:val="59636E"/>
        <w:sz w:val="16"/>
        <w:szCs w:val="16"/>
        <w:lang w:val="nl-BE"/>
      </w:rPr>
      <w:t>1</w:t>
    </w:r>
    <w:r>
      <w:rPr>
        <w:color w:val="59636E"/>
        <w:sz w:val="16"/>
        <w:szCs w:val="16"/>
      </w:rPr>
      <w:fldChar w:fldCharType="end"/>
    </w:r>
    <w:r w:rsidRPr="0096035B">
      <w:rPr>
        <w:color w:val="59636E"/>
        <w:sz w:val="16"/>
        <w:szCs w:val="16"/>
        <w:lang w:val="nl-BE"/>
      </w:rPr>
      <w:t xml:space="preserve"> van </w:t>
    </w:r>
    <w:r>
      <w:rPr>
        <w:color w:val="59636E"/>
        <w:sz w:val="16"/>
        <w:szCs w:val="16"/>
      </w:rPr>
      <w:fldChar w:fldCharType="begin"/>
    </w:r>
    <w:r w:rsidRPr="0096035B">
      <w:rPr>
        <w:color w:val="59636E"/>
        <w:sz w:val="16"/>
        <w:szCs w:val="16"/>
        <w:lang w:val="nl-BE"/>
      </w:rPr>
      <w:instrText>NUMPAGES</w:instrText>
    </w:r>
    <w:r>
      <w:rPr>
        <w:color w:val="59636E"/>
        <w:sz w:val="16"/>
        <w:szCs w:val="16"/>
      </w:rPr>
      <w:fldChar w:fldCharType="separate"/>
    </w:r>
    <w:r w:rsidRPr="0096035B">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7C9AB" w14:textId="77777777" w:rsidR="003C3E77" w:rsidRDefault="003C3E77" w:rsidP="006A0397">
      <w:pPr>
        <w:spacing w:after="0" w:line="240" w:lineRule="auto"/>
      </w:pPr>
    </w:p>
  </w:footnote>
  <w:footnote w:type="continuationSeparator" w:id="0">
    <w:p w14:paraId="3B0A848F" w14:textId="77777777" w:rsidR="003C3E77" w:rsidRDefault="003C3E77" w:rsidP="006A0397">
      <w:pPr>
        <w:spacing w:after="0" w:line="240" w:lineRule="auto"/>
      </w:pPr>
    </w:p>
  </w:footnote>
  <w:footnote w:type="continuationNotice" w:id="1">
    <w:p w14:paraId="272C4E13" w14:textId="77777777" w:rsidR="003C3E77" w:rsidRDefault="003C3E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326C56" w:rsidRPr="00EC7510" w:rsidRDefault="00326C56"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BD4"/>
    <w:multiLevelType w:val="multilevel"/>
    <w:tmpl w:val="EAB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5EB9"/>
    <w:multiLevelType w:val="multilevel"/>
    <w:tmpl w:val="3C5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57CA"/>
    <w:multiLevelType w:val="multilevel"/>
    <w:tmpl w:val="651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3A89"/>
    <w:multiLevelType w:val="multilevel"/>
    <w:tmpl w:val="9C7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90A52"/>
    <w:multiLevelType w:val="multilevel"/>
    <w:tmpl w:val="5A5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20928"/>
    <w:multiLevelType w:val="multilevel"/>
    <w:tmpl w:val="CBC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C0ED5"/>
    <w:multiLevelType w:val="multilevel"/>
    <w:tmpl w:val="5D5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D5481"/>
    <w:multiLevelType w:val="multilevel"/>
    <w:tmpl w:val="546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E481C"/>
    <w:multiLevelType w:val="multilevel"/>
    <w:tmpl w:val="5D1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B14C7"/>
    <w:multiLevelType w:val="multilevel"/>
    <w:tmpl w:val="B866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D3833"/>
    <w:multiLevelType w:val="multilevel"/>
    <w:tmpl w:val="552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67672"/>
    <w:multiLevelType w:val="multilevel"/>
    <w:tmpl w:val="ADD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9709B"/>
    <w:multiLevelType w:val="multilevel"/>
    <w:tmpl w:val="916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5510B"/>
    <w:multiLevelType w:val="multilevel"/>
    <w:tmpl w:val="9F5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D1A5F"/>
    <w:multiLevelType w:val="multilevel"/>
    <w:tmpl w:val="EBC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F1D87"/>
    <w:multiLevelType w:val="multilevel"/>
    <w:tmpl w:val="133A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71D98"/>
    <w:multiLevelType w:val="multilevel"/>
    <w:tmpl w:val="1A0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20408"/>
    <w:multiLevelType w:val="multilevel"/>
    <w:tmpl w:val="CC9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91E39"/>
    <w:multiLevelType w:val="multilevel"/>
    <w:tmpl w:val="57A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A0A9F"/>
    <w:multiLevelType w:val="multilevel"/>
    <w:tmpl w:val="2DF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F6D23"/>
    <w:multiLevelType w:val="multilevel"/>
    <w:tmpl w:val="2E2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A145E"/>
    <w:multiLevelType w:val="multilevel"/>
    <w:tmpl w:val="32F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B6C2C"/>
    <w:multiLevelType w:val="multilevel"/>
    <w:tmpl w:val="577EF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60B71"/>
    <w:multiLevelType w:val="multilevel"/>
    <w:tmpl w:val="556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F0CFE"/>
    <w:multiLevelType w:val="multilevel"/>
    <w:tmpl w:val="4CD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965B3"/>
    <w:multiLevelType w:val="multilevel"/>
    <w:tmpl w:val="9B40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75627">
    <w:abstractNumId w:val="26"/>
  </w:num>
  <w:num w:numId="2" w16cid:durableId="1157959108">
    <w:abstractNumId w:val="7"/>
  </w:num>
  <w:num w:numId="3" w16cid:durableId="1655599729">
    <w:abstractNumId w:val="22"/>
  </w:num>
  <w:num w:numId="4" w16cid:durableId="768743298">
    <w:abstractNumId w:val="11"/>
  </w:num>
  <w:num w:numId="5" w16cid:durableId="1043672174">
    <w:abstractNumId w:val="24"/>
  </w:num>
  <w:num w:numId="6" w16cid:durableId="1982273230">
    <w:abstractNumId w:val="9"/>
  </w:num>
  <w:num w:numId="7" w16cid:durableId="544290088">
    <w:abstractNumId w:val="25"/>
  </w:num>
  <w:num w:numId="8" w16cid:durableId="1522165774">
    <w:abstractNumId w:val="13"/>
  </w:num>
  <w:num w:numId="9" w16cid:durableId="939802079">
    <w:abstractNumId w:val="0"/>
  </w:num>
  <w:num w:numId="10" w16cid:durableId="584262850">
    <w:abstractNumId w:val="17"/>
  </w:num>
  <w:num w:numId="11" w16cid:durableId="1267540337">
    <w:abstractNumId w:val="10"/>
  </w:num>
  <w:num w:numId="12" w16cid:durableId="398947017">
    <w:abstractNumId w:val="14"/>
  </w:num>
  <w:num w:numId="13" w16cid:durableId="444546515">
    <w:abstractNumId w:val="4"/>
  </w:num>
  <w:num w:numId="14" w16cid:durableId="808672721">
    <w:abstractNumId w:val="16"/>
  </w:num>
  <w:num w:numId="15" w16cid:durableId="2067103381">
    <w:abstractNumId w:val="5"/>
  </w:num>
  <w:num w:numId="16" w16cid:durableId="1848058996">
    <w:abstractNumId w:val="2"/>
  </w:num>
  <w:num w:numId="17" w16cid:durableId="190384006">
    <w:abstractNumId w:val="15"/>
  </w:num>
  <w:num w:numId="18" w16cid:durableId="2072799843">
    <w:abstractNumId w:val="1"/>
  </w:num>
  <w:num w:numId="19" w16cid:durableId="2110536713">
    <w:abstractNumId w:val="19"/>
  </w:num>
  <w:num w:numId="20" w16cid:durableId="559637314">
    <w:abstractNumId w:val="6"/>
  </w:num>
  <w:num w:numId="21" w16cid:durableId="477647638">
    <w:abstractNumId w:val="12"/>
  </w:num>
  <w:num w:numId="22" w16cid:durableId="405881017">
    <w:abstractNumId w:val="20"/>
  </w:num>
  <w:num w:numId="23" w16cid:durableId="967735062">
    <w:abstractNumId w:val="21"/>
  </w:num>
  <w:num w:numId="24" w16cid:durableId="183984618">
    <w:abstractNumId w:val="3"/>
  </w:num>
  <w:num w:numId="25" w16cid:durableId="1641228840">
    <w:abstractNumId w:val="18"/>
  </w:num>
  <w:num w:numId="26" w16cid:durableId="830869646">
    <w:abstractNumId w:val="8"/>
  </w:num>
  <w:num w:numId="27" w16cid:durableId="302194588">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2D3"/>
    <w:rsid w:val="000F182D"/>
    <w:rsid w:val="000F6834"/>
    <w:rsid w:val="00101701"/>
    <w:rsid w:val="00104985"/>
    <w:rsid w:val="00115EB6"/>
    <w:rsid w:val="00116BBE"/>
    <w:rsid w:val="00125242"/>
    <w:rsid w:val="00125246"/>
    <w:rsid w:val="00127A21"/>
    <w:rsid w:val="00136005"/>
    <w:rsid w:val="00136149"/>
    <w:rsid w:val="00151D71"/>
    <w:rsid w:val="00152F6F"/>
    <w:rsid w:val="001702F0"/>
    <w:rsid w:val="00170FE9"/>
    <w:rsid w:val="00175720"/>
    <w:rsid w:val="00183A4C"/>
    <w:rsid w:val="001A467D"/>
    <w:rsid w:val="001B2299"/>
    <w:rsid w:val="001B7C9A"/>
    <w:rsid w:val="001C5B38"/>
    <w:rsid w:val="001C6D84"/>
    <w:rsid w:val="001D10FB"/>
    <w:rsid w:val="001D2CB5"/>
    <w:rsid w:val="001D7DE9"/>
    <w:rsid w:val="001E5ECF"/>
    <w:rsid w:val="001E734C"/>
    <w:rsid w:val="001F3A1E"/>
    <w:rsid w:val="001F4E8B"/>
    <w:rsid w:val="0020234B"/>
    <w:rsid w:val="00204F4C"/>
    <w:rsid w:val="00215735"/>
    <w:rsid w:val="00217928"/>
    <w:rsid w:val="00234B9B"/>
    <w:rsid w:val="00235281"/>
    <w:rsid w:val="00242F28"/>
    <w:rsid w:val="002431E3"/>
    <w:rsid w:val="0024435B"/>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26C56"/>
    <w:rsid w:val="003311B1"/>
    <w:rsid w:val="00337AA6"/>
    <w:rsid w:val="003401A9"/>
    <w:rsid w:val="00340A38"/>
    <w:rsid w:val="00345331"/>
    <w:rsid w:val="003617C6"/>
    <w:rsid w:val="0036406F"/>
    <w:rsid w:val="00364D27"/>
    <w:rsid w:val="00392ADE"/>
    <w:rsid w:val="00393BA5"/>
    <w:rsid w:val="003947A8"/>
    <w:rsid w:val="003A6132"/>
    <w:rsid w:val="003B5381"/>
    <w:rsid w:val="003C3E77"/>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4F4431"/>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801E0"/>
    <w:rsid w:val="00690895"/>
    <w:rsid w:val="00691123"/>
    <w:rsid w:val="00694B0D"/>
    <w:rsid w:val="006A01DC"/>
    <w:rsid w:val="006A0397"/>
    <w:rsid w:val="006A2542"/>
    <w:rsid w:val="006B35EC"/>
    <w:rsid w:val="006B3AE6"/>
    <w:rsid w:val="006B55DA"/>
    <w:rsid w:val="006B5A16"/>
    <w:rsid w:val="006C142B"/>
    <w:rsid w:val="006C5BE6"/>
    <w:rsid w:val="006D4C2B"/>
    <w:rsid w:val="006E1733"/>
    <w:rsid w:val="006E2115"/>
    <w:rsid w:val="006E24B9"/>
    <w:rsid w:val="006F1113"/>
    <w:rsid w:val="006F5D14"/>
    <w:rsid w:val="00700DD1"/>
    <w:rsid w:val="00712C4F"/>
    <w:rsid w:val="00720512"/>
    <w:rsid w:val="00721C5C"/>
    <w:rsid w:val="007271AA"/>
    <w:rsid w:val="00741E23"/>
    <w:rsid w:val="0074234E"/>
    <w:rsid w:val="00744178"/>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44C7"/>
    <w:rsid w:val="008B4F80"/>
    <w:rsid w:val="008B50B8"/>
    <w:rsid w:val="008B6CE1"/>
    <w:rsid w:val="008D7785"/>
    <w:rsid w:val="008D7DCF"/>
    <w:rsid w:val="008E0C63"/>
    <w:rsid w:val="008E259C"/>
    <w:rsid w:val="008E62A7"/>
    <w:rsid w:val="008E785D"/>
    <w:rsid w:val="008F37E6"/>
    <w:rsid w:val="008F5857"/>
    <w:rsid w:val="00911635"/>
    <w:rsid w:val="009133B0"/>
    <w:rsid w:val="009339FE"/>
    <w:rsid w:val="00933C79"/>
    <w:rsid w:val="00940214"/>
    <w:rsid w:val="009404EE"/>
    <w:rsid w:val="00943511"/>
    <w:rsid w:val="00947FB8"/>
    <w:rsid w:val="0096035B"/>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276F3"/>
    <w:rsid w:val="00A33F88"/>
    <w:rsid w:val="00A36C03"/>
    <w:rsid w:val="00A40625"/>
    <w:rsid w:val="00A5381C"/>
    <w:rsid w:val="00A6079F"/>
    <w:rsid w:val="00A64FD9"/>
    <w:rsid w:val="00A720C9"/>
    <w:rsid w:val="00A7637E"/>
    <w:rsid w:val="00A76F5F"/>
    <w:rsid w:val="00A84B8C"/>
    <w:rsid w:val="00A97B8E"/>
    <w:rsid w:val="00AB39E7"/>
    <w:rsid w:val="00AB7A8A"/>
    <w:rsid w:val="00AC09A7"/>
    <w:rsid w:val="00AD77C5"/>
    <w:rsid w:val="00AE0E76"/>
    <w:rsid w:val="00AE5487"/>
    <w:rsid w:val="00AF10DB"/>
    <w:rsid w:val="00AF1CDE"/>
    <w:rsid w:val="00B1017C"/>
    <w:rsid w:val="00B13B71"/>
    <w:rsid w:val="00B14B7D"/>
    <w:rsid w:val="00B23BFA"/>
    <w:rsid w:val="00B24356"/>
    <w:rsid w:val="00B25FB8"/>
    <w:rsid w:val="00B27EAF"/>
    <w:rsid w:val="00B404CE"/>
    <w:rsid w:val="00B408A1"/>
    <w:rsid w:val="00B44072"/>
    <w:rsid w:val="00B512F9"/>
    <w:rsid w:val="00B55423"/>
    <w:rsid w:val="00B63DA9"/>
    <w:rsid w:val="00B726BE"/>
    <w:rsid w:val="00B72FAD"/>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5327"/>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B1B8A"/>
    <w:rsid w:val="00CC1391"/>
    <w:rsid w:val="00CE0DBE"/>
    <w:rsid w:val="00CE1421"/>
    <w:rsid w:val="00CE4598"/>
    <w:rsid w:val="00CE4E2D"/>
    <w:rsid w:val="00CF1216"/>
    <w:rsid w:val="00D05AE6"/>
    <w:rsid w:val="00D0662D"/>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63985"/>
    <w:rsid w:val="00E70C43"/>
    <w:rsid w:val="00E70D54"/>
    <w:rsid w:val="00E741D2"/>
    <w:rsid w:val="00E76697"/>
    <w:rsid w:val="00E77645"/>
    <w:rsid w:val="00E801B0"/>
    <w:rsid w:val="00E8215D"/>
    <w:rsid w:val="00E913EE"/>
    <w:rsid w:val="00E916E1"/>
    <w:rsid w:val="00E9259D"/>
    <w:rsid w:val="00EA082C"/>
    <w:rsid w:val="00EA13F0"/>
    <w:rsid w:val="00EA3D66"/>
    <w:rsid w:val="00EA551D"/>
    <w:rsid w:val="00EB34F0"/>
    <w:rsid w:val="00EB3C29"/>
    <w:rsid w:val="00EC395B"/>
    <w:rsid w:val="00EC3E89"/>
    <w:rsid w:val="00ED0892"/>
    <w:rsid w:val="00ED4D5E"/>
    <w:rsid w:val="00ED6BE0"/>
    <w:rsid w:val="00EE0370"/>
    <w:rsid w:val="00EE24A1"/>
    <w:rsid w:val="00EE2CB3"/>
    <w:rsid w:val="00EE6270"/>
    <w:rsid w:val="00EE6C9B"/>
    <w:rsid w:val="00EF1AB9"/>
    <w:rsid w:val="00EF4DB7"/>
    <w:rsid w:val="00EF5572"/>
    <w:rsid w:val="00F05B65"/>
    <w:rsid w:val="00F1091A"/>
    <w:rsid w:val="00F14AF8"/>
    <w:rsid w:val="00F258D7"/>
    <w:rsid w:val="00F26F35"/>
    <w:rsid w:val="00F27E0E"/>
    <w:rsid w:val="00F31565"/>
    <w:rsid w:val="00F3173F"/>
    <w:rsid w:val="00F43DB6"/>
    <w:rsid w:val="00F527AC"/>
    <w:rsid w:val="00F55490"/>
    <w:rsid w:val="00F57CDB"/>
    <w:rsid w:val="00F63D06"/>
    <w:rsid w:val="00F643CA"/>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22C098EF"/>
    <w:rsid w:val="2BCDE860"/>
    <w:rsid w:val="30D56DF6"/>
    <w:rsid w:val="347B65FA"/>
    <w:rsid w:val="3DFF0641"/>
    <w:rsid w:val="45290D21"/>
    <w:rsid w:val="58EF87ED"/>
    <w:rsid w:val="5DE0F1A0"/>
    <w:rsid w:val="60DDE260"/>
    <w:rsid w:val="67623DED"/>
    <w:rsid w:val="6BF8E884"/>
    <w:rsid w:val="6FDE6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0370"/>
    <w:pPr>
      <w:spacing w:line="256" w:lineRule="auto"/>
    </w:pPr>
    <w:rPr>
      <w:rFonts w:ascii="Arial" w:eastAsia="Arial" w:hAnsi="Arial" w:cs="Ari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64D27"/>
    <w:pPr>
      <w:ind w:left="720"/>
      <w:contextualSpacing/>
    </w:pPr>
  </w:style>
  <w:style w:type="character" w:customStyle="1" w:styleId="CommentReference">
    <w:name w:val="Comment Reference"/>
    <w:basedOn w:val="Standaardalinea-lettertype"/>
    <w:uiPriority w:val="99"/>
    <w:semiHidden/>
    <w:unhideWhenUsed/>
    <w:rsid w:val="008A79EA"/>
    <w:rPr>
      <w:sz w:val="16"/>
      <w:szCs w:val="16"/>
    </w:rPr>
  </w:style>
  <w:style w:type="paragraph" w:customStyle="1" w:styleId="CommentText">
    <w:name w:val="Comment Text"/>
    <w:basedOn w:val="Standaard"/>
    <w:link w:val="CommentTextChar"/>
    <w:uiPriority w:val="99"/>
    <w:semiHidden/>
    <w:unhideWhenUsed/>
    <w:rsid w:val="008A79EA"/>
    <w:pPr>
      <w:spacing w:line="240" w:lineRule="auto"/>
    </w:pPr>
    <w:rPr>
      <w:sz w:val="20"/>
      <w:szCs w:val="20"/>
    </w:rPr>
  </w:style>
  <w:style w:type="character" w:customStyle="1" w:styleId="CommentTextChar">
    <w:name w:val="Comment Text Char"/>
    <w:basedOn w:val="Standaardalinea-lettertype"/>
    <w:link w:val="CommentText"/>
    <w:uiPriority w:val="99"/>
    <w:semiHidden/>
    <w:rsid w:val="008A79EA"/>
    <w:rPr>
      <w:sz w:val="20"/>
      <w:szCs w:val="20"/>
    </w:rPr>
  </w:style>
  <w:style w:type="paragraph" w:customStyle="1" w:styleId="CommentSubject">
    <w:name w:val="Comment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ntekst">
    <w:name w:val="Balloon Text"/>
    <w:basedOn w:val="Standaard"/>
    <w:link w:val="BallontekstChar"/>
    <w:uiPriority w:val="99"/>
    <w:semiHidden/>
    <w:unhideWhenUsed/>
    <w:rsid w:val="008A79E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A79EA"/>
    <w:rPr>
      <w:rFonts w:ascii="Segoe UI" w:hAnsi="Segoe UI" w:cs="Segoe UI"/>
      <w:sz w:val="18"/>
      <w:szCs w:val="18"/>
    </w:rPr>
  </w:style>
  <w:style w:type="character" w:styleId="Titelvanboek">
    <w:name w:val="Book Title"/>
    <w:basedOn w:val="Standaardalinea-lettertype"/>
    <w:uiPriority w:val="33"/>
    <w:qFormat/>
    <w:rsid w:val="00DF2FCD"/>
    <w:rPr>
      <w:b/>
      <w:bCs/>
      <w:i/>
      <w:iCs/>
      <w:spacing w:val="5"/>
    </w:rPr>
  </w:style>
  <w:style w:type="table" w:styleId="Tabelraster">
    <w:name w:val="Table Grid"/>
    <w:basedOn w:val="Standaardtabe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6A039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0397"/>
  </w:style>
  <w:style w:type="paragraph" w:styleId="Voettekst">
    <w:name w:val="footer"/>
    <w:basedOn w:val="Standaard"/>
    <w:link w:val="VoettekstChar"/>
    <w:uiPriority w:val="99"/>
    <w:unhideWhenUsed/>
    <w:rsid w:val="006A039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0397"/>
  </w:style>
  <w:style w:type="paragraph" w:styleId="Revisie">
    <w:name w:val="Revision"/>
    <w:hidden/>
    <w:uiPriority w:val="99"/>
    <w:semiHidden/>
    <w:rsid w:val="00D304C5"/>
    <w:pPr>
      <w:spacing w:after="0" w:line="240" w:lineRule="auto"/>
    </w:pPr>
  </w:style>
  <w:style w:type="paragraph" w:customStyle="1" w:styleId="RapportCF">
    <w:name w:val="Rapport_CF"/>
    <w:basedOn w:val="Standaard"/>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Standaardalinea-lettertype"/>
    <w:link w:val="RapportCF"/>
    <w:rsid w:val="00127A21"/>
    <w:rPr>
      <w:rFonts w:ascii="Times New Roman" w:eastAsia="Times New Roman" w:hAnsi="Times New Roman" w:cs="Times New Roman"/>
      <w:szCs w:val="20"/>
      <w:lang w:val="en-GB" w:eastAsia="en-GB" w:bidi="en-GB"/>
    </w:rPr>
  </w:style>
  <w:style w:type="paragraph" w:styleId="Titel">
    <w:name w:val="Title"/>
    <w:basedOn w:val="Standaard"/>
    <w:next w:val="Standaard"/>
    <w:link w:val="Titel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elChar">
    <w:name w:val="Titel Char"/>
    <w:basedOn w:val="Standaardalinea-lettertype"/>
    <w:link w:val="Titel"/>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494D6F4D-EE22-4649-BD7E-87F6C53B27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1164</Words>
  <Characters>6404</Characters>
  <Application>Microsoft Office Word</Application>
  <DocSecurity>0</DocSecurity>
  <Lines>53</Lines>
  <Paragraphs>15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13</cp:revision>
  <cp:lastPrinted>2024-02-14T12:04:00Z</cp:lastPrinted>
  <dcterms:created xsi:type="dcterms:W3CDTF">2026-05-17T13:54:00Z</dcterms:created>
  <dcterms:modified xsi:type="dcterms:W3CDTF">2026-07-29T13:19:00Z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