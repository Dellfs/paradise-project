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92B45" w14:textId="01D38F63" w:rsidR="00127A21" w:rsidRPr="006801E0" w:rsidRDefault="0024435B" w:rsidP="00127A21">
      <w:pPr>
        <w:pStyle w:val="RapportCF"/>
        <w:pBdr>
          <w:top w:val="none" w:sz="0" w:space="0" w:color="auto"/>
          <w:left w:val="none" w:sz="0" w:space="0" w:color="auto"/>
          <w:bottom w:val="none" w:sz="0" w:space="0" w:color="auto"/>
          <w:right w:val="none" w:sz="0" w:space="0" w:color="auto"/>
        </w:pBdr>
        <w:spacing w:before="0"/>
        <w:ind w:left="0"/>
        <w:contextualSpacing/>
        <w:jc w:val="center"/>
        <w:rPr>
          <w:rFonts w:ascii="Arial" w:hAnsi="Arial" w:cs="Arial"/>
          <w:b/>
          <w:color w:val="123A5F"/>
          <w:sz w:val="28"/>
          <w:szCs w:val="28"/>
          <w:lang w:val="nl-BE"/>
        </w:rPr>
      </w:pPr>
      <w:del w:id="1000" w:author="Janou De Buyser" w:date="2026-10-26T10:00:00Z">
        <w:r w:rsidRPr="006801E0">
          <w:rPr>
            <w:rFonts w:ascii="Arial" w:hAnsi="Arial" w:cs="Arial"/>
            <w:b/>
            <w:color w:val="123A5F"/>
            <w:sz w:val="28"/>
            <w:szCs w:val="28"/>
            <w:lang w:val="nl-BE"/>
          </w:rPr>
          <w:delText>Appendix 41 Interview Guide patiënten</w:delText>
        </w:r>
      </w:del>
      <w:ins w:id="1001" w:author="Janou De Buyser" w:date="2026-10-26T10:00:00Z">
        <w:r>
          <w:rPr>
            <w:rFonts w:ascii="Arial" w:hAnsi="Arial" w:cs="Arial"/>
            <w:b/>
            <w:color w:val="123A5F"/>
            <w:sz w:val="28"/>
            <w:szCs w:val="28"/>
            <w:lang w:val="nl-BE"/>
          </w:rPr>
          <w:t xml:space="preserve">Appendix 41: Interviewgids patiënt</w:t>
        </w:r>
      </w:ins>
    </w:p>
    <w:p w14:paraId="51E176B2" w14:textId="77777777" w:rsidR="0096035B" w:rsidRDefault="0096035B" w:rsidP="0096035B">
      <w:pPr>
        <w:tabs>
          <w:tab w:val="left" w:leader="underscore" w:pos="8505"/>
        </w:tabs>
        <w:spacing w:line="360" w:lineRule="auto"/>
        <w:rPr>
          <w:rFonts w:ascii="Calibri" w:hAnsi="Calibri" w:cs="Calibri"/>
          <w:b/>
          <w:bCs/>
          <w:sz w:val="24"/>
          <w:szCs w:val="24"/>
          <w:lang w:val="nl-BE"/>
        </w:rPr>
      </w:pPr>
      <w:r w:rsidRPr="0024435B">
        <w:rPr>
          <w:b/>
          <w:bCs/>
          <w:color w:val="123A5F"/>
          <w:sz w:val="24"/>
          <w:szCs w:val="24"/>
          <w:lang w:val="nl-BE"/>
        </w:rPr>
        <w:t>Studie-informatie</w:t>
      </w:r>
    </w:p>
    <w:p w14:paraId="51937C54" w14:textId="77777777" w:rsidR="0096035B" w:rsidRDefault="0096035B" w:rsidP="0096035B">
      <w:pPr>
        <w:numPr>
          <w:ilvl w:val="0"/>
          <w:numId w:val="26"/>
        </w:numPr>
        <w:tabs>
          <w:tab w:val="left" w:leader="underscore" w:pos="8505"/>
        </w:tabs>
        <w:spacing w:line="360" w:lineRule="auto"/>
        <w:rPr>
          <w:rFonts w:ascii="Calibri" w:hAnsi="Calibri" w:cs="Calibri"/>
          <w:lang w:val="en-GB"/>
        </w:rPr>
      </w:pPr>
      <w:proofErr w:type="spellStart"/>
      <w:r>
        <w:rPr>
          <w:color w:val="24303B"/>
        </w:rPr>
        <w:t>Studietitel</w:t>
      </w:r>
      <w:proofErr w:type="spellEnd"/>
      <w:r>
        <w:rPr>
          <w:color w:val="24303B"/>
        </w:rPr>
        <w:t>: Towards Pressure-Adherence &amp; Education Driven Service in Diabetic Foot Disease (PARADISE trial)</w:t>
      </w:r>
    </w:p>
    <w:p w14:paraId="22159169" w14:textId="77777777" w:rsidR="0096035B" w:rsidRDefault="0096035B" w:rsidP="0096035B">
      <w:pPr>
        <w:numPr>
          <w:ilvl w:val="0"/>
          <w:numId w:val="26"/>
        </w:numPr>
        <w:tabs>
          <w:tab w:val="left" w:leader="underscore" w:pos="8505"/>
        </w:tabs>
        <w:spacing w:line="360" w:lineRule="auto"/>
        <w:rPr>
          <w:rFonts w:ascii="Calibri" w:hAnsi="Calibri" w:cs="Calibri"/>
          <w:lang w:val="nl-BE"/>
        </w:rPr>
      </w:pPr>
      <w:proofErr w:type="spellStart"/>
      <w:r>
        <w:rPr>
          <w:color w:val="24303B"/>
        </w:rPr>
        <w:t>Protocolnummer</w:t>
      </w:r>
      <w:proofErr w:type="spellEnd"/>
      <w:r>
        <w:rPr>
          <w:color w:val="24303B"/>
        </w:rPr>
        <w:t>: S71769</w:t>
      </w:r>
    </w:p>
    <w:p w14:paraId="30783C64" w14:textId="77777777" w:rsidR="0096035B" w:rsidRDefault="0096035B" w:rsidP="0096035B">
      <w:pPr>
        <w:numPr>
          <w:ilvl w:val="0"/>
          <w:numId w:val="26"/>
        </w:numPr>
        <w:tabs>
          <w:tab w:val="left" w:leader="underscore" w:pos="8505"/>
        </w:tabs>
        <w:spacing w:line="360" w:lineRule="auto"/>
        <w:rPr>
          <w:rFonts w:ascii="Calibri" w:hAnsi="Calibri" w:cs="Calibri"/>
          <w:lang w:val="en-GB"/>
        </w:rPr>
      </w:pPr>
      <w:proofErr w:type="spellStart"/>
      <w:r>
        <w:rPr>
          <w:color w:val="24303B"/>
        </w:rPr>
        <w:t>Studielocatie</w:t>
      </w:r>
      <w:proofErr w:type="spellEnd"/>
      <w:r>
        <w:rPr>
          <w:color w:val="24303B"/>
        </w:rPr>
        <w:t xml:space="preserve">: </w:t>
      </w:r>
      <w:r>
        <w:rPr>
          <w:color w:val="24303B"/>
        </w:rPr>
        <w:tab/>
      </w:r>
    </w:p>
    <w:p w14:paraId="0FB19A9A" w14:textId="77777777" w:rsidR="0096035B" w:rsidRDefault="0096035B" w:rsidP="0096035B">
      <w:pPr>
        <w:numPr>
          <w:ilvl w:val="0"/>
          <w:numId w:val="26"/>
        </w:numPr>
        <w:tabs>
          <w:tab w:val="left" w:leader="underscore" w:pos="8505"/>
        </w:tabs>
        <w:spacing w:line="360" w:lineRule="auto"/>
        <w:rPr>
          <w:rFonts w:ascii="Calibri" w:hAnsi="Calibri" w:cs="Calibri"/>
        </w:rPr>
      </w:pPr>
      <w:proofErr w:type="spellStart"/>
      <w:r>
        <w:rPr>
          <w:color w:val="24303B"/>
        </w:rPr>
        <w:t>Hoofdonderzoeker</w:t>
      </w:r>
      <w:proofErr w:type="spellEnd"/>
      <w:r>
        <w:rPr>
          <w:color w:val="24303B"/>
        </w:rPr>
        <w:t xml:space="preserve"> (PI): </w:t>
      </w:r>
      <w:r>
        <w:rPr>
          <w:color w:val="24303B"/>
        </w:rPr>
        <w:tab/>
      </w:r>
    </w:p>
    <w:p w14:paraId="2B84CA5B" w14:textId="77777777" w:rsidR="0096035B" w:rsidRPr="00ED6BE0" w:rsidRDefault="0096035B" w:rsidP="0096035B">
      <w:pPr>
        <w:numPr>
          <w:ilvl w:val="0"/>
          <w:numId w:val="26"/>
        </w:numPr>
        <w:tabs>
          <w:tab w:val="left" w:leader="underscore" w:pos="8505"/>
        </w:tabs>
        <w:spacing w:line="360" w:lineRule="auto"/>
        <w:rPr>
          <w:rFonts w:ascii="Calibri" w:hAnsi="Calibri" w:cs="Calibri"/>
        </w:rPr>
      </w:pPr>
      <w:proofErr w:type="spellStart"/>
      <w:r>
        <w:rPr>
          <w:color w:val="24303B"/>
        </w:rPr>
        <w:t>Deelnemerscode</w:t>
      </w:r>
      <w:proofErr w:type="spellEnd"/>
      <w:r>
        <w:rPr>
          <w:color w:val="24303B"/>
        </w:rPr>
        <w:t xml:space="preserve">: </w:t>
      </w:r>
      <w:r>
        <w:rPr>
          <w:color w:val="24303B"/>
        </w:rPr>
        <w:tab/>
      </w:r>
    </w:p>
    <w:p w14:paraId="0A0F67A9" w14:textId="1F1B616D" w:rsidR="00EA13F0" w:rsidRDefault="00EA13F0" w:rsidP="00EA13F0">
      <w:pPr>
        <w:numPr>
          <w:ilvl w:val="0"/>
          <w:numId w:val="26"/>
        </w:numPr>
        <w:tabs>
          <w:tab w:val="left" w:leader="underscore" w:pos="8505"/>
        </w:tabs>
        <w:spacing w:line="360" w:lineRule="auto"/>
        <w:rPr>
          <w:rFonts w:ascii="Calibri" w:hAnsi="Calibri" w:cs="Calibri"/>
        </w:rPr>
      </w:pPr>
      <w:r>
        <w:rPr>
          <w:color w:val="24303B"/>
        </w:rPr>
        <w:t>I</w:t>
      </w:r>
      <w:r w:rsidR="00ED6BE0">
        <w:rPr>
          <w:color w:val="24303B"/>
        </w:rPr>
        <w:t>nterviewer</w:t>
      </w:r>
      <w:r>
        <w:rPr>
          <w:color w:val="24303B"/>
        </w:rPr>
        <w:t>___</w:t>
      </w:r>
      <w:r>
        <w:rPr>
          <w:rFonts w:ascii="Calibri" w:hAnsi="Calibri" w:cs="Calibri"/>
        </w:rPr>
        <w:t>_________________________________________________________</w:t>
      </w:r>
    </w:p>
    <w:p w14:paraId="45A97D1A" w14:textId="7811AC3B" w:rsidR="00EA13F0" w:rsidRPr="00EA13F0" w:rsidRDefault="00EA13F0" w:rsidP="00EA13F0">
      <w:pPr>
        <w:numPr>
          <w:ilvl w:val="0"/>
          <w:numId w:val="26"/>
        </w:numPr>
        <w:tabs>
          <w:tab w:val="left" w:leader="underscore" w:pos="8505"/>
        </w:tabs>
        <w:spacing w:line="360" w:lineRule="auto"/>
        <w:rPr>
          <w:rFonts w:ascii="Calibri" w:hAnsi="Calibri" w:cs="Calibri"/>
        </w:rPr>
      </w:pPr>
      <w:r>
        <w:rPr>
          <w:color w:val="24303B"/>
        </w:rPr>
        <w:t xml:space="preserve">Datum </w:t>
      </w:r>
      <w:r w:rsidRPr="00127A21">
        <w:rPr>
          <w:rFonts w:cstheme="minorHAnsi"/>
          <w:color w:val="24303B"/>
          <w:sz w:val="24"/>
          <w:szCs w:val="24"/>
        </w:rPr>
        <w:t>___ /___ /____</w:t>
      </w:r>
    </w:p>
    <w:p w14:paraId="5519CE8D" w14:textId="4CEBA7AA" w:rsidR="00EA13F0" w:rsidRPr="00EA13F0" w:rsidRDefault="00EA13F0" w:rsidP="00EA13F0">
      <w:pPr>
        <w:numPr>
          <w:ilvl w:val="0"/>
          <w:numId w:val="26"/>
        </w:numPr>
        <w:tabs>
          <w:tab w:val="left" w:leader="underscore" w:pos="8505"/>
        </w:tabs>
        <w:spacing w:line="360" w:lineRule="auto"/>
        <w:rPr>
          <w:rFonts w:ascii="Calibri" w:hAnsi="Calibri" w:cs="Calibri"/>
        </w:rPr>
      </w:pPr>
      <w:r>
        <w:rPr>
          <w:color w:val="24303B"/>
        </w:rPr>
        <w:t>Start interview</w:t>
      </w:r>
      <w:r w:rsidR="0024435B">
        <w:rPr>
          <w:color w:val="24303B"/>
        </w:rPr>
        <w:t>: ___</w:t>
      </w:r>
      <w:r w:rsidR="0024435B">
        <w:rPr>
          <w:rFonts w:ascii="Calibri" w:hAnsi="Calibri" w:cs="Calibri"/>
        </w:rPr>
        <w:t>_____________________________________________________</w:t>
      </w:r>
    </w:p>
    <w:p w14:paraId="18237490" w14:textId="7AC86B38" w:rsidR="00127A21" w:rsidRPr="00690895" w:rsidRDefault="00EE0370" w:rsidP="00EE0370">
      <w:pPr>
        <w:spacing w:before="160"/>
        <w:rPr>
          <w:rFonts w:cstheme="minorHAnsi"/>
          <w:sz w:val="24"/>
          <w:szCs w:val="24"/>
          <w:lang w:val="nl-NL"/>
        </w:rPr>
      </w:pPr>
      <w:r w:rsidRPr="00127A21">
        <w:rPr>
          <w:rFonts w:cstheme="minorHAnsi"/>
          <w:b/>
          <w:color w:val="24303B"/>
          <w:sz w:val="24"/>
          <w:szCs w:val="24"/>
          <w:lang w:val="nl-BE"/>
        </w:rPr>
        <w:t>Interview procedure:</w:t>
      </w:r>
      <w:r w:rsidRPr="00127A21">
        <w:rPr>
          <w:rFonts w:cstheme="minorHAnsi"/>
          <w:color w:val="24303B"/>
          <w:sz w:val="24"/>
          <w:szCs w:val="24"/>
          <w:lang w:val="nl-BE"/>
        </w:rPr>
        <w:t xml:space="preserve"> </w:t>
      </w:r>
      <w:r w:rsidR="00690895" w:rsidRPr="00690895">
        <w:rPr>
          <w:rFonts w:cstheme="minorHAnsi"/>
          <w:color w:val="24303B"/>
          <w:sz w:val="24"/>
          <w:szCs w:val="24"/>
          <w:lang w:val="nl-NL"/>
        </w:rPr>
        <w:t xml:space="preserve">Uit naam van de onderzoeksgroep en mijzelf wil ik u alvast bedanken voor uw deelname aan dit interview. </w:t>
      </w:r>
      <w:del w:id="1002" w:author="Janou De Buyser" w:date="2026-10-26T10:00:00Z">
        <w:r w:rsidR="00690895" w:rsidRPr="00690895">
          <w:rPr>
            <w:rFonts w:cstheme="minorHAnsi"/>
            <w:color w:val="24303B"/>
            <w:sz w:val="24"/>
            <w:szCs w:val="24"/>
            <w:lang w:val="nl-NL"/>
          </w:rPr>
          <w:delText xml:space="preserve">Het doel van dit interview is om uw ervaringen te delen met de PARADISE-interventie die u heeft ontvangen in de diabetesvoetkliniek van:</w:delText>
        </w:r>
      </w:del>
      <w:ins w:id="1003" w:author="Janou De Buyser" w:date="2026-10-26T10:00:00Z">
        <w:r>
          <w:rPr>
            <w:rFonts w:cstheme="minorHAnsi"/>
            <w:color w:val="24303B"/>
            <w:sz w:val="24"/>
            <w:szCs w:val="24"/>
            <w:lang w:val="nl-NL"/>
          </w:rPr>
          <w:t xml:space="preserve">Met dit interview willen we uw ervaringen leren kennen met de PARADISE-interventie die u kreeg in de diabetesvoetkliniek van:</w:t>
        </w:r>
      </w:ins>
    </w:p>
    <w:p w14:paraId="7585C11D" w14:textId="77777777" w:rsidR="00127A21" w:rsidRDefault="00127A21" w:rsidP="00EE0370">
      <w:pPr>
        <w:spacing w:before="160"/>
        <w:rPr>
          <w:rFonts w:cstheme="minorHAnsi"/>
          <w:sz w:val="24"/>
          <w:szCs w:val="24"/>
          <w:lang w:val="nl-BE"/>
        </w:rPr>
      </w:pPr>
      <w:r>
        <w:rPr>
          <w:rFonts w:ascii="Wingdings" w:eastAsia="Wingdings" w:hAnsi="Wingdings" w:cstheme="minorHAnsi"/>
          <w:sz w:val="24"/>
          <w:szCs w:val="24"/>
          <w:lang w:val="nl-BE"/>
        </w:rPr>
        <w:t>o</w:t>
      </w:r>
      <w:r w:rsidR="005E0D52" w:rsidRPr="00127A21">
        <w:rPr>
          <w:rFonts w:cstheme="minorHAnsi"/>
          <w:color w:val="24303B"/>
          <w:sz w:val="24"/>
          <w:szCs w:val="24"/>
          <w:lang w:val="nl-BE"/>
        </w:rPr>
        <w:t xml:space="preserve"> </w:t>
      </w:r>
      <w:r>
        <w:rPr>
          <w:rFonts w:cstheme="minorHAnsi"/>
          <w:color w:val="24303B"/>
          <w:sz w:val="24"/>
          <w:szCs w:val="24"/>
          <w:lang w:val="nl-BE"/>
        </w:rPr>
        <w:t>AZ Groeninge</w:t>
      </w:r>
    </w:p>
    <w:p w14:paraId="24B93DDB" w14:textId="77777777" w:rsidR="00127A21" w:rsidRDefault="00127A21" w:rsidP="00EE0370">
      <w:pPr>
        <w:spacing w:before="160"/>
        <w:rPr>
          <w:rFonts w:cstheme="minorHAnsi"/>
          <w:sz w:val="24"/>
          <w:szCs w:val="24"/>
          <w:lang w:val="nl-BE"/>
        </w:rPr>
      </w:pPr>
      <w:r>
        <w:rPr>
          <w:rFonts w:ascii="Wingdings" w:eastAsia="Wingdings" w:hAnsi="Wingdings" w:cstheme="minorHAnsi"/>
          <w:sz w:val="24"/>
          <w:szCs w:val="24"/>
          <w:lang w:val="nl-BE"/>
        </w:rPr>
        <w:t>o</w:t>
      </w:r>
      <w:r w:rsidRPr="00127A21">
        <w:rPr>
          <w:rFonts w:cstheme="minorHAnsi"/>
          <w:color w:val="24303B"/>
          <w:sz w:val="24"/>
          <w:szCs w:val="24"/>
          <w:lang w:val="nl-BE"/>
        </w:rPr>
        <w:t xml:space="preserve"> </w:t>
      </w:r>
      <w:r>
        <w:rPr>
          <w:rFonts w:cstheme="minorHAnsi"/>
          <w:color w:val="24303B"/>
          <w:sz w:val="24"/>
          <w:szCs w:val="24"/>
          <w:lang w:val="nl-BE"/>
        </w:rPr>
        <w:t>AZ Sint-Jan Brugge</w:t>
      </w:r>
    </w:p>
    <w:p w14:paraId="5DED0155" w14:textId="77777777" w:rsidR="00127A21" w:rsidRDefault="00127A21" w:rsidP="00EE0370">
      <w:pPr>
        <w:spacing w:before="160"/>
        <w:rPr>
          <w:rFonts w:cstheme="minorHAnsi"/>
          <w:sz w:val="24"/>
          <w:szCs w:val="24"/>
          <w:lang w:val="nl-BE"/>
        </w:rPr>
      </w:pPr>
      <w:r>
        <w:rPr>
          <w:rFonts w:ascii="Wingdings" w:eastAsia="Wingdings" w:hAnsi="Wingdings" w:cstheme="minorHAnsi"/>
          <w:sz w:val="24"/>
          <w:szCs w:val="24"/>
          <w:lang w:val="nl-BE"/>
        </w:rPr>
        <w:t>o</w:t>
      </w:r>
      <w:r w:rsidRPr="00127A21">
        <w:rPr>
          <w:rFonts w:cstheme="minorHAnsi"/>
          <w:color w:val="24303B"/>
          <w:sz w:val="24"/>
          <w:szCs w:val="24"/>
          <w:lang w:val="nl-BE"/>
        </w:rPr>
        <w:t xml:space="preserve"> </w:t>
      </w:r>
      <w:proofErr w:type="spellStart"/>
      <w:del w:id="1022" w:author="Janou De Buyser" w:date="2026-10-26T10:00:00Z">
        <w:r>
          <w:rPr>
            <w:rFonts w:cstheme="minorHAnsi"/>
            <w:color w:val="24303B"/>
            <w:sz w:val="24"/>
            <w:szCs w:val="24"/>
            <w:lang w:val="nl-BE"/>
          </w:rPr>
          <w:delText>UZGent</w:delText>
        </w:r>
      </w:del>
      <w:ins w:id="1023" w:author="Janou De Buyser" w:date="2026-10-26T10:00:00Z">
        <w:r>
          <w:rPr>
            <w:rFonts w:cstheme="minorHAnsi"/>
            <w:color w:val="24303B"/>
            <w:sz w:val="24"/>
            <w:szCs w:val="24"/>
            <w:lang w:val="nl-BE"/>
          </w:rPr>
          <w:t xml:space="preserve">UZ Gent</w:t>
        </w:r>
      </w:ins>
      <w:proofErr w:type="spellEnd"/>
    </w:p>
    <w:p w14:paraId="5F0CF7E9" w14:textId="77777777" w:rsidR="00127A21" w:rsidRDefault="00127A21" w:rsidP="00EE0370">
      <w:pPr>
        <w:spacing w:before="160"/>
        <w:rPr>
          <w:rFonts w:cstheme="minorHAnsi"/>
          <w:sz w:val="24"/>
          <w:szCs w:val="24"/>
          <w:lang w:val="nl-BE"/>
        </w:rPr>
      </w:pPr>
      <w:r>
        <w:rPr>
          <w:rFonts w:ascii="Wingdings" w:eastAsia="Wingdings" w:hAnsi="Wingdings" w:cstheme="minorHAnsi"/>
          <w:sz w:val="24"/>
          <w:szCs w:val="24"/>
          <w:lang w:val="nl-BE"/>
        </w:rPr>
        <w:t>o</w:t>
      </w:r>
      <w:r w:rsidRPr="00127A21">
        <w:rPr>
          <w:rFonts w:cstheme="minorHAnsi"/>
          <w:color w:val="24303B"/>
          <w:sz w:val="24"/>
          <w:szCs w:val="24"/>
          <w:lang w:val="nl-BE"/>
        </w:rPr>
        <w:t xml:space="preserve"> </w:t>
      </w:r>
      <w:r>
        <w:rPr>
          <w:rFonts w:cstheme="minorHAnsi"/>
          <w:color w:val="24303B"/>
          <w:sz w:val="24"/>
          <w:szCs w:val="24"/>
          <w:lang w:val="nl-BE"/>
        </w:rPr>
        <w:t>UZ Antwerpen</w:t>
      </w:r>
    </w:p>
    <w:p w14:paraId="7438D107" w14:textId="77777777" w:rsidR="00127A21" w:rsidRDefault="00127A21" w:rsidP="00EE0370">
      <w:pPr>
        <w:spacing w:before="160"/>
        <w:rPr>
          <w:rFonts w:cstheme="minorHAnsi"/>
          <w:sz w:val="24"/>
          <w:szCs w:val="24"/>
          <w:lang w:val="nl-BE"/>
        </w:rPr>
      </w:pPr>
      <w:r>
        <w:rPr>
          <w:rFonts w:ascii="Wingdings" w:eastAsia="Wingdings" w:hAnsi="Wingdings" w:cstheme="minorHAnsi"/>
          <w:sz w:val="24"/>
          <w:szCs w:val="24"/>
          <w:lang w:val="nl-BE"/>
        </w:rPr>
        <w:t>o</w:t>
      </w:r>
      <w:r w:rsidRPr="00127A21">
        <w:rPr>
          <w:rFonts w:cstheme="minorHAnsi"/>
          <w:color w:val="24303B"/>
          <w:sz w:val="24"/>
          <w:szCs w:val="24"/>
          <w:lang w:val="nl-BE"/>
        </w:rPr>
        <w:t xml:space="preserve"> </w:t>
      </w:r>
      <w:r>
        <w:rPr>
          <w:rFonts w:cstheme="minorHAnsi"/>
          <w:color w:val="24303B"/>
          <w:sz w:val="24"/>
          <w:szCs w:val="24"/>
          <w:lang w:val="nl-BE"/>
        </w:rPr>
        <w:t>UZ Leuven</w:t>
      </w:r>
    </w:p>
    <w:p w14:paraId="6F90A254" w14:textId="77777777" w:rsidR="00127A21" w:rsidRDefault="00127A21" w:rsidP="00EE0370">
      <w:pPr>
        <w:spacing w:before="160"/>
        <w:rPr>
          <w:rFonts w:cstheme="minorHAnsi"/>
          <w:sz w:val="24"/>
          <w:szCs w:val="24"/>
          <w:lang w:val="nl-BE"/>
        </w:rPr>
      </w:pPr>
      <w:r>
        <w:rPr>
          <w:rFonts w:ascii="Wingdings" w:eastAsia="Wingdings" w:hAnsi="Wingdings" w:cstheme="minorHAnsi"/>
          <w:sz w:val="24"/>
          <w:szCs w:val="24"/>
          <w:lang w:val="nl-BE"/>
        </w:rPr>
        <w:t>o</w:t>
      </w:r>
      <w:r w:rsidRPr="00127A21">
        <w:rPr>
          <w:rFonts w:cstheme="minorHAnsi"/>
          <w:color w:val="24303B"/>
          <w:sz w:val="24"/>
          <w:szCs w:val="24"/>
          <w:lang w:val="nl-BE"/>
        </w:rPr>
        <w:t xml:space="preserve"> </w:t>
      </w:r>
      <w:proofErr w:type="spellStart"/>
      <w:del w:id="1024" w:author="Janou De Buyser" w:date="2026-10-26T10:00:00Z">
        <w:r>
          <w:rPr>
            <w:rFonts w:cstheme="minorHAnsi"/>
            <w:color w:val="24303B"/>
            <w:sz w:val="24"/>
            <w:szCs w:val="24"/>
            <w:lang w:val="nl-BE"/>
          </w:rPr>
          <w:delText>Azorg</w:delText>
        </w:r>
      </w:del>
      <w:ins w:id="1025" w:author="Janou De Buyser" w:date="2026-10-26T10:00:00Z">
        <w:r>
          <w:rPr>
            <w:rFonts w:cstheme="minorHAnsi"/>
            <w:color w:val="24303B"/>
            <w:sz w:val="24"/>
            <w:szCs w:val="24"/>
            <w:lang w:val="nl-BE"/>
          </w:rPr>
          <w:t xml:space="preserve">AZORG</w:t>
        </w:r>
      </w:ins>
      <w:proofErr w:type="spellEnd"/>
    </w:p>
    <w:p w14:paraId="043D96C0" w14:textId="7F307EC9" w:rsidR="00127A21" w:rsidRDefault="00B14B7D" w:rsidP="00B14B7D">
      <w:pPr>
        <w:spacing w:before="160"/>
        <w:jc w:val="both"/>
        <w:rPr>
          <w:rFonts w:cstheme="minorHAnsi"/>
          <w:sz w:val="24"/>
          <w:szCs w:val="24"/>
          <w:lang w:val="nl-BE"/>
        </w:rPr>
      </w:pPr>
      <w:commentRangeStart w:id="0"/>
      <w:r w:rsidRPr="00B14B7D">
        <w:rPr>
          <w:rFonts w:cstheme="minorHAnsi"/>
          <w:color w:val="24303B"/>
          <w:sz w:val="24"/>
          <w:szCs w:val="24"/>
          <w:lang w:val="nl-BE"/>
        </w:rPr>
        <w:t xml:space="preserve">Dit interview zal </w:t>
      </w:r>
      <w:del w:id="1004" w:author="Janou De Buyser" w:date="2026-10-26T10:00:00Z">
        <w:r w:rsidRPr="00B14B7D">
          <w:rPr>
            <w:rFonts w:cstheme="minorHAnsi"/>
            <w:color w:val="24303B"/>
            <w:sz w:val="24"/>
            <w:szCs w:val="24"/>
            <w:lang w:val="nl-BE"/>
          </w:rPr>
          <w:delText xml:space="preserve">maximaal anderhalf tot twee uur duren. Indien nodig zullen we na ongeveer een uur een korte pauze inlassen.</w:delText>
        </w:r>
      </w:del>
      <w:ins w:id="1005" w:author="Janou De Buyser" w:date="2026-10-26T10:00:00Z">
        <w:r>
          <w:rPr>
            <w:rFonts w:cstheme="minorHAnsi"/>
            <w:color w:val="24303B"/>
            <w:sz w:val="24"/>
            <w:szCs w:val="24"/>
            <w:lang w:val="nl-BE"/>
          </w:rPr>
          <w:t xml:space="preserve">ongeveer 45 minuten duren. Indien nodig lassen we een korte pauze in.</w:t>
        </w:r>
      </w:ins>
      <w:r w:rsidRPr="00B14B7D">
        <w:rPr>
          <w:rFonts w:cstheme="minorHAnsi"/>
          <w:color w:val="24303B"/>
          <w:sz w:val="24"/>
          <w:szCs w:val="24"/>
          <w:lang w:val="nl-BE"/>
        </w:rPr>
        <w:t xml:space="preserve"> Ik zal </w:t>
      </w:r>
      <w:del w:id="1006" w:author="Janou De Buyser" w:date="2026-10-26T10:00:00Z">
        <w:r w:rsidRPr="00B14B7D">
          <w:rPr>
            <w:rFonts w:cstheme="minorHAnsi"/>
            <w:color w:val="24303B"/>
            <w:sz w:val="24"/>
            <w:szCs w:val="24"/>
            <w:lang w:val="nl-BE"/>
          </w:rPr>
          <w:delText xml:space="preserve">je een aantal</w:delText>
        </w:r>
      </w:del>
      <w:ins w:id="1007" w:author="Janou De Buyser" w:date="2026-10-26T10:00:00Z">
        <w:r>
          <w:rPr>
            <w:rFonts w:cstheme="minorHAnsi"/>
            <w:color w:val="24303B"/>
            <w:sz w:val="24"/>
            <w:szCs w:val="24"/>
            <w:lang w:val="nl-BE"/>
          </w:rPr>
          <w:t xml:space="preserve">u een aantal</w:t>
        </w:r>
      </w:ins>
      <w:r w:rsidRPr="00B14B7D">
        <w:rPr>
          <w:rFonts w:cstheme="minorHAnsi"/>
          <w:color w:val="24303B"/>
          <w:sz w:val="24"/>
          <w:szCs w:val="24"/>
          <w:lang w:val="nl-BE"/>
        </w:rPr>
        <w:t xml:space="preserve"> vragen stellen </w:t>
      </w:r>
      <w:del w:id="1008" w:author="Janou De Buyser" w:date="2026-10-26T10:00:00Z">
        <w:r w:rsidRPr="00B14B7D">
          <w:rPr>
            <w:rFonts w:cstheme="minorHAnsi"/>
            <w:color w:val="24303B"/>
            <w:sz w:val="24"/>
            <w:szCs w:val="24"/>
            <w:lang w:val="nl-BE"/>
          </w:rPr>
          <w:delText xml:space="preserve">waarop je vrij</w:delText>
        </w:r>
      </w:del>
      <w:ins w:id="1009" w:author="Janou De Buyser" w:date="2026-10-26T10:00:00Z">
        <w:r>
          <w:rPr>
            <w:rFonts w:cstheme="minorHAnsi"/>
            <w:color w:val="24303B"/>
            <w:sz w:val="24"/>
            <w:szCs w:val="24"/>
            <w:lang w:val="nl-BE"/>
          </w:rPr>
          <w:t xml:space="preserve">waarop u vrij</w:t>
        </w:r>
      </w:ins>
      <w:r w:rsidRPr="00B14B7D">
        <w:rPr>
          <w:rFonts w:cstheme="minorHAnsi"/>
          <w:color w:val="24303B"/>
          <w:sz w:val="24"/>
          <w:szCs w:val="24"/>
          <w:lang w:val="nl-BE"/>
        </w:rPr>
        <w:t xml:space="preserve"> kan antwoorden. </w:t>
      </w:r>
      <w:del w:id="1010" w:author="Janou De Buyser" w:date="2026-10-26T10:00:00Z">
        <w:r w:rsidRPr="00B14B7D">
          <w:rPr>
            <w:rFonts w:cstheme="minorHAnsi"/>
            <w:color w:val="24303B"/>
            <w:sz w:val="24"/>
            <w:szCs w:val="24"/>
            <w:lang w:val="nl-BE"/>
          </w:rPr>
          <w:delText xml:space="preserve">Als je een</w:delText>
        </w:r>
      </w:del>
      <w:ins w:id="1011" w:author="Janou De Buyser" w:date="2026-10-26T10:00:00Z">
        <w:r>
          <w:rPr>
            <w:rFonts w:cstheme="minorHAnsi"/>
            <w:color w:val="24303B"/>
            <w:sz w:val="24"/>
            <w:szCs w:val="24"/>
            <w:lang w:val="nl-BE"/>
          </w:rPr>
          <w:t xml:space="preserve">Als u een</w:t>
        </w:r>
      </w:ins>
      <w:r w:rsidRPr="00B14B7D">
        <w:rPr>
          <w:rFonts w:cstheme="minorHAnsi"/>
          <w:color w:val="24303B"/>
          <w:sz w:val="24"/>
          <w:szCs w:val="24"/>
          <w:lang w:val="nl-BE"/>
        </w:rPr>
        <w:t xml:space="preserve"> bepaalde vraag niet wenst te beantwoorden, </w:t>
      </w:r>
      <w:del w:id="1012" w:author="Janou De Buyser" w:date="2026-10-26T10:00:00Z">
        <w:r w:rsidRPr="00B14B7D">
          <w:rPr>
            <w:rFonts w:cstheme="minorHAnsi"/>
            <w:color w:val="24303B"/>
            <w:sz w:val="24"/>
            <w:szCs w:val="24"/>
            <w:lang w:val="nl-BE"/>
          </w:rPr>
          <w:delText xml:space="preserve">ben je daar</w:delText>
        </w:r>
      </w:del>
      <w:ins w:id="1013" w:author="Janou De Buyser" w:date="2026-10-26T10:00:00Z">
        <w:r>
          <w:rPr>
            <w:rFonts w:cstheme="minorHAnsi"/>
            <w:color w:val="24303B"/>
            <w:sz w:val="24"/>
            <w:szCs w:val="24"/>
            <w:lang w:val="nl-BE"/>
          </w:rPr>
          <w:t xml:space="preserve">bent u daar</w:t>
        </w:r>
      </w:ins>
      <w:r w:rsidRPr="00B14B7D">
        <w:rPr>
          <w:rFonts w:cstheme="minorHAnsi"/>
          <w:color w:val="24303B"/>
          <w:sz w:val="24"/>
          <w:szCs w:val="24"/>
          <w:lang w:val="nl-BE"/>
        </w:rPr>
        <w:t xml:space="preserve"> uiteraard niet toe verplicht. Daarnaast </w:t>
      </w:r>
      <w:del w:id="1014" w:author="Janou De Buyser" w:date="2026-10-26T10:00:00Z">
        <w:r w:rsidRPr="00B14B7D">
          <w:rPr>
            <w:rFonts w:cstheme="minorHAnsi"/>
            <w:color w:val="24303B"/>
            <w:sz w:val="24"/>
            <w:szCs w:val="24"/>
            <w:lang w:val="nl-BE"/>
          </w:rPr>
          <w:delText xml:space="preserve">kan je op elk</w:delText>
        </w:r>
      </w:del>
      <w:ins w:id="1015" w:author="Janou De Buyser" w:date="2026-10-26T10:00:00Z">
        <w:r>
          <w:rPr>
            <w:rFonts w:cstheme="minorHAnsi"/>
            <w:color w:val="24303B"/>
            <w:sz w:val="24"/>
            <w:szCs w:val="24"/>
            <w:lang w:val="nl-BE"/>
          </w:rPr>
          <w:t xml:space="preserve">kan u op elk</w:t>
        </w:r>
      </w:ins>
      <w:r w:rsidRPr="00B14B7D">
        <w:rPr>
          <w:rFonts w:cstheme="minorHAnsi"/>
          <w:color w:val="24303B"/>
          <w:sz w:val="24"/>
          <w:szCs w:val="24"/>
          <w:lang w:val="nl-BE"/>
        </w:rPr>
        <w:t xml:space="preserve"> moment beslissen om het interview stop te zetten, </w:t>
      </w:r>
      <w:del w:id="1016" w:author="Janou De Buyser" w:date="2026-10-26T10:00:00Z">
        <w:r w:rsidRPr="00B14B7D">
          <w:rPr>
            <w:rFonts w:cstheme="minorHAnsi"/>
            <w:color w:val="24303B"/>
            <w:sz w:val="24"/>
            <w:szCs w:val="24"/>
            <w:lang w:val="nl-BE"/>
          </w:rPr>
          <w:delText xml:space="preserve">zonder dat je hiervoor</w:delText>
        </w:r>
      </w:del>
      <w:ins w:id="1017" w:author="Janou De Buyser" w:date="2026-10-26T10:00:00Z">
        <w:r>
          <w:rPr>
            <w:rFonts w:cstheme="minorHAnsi"/>
            <w:color w:val="24303B"/>
            <w:sz w:val="24"/>
            <w:szCs w:val="24"/>
            <w:lang w:val="nl-BE"/>
          </w:rPr>
          <w:t xml:space="preserve">zonder dat u hiervoor</w:t>
        </w:r>
      </w:ins>
      <w:r w:rsidRPr="00B14B7D">
        <w:rPr>
          <w:rFonts w:cstheme="minorHAnsi"/>
          <w:color w:val="24303B"/>
          <w:sz w:val="24"/>
          <w:szCs w:val="24"/>
          <w:lang w:val="nl-BE"/>
        </w:rPr>
        <w:t xml:space="preserve"> een reden hoeft op te geven. </w:t>
      </w:r>
      <w:del w:id="1018" w:author="Janou De Buyser" w:date="2026-10-26T10:00:00Z">
        <w:r w:rsidRPr="00B14B7D">
          <w:rPr>
            <w:rFonts w:cstheme="minorHAnsi"/>
            <w:color w:val="24303B"/>
            <w:sz w:val="24"/>
            <w:szCs w:val="24"/>
            <w:lang w:val="nl-BE"/>
          </w:rPr>
          <w:delText xml:space="preserve">Je mag tijdens</w:delText>
        </w:r>
      </w:del>
      <w:ins w:id="1019" w:author="Janou De Buyser" w:date="2026-10-26T10:00:00Z">
        <w:r>
          <w:rPr>
            <w:rFonts w:cstheme="minorHAnsi"/>
            <w:color w:val="24303B"/>
            <w:sz w:val="24"/>
            <w:szCs w:val="24"/>
            <w:lang w:val="nl-BE"/>
          </w:rPr>
          <w:t xml:space="preserve">U mag tijdens</w:t>
        </w:r>
      </w:ins>
      <w:r w:rsidRPr="00B14B7D">
        <w:rPr>
          <w:rFonts w:cstheme="minorHAnsi"/>
          <w:color w:val="24303B"/>
          <w:sz w:val="24"/>
          <w:szCs w:val="24"/>
          <w:lang w:val="nl-BE"/>
        </w:rPr>
        <w:t xml:space="preserve"> het interview steeds verduidelijking vragen over de gestelde vragen. Het interview zal, </w:t>
      </w:r>
      <w:del w:id="1020" w:author="Janou De Buyser" w:date="2026-10-26T10:00:00Z">
        <w:r w:rsidRPr="00B14B7D">
          <w:rPr>
            <w:rFonts w:cstheme="minorHAnsi"/>
            <w:color w:val="24303B"/>
            <w:sz w:val="24"/>
            <w:szCs w:val="24"/>
            <w:lang w:val="nl-BE"/>
          </w:rPr>
          <w:delText xml:space="preserve">mits jouw toestemming</w:delText>
        </w:r>
      </w:del>
      <w:ins w:id="1021" w:author="Janou De Buyser" w:date="2026-10-26T10:00:00Z">
        <w:r>
          <w:rPr>
            <w:rFonts w:cstheme="minorHAnsi"/>
            <w:color w:val="24303B"/>
            <w:sz w:val="24"/>
            <w:szCs w:val="24"/>
            <w:lang w:val="nl-BE"/>
          </w:rPr>
          <w:t xml:space="preserve">mits uw toestemming</w:t>
        </w:r>
      </w:ins>
      <w:r w:rsidRPr="00B14B7D">
        <w:rPr>
          <w:rFonts w:cstheme="minorHAnsi"/>
          <w:color w:val="24303B"/>
          <w:sz w:val="24"/>
          <w:szCs w:val="24"/>
          <w:lang w:val="nl-BE"/>
        </w:rPr>
        <w:t xml:space="preserve">, opgenomen worden zodat het nadien kan worden uitgeschreven. Na transcriptie wordt het interview volledig </w:t>
      </w:r>
      <w:proofErr w:type="spellStart"/>
      <w:r w:rsidRPr="00B14B7D">
        <w:rPr>
          <w:rFonts w:cstheme="minorHAnsi"/>
          <w:color w:val="24303B"/>
          <w:sz w:val="24"/>
          <w:szCs w:val="24"/>
          <w:lang w:val="nl-BE"/>
        </w:rPr>
        <w:t>gepseudonimiseerd</w:t>
      </w:r>
      <w:proofErr w:type="spellEnd"/>
      <w:r w:rsidRPr="00B14B7D">
        <w:rPr>
          <w:rFonts w:cstheme="minorHAnsi"/>
          <w:color w:val="24303B"/>
          <w:sz w:val="24"/>
          <w:szCs w:val="24"/>
          <w:lang w:val="nl-BE"/>
        </w:rPr>
        <w:t xml:space="preserve"> verwerkt en vertrouwelijk behandeld.</w:t>
      </w:r>
      <w:commentRangeEnd w:id="0"/>
      <w:r>
        <w:rPr>
          <w:rStyle w:val="CommentReference"/>
        </w:rPr>
        <w:commentReference w:id="0"/>
      </w:r>
    </w:p>
    <w:p w14:paraId="663882A2" w14:textId="77777777" w:rsidR="00B14B7D" w:rsidRPr="006801E0" w:rsidRDefault="00B14B7D" w:rsidP="00B14B7D">
      <w:pPr>
        <w:spacing w:before="160"/>
        <w:jc w:val="both"/>
        <w:rPr>
          <w:rFonts w:cstheme="minorHAnsi"/>
          <w:color w:val="123A5F"/>
          <w:sz w:val="24"/>
          <w:szCs w:val="24"/>
          <w:lang w:val="nl-BE"/>
        </w:rPr>
      </w:pPr>
    </w:p>
    <w:p w14:paraId="3219D162" w14:textId="23E6F2C5" w:rsidR="00EE0370" w:rsidRPr="009133B0" w:rsidRDefault="00EE0370" w:rsidP="00EE0370">
      <w:pPr>
        <w:spacing w:before="160"/>
        <w:rPr>
          <w:rFonts w:cstheme="minorHAnsi"/>
          <w:sz w:val="28"/>
          <w:szCs w:val="28"/>
          <w:lang w:val="nl-BE"/>
        </w:rPr>
      </w:pPr>
      <w:r w:rsidRPr="009133B0">
        <w:rPr>
          <w:rFonts w:cstheme="minorHAnsi"/>
          <w:b/>
          <w:color w:val="123A5F"/>
          <w:sz w:val="28"/>
          <w:szCs w:val="28"/>
          <w:lang w:val="nl-BE"/>
        </w:rPr>
        <w:t xml:space="preserve">Informed </w:t>
      </w:r>
      <w:r w:rsidR="00F05B65" w:rsidRPr="009133B0">
        <w:rPr>
          <w:rFonts w:cstheme="minorHAnsi"/>
          <w:b/>
          <w:color w:val="123A5F"/>
          <w:sz w:val="28"/>
          <w:szCs w:val="28"/>
          <w:lang w:val="nl-BE"/>
        </w:rPr>
        <w:t>consent: ja</w:t>
      </w:r>
      <w:r w:rsidR="00127A21" w:rsidRPr="009133B0">
        <w:rPr>
          <w:rFonts w:cstheme="minorHAnsi"/>
          <w:b/>
          <w:color w:val="123A5F"/>
          <w:sz w:val="28"/>
          <w:szCs w:val="28"/>
          <w:lang w:val="nl-BE"/>
        </w:rPr>
        <w:t xml:space="preserve"> / nee</w:t>
      </w:r>
      <w:r w:rsidR="00127A21" w:rsidRPr="009133B0">
        <w:rPr>
          <w:rFonts w:cstheme="minorHAnsi"/>
          <w:b/>
          <w:color w:val="123A5F"/>
          <w:sz w:val="28"/>
          <w:szCs w:val="28"/>
          <w:lang w:val="nl-BE"/>
        </w:rPr>
        <w:tab/>
      </w:r>
      <w:r w:rsidR="00127A21" w:rsidRPr="009133B0">
        <w:rPr>
          <w:rFonts w:cstheme="minorHAnsi"/>
          <w:b/>
          <w:color w:val="123A5F"/>
          <w:sz w:val="28"/>
          <w:szCs w:val="28"/>
          <w:lang w:val="nl-BE"/>
        </w:rPr>
        <w:tab/>
      </w:r>
      <w:r w:rsidR="00127A21" w:rsidRPr="009133B0">
        <w:rPr>
          <w:rFonts w:cstheme="minorHAnsi"/>
          <w:b/>
          <w:color w:val="123A5F"/>
          <w:sz w:val="28"/>
          <w:szCs w:val="28"/>
          <w:lang w:val="nl-BE"/>
        </w:rPr>
        <w:tab/>
      </w:r>
      <w:r w:rsidR="00127A21" w:rsidRPr="009133B0">
        <w:rPr>
          <w:rFonts w:cstheme="minorHAnsi"/>
          <w:b/>
          <w:color w:val="123A5F"/>
          <w:sz w:val="28"/>
          <w:szCs w:val="28"/>
          <w:lang w:val="nl-BE"/>
        </w:rPr>
        <w:tab/>
      </w:r>
    </w:p>
    <w:p w14:paraId="12E398E7" w14:textId="3717D095" w:rsidR="00E63985" w:rsidRPr="009133B0" w:rsidRDefault="00E63985">
      <w:pPr>
        <w:spacing w:line="259" w:lineRule="auto"/>
        <w:rPr>
          <w:rFonts w:cstheme="minorHAnsi"/>
          <w:b/>
          <w:color w:val="24303B"/>
          <w:sz w:val="24"/>
          <w:szCs w:val="24"/>
          <w:lang w:val="nl-BE"/>
        </w:rPr>
      </w:pPr>
      <w:r w:rsidRPr="009133B0">
        <w:rPr>
          <w:rFonts w:cstheme="minorHAnsi"/>
          <w:b/>
          <w:color w:val="24303B"/>
          <w:sz w:val="24"/>
          <w:szCs w:val="24"/>
          <w:lang w:val="nl-BE"/>
        </w:rPr>
        <w:t xml:space="preserve">Naam, datum en </w:t>
      </w:r>
      <w:del w:id="1026" w:author="Janou De Buyser" w:date="2026-10-26T10:00:00Z">
        <w:r w:rsidRPr="009133B0">
          <w:rPr>
            <w:rFonts w:cstheme="minorHAnsi"/>
            <w:b/>
            <w:color w:val="24303B"/>
            <w:sz w:val="24"/>
            <w:szCs w:val="24"/>
            <w:lang w:val="nl-BE"/>
          </w:rPr>
          <w:delText xml:space="preserve">Handtekening</w:delText>
        </w:r>
      </w:del>
      <w:ins w:id="1027" w:author="Janou De Buyser" w:date="2026-10-26T10:00:00Z">
        <w:r>
          <w:rPr>
            <w:rFonts w:cstheme="minorHAnsi"/>
            <w:b/>
            <w:color w:val="24303B"/>
            <w:sz w:val="24"/>
            <w:szCs w:val="24"/>
            <w:lang w:val="nl-BE"/>
          </w:rPr>
          <w:t xml:space="preserve">handtekening</w:t>
        </w:r>
      </w:ins>
    </w:p>
    <w:p w14:paraId="29C33733" w14:textId="6A145704" w:rsidR="00E63985" w:rsidRPr="009133B0" w:rsidRDefault="00E63985">
      <w:pPr>
        <w:spacing w:line="259" w:lineRule="auto"/>
        <w:rPr>
          <w:rFonts w:cstheme="minorHAnsi"/>
          <w:b/>
          <w:color w:val="24303B"/>
          <w:sz w:val="24"/>
          <w:szCs w:val="24"/>
          <w:lang w:val="nl-BE"/>
        </w:rPr>
      </w:pPr>
    </w:p>
    <w:p w14:paraId="27230F31" w14:textId="77777777" w:rsidR="00E63985" w:rsidRPr="009133B0" w:rsidRDefault="00E63985">
      <w:pPr>
        <w:spacing w:line="259" w:lineRule="auto"/>
        <w:rPr>
          <w:rFonts w:cstheme="minorHAnsi"/>
          <w:b/>
          <w:color w:val="24303B"/>
          <w:sz w:val="24"/>
          <w:szCs w:val="24"/>
          <w:lang w:val="nl-BE"/>
        </w:rPr>
      </w:pPr>
    </w:p>
    <w:p w14:paraId="3E04BD21" w14:textId="77777777" w:rsidR="00E63985" w:rsidRPr="009133B0" w:rsidRDefault="00E63985">
      <w:pPr>
        <w:spacing w:line="259" w:lineRule="auto"/>
        <w:rPr>
          <w:rFonts w:cstheme="minorHAnsi"/>
          <w:b/>
          <w:color w:val="24303B"/>
          <w:sz w:val="24"/>
          <w:szCs w:val="24"/>
          <w:lang w:val="nl-BE"/>
        </w:rPr>
      </w:pPr>
    </w:p>
    <w:p w14:paraId="4A3D2CB8" w14:textId="77777777" w:rsidR="00E63985" w:rsidRPr="009133B0" w:rsidRDefault="00E63985">
      <w:pPr>
        <w:spacing w:line="259" w:lineRule="auto"/>
        <w:rPr>
          <w:rFonts w:cstheme="minorHAnsi"/>
          <w:b/>
          <w:color w:val="24303B"/>
          <w:sz w:val="24"/>
          <w:szCs w:val="24"/>
          <w:lang w:val="nl-BE"/>
        </w:rPr>
      </w:pPr>
    </w:p>
    <w:p w14:paraId="429AF9A4" w14:textId="77777777" w:rsidR="00E63985" w:rsidRPr="009133B0" w:rsidRDefault="00E63985">
      <w:pPr>
        <w:spacing w:line="259" w:lineRule="auto"/>
        <w:rPr>
          <w:rFonts w:cstheme="minorHAnsi"/>
          <w:b/>
          <w:color w:val="24303B"/>
          <w:sz w:val="24"/>
          <w:szCs w:val="24"/>
          <w:lang w:val="nl-BE"/>
        </w:rPr>
      </w:pPr>
    </w:p>
    <w:p w14:paraId="00C8072C" w14:textId="77777777" w:rsidR="00E63985" w:rsidRPr="009133B0" w:rsidRDefault="00E63985">
      <w:pPr>
        <w:spacing w:line="259" w:lineRule="auto"/>
        <w:rPr>
          <w:rFonts w:cstheme="minorHAnsi"/>
          <w:b/>
          <w:color w:val="24303B"/>
          <w:sz w:val="24"/>
          <w:szCs w:val="24"/>
          <w:lang w:val="nl-BE"/>
        </w:rPr>
      </w:pPr>
    </w:p>
    <w:p w14:paraId="4E5C227E" w14:textId="77777777" w:rsidR="00E63985" w:rsidRPr="009133B0" w:rsidRDefault="00E63985">
      <w:pPr>
        <w:spacing w:line="259" w:lineRule="auto"/>
        <w:rPr>
          <w:rFonts w:cstheme="minorHAnsi"/>
          <w:b/>
          <w:color w:val="24303B"/>
          <w:sz w:val="24"/>
          <w:szCs w:val="24"/>
          <w:lang w:val="nl-BE"/>
        </w:rPr>
      </w:pPr>
    </w:p>
    <w:p w14:paraId="15BCBFBA" w14:textId="77777777" w:rsidR="00E63985" w:rsidRPr="009133B0" w:rsidRDefault="00E63985">
      <w:pPr>
        <w:spacing w:line="259" w:lineRule="auto"/>
        <w:rPr>
          <w:rFonts w:cstheme="minorHAnsi"/>
          <w:b/>
          <w:color w:val="24303B"/>
          <w:sz w:val="24"/>
          <w:szCs w:val="24"/>
          <w:lang w:val="nl-BE"/>
        </w:rPr>
      </w:pPr>
    </w:p>
    <w:p w14:paraId="6868CC53" w14:textId="77777777" w:rsidR="00E63985" w:rsidRPr="009133B0" w:rsidRDefault="00E63985">
      <w:pPr>
        <w:spacing w:line="259" w:lineRule="auto"/>
        <w:rPr>
          <w:rFonts w:cstheme="minorHAnsi"/>
          <w:b/>
          <w:color w:val="24303B"/>
          <w:sz w:val="24"/>
          <w:szCs w:val="24"/>
          <w:lang w:val="nl-BE"/>
        </w:rPr>
      </w:pPr>
    </w:p>
    <w:p w14:paraId="441EF049" w14:textId="77777777" w:rsidR="00E63985" w:rsidRPr="009133B0" w:rsidRDefault="00E63985">
      <w:pPr>
        <w:spacing w:line="259" w:lineRule="auto"/>
        <w:rPr>
          <w:rFonts w:cstheme="minorHAnsi"/>
          <w:b/>
          <w:color w:val="24303B"/>
          <w:sz w:val="24"/>
          <w:szCs w:val="24"/>
          <w:lang w:val="nl-BE"/>
        </w:rPr>
      </w:pPr>
    </w:p>
    <w:p w14:paraId="5F5A9FE7" w14:textId="77777777" w:rsidR="00E63985" w:rsidRPr="009133B0" w:rsidRDefault="00E63985">
      <w:pPr>
        <w:spacing w:line="259" w:lineRule="auto"/>
        <w:rPr>
          <w:rFonts w:cstheme="minorHAnsi"/>
          <w:b/>
          <w:color w:val="24303B"/>
          <w:sz w:val="24"/>
          <w:szCs w:val="24"/>
          <w:lang w:val="nl-BE"/>
        </w:rPr>
      </w:pPr>
    </w:p>
    <w:p w14:paraId="6DC9F414" w14:textId="77777777" w:rsidR="00E63985" w:rsidRPr="009133B0" w:rsidRDefault="00E63985">
      <w:pPr>
        <w:spacing w:line="259" w:lineRule="auto"/>
        <w:rPr>
          <w:rFonts w:cstheme="minorHAnsi"/>
          <w:b/>
          <w:color w:val="24303B"/>
          <w:sz w:val="24"/>
          <w:szCs w:val="24"/>
          <w:lang w:val="nl-BE"/>
        </w:rPr>
      </w:pPr>
    </w:p>
    <w:p w14:paraId="2449F4B6" w14:textId="77777777" w:rsidR="00E63985" w:rsidRPr="009133B0" w:rsidRDefault="00E63985">
      <w:pPr>
        <w:spacing w:line="259" w:lineRule="auto"/>
        <w:rPr>
          <w:rFonts w:cstheme="minorHAnsi"/>
          <w:b/>
          <w:color w:val="24303B"/>
          <w:sz w:val="24"/>
          <w:szCs w:val="24"/>
          <w:lang w:val="nl-BE"/>
        </w:rPr>
      </w:pPr>
    </w:p>
    <w:p w14:paraId="0CD34AE0" w14:textId="77777777" w:rsidR="00E63985" w:rsidRPr="009133B0" w:rsidRDefault="00E63985">
      <w:pPr>
        <w:spacing w:line="259" w:lineRule="auto"/>
        <w:rPr>
          <w:rFonts w:cstheme="minorHAnsi"/>
          <w:b/>
          <w:color w:val="24303B"/>
          <w:sz w:val="24"/>
          <w:szCs w:val="24"/>
          <w:lang w:val="nl-BE"/>
        </w:rPr>
      </w:pPr>
    </w:p>
    <w:p w14:paraId="1DD7D3AA" w14:textId="77777777" w:rsidR="00E63985" w:rsidRPr="009133B0" w:rsidRDefault="00E63985">
      <w:pPr>
        <w:spacing w:line="259" w:lineRule="auto"/>
        <w:rPr>
          <w:rFonts w:cstheme="minorHAnsi"/>
          <w:b/>
          <w:color w:val="24303B"/>
          <w:sz w:val="24"/>
          <w:szCs w:val="24"/>
          <w:lang w:val="nl-BE"/>
        </w:rPr>
      </w:pPr>
    </w:p>
    <w:p w14:paraId="568D0012" w14:textId="77777777" w:rsidR="00E63985" w:rsidRPr="009133B0" w:rsidRDefault="00E63985">
      <w:pPr>
        <w:spacing w:line="259" w:lineRule="auto"/>
        <w:rPr>
          <w:rFonts w:cstheme="minorHAnsi"/>
          <w:b/>
          <w:color w:val="24303B"/>
          <w:sz w:val="24"/>
          <w:szCs w:val="24"/>
          <w:lang w:val="nl-BE"/>
        </w:rPr>
      </w:pPr>
    </w:p>
    <w:p w14:paraId="4B863F30" w14:textId="77777777" w:rsidR="00E63985" w:rsidRPr="009133B0" w:rsidRDefault="00E63985">
      <w:pPr>
        <w:spacing w:line="259" w:lineRule="auto"/>
        <w:rPr>
          <w:rFonts w:cstheme="minorHAnsi"/>
          <w:b/>
          <w:color w:val="24303B"/>
          <w:sz w:val="24"/>
          <w:szCs w:val="24"/>
          <w:lang w:val="nl-BE"/>
        </w:rPr>
      </w:pPr>
    </w:p>
    <w:p w14:paraId="54287442" w14:textId="77777777" w:rsidR="00E63985" w:rsidRPr="009133B0" w:rsidRDefault="00E63985">
      <w:pPr>
        <w:spacing w:line="259" w:lineRule="auto"/>
        <w:rPr>
          <w:rFonts w:cstheme="minorHAnsi"/>
          <w:b/>
          <w:color w:val="24303B"/>
          <w:sz w:val="24"/>
          <w:szCs w:val="24"/>
          <w:lang w:val="nl-BE"/>
        </w:rPr>
      </w:pPr>
    </w:p>
    <w:p w14:paraId="5198CCF0" w14:textId="77777777" w:rsidR="00E63985" w:rsidRPr="009133B0" w:rsidRDefault="00E63985">
      <w:pPr>
        <w:spacing w:line="259" w:lineRule="auto"/>
        <w:rPr>
          <w:rFonts w:cstheme="minorHAnsi"/>
          <w:b/>
          <w:color w:val="24303B"/>
          <w:sz w:val="24"/>
          <w:szCs w:val="24"/>
          <w:lang w:val="nl-BE"/>
        </w:rPr>
      </w:pPr>
    </w:p>
    <w:p w14:paraId="522F8B80" w14:textId="77777777" w:rsidR="00E63985" w:rsidRPr="009133B0" w:rsidRDefault="00E63985">
      <w:pPr>
        <w:spacing w:line="259" w:lineRule="auto"/>
        <w:rPr>
          <w:rFonts w:cstheme="minorHAnsi"/>
          <w:b/>
          <w:color w:val="24303B"/>
          <w:sz w:val="24"/>
          <w:szCs w:val="24"/>
          <w:lang w:val="nl-BE"/>
        </w:rPr>
      </w:pPr>
    </w:p>
    <w:p w14:paraId="10C83946" w14:textId="77777777" w:rsidR="00E63985" w:rsidRPr="009133B0" w:rsidRDefault="00E63985">
      <w:pPr>
        <w:spacing w:line="259" w:lineRule="auto"/>
        <w:rPr>
          <w:rFonts w:cstheme="minorHAnsi"/>
          <w:b/>
          <w:color w:val="24303B"/>
          <w:sz w:val="24"/>
          <w:szCs w:val="24"/>
          <w:lang w:val="nl-BE"/>
        </w:rPr>
      </w:pPr>
    </w:p>
    <w:p w14:paraId="6D80DEDC" w14:textId="77777777" w:rsidR="00E63985" w:rsidRPr="009133B0" w:rsidRDefault="00E63985">
      <w:pPr>
        <w:spacing w:line="259" w:lineRule="auto"/>
        <w:rPr>
          <w:rFonts w:cstheme="minorHAnsi"/>
          <w:b/>
          <w:color w:val="24303B"/>
          <w:sz w:val="24"/>
          <w:szCs w:val="24"/>
          <w:lang w:val="nl-BE"/>
        </w:rPr>
      </w:pPr>
    </w:p>
    <w:p w14:paraId="0BDD1811" w14:textId="77777777" w:rsidR="00E63985" w:rsidRPr="009133B0" w:rsidRDefault="00E63985">
      <w:pPr>
        <w:spacing w:line="259" w:lineRule="auto"/>
        <w:rPr>
          <w:rFonts w:cstheme="minorHAnsi"/>
          <w:b/>
          <w:color w:val="24303B"/>
          <w:sz w:val="24"/>
          <w:szCs w:val="24"/>
          <w:lang w:val="nl-BE"/>
        </w:rPr>
      </w:pPr>
    </w:p>
    <w:p w14:paraId="118EDEF9" w14:textId="77777777" w:rsidR="00E63985" w:rsidRPr="009133B0" w:rsidRDefault="00E63985">
      <w:pPr>
        <w:spacing w:line="259" w:lineRule="auto"/>
        <w:rPr>
          <w:rFonts w:cstheme="minorHAnsi"/>
          <w:b/>
          <w:color w:val="24303B"/>
          <w:sz w:val="24"/>
          <w:szCs w:val="24"/>
          <w:lang w:val="nl-BE"/>
        </w:rPr>
      </w:pPr>
    </w:p>
    <w:p w14:paraId="7DC20F0C" w14:textId="59B2B94E" w:rsidR="00974FE2" w:rsidRPr="00690895" w:rsidRDefault="00974FE2" w:rsidP="00974FE2">
      <w:pPr>
        <w:rPr>
          <w:rFonts w:cstheme="minorHAnsi"/>
          <w:b/>
          <w:bCs/>
          <w:color w:val="000000" w:themeColor="text1"/>
          <w:sz w:val="36"/>
          <w:szCs w:val="36"/>
        </w:rPr>
      </w:pPr>
      <w:r w:rsidRPr="00690895">
        <w:rPr>
          <w:rFonts w:cstheme="minorHAnsi"/>
          <w:b/>
          <w:bCs/>
          <w:color w:val="123A5F"/>
          <w:sz w:val="36"/>
          <w:szCs w:val="36"/>
        </w:rPr>
        <w:lastRenderedPageBreak/>
        <w:t>IMPLEMENTATION</w:t>
      </w:r>
    </w:p>
    <w:p w14:paraId="45E0A926" w14:textId="7A92530C" w:rsidR="006344BB" w:rsidRPr="006344BB" w:rsidRDefault="006344BB" w:rsidP="006344BB">
      <w:pPr>
        <w:rPr>
          <w:color w:val="0070C0"/>
          <w:sz w:val="26"/>
          <w:szCs w:val="26"/>
          <w:lang w:val="en-GB"/>
        </w:rPr>
      </w:pPr>
      <w:r w:rsidRPr="006344BB">
        <w:rPr>
          <w:b/>
          <w:bCs/>
          <w:color w:val="0070C0"/>
          <w:sz w:val="26"/>
          <w:szCs w:val="26"/>
          <w:lang w:val="en-GB"/>
        </w:rPr>
        <w:t>What is delivered (</w:t>
      </w:r>
      <w:r w:rsidRPr="006344BB">
        <w:rPr>
          <w:i/>
          <w:iCs/>
          <w:color w:val="0070C0"/>
          <w:sz w:val="26"/>
          <w:szCs w:val="26"/>
          <w:lang w:val="en-GB"/>
        </w:rPr>
        <w:t>the quantity and quality of what is delivered)</w:t>
      </w:r>
    </w:p>
    <w:p w14:paraId="475577A1" w14:textId="5A88EC38" w:rsidR="00C00B7D" w:rsidRDefault="00C00B7D" w:rsidP="00C00B7D">
      <w:pPr>
        <w:rPr>
          <w:i/>
          <w:iCs/>
          <w:color w:val="0070C0"/>
          <w:sz w:val="24"/>
          <w:szCs w:val="24"/>
          <w:lang w:val="en-GB"/>
        </w:rPr>
      </w:pPr>
      <w:r w:rsidRPr="00C00B7D">
        <w:rPr>
          <w:b/>
          <w:bCs/>
          <w:color w:val="0070C0"/>
          <w:sz w:val="24"/>
          <w:szCs w:val="24"/>
          <w:lang w:val="en-GB"/>
        </w:rPr>
        <w:t>Quality</w:t>
      </w:r>
      <w:r w:rsidRPr="00C00B7D">
        <w:rPr>
          <w:color w:val="0070C0"/>
          <w:sz w:val="24"/>
          <w:szCs w:val="24"/>
          <w:lang w:val="en-GB"/>
        </w:rPr>
        <w:t xml:space="preserve"> </w:t>
      </w:r>
      <w:r w:rsidRPr="00C00B7D">
        <w:rPr>
          <w:i/>
          <w:iCs/>
          <w:color w:val="0070C0"/>
          <w:sz w:val="24"/>
          <w:szCs w:val="24"/>
          <w:lang w:val="en-GB"/>
        </w:rPr>
        <w:t xml:space="preserve">(the quality of what is delivered)  </w:t>
      </w:r>
    </w:p>
    <w:p w14:paraId="59D02A79" w14:textId="2182ED28" w:rsidR="00B14B7D" w:rsidRPr="003947A8" w:rsidRDefault="00B14B7D" w:rsidP="00C00B7D">
      <w:pPr>
        <w:rPr>
          <w:rFonts w:cstheme="minorHAnsi"/>
          <w:color w:val="0070C0"/>
          <w:sz w:val="24"/>
          <w:szCs w:val="24"/>
          <w:lang w:val="nl-NL"/>
        </w:rPr>
      </w:pPr>
      <w:r w:rsidRPr="009133B0">
        <w:rPr>
          <w:color w:val="24303B"/>
          <w:lang w:val="nl-BE"/>
        </w:rPr>
        <w:t xml:space="preserve">Er zijn geen juiste of foute antwoorden. </w:t>
      </w:r>
    </w:p>
    <w:p w14:paraId="19AC15AF" w14:textId="311E2D1C" w:rsidR="00C00B7D" w:rsidRDefault="00C00B7D" w:rsidP="00C00B7D">
      <w:pPr>
        <w:jc w:val="both"/>
        <w:rPr>
          <w:b/>
          <w:bCs/>
          <w:highlight w:val="lightGray"/>
          <w:lang w:val="en-GB"/>
        </w:rPr>
      </w:pPr>
      <w:r w:rsidRPr="00C00B7D">
        <w:rPr>
          <w:b/>
          <w:bCs/>
          <w:color w:val="123A5F"/>
          <w:highlight w:val="lightGray"/>
          <w:lang w:val="en-GB"/>
        </w:rPr>
        <w:t>(i) Perceived quality of the PARADISE sessions</w:t>
      </w:r>
      <w:r w:rsidR="008B4F80">
        <w:rPr>
          <w:b/>
          <w:bCs/>
          <w:color w:val="123A5F"/>
          <w:highlight w:val="lightGray"/>
          <w:lang w:val="en-GB"/>
        </w:rPr>
        <w:t xml:space="preserve"> </w:t>
      </w:r>
    </w:p>
    <w:p w14:paraId="189733A1" w14:textId="77777777" w:rsidR="00024F0B" w:rsidRPr="0096035B" w:rsidRDefault="00024F0B" w:rsidP="45290D21">
      <w:pPr>
        <w:jc w:val="both"/>
        <w:rPr>
          <w:b/>
          <w:bCs/>
          <w:highlight w:val="lightGray"/>
          <w:lang w:val="nl-BE"/>
        </w:rPr>
      </w:pPr>
      <w:r w:rsidRPr="0096035B">
        <w:rPr>
          <w:b/>
          <w:bCs/>
          <w:color w:val="123A5F"/>
          <w:highlight w:val="lightGray"/>
          <w:lang w:val="nl-BE"/>
        </w:rPr>
        <w:t>Algemene perceptie</w:t>
      </w:r>
    </w:p>
    <w:p w14:paraId="007F9177" w14:textId="1B61CAB2" w:rsidR="008B4F80" w:rsidRPr="0096035B" w:rsidRDefault="008B4F80" w:rsidP="45290D21">
      <w:pPr>
        <w:jc w:val="both"/>
        <w:rPr>
          <w:lang w:val="nl-BE"/>
        </w:rPr>
      </w:pPr>
      <w:r w:rsidRPr="0096035B">
        <w:rPr>
          <w:color w:val="24303B"/>
          <w:lang w:val="nl-BE"/>
        </w:rPr>
        <w:t xml:space="preserve">We willen graag weten hoe u de </w:t>
      </w:r>
      <w:r w:rsidR="001B2299" w:rsidRPr="0096035B">
        <w:rPr>
          <w:color w:val="24303B"/>
          <w:lang w:val="nl-BE"/>
        </w:rPr>
        <w:t>consultaties</w:t>
      </w:r>
      <w:r w:rsidRPr="0096035B">
        <w:rPr>
          <w:color w:val="24303B"/>
          <w:lang w:val="nl-BE"/>
        </w:rPr>
        <w:t xml:space="preserve"> heeft ervaren.</w:t>
      </w:r>
    </w:p>
    <w:p w14:paraId="478B3340" w14:textId="17C03240" w:rsidR="008B4F80" w:rsidRPr="00690895" w:rsidRDefault="008B4F80" w:rsidP="45290D21">
      <w:pPr>
        <w:numPr>
          <w:ilvl w:val="0"/>
          <w:numId w:val="1"/>
        </w:numPr>
        <w:spacing w:after="0" w:line="257" w:lineRule="auto"/>
        <w:jc w:val="both"/>
      </w:pPr>
      <w:r w:rsidRPr="0096035B">
        <w:rPr>
          <w:color w:val="24303B"/>
          <w:lang w:val="nl-BE"/>
        </w:rPr>
        <w:t xml:space="preserve">Hoe heeft u de interventies van de afgelopen maanden in het algemeen ervaren? </w:t>
      </w:r>
      <w:r w:rsidR="00974FE2" w:rsidRPr="45290D21">
        <w:rPr>
          <w:color w:val="24303B"/>
        </w:rPr>
        <w:t>(</w:t>
      </w:r>
      <w:proofErr w:type="spellStart"/>
      <w:r w:rsidR="00974FE2" w:rsidRPr="45290D21">
        <w:rPr>
          <w:color w:val="24303B"/>
        </w:rPr>
        <w:t>algemene</w:t>
      </w:r>
      <w:proofErr w:type="spellEnd"/>
      <w:r w:rsidR="00974FE2" w:rsidRPr="45290D21">
        <w:rPr>
          <w:color w:val="24303B"/>
        </w:rPr>
        <w:t xml:space="preserve"> </w:t>
      </w:r>
      <w:proofErr w:type="spellStart"/>
      <w:r w:rsidR="00974FE2" w:rsidRPr="45290D21">
        <w:rPr>
          <w:color w:val="24303B"/>
        </w:rPr>
        <w:t>ervaring</w:t>
      </w:r>
      <w:proofErr w:type="spellEnd"/>
      <w:r w:rsidR="00974FE2" w:rsidRPr="45290D21">
        <w:rPr>
          <w:color w:val="24303B"/>
        </w:rPr>
        <w:t>)</w:t>
      </w:r>
    </w:p>
    <w:p w14:paraId="441375F5" w14:textId="2F3C8890" w:rsidR="008B4F80" w:rsidRPr="0096035B" w:rsidRDefault="008B4F80" w:rsidP="45290D21">
      <w:pPr>
        <w:spacing w:after="0" w:line="257" w:lineRule="auto"/>
        <w:ind w:left="720"/>
        <w:jc w:val="both"/>
        <w:rPr>
          <w:lang w:val="nl-BE"/>
        </w:rPr>
      </w:pPr>
      <w:r w:rsidRPr="45290D21">
        <w:rPr>
          <w:rFonts w:ascii="Wingdings" w:eastAsia="Wingdings" w:hAnsi="Wingdings" w:cstheme="minorBidi"/>
        </w:rPr>
        <w:t>è</w:t>
      </w:r>
      <w:r w:rsidRPr="0096035B">
        <w:rPr>
          <w:color w:val="24303B"/>
          <w:lang w:val="nl-BE"/>
        </w:rPr>
        <w:t xml:space="preserve">Wat vond u goed aan de sessies? </w:t>
      </w:r>
    </w:p>
    <w:p w14:paraId="39A11D3C" w14:textId="404FD8C6" w:rsidR="008B4F80" w:rsidRPr="0096035B" w:rsidRDefault="008B4F80" w:rsidP="45290D21">
      <w:pPr>
        <w:spacing w:after="0" w:line="257" w:lineRule="auto"/>
        <w:ind w:left="720"/>
        <w:jc w:val="both"/>
        <w:rPr>
          <w:lang w:val="nl-BE"/>
        </w:rPr>
      </w:pPr>
      <w:r w:rsidRPr="45290D21">
        <w:rPr>
          <w:rFonts w:ascii="Wingdings" w:eastAsia="Wingdings" w:hAnsi="Wingdings" w:cstheme="minorBidi"/>
        </w:rPr>
        <w:t>è</w:t>
      </w:r>
      <w:r w:rsidRPr="0096035B">
        <w:rPr>
          <w:color w:val="24303B"/>
          <w:lang w:val="nl-BE"/>
        </w:rPr>
        <w:t xml:space="preserve">Wat vond u minder goed? </w:t>
      </w:r>
    </w:p>
    <w:p w14:paraId="74EB497B" w14:textId="523C0350" w:rsidR="008B4F80" w:rsidRPr="0096035B" w:rsidRDefault="008B4F80" w:rsidP="45290D21">
      <w:pPr>
        <w:spacing w:after="0" w:line="257" w:lineRule="auto"/>
        <w:ind w:left="720"/>
        <w:jc w:val="both"/>
        <w:rPr>
          <w:lang w:val="nl-BE"/>
        </w:rPr>
      </w:pPr>
      <w:r w:rsidRPr="45290D21">
        <w:rPr>
          <w:rFonts w:ascii="Wingdings" w:eastAsia="Wingdings" w:hAnsi="Wingdings" w:cstheme="minorBidi"/>
        </w:rPr>
        <w:t>è</w:t>
      </w:r>
      <w:r w:rsidRPr="0096035B">
        <w:rPr>
          <w:color w:val="24303B"/>
          <w:lang w:val="nl-BE"/>
        </w:rPr>
        <w:t>Hoe tevreden bent u over de sessies in het algemeen?</w:t>
      </w:r>
    </w:p>
    <w:p w14:paraId="0E38290E" w14:textId="77777777" w:rsidR="008B4F80" w:rsidRPr="009133B0" w:rsidRDefault="008B4F80" w:rsidP="00690895">
      <w:pPr>
        <w:spacing w:after="0" w:line="257" w:lineRule="auto"/>
        <w:jc w:val="both"/>
        <w:rPr>
          <w:highlight w:val="lightGray"/>
          <w:lang w:val="nl-BE"/>
        </w:rPr>
      </w:pPr>
    </w:p>
    <w:p w14:paraId="28CCA5E0" w14:textId="3CDD58A1" w:rsidR="001B2299" w:rsidRPr="00690895" w:rsidRDefault="004F4431" w:rsidP="45290D21">
      <w:pPr>
        <w:numPr>
          <w:ilvl w:val="0"/>
          <w:numId w:val="2"/>
        </w:numPr>
        <w:spacing w:after="0" w:line="257" w:lineRule="auto"/>
        <w:jc w:val="both"/>
      </w:pPr>
      <w:r w:rsidRPr="0096035B">
        <w:rPr>
          <w:color w:val="24303B"/>
          <w:lang w:val="nl-BE"/>
        </w:rPr>
        <w:t>Wat vond u van de</w:t>
      </w:r>
      <w:r w:rsidR="001B2299" w:rsidRPr="0096035B">
        <w:rPr>
          <w:color w:val="24303B"/>
          <w:lang w:val="nl-BE"/>
        </w:rPr>
        <w:t xml:space="preserve"> kwaliteit </w:t>
      </w:r>
      <w:r w:rsidRPr="0096035B">
        <w:rPr>
          <w:color w:val="24303B"/>
          <w:lang w:val="nl-BE"/>
        </w:rPr>
        <w:t>van de sessies</w:t>
      </w:r>
      <w:r w:rsidR="001B2299" w:rsidRPr="0096035B">
        <w:rPr>
          <w:color w:val="24303B"/>
          <w:lang w:val="nl-BE"/>
        </w:rPr>
        <w:t>?</w:t>
      </w:r>
      <w:r w:rsidRPr="0096035B">
        <w:rPr>
          <w:color w:val="24303B"/>
          <w:lang w:val="nl-BE"/>
        </w:rPr>
        <w:t xml:space="preserve"> </w:t>
      </w:r>
      <w:r w:rsidR="00974FE2" w:rsidRPr="45290D21">
        <w:rPr>
          <w:color w:val="24303B"/>
        </w:rPr>
        <w:t>(</w:t>
      </w:r>
      <w:proofErr w:type="spellStart"/>
      <w:r w:rsidR="00974FE2" w:rsidRPr="45290D21">
        <w:rPr>
          <w:color w:val="24303B"/>
        </w:rPr>
        <w:t>waargenomen</w:t>
      </w:r>
      <w:proofErr w:type="spellEnd"/>
      <w:r w:rsidR="00974FE2" w:rsidRPr="45290D21">
        <w:rPr>
          <w:color w:val="24303B"/>
        </w:rPr>
        <w:t xml:space="preserve"> </w:t>
      </w:r>
      <w:proofErr w:type="spellStart"/>
      <w:r w:rsidR="00974FE2" w:rsidRPr="45290D21">
        <w:rPr>
          <w:color w:val="24303B"/>
        </w:rPr>
        <w:t>kwaliteit</w:t>
      </w:r>
      <w:proofErr w:type="spellEnd"/>
      <w:r w:rsidR="00974FE2" w:rsidRPr="45290D21">
        <w:rPr>
          <w:color w:val="24303B"/>
        </w:rPr>
        <w:t>)</w:t>
      </w:r>
    </w:p>
    <w:p w14:paraId="18161E5F" w14:textId="4E798C16" w:rsidR="001B2299" w:rsidRPr="0096035B" w:rsidRDefault="001B2299" w:rsidP="45290D21">
      <w:pPr>
        <w:spacing w:after="0" w:line="257" w:lineRule="auto"/>
        <w:ind w:left="720"/>
        <w:jc w:val="both"/>
        <w:rPr>
          <w:lang w:val="nl-BE"/>
        </w:rPr>
      </w:pPr>
      <w:r w:rsidRPr="45290D21">
        <w:rPr>
          <w:rFonts w:ascii="Wingdings" w:eastAsia="Wingdings" w:hAnsi="Wingdings" w:cstheme="minorBidi"/>
        </w:rPr>
        <w:t>è</w:t>
      </w:r>
      <w:r w:rsidRPr="0096035B">
        <w:rPr>
          <w:color w:val="24303B"/>
          <w:lang w:val="nl-BE"/>
        </w:rPr>
        <w:t xml:space="preserve">Wat maakte een sessie voor u “goed”? </w:t>
      </w:r>
    </w:p>
    <w:p w14:paraId="2397DF5B" w14:textId="2800025C" w:rsidR="001B2299" w:rsidRPr="0096035B" w:rsidRDefault="001B2299" w:rsidP="45290D21">
      <w:pPr>
        <w:spacing w:after="0" w:line="257" w:lineRule="auto"/>
        <w:ind w:left="720"/>
        <w:jc w:val="both"/>
        <w:rPr>
          <w:lang w:val="nl-BE"/>
        </w:rPr>
      </w:pPr>
      <w:r w:rsidRPr="45290D21">
        <w:rPr>
          <w:rFonts w:ascii="Wingdings" w:eastAsia="Wingdings" w:hAnsi="Wingdings" w:cstheme="minorBidi"/>
        </w:rPr>
        <w:t>è</w:t>
      </w:r>
      <w:r w:rsidRPr="0096035B">
        <w:rPr>
          <w:color w:val="24303B"/>
          <w:lang w:val="nl-BE"/>
        </w:rPr>
        <w:t xml:space="preserve">Zijn er sessies die er voor u echt uitsprongen? Waarom? </w:t>
      </w:r>
    </w:p>
    <w:p w14:paraId="14606C6B" w14:textId="23673926" w:rsidR="001B2299" w:rsidRPr="0096035B" w:rsidRDefault="001B2299" w:rsidP="45290D21">
      <w:pPr>
        <w:spacing w:after="0" w:line="257" w:lineRule="auto"/>
        <w:ind w:left="720"/>
        <w:jc w:val="both"/>
        <w:rPr>
          <w:lang w:val="nl-BE"/>
        </w:rPr>
      </w:pPr>
      <w:r w:rsidRPr="45290D21">
        <w:rPr>
          <w:rFonts w:ascii="Wingdings" w:eastAsia="Wingdings" w:hAnsi="Wingdings" w:cstheme="minorBidi"/>
        </w:rPr>
        <w:t>è</w:t>
      </w:r>
      <w:r w:rsidRPr="0096035B">
        <w:rPr>
          <w:color w:val="24303B"/>
          <w:lang w:val="nl-BE"/>
        </w:rPr>
        <w:t>Waren er momenten waarop u minder tevreden was?</w:t>
      </w:r>
    </w:p>
    <w:p w14:paraId="57251731" w14:textId="77777777" w:rsidR="00974FE2" w:rsidRPr="009133B0" w:rsidRDefault="00974FE2" w:rsidP="00690895">
      <w:pPr>
        <w:spacing w:after="0" w:line="257" w:lineRule="auto"/>
        <w:ind w:left="720"/>
        <w:jc w:val="both"/>
        <w:rPr>
          <w:lang w:val="nl-BE"/>
        </w:rPr>
      </w:pPr>
    </w:p>
    <w:p w14:paraId="14527A0C" w14:textId="5E288D8B" w:rsidR="00974FE2" w:rsidRPr="00690895" w:rsidRDefault="00974FE2" w:rsidP="45290D21">
      <w:pPr>
        <w:numPr>
          <w:ilvl w:val="0"/>
          <w:numId w:val="3"/>
        </w:numPr>
        <w:spacing w:after="0" w:line="257" w:lineRule="auto"/>
        <w:jc w:val="both"/>
      </w:pPr>
      <w:r w:rsidRPr="0096035B">
        <w:rPr>
          <w:color w:val="24303B"/>
          <w:lang w:val="nl-BE"/>
        </w:rPr>
        <w:t xml:space="preserve">In hoeverre vond u de sessies nuttig of waardevol voor uzelf?  </w:t>
      </w:r>
      <w:r w:rsidRPr="45290D21">
        <w:rPr>
          <w:color w:val="24303B"/>
        </w:rPr>
        <w:t>(</w:t>
      </w:r>
      <w:proofErr w:type="spellStart"/>
      <w:r w:rsidRPr="45290D21">
        <w:rPr>
          <w:color w:val="24303B"/>
        </w:rPr>
        <w:t>relevantie-meerwaarde</w:t>
      </w:r>
      <w:proofErr w:type="spellEnd"/>
      <w:r w:rsidRPr="45290D21">
        <w:rPr>
          <w:color w:val="24303B"/>
        </w:rPr>
        <w:t>)</w:t>
      </w:r>
    </w:p>
    <w:p w14:paraId="78BF46A3" w14:textId="77071E32" w:rsidR="00974FE2" w:rsidRPr="0096035B" w:rsidRDefault="00974FE2" w:rsidP="45290D21">
      <w:pPr>
        <w:spacing w:after="0" w:line="257" w:lineRule="auto"/>
        <w:ind w:left="720"/>
        <w:jc w:val="both"/>
        <w:rPr>
          <w:lang w:val="nl-BE"/>
        </w:rPr>
      </w:pPr>
      <w:r w:rsidRPr="45290D21">
        <w:rPr>
          <w:rFonts w:ascii="Wingdings" w:eastAsia="Wingdings" w:hAnsi="Wingdings" w:cstheme="minorBidi"/>
        </w:rPr>
        <w:t>è</w:t>
      </w:r>
      <w:r w:rsidRPr="0096035B">
        <w:rPr>
          <w:color w:val="24303B"/>
          <w:lang w:val="nl-BE"/>
        </w:rPr>
        <w:t xml:space="preserve">Heeft u er iets uit geleerd? </w:t>
      </w:r>
    </w:p>
    <w:p w14:paraId="5D05E694" w14:textId="671E4AF7" w:rsidR="00974FE2" w:rsidRPr="0096035B" w:rsidRDefault="00974FE2" w:rsidP="45290D21">
      <w:pPr>
        <w:spacing w:after="0" w:line="257" w:lineRule="auto"/>
        <w:ind w:left="720"/>
        <w:jc w:val="both"/>
        <w:rPr>
          <w:lang w:val="nl-BE"/>
        </w:rPr>
      </w:pPr>
      <w:r w:rsidRPr="45290D21">
        <w:rPr>
          <w:rFonts w:ascii="Wingdings" w:eastAsia="Wingdings" w:hAnsi="Wingdings" w:cstheme="minorBidi"/>
        </w:rPr>
        <w:t>è</w:t>
      </w:r>
      <w:r w:rsidRPr="0096035B">
        <w:rPr>
          <w:color w:val="24303B"/>
          <w:lang w:val="nl-BE"/>
        </w:rPr>
        <w:t>Heeft het u geholpen in uw dagelijks leven of behandeling?</w:t>
      </w:r>
    </w:p>
    <w:p w14:paraId="7D46B169" w14:textId="77777777" w:rsidR="001B2299" w:rsidRPr="009133B0" w:rsidRDefault="001B2299" w:rsidP="00690895">
      <w:pPr>
        <w:spacing w:after="0" w:line="257" w:lineRule="auto"/>
        <w:jc w:val="both"/>
        <w:rPr>
          <w:highlight w:val="lightGray"/>
          <w:lang w:val="nl-BE"/>
        </w:rPr>
      </w:pPr>
    </w:p>
    <w:p w14:paraId="7905B827" w14:textId="2A52608C" w:rsidR="00974FE2" w:rsidRPr="00690895" w:rsidRDefault="00974FE2" w:rsidP="45290D21">
      <w:pPr>
        <w:numPr>
          <w:ilvl w:val="0"/>
          <w:numId w:val="4"/>
        </w:numPr>
        <w:spacing w:after="0" w:line="257" w:lineRule="auto"/>
        <w:jc w:val="both"/>
      </w:pPr>
      <w:r w:rsidRPr="0096035B">
        <w:rPr>
          <w:color w:val="24303B"/>
          <w:lang w:val="nl-BE"/>
        </w:rPr>
        <w:t xml:space="preserve">Waren de uitleg en informatie tijdens de sessies duidelijk voor u? </w:t>
      </w:r>
      <w:r w:rsidRPr="45290D21">
        <w:rPr>
          <w:color w:val="24303B"/>
        </w:rPr>
        <w:t>(</w:t>
      </w:r>
      <w:proofErr w:type="spellStart"/>
      <w:r w:rsidRPr="45290D21">
        <w:rPr>
          <w:color w:val="24303B"/>
        </w:rPr>
        <w:t>duidelijkheid</w:t>
      </w:r>
      <w:proofErr w:type="spellEnd"/>
      <w:r w:rsidRPr="45290D21">
        <w:rPr>
          <w:color w:val="24303B"/>
        </w:rPr>
        <w:t>)</w:t>
      </w:r>
    </w:p>
    <w:p w14:paraId="3F7F0A8B" w14:textId="7449A8CF" w:rsidR="00974FE2" w:rsidRPr="0096035B" w:rsidRDefault="00974FE2" w:rsidP="45290D21">
      <w:pPr>
        <w:spacing w:after="0" w:line="257" w:lineRule="auto"/>
        <w:ind w:left="720"/>
        <w:jc w:val="both"/>
        <w:rPr>
          <w:lang w:val="nl-BE"/>
        </w:rPr>
      </w:pPr>
      <w:r w:rsidRPr="45290D21">
        <w:rPr>
          <w:rFonts w:ascii="Wingdings" w:eastAsia="Wingdings" w:hAnsi="Wingdings" w:cstheme="minorBidi"/>
        </w:rPr>
        <w:t>è</w:t>
      </w:r>
      <w:r w:rsidRPr="0096035B">
        <w:rPr>
          <w:color w:val="24303B"/>
          <w:lang w:val="nl-BE"/>
        </w:rPr>
        <w:t xml:space="preserve">Waren er dingen die moeilijk te begrijpen waren? </w:t>
      </w:r>
    </w:p>
    <w:p w14:paraId="07C44A0B" w14:textId="129DDA0E" w:rsidR="00974FE2" w:rsidRPr="0096035B" w:rsidRDefault="00974FE2" w:rsidP="45290D21">
      <w:pPr>
        <w:spacing w:after="0" w:line="257" w:lineRule="auto"/>
        <w:ind w:left="720"/>
        <w:jc w:val="both"/>
        <w:rPr>
          <w:lang w:val="nl-BE"/>
        </w:rPr>
      </w:pPr>
      <w:r w:rsidRPr="45290D21">
        <w:rPr>
          <w:rFonts w:ascii="Wingdings" w:eastAsia="Wingdings" w:hAnsi="Wingdings" w:cstheme="minorBidi"/>
        </w:rPr>
        <w:t>è</w:t>
      </w:r>
      <w:del w:id="1028" w:author="Janou De Buyser" w:date="2026-10-26T10:00:00Z">
        <w:r w:rsidRPr="0096035B">
          <w:rPr>
            <w:color w:val="24303B"/>
            <w:lang w:val="nl-BE"/>
          </w:rPr>
          <w:delText>Werd alle</w:delText>
        </w:r>
      </w:del>
      <w:ins w:id="1029" w:author="Janou De Buyser" w:date="2026-10-26T10:00:00Z">
        <w:r>
          <w:rPr>
            <w:color w:val="24303B"/>
            <w:lang w:val="nl-BE"/>
          </w:rPr>
          <w:t xml:space="preserve">Werden alle</w:t>
        </w:r>
      </w:ins>
      <w:r w:rsidR="003947A8" w:rsidRPr="0096035B">
        <w:rPr>
          <w:color w:val="24303B"/>
          <w:lang w:val="nl-BE"/>
        </w:rPr>
        <w:t xml:space="preserve"> onderdelen van de interventie voldoende</w:t>
      </w:r>
      <w:r w:rsidRPr="0096035B">
        <w:rPr>
          <w:color w:val="24303B"/>
          <w:lang w:val="nl-BE"/>
        </w:rPr>
        <w:t xml:space="preserve"> uitgelegd</w:t>
      </w:r>
      <w:r w:rsidR="003947A8" w:rsidRPr="0096035B">
        <w:rPr>
          <w:color w:val="24303B"/>
          <w:lang w:val="nl-BE"/>
        </w:rPr>
        <w:t xml:space="preserve"> alsook de relatie tussen de onderdelen</w:t>
      </w:r>
      <w:r w:rsidRPr="0096035B">
        <w:rPr>
          <w:color w:val="24303B"/>
          <w:lang w:val="nl-BE"/>
        </w:rPr>
        <w:t>?</w:t>
      </w:r>
    </w:p>
    <w:p w14:paraId="399BB613" w14:textId="77777777" w:rsidR="00974FE2" w:rsidRPr="009133B0" w:rsidRDefault="00974FE2" w:rsidP="00690895">
      <w:pPr>
        <w:spacing w:after="0" w:line="257" w:lineRule="auto"/>
        <w:ind w:left="720"/>
        <w:jc w:val="both"/>
        <w:rPr>
          <w:lang w:val="nl-BE"/>
        </w:rPr>
      </w:pPr>
    </w:p>
    <w:p w14:paraId="0DD5ABEC" w14:textId="3E3DB2AA" w:rsidR="00974FE2" w:rsidRPr="00690895" w:rsidRDefault="00974FE2" w:rsidP="45290D21">
      <w:pPr>
        <w:numPr>
          <w:ilvl w:val="0"/>
          <w:numId w:val="5"/>
        </w:numPr>
        <w:spacing w:after="0" w:line="257" w:lineRule="auto"/>
        <w:jc w:val="both"/>
      </w:pPr>
      <w:r w:rsidRPr="0096035B">
        <w:rPr>
          <w:color w:val="24303B"/>
          <w:lang w:val="nl-BE"/>
        </w:rPr>
        <w:t xml:space="preserve">Hoe vond u de opbouw en het verloop van de sessies? </w:t>
      </w:r>
      <w:r w:rsidRPr="45290D21">
        <w:rPr>
          <w:color w:val="24303B"/>
        </w:rPr>
        <w:t>(</w:t>
      </w:r>
      <w:proofErr w:type="spellStart"/>
      <w:r w:rsidRPr="45290D21">
        <w:rPr>
          <w:color w:val="24303B"/>
        </w:rPr>
        <w:t>structuur</w:t>
      </w:r>
      <w:proofErr w:type="spellEnd"/>
      <w:r w:rsidRPr="45290D21">
        <w:rPr>
          <w:color w:val="24303B"/>
        </w:rPr>
        <w:t>)</w:t>
      </w:r>
    </w:p>
    <w:p w14:paraId="4E474278" w14:textId="3E5EE0E7" w:rsidR="00974FE2" w:rsidRPr="0096035B" w:rsidRDefault="00974FE2" w:rsidP="45290D21">
      <w:pPr>
        <w:spacing w:after="0" w:line="257" w:lineRule="auto"/>
        <w:ind w:left="720"/>
        <w:jc w:val="both"/>
        <w:rPr>
          <w:lang w:val="nl-BE"/>
        </w:rPr>
      </w:pPr>
      <w:r w:rsidRPr="45290D21">
        <w:rPr>
          <w:rFonts w:ascii="Wingdings" w:eastAsia="Wingdings" w:hAnsi="Wingdings" w:cstheme="minorBidi"/>
        </w:rPr>
        <w:t>è</w:t>
      </w:r>
      <w:r w:rsidRPr="0096035B">
        <w:rPr>
          <w:color w:val="24303B"/>
          <w:lang w:val="nl-BE"/>
        </w:rPr>
        <w:t xml:space="preserve">Waren de sessies logisch opgebouwd? </w:t>
      </w:r>
    </w:p>
    <w:p w14:paraId="1ECDE70A" w14:textId="58E6DD4D" w:rsidR="00974FE2" w:rsidRPr="0096035B" w:rsidRDefault="00974FE2" w:rsidP="45290D21">
      <w:pPr>
        <w:spacing w:after="0" w:line="257" w:lineRule="auto"/>
        <w:ind w:left="720"/>
        <w:jc w:val="both"/>
        <w:rPr>
          <w:lang w:val="nl-BE"/>
        </w:rPr>
      </w:pPr>
      <w:r w:rsidRPr="45290D21">
        <w:rPr>
          <w:rFonts w:ascii="Wingdings" w:eastAsia="Wingdings" w:hAnsi="Wingdings" w:cstheme="minorBidi"/>
        </w:rPr>
        <w:t>è</w:t>
      </w:r>
      <w:r w:rsidRPr="0096035B">
        <w:rPr>
          <w:color w:val="24303B"/>
          <w:lang w:val="nl-BE"/>
        </w:rPr>
        <w:t xml:space="preserve">Ging het te snel of te traag? </w:t>
      </w:r>
    </w:p>
    <w:p w14:paraId="5C251E42" w14:textId="2BC4B594" w:rsidR="00974FE2" w:rsidRPr="0096035B" w:rsidRDefault="00974FE2" w:rsidP="45290D21">
      <w:pPr>
        <w:spacing w:after="0" w:line="257" w:lineRule="auto"/>
        <w:ind w:left="720"/>
        <w:jc w:val="both"/>
        <w:rPr>
          <w:lang w:val="nl-BE"/>
        </w:rPr>
      </w:pPr>
      <w:r w:rsidRPr="45290D21">
        <w:rPr>
          <w:rFonts w:ascii="Wingdings" w:eastAsia="Wingdings" w:hAnsi="Wingdings" w:cstheme="minorBidi"/>
        </w:rPr>
        <w:t>è</w:t>
      </w:r>
      <w:r w:rsidRPr="0096035B">
        <w:rPr>
          <w:color w:val="24303B"/>
          <w:lang w:val="nl-BE"/>
        </w:rPr>
        <w:t>Was er voldoende tijd voor alles?</w:t>
      </w:r>
    </w:p>
    <w:p w14:paraId="5B9A6CB2" w14:textId="77777777" w:rsidR="00974FE2" w:rsidRPr="009133B0" w:rsidRDefault="00974FE2" w:rsidP="00690895">
      <w:pPr>
        <w:spacing w:after="0" w:line="257" w:lineRule="auto"/>
        <w:jc w:val="both"/>
        <w:rPr>
          <w:highlight w:val="lightGray"/>
          <w:lang w:val="nl-BE"/>
        </w:rPr>
      </w:pPr>
    </w:p>
    <w:p w14:paraId="38D7FF81" w14:textId="20A67AF1" w:rsidR="00974FE2" w:rsidRPr="00690895" w:rsidRDefault="00974FE2" w:rsidP="45290D21">
      <w:pPr>
        <w:numPr>
          <w:ilvl w:val="0"/>
          <w:numId w:val="6"/>
        </w:numPr>
        <w:spacing w:after="0" w:line="257" w:lineRule="auto"/>
        <w:jc w:val="both"/>
      </w:pPr>
      <w:r w:rsidRPr="0096035B">
        <w:rPr>
          <w:color w:val="24303B"/>
          <w:lang w:val="nl-BE"/>
        </w:rPr>
        <w:t xml:space="preserve">Hoe heeft u het contact met de zorgverlener ervaren tijdens de sessies? </w:t>
      </w:r>
      <w:r w:rsidRPr="45290D21">
        <w:rPr>
          <w:color w:val="24303B"/>
        </w:rPr>
        <w:t>(</w:t>
      </w:r>
      <w:proofErr w:type="spellStart"/>
      <w:r w:rsidRPr="45290D21">
        <w:rPr>
          <w:color w:val="24303B"/>
        </w:rPr>
        <w:t>interactie</w:t>
      </w:r>
      <w:proofErr w:type="spellEnd"/>
      <w:r w:rsidRPr="45290D21">
        <w:rPr>
          <w:color w:val="24303B"/>
        </w:rPr>
        <w:t xml:space="preserve"> </w:t>
      </w:r>
      <w:proofErr w:type="spellStart"/>
      <w:r w:rsidRPr="45290D21">
        <w:rPr>
          <w:color w:val="24303B"/>
        </w:rPr>
        <w:t>zorgverlener</w:t>
      </w:r>
      <w:proofErr w:type="spellEnd"/>
      <w:r w:rsidRPr="45290D21">
        <w:rPr>
          <w:color w:val="24303B"/>
        </w:rPr>
        <w:t>)</w:t>
      </w:r>
    </w:p>
    <w:p w14:paraId="5171D0F4" w14:textId="6BD9A72D" w:rsidR="00974FE2" w:rsidRPr="0096035B" w:rsidRDefault="00974FE2" w:rsidP="45290D21">
      <w:pPr>
        <w:spacing w:after="0" w:line="257" w:lineRule="auto"/>
        <w:ind w:left="720"/>
        <w:jc w:val="both"/>
        <w:rPr>
          <w:lang w:val="nl-BE"/>
        </w:rPr>
      </w:pPr>
      <w:r w:rsidRPr="45290D21">
        <w:rPr>
          <w:rFonts w:ascii="Wingdings" w:eastAsia="Wingdings" w:hAnsi="Wingdings" w:cstheme="minorBidi"/>
        </w:rPr>
        <w:t>è</w:t>
      </w:r>
      <w:r w:rsidRPr="0096035B">
        <w:rPr>
          <w:color w:val="24303B"/>
          <w:lang w:val="nl-BE"/>
        </w:rPr>
        <w:t xml:space="preserve">Voelde u zich gehoord en begrepen? </w:t>
      </w:r>
    </w:p>
    <w:p w14:paraId="1669F95C" w14:textId="2CC8811E" w:rsidR="00974FE2" w:rsidRPr="0096035B" w:rsidRDefault="00974FE2" w:rsidP="45290D21">
      <w:pPr>
        <w:spacing w:after="0" w:line="257" w:lineRule="auto"/>
        <w:ind w:left="720"/>
        <w:jc w:val="both"/>
        <w:rPr>
          <w:lang w:val="nl-BE"/>
        </w:rPr>
      </w:pPr>
      <w:r w:rsidRPr="45290D21">
        <w:rPr>
          <w:rFonts w:ascii="Wingdings" w:eastAsia="Wingdings" w:hAnsi="Wingdings" w:cstheme="minorBidi"/>
        </w:rPr>
        <w:t>è</w:t>
      </w:r>
      <w:r w:rsidRPr="0096035B">
        <w:rPr>
          <w:color w:val="24303B"/>
          <w:lang w:val="nl-BE"/>
        </w:rPr>
        <w:t xml:space="preserve">Was er ruimte om vragen te stellen? </w:t>
      </w:r>
    </w:p>
    <w:p w14:paraId="7A8FF44B" w14:textId="230E2661" w:rsidR="00974FE2" w:rsidRPr="0096035B" w:rsidRDefault="00974FE2" w:rsidP="45290D21">
      <w:pPr>
        <w:spacing w:after="0" w:line="257" w:lineRule="auto"/>
        <w:ind w:left="720"/>
        <w:jc w:val="both"/>
        <w:rPr>
          <w:lang w:val="nl-BE"/>
        </w:rPr>
      </w:pPr>
      <w:r w:rsidRPr="45290D21">
        <w:rPr>
          <w:rFonts w:ascii="Wingdings" w:eastAsia="Wingdings" w:hAnsi="Wingdings" w:cstheme="minorBidi"/>
        </w:rPr>
        <w:t>è</w:t>
      </w:r>
      <w:r w:rsidRPr="0096035B">
        <w:rPr>
          <w:color w:val="24303B"/>
          <w:lang w:val="nl-BE"/>
        </w:rPr>
        <w:t>Werd er rekening gehouden met uw situatie?</w:t>
      </w:r>
    </w:p>
    <w:p w14:paraId="4995A11A" w14:textId="77777777" w:rsidR="00024F0B" w:rsidRPr="00024F0B" w:rsidRDefault="00024F0B" w:rsidP="00C00B7D">
      <w:pPr>
        <w:jc w:val="both"/>
        <w:rPr>
          <w:b/>
          <w:bCs/>
          <w:highlight w:val="lightGray"/>
          <w:lang w:val="nl-NL"/>
        </w:rPr>
      </w:pPr>
    </w:p>
    <w:p w14:paraId="06DA08E7" w14:textId="77777777" w:rsidR="00C00B7D" w:rsidRPr="003947A8" w:rsidRDefault="00C00B7D" w:rsidP="00BC7292">
      <w:pPr>
        <w:pStyle w:val="Lijstalinea"/>
        <w:rPr>
          <w:rFonts w:cstheme="minorHAnsi"/>
          <w:sz w:val="24"/>
          <w:szCs w:val="24"/>
          <w:lang w:val="nl-BE"/>
        </w:rPr>
      </w:pPr>
    </w:p>
    <w:p w14:paraId="13DB441A" w14:textId="77777777" w:rsidR="00690895" w:rsidRPr="003947A8" w:rsidRDefault="00690895" w:rsidP="00BC7292">
      <w:pPr>
        <w:pStyle w:val="Lijstalinea"/>
        <w:rPr>
          <w:rFonts w:cstheme="minorHAnsi"/>
          <w:sz w:val="24"/>
          <w:szCs w:val="24"/>
          <w:lang w:val="nl-BE"/>
        </w:rPr>
      </w:pPr>
    </w:p>
    <w:p w14:paraId="57CDDA06" w14:textId="77777777" w:rsidR="00974FE2" w:rsidRDefault="00974FE2" w:rsidP="00974FE2">
      <w:pPr>
        <w:rPr>
          <w:i/>
          <w:sz w:val="20"/>
          <w:szCs w:val="20"/>
          <w:lang w:val="en-GB"/>
        </w:rPr>
      </w:pPr>
      <w:r w:rsidRPr="00974FE2">
        <w:rPr>
          <w:b/>
          <w:color w:val="123A5F"/>
          <w:sz w:val="36"/>
          <w:szCs w:val="36"/>
          <w:lang w:val="en-GB"/>
        </w:rPr>
        <w:t>Mechanisms of change</w:t>
      </w:r>
      <w:r w:rsidRPr="00A23419">
        <w:rPr>
          <w:b/>
          <w:color w:val="123A5F"/>
          <w:sz w:val="20"/>
          <w:szCs w:val="20"/>
          <w:lang w:val="en-GB"/>
        </w:rPr>
        <w:t xml:space="preserve"> </w:t>
      </w:r>
    </w:p>
    <w:p w14:paraId="54985046" w14:textId="6460273A" w:rsidR="00C00B7D" w:rsidRPr="00974FE2" w:rsidRDefault="00974FE2" w:rsidP="00974FE2">
      <w:pPr>
        <w:rPr>
          <w:rFonts w:cstheme="minorHAnsi"/>
        </w:rPr>
      </w:pPr>
      <w:r w:rsidRPr="00974FE2">
        <w:rPr>
          <w:rFonts w:cstheme="minorHAnsi"/>
          <w:i/>
          <w:color w:val="24303B"/>
          <w:lang w:val="en-GB"/>
        </w:rPr>
        <w:t>(the intermediate mechanisms through which intervention activities produce intended (or unintended) effects/how intervention activities, and participants’ interactions with them, trigger change)</w:t>
      </w:r>
    </w:p>
    <w:p w14:paraId="730F2311" w14:textId="51DAF9BC" w:rsidR="00C00B7D" w:rsidRPr="00F63D06" w:rsidRDefault="00F63D06" w:rsidP="00F63D06">
      <w:pPr>
        <w:rPr>
          <w:rFonts w:cstheme="minorHAnsi"/>
          <w:color w:val="0070C0"/>
          <w:sz w:val="24"/>
          <w:szCs w:val="24"/>
        </w:rPr>
      </w:pPr>
      <w:r w:rsidRPr="00F63D06">
        <w:rPr>
          <w:b/>
          <w:color w:val="0070C0"/>
          <w:sz w:val="24"/>
          <w:szCs w:val="24"/>
          <w:lang w:val="en-GB"/>
        </w:rPr>
        <w:t>Responses and interactions</w:t>
      </w:r>
      <w:r w:rsidRPr="00F63D06">
        <w:rPr>
          <w:color w:val="0070C0"/>
          <w:sz w:val="24"/>
          <w:szCs w:val="24"/>
          <w:lang w:val="en-GB"/>
        </w:rPr>
        <w:t xml:space="preserve"> </w:t>
      </w:r>
      <w:r w:rsidRPr="00F63D06">
        <w:rPr>
          <w:i/>
          <w:color w:val="24303B"/>
          <w:sz w:val="20"/>
          <w:szCs w:val="20"/>
          <w:lang w:val="en-GB"/>
        </w:rPr>
        <w:t>(how participants interact with the intervention)</w:t>
      </w:r>
    </w:p>
    <w:p w14:paraId="5DA7A467" w14:textId="50836847" w:rsidR="00C00B7D" w:rsidRDefault="00F63D06" w:rsidP="00F63D06">
      <w:pPr>
        <w:rPr>
          <w:b/>
          <w:bCs/>
          <w:lang w:val="en-GB"/>
        </w:rPr>
      </w:pPr>
      <w:del w:id="1030" w:author="Janou De Buyser" w:date="2026-10-26T10:00:00Z">
        <w:r w:rsidRPr="00F63D06">
          <w:rPr>
            <w:b/>
            <w:bCs/>
            <w:color w:val="123A5F"/>
            <w:highlight w:val="lightGray"/>
            <w:lang w:val="en-GB"/>
          </w:rPr>
          <w:delText xml:space="preserve">k)</w:delText>
        </w:r>
      </w:del>
      <w:ins w:id="1031" w:author="Janou De Buyser" w:date="2026-10-26T10:00:00Z">
        <w:r>
          <w:rPr>
            <w:b/>
            <w:bCs/>
            <w:color w:val="123A5F"/>
            <w:highlight w:val="lightGray"/>
            <w:lang w:val="en-GB"/>
          </w:rPr>
          <w:t xml:space="preserve">(k)</w:t>
        </w:r>
      </w:ins>
      <w:r w:rsidRPr="00F63D06">
        <w:rPr>
          <w:b/>
          <w:bCs/>
          <w:color w:val="123A5F"/>
          <w:highlight w:val="lightGray"/>
          <w:lang w:val="en-GB"/>
        </w:rPr>
        <w:t xml:space="preserve"> Level of satisfaction and acceptability of the intervention as a whole and the different components</w:t>
      </w:r>
      <w:r>
        <w:rPr>
          <w:b/>
          <w:bCs/>
          <w:color w:val="123A5F"/>
          <w:lang w:val="en-GB"/>
        </w:rPr>
        <w:t xml:space="preserve"> </w:t>
      </w:r>
    </w:p>
    <w:p w14:paraId="7ABEB6ED" w14:textId="77777777" w:rsidR="00690895" w:rsidRPr="00690895" w:rsidRDefault="00690895" w:rsidP="00690895">
      <w:pPr>
        <w:jc w:val="both"/>
        <w:rPr>
          <w:b/>
          <w:bCs/>
          <w:lang w:val="en-GB"/>
        </w:rPr>
      </w:pPr>
      <w:r w:rsidRPr="00690895">
        <w:rPr>
          <w:b/>
          <w:bCs/>
          <w:color w:val="123A5F"/>
          <w:highlight w:val="lightGray"/>
          <w:lang w:val="en-GB"/>
        </w:rPr>
        <w:t>(l) Perceived benefit and relevance of the intervention</w:t>
      </w:r>
    </w:p>
    <w:p w14:paraId="2566FB2D" w14:textId="77777777" w:rsidR="00690895" w:rsidRPr="00690895" w:rsidRDefault="00690895" w:rsidP="00690895">
      <w:pPr>
        <w:spacing w:after="0" w:line="257" w:lineRule="auto"/>
        <w:rPr>
          <w:rFonts w:cstheme="minorHAnsi"/>
          <w:b/>
          <w:bCs/>
          <w:lang w:val="en-GB"/>
        </w:rPr>
      </w:pPr>
    </w:p>
    <w:p w14:paraId="09A21A9C" w14:textId="77777777" w:rsidR="00F63D06" w:rsidRPr="0096035B" w:rsidRDefault="00F63D06" w:rsidP="45290D21">
      <w:pPr>
        <w:numPr>
          <w:ilvl w:val="0"/>
          <w:numId w:val="7"/>
        </w:numPr>
        <w:spacing w:after="0" w:line="257" w:lineRule="auto"/>
        <w:rPr>
          <w:rFonts w:cstheme="minorBidi"/>
          <w:lang w:val="nl-BE"/>
        </w:rPr>
      </w:pPr>
      <w:r w:rsidRPr="0096035B">
        <w:rPr>
          <w:rFonts w:cstheme="minorBidi"/>
          <w:color w:val="24303B"/>
          <w:lang w:val="nl-BE"/>
        </w:rPr>
        <w:t xml:space="preserve">Hoe tevreden bent u in het algemeen over de PARADISE-interventie? </w:t>
      </w:r>
    </w:p>
    <w:p w14:paraId="788F4F97" w14:textId="5BE40FD7" w:rsidR="00F63D06" w:rsidRPr="0096035B" w:rsidRDefault="00F63D06" w:rsidP="45290D21">
      <w:pPr>
        <w:spacing w:after="0" w:line="257" w:lineRule="auto"/>
        <w:ind w:left="720"/>
        <w:rPr>
          <w:rFonts w:cstheme="minorBidi"/>
          <w:lang w:val="nl-BE"/>
        </w:rPr>
      </w:pPr>
      <w:r w:rsidRPr="45290D21">
        <w:rPr>
          <w:rFonts w:ascii="Wingdings" w:eastAsia="Wingdings" w:hAnsi="Wingdings" w:cstheme="minorBidi"/>
        </w:rPr>
        <w:t>è</w:t>
      </w:r>
      <w:r w:rsidRPr="0096035B">
        <w:rPr>
          <w:rFonts w:cstheme="minorBidi"/>
          <w:color w:val="24303B"/>
          <w:lang w:val="nl-BE"/>
        </w:rPr>
        <w:t xml:space="preserve">Wat vond u positief? </w:t>
      </w:r>
    </w:p>
    <w:p w14:paraId="2CED4E11" w14:textId="5740A337" w:rsidR="00F63D06" w:rsidRPr="0096035B" w:rsidRDefault="00F63D06" w:rsidP="45290D21">
      <w:pPr>
        <w:spacing w:after="0" w:line="257" w:lineRule="auto"/>
        <w:ind w:left="720"/>
        <w:rPr>
          <w:rFonts w:cstheme="minorBidi"/>
          <w:lang w:val="nl-BE"/>
        </w:rPr>
      </w:pPr>
      <w:r w:rsidRPr="45290D21">
        <w:rPr>
          <w:rFonts w:ascii="Wingdings" w:eastAsia="Wingdings" w:hAnsi="Wingdings" w:cstheme="minorBidi"/>
        </w:rPr>
        <w:t>è</w:t>
      </w:r>
      <w:r w:rsidRPr="0096035B">
        <w:rPr>
          <w:rFonts w:cstheme="minorBidi"/>
          <w:color w:val="24303B"/>
          <w:lang w:val="nl-BE"/>
        </w:rPr>
        <w:t xml:space="preserve">Wat vond u minder goed? </w:t>
      </w:r>
    </w:p>
    <w:p w14:paraId="26D89F8B" w14:textId="1231763F" w:rsidR="00F63D06" w:rsidRPr="00690895" w:rsidRDefault="00F63D06" w:rsidP="45290D21">
      <w:pPr>
        <w:spacing w:after="0" w:line="257" w:lineRule="auto"/>
        <w:ind w:left="720"/>
        <w:rPr>
          <w:rFonts w:cstheme="minorBidi"/>
        </w:rPr>
      </w:pPr>
      <w:r w:rsidRPr="45290D21">
        <w:rPr>
          <w:rFonts w:ascii="Wingdings" w:eastAsia="Wingdings" w:hAnsi="Wingdings" w:cstheme="minorBidi"/>
        </w:rPr>
        <w:t>è</w:t>
      </w:r>
      <w:r w:rsidRPr="0096035B">
        <w:rPr>
          <w:rFonts w:cstheme="minorBidi"/>
          <w:color w:val="24303B"/>
          <w:lang w:val="nl-BE"/>
        </w:rPr>
        <w:t xml:space="preserve">Zou u deze interventie aanbevelen aan anderen? </w:t>
      </w:r>
      <w:proofErr w:type="spellStart"/>
      <w:r w:rsidRPr="45290D21">
        <w:rPr>
          <w:rFonts w:cstheme="minorBidi"/>
          <w:color w:val="24303B"/>
        </w:rPr>
        <w:t>Waarom</w:t>
      </w:r>
      <w:proofErr w:type="spellEnd"/>
      <w:r w:rsidRPr="45290D21">
        <w:rPr>
          <w:rFonts w:cstheme="minorBidi"/>
          <w:color w:val="24303B"/>
        </w:rPr>
        <w:t xml:space="preserve"> </w:t>
      </w:r>
      <w:proofErr w:type="spellStart"/>
      <w:r w:rsidRPr="45290D21">
        <w:rPr>
          <w:rFonts w:cstheme="minorBidi"/>
          <w:color w:val="24303B"/>
        </w:rPr>
        <w:t>wel</w:t>
      </w:r>
      <w:proofErr w:type="spellEnd"/>
      <w:r w:rsidRPr="45290D21">
        <w:rPr>
          <w:rFonts w:cstheme="minorBidi"/>
          <w:color w:val="24303B"/>
        </w:rPr>
        <w:t>/niet?</w:t>
      </w:r>
    </w:p>
    <w:p w14:paraId="27913230" w14:textId="77777777" w:rsidR="00C00B7D" w:rsidRPr="00690895" w:rsidRDefault="00C00B7D" w:rsidP="00690895">
      <w:pPr>
        <w:spacing w:after="0" w:line="257" w:lineRule="auto"/>
        <w:rPr>
          <w:rFonts w:cstheme="minorHAnsi"/>
          <w:lang w:val="nl-NL"/>
        </w:rPr>
      </w:pPr>
    </w:p>
    <w:p w14:paraId="1DF02A30" w14:textId="6F4DD040" w:rsidR="00F63D06" w:rsidRPr="0096035B" w:rsidRDefault="00F63D06" w:rsidP="45290D21">
      <w:pPr>
        <w:numPr>
          <w:ilvl w:val="0"/>
          <w:numId w:val="8"/>
        </w:numPr>
        <w:spacing w:after="0" w:line="257" w:lineRule="auto"/>
        <w:rPr>
          <w:rFonts w:cstheme="minorBidi"/>
          <w:lang w:val="nl-BE"/>
        </w:rPr>
      </w:pPr>
      <w:r w:rsidRPr="0096035B">
        <w:rPr>
          <w:rFonts w:cstheme="minorBidi"/>
          <w:color w:val="24303B"/>
          <w:lang w:val="nl-BE"/>
        </w:rPr>
        <w:t xml:space="preserve">Hoe heeft u de interventie ervaren? </w:t>
      </w:r>
    </w:p>
    <w:p w14:paraId="0B5076A2" w14:textId="366C3719" w:rsidR="00F63D06" w:rsidRPr="0096035B" w:rsidRDefault="00F63D06" w:rsidP="45290D21">
      <w:pPr>
        <w:spacing w:after="0" w:line="257" w:lineRule="auto"/>
        <w:ind w:left="720"/>
        <w:rPr>
          <w:rFonts w:cstheme="minorBidi"/>
          <w:lang w:val="nl-BE"/>
        </w:rPr>
      </w:pPr>
      <w:r w:rsidRPr="45290D21">
        <w:rPr>
          <w:rFonts w:ascii="Wingdings" w:eastAsia="Wingdings" w:hAnsi="Wingdings" w:cstheme="minorBidi"/>
        </w:rPr>
        <w:t>è</w:t>
      </w:r>
      <w:r w:rsidRPr="0096035B">
        <w:rPr>
          <w:rFonts w:cstheme="minorBidi"/>
          <w:color w:val="24303B"/>
          <w:lang w:val="nl-BE"/>
        </w:rPr>
        <w:t xml:space="preserve">Vond u het aangenaam, belastend of neutraal? </w:t>
      </w:r>
    </w:p>
    <w:p w14:paraId="28E3D5A2" w14:textId="708A817C" w:rsidR="00F63D06" w:rsidRPr="0096035B" w:rsidRDefault="00F63D06" w:rsidP="45290D21">
      <w:pPr>
        <w:spacing w:after="0" w:line="257" w:lineRule="auto"/>
        <w:ind w:left="720"/>
        <w:rPr>
          <w:rFonts w:cstheme="minorBidi"/>
          <w:lang w:val="nl-BE"/>
        </w:rPr>
      </w:pPr>
      <w:r w:rsidRPr="45290D21">
        <w:rPr>
          <w:rFonts w:ascii="Wingdings" w:eastAsia="Wingdings" w:hAnsi="Wingdings" w:cstheme="minorBidi"/>
        </w:rPr>
        <w:t>è</w:t>
      </w:r>
      <w:r w:rsidRPr="0096035B">
        <w:rPr>
          <w:rFonts w:cstheme="minorBidi"/>
          <w:color w:val="24303B"/>
          <w:lang w:val="nl-BE"/>
        </w:rPr>
        <w:t xml:space="preserve">Was het haalbaar voor u om deel te nemen? </w:t>
      </w:r>
    </w:p>
    <w:p w14:paraId="368736F1" w14:textId="77777777" w:rsidR="00F63D06" w:rsidRPr="009133B0" w:rsidRDefault="00F63D06" w:rsidP="00690895">
      <w:pPr>
        <w:spacing w:after="0" w:line="257" w:lineRule="auto"/>
        <w:rPr>
          <w:rFonts w:cstheme="minorHAnsi"/>
          <w:lang w:val="nl-BE"/>
        </w:rPr>
      </w:pPr>
    </w:p>
    <w:p w14:paraId="6DA8045E" w14:textId="77777777" w:rsidR="00F63D06" w:rsidRPr="0096035B" w:rsidRDefault="00F63D06" w:rsidP="45290D21">
      <w:pPr>
        <w:numPr>
          <w:ilvl w:val="0"/>
          <w:numId w:val="9"/>
        </w:numPr>
        <w:spacing w:after="0" w:line="257" w:lineRule="auto"/>
        <w:rPr>
          <w:rFonts w:cstheme="minorBidi"/>
          <w:lang w:val="nl-BE"/>
        </w:rPr>
      </w:pPr>
      <w:r w:rsidRPr="0096035B">
        <w:rPr>
          <w:rFonts w:cstheme="minorBidi"/>
          <w:color w:val="24303B"/>
          <w:lang w:val="nl-BE"/>
        </w:rPr>
        <w:t xml:space="preserve">Hoe zou u de balans beschrijven tussen wat de interventie u opleverde en wat het van u vroeg? </w:t>
      </w:r>
    </w:p>
    <w:p w14:paraId="18E67284" w14:textId="75EE268B" w:rsidR="00F63D06" w:rsidRPr="0096035B" w:rsidRDefault="00F63D06" w:rsidP="45290D21">
      <w:pPr>
        <w:spacing w:after="0" w:line="257" w:lineRule="auto"/>
        <w:ind w:left="720"/>
        <w:rPr>
          <w:rFonts w:cstheme="minorBidi"/>
          <w:lang w:val="nl-BE"/>
        </w:rPr>
      </w:pPr>
      <w:r w:rsidRPr="45290D21">
        <w:rPr>
          <w:rFonts w:ascii="Wingdings" w:eastAsia="Wingdings" w:hAnsi="Wingdings" w:cstheme="minorBidi"/>
        </w:rPr>
        <w:t>è</w:t>
      </w:r>
      <w:r w:rsidRPr="0096035B">
        <w:rPr>
          <w:rFonts w:cstheme="minorBidi"/>
          <w:color w:val="24303B"/>
          <w:lang w:val="nl-BE"/>
        </w:rPr>
        <w:t xml:space="preserve">Was het de moeite waard voor u? </w:t>
      </w:r>
    </w:p>
    <w:p w14:paraId="04A1A602" w14:textId="3CCEA2FC" w:rsidR="00F63D06" w:rsidRPr="0096035B" w:rsidRDefault="00F63D06" w:rsidP="45290D21">
      <w:pPr>
        <w:spacing w:after="0" w:line="257" w:lineRule="auto"/>
        <w:ind w:left="720"/>
        <w:rPr>
          <w:rFonts w:cstheme="minorBidi"/>
          <w:lang w:val="nl-BE"/>
        </w:rPr>
      </w:pPr>
      <w:r w:rsidRPr="45290D21">
        <w:rPr>
          <w:rFonts w:ascii="Wingdings" w:eastAsia="Wingdings" w:hAnsi="Wingdings" w:cstheme="minorBidi"/>
        </w:rPr>
        <w:t>è</w:t>
      </w:r>
      <w:r w:rsidRPr="0096035B">
        <w:rPr>
          <w:rFonts w:cstheme="minorBidi"/>
          <w:color w:val="24303B"/>
          <w:lang w:val="nl-BE"/>
        </w:rPr>
        <w:t>Waren er drempels om deel te nemen?</w:t>
      </w:r>
    </w:p>
    <w:p w14:paraId="0400449E" w14:textId="77777777" w:rsidR="00F63D06" w:rsidRPr="009133B0" w:rsidRDefault="00F63D06" w:rsidP="00690895">
      <w:pPr>
        <w:spacing w:after="0" w:line="257" w:lineRule="auto"/>
        <w:rPr>
          <w:rFonts w:cstheme="minorHAnsi"/>
          <w:lang w:val="nl-BE"/>
        </w:rPr>
      </w:pPr>
    </w:p>
    <w:p w14:paraId="6A985194" w14:textId="77777777" w:rsidR="00DF1736" w:rsidRPr="0096035B" w:rsidRDefault="00DF1736" w:rsidP="45290D21">
      <w:pPr>
        <w:numPr>
          <w:ilvl w:val="0"/>
          <w:numId w:val="10"/>
        </w:numPr>
        <w:spacing w:after="0" w:line="257" w:lineRule="auto"/>
        <w:rPr>
          <w:rFonts w:cstheme="minorBidi"/>
          <w:lang w:val="nl-BE"/>
        </w:rPr>
      </w:pPr>
      <w:r w:rsidRPr="0096035B">
        <w:rPr>
          <w:rFonts w:cstheme="minorBidi"/>
          <w:color w:val="24303B"/>
          <w:lang w:val="nl-BE"/>
        </w:rPr>
        <w:t xml:space="preserve">In welke mate voelde u zich betrokken bij de interventie? </w:t>
      </w:r>
    </w:p>
    <w:p w14:paraId="405D182F" w14:textId="12E628F8" w:rsidR="00DF1736" w:rsidRPr="0096035B" w:rsidRDefault="00DF1736" w:rsidP="45290D21">
      <w:pPr>
        <w:spacing w:after="0" w:line="257" w:lineRule="auto"/>
        <w:ind w:left="720"/>
        <w:rPr>
          <w:rFonts w:cstheme="minorBidi"/>
          <w:lang w:val="nl-BE"/>
        </w:rPr>
      </w:pPr>
      <w:r w:rsidRPr="45290D21">
        <w:rPr>
          <w:rFonts w:ascii="Wingdings" w:eastAsia="Wingdings" w:hAnsi="Wingdings" w:cstheme="minorBidi"/>
        </w:rPr>
        <w:t>è</w:t>
      </w:r>
      <w:r w:rsidRPr="0096035B">
        <w:rPr>
          <w:rFonts w:cstheme="minorBidi"/>
          <w:color w:val="24303B"/>
          <w:lang w:val="nl-BE"/>
        </w:rPr>
        <w:t xml:space="preserve">Had u het gevoel actief deel te nemen? </w:t>
      </w:r>
    </w:p>
    <w:p w14:paraId="4E75A59B" w14:textId="22BE7AED" w:rsidR="00DF1736" w:rsidRPr="0096035B" w:rsidRDefault="00DF1736" w:rsidP="45290D21">
      <w:pPr>
        <w:spacing w:after="0" w:line="257" w:lineRule="auto"/>
        <w:ind w:left="720"/>
        <w:rPr>
          <w:rFonts w:cstheme="minorBidi"/>
          <w:lang w:val="nl-BE"/>
        </w:rPr>
      </w:pPr>
      <w:r w:rsidRPr="45290D21">
        <w:rPr>
          <w:rFonts w:ascii="Wingdings" w:eastAsia="Wingdings" w:hAnsi="Wingdings" w:cstheme="minorBidi"/>
        </w:rPr>
        <w:t>è</w:t>
      </w:r>
      <w:r w:rsidRPr="0096035B">
        <w:rPr>
          <w:rFonts w:cstheme="minorBidi"/>
          <w:color w:val="24303B"/>
          <w:lang w:val="nl-BE"/>
        </w:rPr>
        <w:t xml:space="preserve">Werd er naar uw mening geluisterd? </w:t>
      </w:r>
    </w:p>
    <w:p w14:paraId="125EFFAE" w14:textId="007E9EDB" w:rsidR="00DF1736" w:rsidRPr="0096035B" w:rsidRDefault="00DF1736" w:rsidP="45290D21">
      <w:pPr>
        <w:spacing w:after="0" w:line="257" w:lineRule="auto"/>
        <w:ind w:left="720"/>
        <w:rPr>
          <w:rFonts w:cstheme="minorBidi"/>
          <w:lang w:val="nl-BE"/>
        </w:rPr>
      </w:pPr>
      <w:r w:rsidRPr="45290D21">
        <w:rPr>
          <w:rFonts w:ascii="Wingdings" w:eastAsia="Wingdings" w:hAnsi="Wingdings" w:cstheme="minorBidi"/>
        </w:rPr>
        <w:t>è</w:t>
      </w:r>
      <w:r w:rsidRPr="0096035B">
        <w:rPr>
          <w:rFonts w:cstheme="minorBidi"/>
          <w:color w:val="24303B"/>
          <w:lang w:val="nl-BE"/>
        </w:rPr>
        <w:t>Kon u meebeslissen of meedenken?</w:t>
      </w:r>
    </w:p>
    <w:p w14:paraId="24C6489A" w14:textId="77777777" w:rsidR="00DF1736" w:rsidRPr="009133B0" w:rsidRDefault="00DF1736" w:rsidP="00690895">
      <w:pPr>
        <w:spacing w:after="0" w:line="257" w:lineRule="auto"/>
        <w:ind w:left="720"/>
        <w:rPr>
          <w:rFonts w:cstheme="minorHAnsi"/>
          <w:lang w:val="nl-BE"/>
        </w:rPr>
      </w:pPr>
    </w:p>
    <w:p w14:paraId="4A8A8E37" w14:textId="77777777" w:rsidR="00DF1736" w:rsidRPr="0096035B" w:rsidRDefault="00DF1736" w:rsidP="45290D21">
      <w:pPr>
        <w:numPr>
          <w:ilvl w:val="0"/>
          <w:numId w:val="11"/>
        </w:numPr>
        <w:spacing w:after="0" w:line="257" w:lineRule="auto"/>
        <w:rPr>
          <w:rFonts w:cstheme="minorBidi"/>
          <w:lang w:val="nl-BE"/>
        </w:rPr>
      </w:pPr>
      <w:r w:rsidRPr="0096035B">
        <w:rPr>
          <w:rFonts w:cstheme="minorBidi"/>
          <w:color w:val="24303B"/>
          <w:lang w:val="nl-BE"/>
        </w:rPr>
        <w:t xml:space="preserve">Wat zou volgens u verbeterd kunnen worden aan de interventie? </w:t>
      </w:r>
    </w:p>
    <w:p w14:paraId="57D09819" w14:textId="5F624BF3" w:rsidR="00DF1736" w:rsidRPr="0096035B" w:rsidRDefault="00DF1736" w:rsidP="45290D21">
      <w:pPr>
        <w:spacing w:after="0" w:line="257" w:lineRule="auto"/>
        <w:ind w:left="720"/>
        <w:rPr>
          <w:rFonts w:cstheme="minorBidi"/>
          <w:lang w:val="nl-BE"/>
        </w:rPr>
      </w:pPr>
      <w:r w:rsidRPr="45290D21">
        <w:rPr>
          <w:rFonts w:ascii="Wingdings" w:eastAsia="Wingdings" w:hAnsi="Wingdings" w:cstheme="minorBidi"/>
        </w:rPr>
        <w:t>è</w:t>
      </w:r>
      <w:r w:rsidRPr="0096035B">
        <w:rPr>
          <w:rFonts w:cstheme="minorBidi"/>
          <w:color w:val="24303B"/>
          <w:lang w:val="nl-BE"/>
        </w:rPr>
        <w:t xml:space="preserve">Zijn er onderdelen die anders of eenvoudiger kunnen? </w:t>
      </w:r>
    </w:p>
    <w:p w14:paraId="7867CF92" w14:textId="590893F9" w:rsidR="00DF1736" w:rsidRPr="0096035B" w:rsidRDefault="00DF1736" w:rsidP="45290D21">
      <w:pPr>
        <w:spacing w:after="0" w:line="257" w:lineRule="auto"/>
        <w:ind w:left="720"/>
        <w:rPr>
          <w:rFonts w:cstheme="minorBidi"/>
          <w:lang w:val="nl-BE"/>
        </w:rPr>
      </w:pPr>
      <w:r w:rsidRPr="45290D21">
        <w:rPr>
          <w:rFonts w:ascii="Wingdings" w:eastAsia="Wingdings" w:hAnsi="Wingdings" w:cstheme="minorBidi"/>
        </w:rPr>
        <w:t>è</w:t>
      </w:r>
      <w:r w:rsidRPr="0096035B">
        <w:rPr>
          <w:rFonts w:cstheme="minorBidi"/>
          <w:color w:val="24303B"/>
          <w:lang w:val="nl-BE"/>
        </w:rPr>
        <w:t>Wat moet zeker behouden blijven?</w:t>
      </w:r>
    </w:p>
    <w:p w:rsidR="00550021" w:rsidRPr="00550021" w:rsidRDefault="00550021" w:rsidP="45290D21">
      <w:pPr>
        <w:spacing w:line="259" w:lineRule="auto"/>
        <w:rPr>
          <w:ins w:id="1034" w:author="Janou De Buyser" w:date="2026-10-26T10:00:00Z"/>
          <w:rFonts w:cstheme="minorBidi"/>
          <w:b/>
          <w:bCs/>
        </w:rPr>
      </w:pPr>
      <w:ins w:id="1035" w:author="Janou De Buyser" w:date="2026-10-26T10:00:00Z">
        <w:r>
          <w:rPr>
            <w:rFonts w:cstheme="minorBidi"/>
            <w:b/>
            <w:bCs/>
            <w:color w:val="123A5F"/>
          </w:rPr>
          <w:t xml:space="preserve"/>
        </w:r>
      </w:ins>
    </w:p>
    <w:p w:rsidR="00550021" w:rsidRPr="00550021" w:rsidRDefault="00550021" w:rsidP="45290D21">
      <w:pPr>
        <w:spacing w:line="259" w:lineRule="auto"/>
        <w:rPr>
          <w:ins w:id="1036" w:author="Janou De Buyser" w:date="2026-10-26T10:00:00Z"/>
          <w:rFonts w:cstheme="minorBidi"/>
          <w:b/>
          <w:bCs/>
        </w:rPr>
      </w:pPr>
      <w:ins w:id="1037" w:author="Janou De Buyser" w:date="2026-10-26T10:00:00Z">
        <w:commentRangeStart w:id="1"/>
        <w:r>
          <w:rPr>
            <w:rFonts w:cstheme="minorBidi"/>
            <w:b/>
            <w:bCs/>
            <w:color w:val="123A5F"/>
          </w:rPr>
          <w:t xml:space="preserve">De onderdelen van PARADISE</w:t>
        </w:r>
        <w:commentRangeEnd w:id="1"/>
        <w:r>
          <w:rPr>
            <w:rStyle w:val="CommentReference"/>
          </w:rPr>
          <w:commentReference w:id="1"/>
        </w:r>
      </w:ins>
    </w:p>
    <w:p w:rsidR="00DF1736" w:rsidRPr="0096035B" w:rsidRDefault="00DF1736" w:rsidP="45290D21">
      <w:pPr>
        <w:numPr>
          <w:ilvl w:val="0"/>
          <w:numId w:val="11"/>
        </w:numPr>
        <w:spacing w:after="0" w:line="257" w:lineRule="auto"/>
        <w:rPr>
          <w:ins w:id="1038" w:author="Janou De Buyser" w:date="2026-10-26T10:00:00Z"/>
          <w:rFonts w:cstheme="minorBidi"/>
          <w:lang w:val="nl-BE"/>
        </w:rPr>
      </w:pPr>
      <w:ins w:id="1039" w:author="Janou De Buyser" w:date="2026-10-26T10:00:00Z">
        <w:r>
          <w:rPr>
            <w:rFonts w:cstheme="minorBidi"/>
            <w:color w:val="24303B"/>
            <w:lang w:val="nl-BE"/>
          </w:rPr>
          <w:t xml:space="preserve">Hoe heeft u de drukmetingen in uw schoen en het aanpassen van uw zool ervaren?</w:t>
        </w:r>
      </w:ins>
    </w:p>
    <w:p w:rsidR="00DF1736" w:rsidRPr="0096035B" w:rsidRDefault="00DF1736" w:rsidP="45290D21">
      <w:pPr>
        <w:spacing w:after="0" w:line="257" w:lineRule="auto"/>
        <w:ind w:left="720"/>
        <w:rPr>
          <w:ins w:id="1040" w:author="Janou De Buyser" w:date="2026-10-26T10:00:00Z"/>
          <w:rFonts w:cstheme="minorBidi"/>
          <w:lang w:val="nl-BE"/>
        </w:rPr>
      </w:pPr>
      <w:ins w:id="1041" w:author="Janou De Buyser" w:date="2026-10-26T10:00:00Z">
        <w:r w:rsidRPr="45290D21">
          <w:rPr>
            <w:rFonts w:ascii="Wingdings" w:eastAsia="Wingdings" w:hAnsi="Wingdings" w:cstheme="minorBidi"/>
          </w:rPr>
          <w:t>è</w:t>
        </w:r>
        <w:r>
          <w:rPr>
            <w:rFonts w:cstheme="minorBidi"/>
            <w:color w:val="24303B"/>
            <w:lang w:val="nl-BE"/>
          </w:rPr>
          <w:t xml:space="preserve">Wat betekende het voor u om de resultaten van de drukmeting te zien en te bespreken?</w:t>
        </w:r>
      </w:ins>
    </w:p>
    <w:p w:rsidR="00DF1736" w:rsidRPr="0096035B" w:rsidRDefault="00DF1736" w:rsidP="45290D21">
      <w:pPr>
        <w:numPr>
          <w:ilvl w:val="0"/>
          <w:numId w:val="11"/>
        </w:numPr>
        <w:spacing w:after="0" w:line="257" w:lineRule="auto"/>
        <w:rPr>
          <w:ins w:id="1042" w:author="Janou De Buyser" w:date="2026-10-26T10:00:00Z"/>
          <w:rFonts w:cstheme="minorBidi"/>
          <w:lang w:val="nl-BE"/>
        </w:rPr>
      </w:pPr>
      <w:ins w:id="1043" w:author="Janou De Buyser" w:date="2026-10-26T10:00:00Z">
        <w:r>
          <w:rPr>
            <w:rFonts w:cstheme="minorBidi"/>
            <w:color w:val="24303B"/>
            <w:lang w:val="nl-BE"/>
          </w:rPr>
          <w:t xml:space="preserve">Hoe was het om een week lang de MoveMonitor te dragen?</w:t>
        </w:r>
      </w:ins>
    </w:p>
    <w:p w:rsidR="00DF1736" w:rsidRPr="0096035B" w:rsidRDefault="00DF1736" w:rsidP="45290D21">
      <w:pPr>
        <w:numPr>
          <w:ilvl w:val="0"/>
          <w:numId w:val="11"/>
        </w:numPr>
        <w:spacing w:after="0" w:line="257" w:lineRule="auto"/>
        <w:rPr>
          <w:ins w:id="1044" w:author="Janou De Buyser" w:date="2026-10-26T10:00:00Z"/>
          <w:rFonts w:cstheme="minorBidi"/>
          <w:lang w:val="nl-BE"/>
        </w:rPr>
      </w:pPr>
      <w:ins w:id="1045" w:author="Janou De Buyser" w:date="2026-10-26T10:00:00Z">
        <w:r>
          <w:rPr>
            <w:rFonts w:cstheme="minorBidi"/>
            <w:color w:val="24303B"/>
            <w:lang w:val="nl-BE"/>
          </w:rPr>
          <w:t xml:space="preserve">Wat vond u ervan dat een sensor in uw zool bijhoudt hoe lang u uw schoenen draagt?</w:t>
        </w:r>
      </w:ins>
    </w:p>
    <w:p w:rsidR="00DF1736" w:rsidRPr="0096035B" w:rsidRDefault="00DF1736" w:rsidP="45290D21">
      <w:pPr>
        <w:spacing w:after="0" w:line="257" w:lineRule="auto"/>
        <w:ind w:left="720"/>
        <w:rPr>
          <w:ins w:id="1046" w:author="Janou De Buyser" w:date="2026-10-26T10:00:00Z"/>
          <w:rFonts w:cstheme="minorBidi"/>
          <w:lang w:val="nl-BE"/>
        </w:rPr>
      </w:pPr>
      <w:ins w:id="1047" w:author="Janou De Buyser" w:date="2026-10-26T10:00:00Z">
        <w:r w:rsidRPr="45290D21">
          <w:rPr>
            <w:rFonts w:ascii="Wingdings" w:eastAsia="Wingdings" w:hAnsi="Wingdings" w:cstheme="minorBidi"/>
          </w:rPr>
          <w:t>è</w:t>
        </w:r>
        <w:r>
          <w:rPr>
            <w:rFonts w:cstheme="minorBidi"/>
            <w:color w:val="24303B"/>
            <w:lang w:val="nl-BE"/>
          </w:rPr>
          <w:t xml:space="preserve">Hoe heeft u de gesprekken over uw draagtijd ervaren?</w:t>
        </w:r>
      </w:ins>
    </w:p>
    <w:p w:rsidR="00DF1736" w:rsidRPr="0096035B" w:rsidRDefault="00DF1736" w:rsidP="45290D21">
      <w:pPr>
        <w:spacing w:after="0" w:line="257" w:lineRule="auto"/>
        <w:ind w:left="720"/>
        <w:rPr>
          <w:ins w:id="1048" w:author="Janou De Buyser" w:date="2026-10-26T10:00:00Z"/>
          <w:rFonts w:cstheme="minorBidi"/>
          <w:lang w:val="nl-BE"/>
        </w:rPr>
      </w:pPr>
      <w:ins w:id="1049" w:author="Janou De Buyser" w:date="2026-10-26T10:00:00Z">
        <w:r w:rsidRPr="45290D21">
          <w:rPr>
            <w:rFonts w:ascii="Wingdings" w:eastAsia="Wingdings" w:hAnsi="Wingdings" w:cstheme="minorBidi"/>
          </w:rPr>
          <w:t>è</w:t>
        </w:r>
        <w:r>
          <w:rPr>
            <w:rFonts w:cstheme="minorBidi"/>
            <w:color w:val="24303B"/>
            <w:lang w:val="nl-BE"/>
          </w:rPr>
          <w:t xml:space="preserve">Heeft het zien van uw eigen draagtijd iets veranderd aan hoe vaak u uw schoenen draagt? Hoe?</w:t>
        </w:r>
      </w:ins>
    </w:p>
    <w:p w:rsidR="00DF1736" w:rsidRPr="0096035B" w:rsidRDefault="00DF1736" w:rsidP="45290D21">
      <w:pPr>
        <w:numPr>
          <w:ilvl w:val="0"/>
          <w:numId w:val="11"/>
        </w:numPr>
        <w:spacing w:after="0" w:line="257" w:lineRule="auto"/>
        <w:rPr>
          <w:ins w:id="1050" w:author="Janou De Buyser" w:date="2026-10-26T10:00:00Z"/>
          <w:rFonts w:cstheme="minorBidi"/>
          <w:lang w:val="nl-BE"/>
        </w:rPr>
      </w:pPr>
      <w:ins w:id="1051" w:author="Janou De Buyser" w:date="2026-10-26T10:00:00Z">
        <w:r>
          <w:rPr>
            <w:rFonts w:cstheme="minorBidi"/>
            <w:color w:val="24303B"/>
            <w:lang w:val="nl-BE"/>
          </w:rPr>
          <w:t xml:space="preserve">Hoe heeft u de uitleg over voetzorg ervaren, met het boekje, de folder en het samen oefenen?</w:t>
        </w:r>
      </w:ins>
    </w:p>
    <w:p w14:paraId="6987450E" w14:textId="3BD9277D" w:rsidR="00690895" w:rsidRPr="009133B0" w:rsidRDefault="00690895">
      <w:pPr>
        <w:spacing w:line="259" w:lineRule="auto"/>
        <w:rPr>
          <w:rFonts w:cstheme="minorHAnsi"/>
          <w:sz w:val="24"/>
          <w:szCs w:val="24"/>
          <w:lang w:val="nl-BE"/>
        </w:rPr>
      </w:pPr>
      <w:r w:rsidRPr="009133B0">
        <w:rPr>
          <w:rFonts w:cstheme="minorHAnsi"/>
          <w:color w:val="24303B"/>
          <w:sz w:val="24"/>
          <w:szCs w:val="24"/>
          <w:lang w:val="nl-BE"/>
        </w:rPr>
        <w:br w:type="page"/>
      </w:r>
    </w:p>
    <w:p w14:paraId="103C90D4" w14:textId="58AB6F85" w:rsidR="007D5365" w:rsidRPr="007D5365" w:rsidRDefault="00961BB6" w:rsidP="00690895">
      <w:pPr>
        <w:spacing w:line="259" w:lineRule="auto"/>
        <w:rPr>
          <w:rFonts w:cstheme="minorHAnsi"/>
          <w:sz w:val="24"/>
          <w:szCs w:val="24"/>
        </w:rPr>
      </w:pPr>
      <w:r w:rsidRPr="00961BB6">
        <w:rPr>
          <w:b/>
          <w:bCs/>
          <w:color w:val="0070C0"/>
          <w:sz w:val="24"/>
          <w:szCs w:val="24"/>
          <w:lang w:val="en-GB"/>
        </w:rPr>
        <w:lastRenderedPageBreak/>
        <w:t>Mediators</w:t>
      </w:r>
      <w:r w:rsidRPr="00961BB6">
        <w:rPr>
          <w:color w:val="0070C0"/>
          <w:sz w:val="24"/>
          <w:szCs w:val="24"/>
          <w:lang w:val="en-GB"/>
        </w:rPr>
        <w:t xml:space="preserve"> </w:t>
      </w:r>
      <w:r w:rsidRPr="00961BB6">
        <w:rPr>
          <w:i/>
          <w:color w:val="0070C0"/>
          <w:sz w:val="24"/>
          <w:szCs w:val="24"/>
          <w:lang w:val="en-GB"/>
        </w:rPr>
        <w:t>(intermediate processes which explain subsequent changes in outcomes)</w:t>
      </w:r>
      <w:r w:rsidRPr="00961BB6">
        <w:rPr>
          <w:color w:val="0070C0"/>
          <w:sz w:val="24"/>
          <w:szCs w:val="24"/>
          <w:lang w:val="en-GB"/>
        </w:rPr>
        <w:t xml:space="preserve"> </w:t>
      </w:r>
    </w:p>
    <w:p w14:paraId="6E945439" w14:textId="6F50A8AD" w:rsidR="00FF55DB" w:rsidRPr="00A276F3" w:rsidRDefault="00FF55DB" w:rsidP="45290D21">
      <w:pPr>
        <w:spacing w:line="259" w:lineRule="auto"/>
        <w:rPr>
          <w:rFonts w:cstheme="minorBidi"/>
          <w:b/>
          <w:bCs/>
        </w:rPr>
      </w:pPr>
      <w:proofErr w:type="spellStart"/>
      <w:r w:rsidRPr="45290D21">
        <w:rPr>
          <w:rFonts w:cstheme="minorBidi"/>
          <w:b/>
          <w:bCs/>
          <w:color w:val="123A5F"/>
          <w:highlight w:val="lightGray"/>
        </w:rPr>
        <w:t>Therapeutische</w:t>
      </w:r>
      <w:proofErr w:type="spellEnd"/>
      <w:r w:rsidRPr="45290D21">
        <w:rPr>
          <w:rFonts w:cstheme="minorBidi"/>
          <w:b/>
          <w:bCs/>
          <w:color w:val="123A5F"/>
          <w:highlight w:val="lightGray"/>
        </w:rPr>
        <w:t xml:space="preserve"> </w:t>
      </w:r>
      <w:proofErr w:type="spellStart"/>
      <w:r w:rsidRPr="45290D21">
        <w:rPr>
          <w:rFonts w:cstheme="minorBidi"/>
          <w:b/>
          <w:bCs/>
          <w:color w:val="123A5F"/>
          <w:highlight w:val="lightGray"/>
        </w:rPr>
        <w:t>relatie</w:t>
      </w:r>
      <w:proofErr w:type="spellEnd"/>
      <w:r w:rsidRPr="45290D21">
        <w:rPr>
          <w:rFonts w:cstheme="minorBidi"/>
          <w:b/>
          <w:bCs/>
          <w:color w:val="123A5F"/>
          <w:highlight w:val="lightGray"/>
        </w:rPr>
        <w:t xml:space="preserve"> / </w:t>
      </w:r>
      <w:proofErr w:type="spellStart"/>
      <w:r w:rsidRPr="45290D21">
        <w:rPr>
          <w:rFonts w:cstheme="minorBidi"/>
          <w:b/>
          <w:bCs/>
          <w:color w:val="123A5F"/>
          <w:highlight w:val="lightGray"/>
        </w:rPr>
        <w:t>ondersteuning</w:t>
      </w:r>
      <w:proofErr w:type="spellEnd"/>
    </w:p>
    <w:p w14:paraId="23832335" w14:textId="77777777" w:rsidR="00FF55DB" w:rsidRPr="0096035B" w:rsidRDefault="00FF55DB" w:rsidP="45290D21">
      <w:pPr>
        <w:numPr>
          <w:ilvl w:val="0"/>
          <w:numId w:val="12"/>
        </w:numPr>
        <w:spacing w:after="0" w:line="259" w:lineRule="auto"/>
        <w:rPr>
          <w:rFonts w:cstheme="minorBidi"/>
          <w:lang w:val="nl-BE"/>
        </w:rPr>
      </w:pPr>
      <w:r w:rsidRPr="0096035B">
        <w:rPr>
          <w:rFonts w:cstheme="minorBidi"/>
          <w:color w:val="24303B"/>
          <w:lang w:val="nl-BE"/>
        </w:rPr>
        <w:t xml:space="preserve">Hoe heeft u het contact met de zorgverlener tijdens de sessies ervaren? </w:t>
      </w:r>
    </w:p>
    <w:p w14:paraId="52943DAE" w14:textId="151D954C" w:rsidR="00FF55DB" w:rsidRPr="0096035B" w:rsidRDefault="00AE5487" w:rsidP="45290D21">
      <w:pPr>
        <w:spacing w:after="0" w:line="259" w:lineRule="auto"/>
        <w:ind w:left="720"/>
        <w:rPr>
          <w:rFonts w:cstheme="minorBidi"/>
          <w:lang w:val="nl-BE"/>
        </w:rPr>
      </w:pPr>
      <w:r w:rsidRPr="45290D21">
        <w:rPr>
          <w:rFonts w:ascii="Wingdings" w:eastAsia="Wingdings" w:hAnsi="Wingdings" w:cs="Wingdings"/>
        </w:rPr>
        <w:t>è</w:t>
      </w:r>
      <w:r w:rsidR="00FF55DB" w:rsidRPr="0096035B">
        <w:rPr>
          <w:rFonts w:cstheme="minorBidi"/>
          <w:color w:val="24303B"/>
          <w:lang w:val="nl-BE"/>
        </w:rPr>
        <w:t xml:space="preserve">Voelde u zich gesteund en begrepen? </w:t>
      </w:r>
    </w:p>
    <w:p w14:paraId="1C0F2C3B" w14:textId="2AF54C64" w:rsidR="00FF55DB" w:rsidRPr="0096035B" w:rsidRDefault="00AE5487" w:rsidP="45290D21">
      <w:pPr>
        <w:spacing w:after="0" w:line="259" w:lineRule="auto"/>
        <w:ind w:left="720"/>
        <w:rPr>
          <w:rFonts w:cstheme="minorBidi"/>
          <w:lang w:val="nl-BE"/>
        </w:rPr>
      </w:pPr>
      <w:r w:rsidRPr="45290D21">
        <w:rPr>
          <w:rFonts w:ascii="Wingdings" w:eastAsia="Wingdings" w:hAnsi="Wingdings" w:cs="Wingdings"/>
        </w:rPr>
        <w:t>è</w:t>
      </w:r>
      <w:r w:rsidR="00FF55DB" w:rsidRPr="0096035B">
        <w:rPr>
          <w:rFonts w:cstheme="minorBidi"/>
          <w:color w:val="24303B"/>
          <w:lang w:val="nl-BE"/>
        </w:rPr>
        <w:t xml:space="preserve">Had u het gevoel dat er naar u geluisterd werd? </w:t>
      </w:r>
    </w:p>
    <w:p w14:paraId="0D209C1E" w14:textId="4941CCB8" w:rsidR="00FF55DB" w:rsidRPr="0096035B" w:rsidRDefault="00AE5487" w:rsidP="45290D21">
      <w:pPr>
        <w:spacing w:after="0" w:line="259" w:lineRule="auto"/>
        <w:ind w:left="720"/>
        <w:rPr>
          <w:rFonts w:cstheme="minorBidi"/>
          <w:lang w:val="nl-BE"/>
        </w:rPr>
      </w:pPr>
      <w:r w:rsidRPr="45290D21">
        <w:rPr>
          <w:rFonts w:ascii="Wingdings" w:eastAsia="Wingdings" w:hAnsi="Wingdings" w:cs="Wingdings"/>
        </w:rPr>
        <w:t>è</w:t>
      </w:r>
      <w:r w:rsidR="00FF55DB" w:rsidRPr="0096035B">
        <w:rPr>
          <w:rFonts w:cstheme="minorBidi"/>
          <w:color w:val="24303B"/>
          <w:lang w:val="nl-BE"/>
        </w:rPr>
        <w:t xml:space="preserve">Voelde u zich op uw gemak tijdens de sessies? </w:t>
      </w:r>
    </w:p>
    <w:p w14:paraId="44A68DDF" w14:textId="63C82623" w:rsidR="00FF55DB" w:rsidRPr="0096035B" w:rsidRDefault="00AE5487" w:rsidP="45290D21">
      <w:pPr>
        <w:spacing w:after="0" w:line="259" w:lineRule="auto"/>
        <w:ind w:left="720"/>
        <w:rPr>
          <w:rFonts w:cstheme="minorBidi"/>
          <w:lang w:val="nl-BE"/>
        </w:rPr>
      </w:pPr>
      <w:r w:rsidRPr="45290D21">
        <w:rPr>
          <w:rFonts w:ascii="Wingdings" w:eastAsia="Wingdings" w:hAnsi="Wingdings" w:cs="Wingdings"/>
        </w:rPr>
        <w:t>è</w:t>
      </w:r>
      <w:r w:rsidR="00FF55DB" w:rsidRPr="0096035B">
        <w:rPr>
          <w:rFonts w:cstheme="minorBidi"/>
          <w:color w:val="24303B"/>
          <w:lang w:val="nl-BE"/>
        </w:rPr>
        <w:t xml:space="preserve">In welke mate hielp dit contact u tijdens de behandeling? </w:t>
      </w:r>
    </w:p>
    <w:p w14:paraId="449D8F89" w14:textId="106BF910" w:rsidR="00FF55DB" w:rsidRPr="0096035B" w:rsidRDefault="00AE5487" w:rsidP="45290D21">
      <w:pPr>
        <w:spacing w:after="0" w:line="259" w:lineRule="auto"/>
        <w:ind w:left="720"/>
        <w:rPr>
          <w:rFonts w:cstheme="minorBidi"/>
          <w:lang w:val="nl-BE"/>
        </w:rPr>
      </w:pPr>
      <w:r w:rsidRPr="45290D21">
        <w:rPr>
          <w:rFonts w:ascii="Wingdings" w:eastAsia="Wingdings" w:hAnsi="Wingdings" w:cs="Wingdings"/>
        </w:rPr>
        <w:t>è</w:t>
      </w:r>
      <w:r w:rsidR="00FF55DB" w:rsidRPr="0096035B">
        <w:rPr>
          <w:rFonts w:cstheme="minorBidi"/>
          <w:color w:val="24303B"/>
          <w:lang w:val="nl-BE"/>
        </w:rPr>
        <w:t xml:space="preserve">Had de samenwerking met de zorgverlener invloed op hoe u </w:t>
      </w:r>
      <w:del w:id="1054" w:author="Janou De Buyser" w:date="2026-10-26T10:00:00Z">
        <w:r w:rsidR="00FF55DB" w:rsidRPr="0096035B">
          <w:rPr>
            <w:rFonts w:cstheme="minorBidi"/>
            <w:color w:val="24303B"/>
            <w:lang w:val="nl-BE"/>
          </w:rPr>
          <w:delText xml:space="preserve">de therapie</w:delText>
        </w:r>
      </w:del>
      <w:ins w:id="1055" w:author="Janou De Buyser" w:date="2026-10-26T10:00:00Z">
        <w:r>
          <w:rPr>
            <w:rFonts w:cstheme="minorBidi"/>
            <w:color w:val="24303B"/>
            <w:lang w:val="nl-BE"/>
          </w:rPr>
          <w:t xml:space="preserve">de begeleiding</w:t>
        </w:r>
      </w:ins>
      <w:r w:rsidR="00FF55DB" w:rsidRPr="0096035B">
        <w:rPr>
          <w:rFonts w:cstheme="minorBidi"/>
          <w:color w:val="24303B"/>
          <w:lang w:val="nl-BE"/>
        </w:rPr>
        <w:t xml:space="preserve"> ervaarde? </w:t>
      </w:r>
    </w:p>
    <w:p w14:paraId="6B984758" w14:textId="193EA751" w:rsidR="00FF55DB" w:rsidRPr="0096035B" w:rsidRDefault="00AE5487" w:rsidP="45290D21">
      <w:pPr>
        <w:spacing w:after="120" w:line="259" w:lineRule="auto"/>
        <w:ind w:left="720"/>
        <w:rPr>
          <w:rFonts w:cstheme="minorBidi"/>
          <w:lang w:val="nl-BE"/>
        </w:rPr>
      </w:pPr>
      <w:r w:rsidRPr="45290D21">
        <w:rPr>
          <w:rFonts w:ascii="Wingdings" w:eastAsia="Wingdings" w:hAnsi="Wingdings" w:cs="Wingdings"/>
        </w:rPr>
        <w:t>è</w:t>
      </w:r>
      <w:r w:rsidR="00FF55DB" w:rsidRPr="0096035B">
        <w:rPr>
          <w:rFonts w:cstheme="minorBidi"/>
          <w:color w:val="24303B"/>
          <w:lang w:val="nl-BE"/>
        </w:rPr>
        <w:t xml:space="preserve">Had dit invloed op uw motivatie of vooruitgang? </w:t>
      </w:r>
    </w:p>
    <w:p w14:paraId="349AF0C9" w14:textId="52130E75" w:rsidR="00FF55DB" w:rsidRPr="00A276F3" w:rsidRDefault="00FF55DB" w:rsidP="45290D21">
      <w:pPr>
        <w:spacing w:after="0" w:line="259" w:lineRule="auto"/>
        <w:rPr>
          <w:rFonts w:cstheme="minorBidi"/>
          <w:b/>
          <w:bCs/>
        </w:rPr>
      </w:pPr>
      <w:proofErr w:type="spellStart"/>
      <w:r w:rsidRPr="45290D21">
        <w:rPr>
          <w:rFonts w:cstheme="minorBidi"/>
          <w:b/>
          <w:bCs/>
          <w:color w:val="123A5F"/>
          <w:highlight w:val="lightGray"/>
        </w:rPr>
        <w:t>Motivatie</w:t>
      </w:r>
      <w:proofErr w:type="spellEnd"/>
      <w:r w:rsidRPr="45290D21">
        <w:rPr>
          <w:rFonts w:cstheme="minorBidi"/>
          <w:b/>
          <w:bCs/>
          <w:color w:val="123A5F"/>
          <w:highlight w:val="lightGray"/>
        </w:rPr>
        <w:t xml:space="preserve"> en engagement</w:t>
      </w:r>
    </w:p>
    <w:p w14:paraId="1C4DA7A3" w14:textId="77777777" w:rsidR="00FF55DB" w:rsidRPr="0096035B" w:rsidRDefault="00FF55DB" w:rsidP="45290D21">
      <w:pPr>
        <w:numPr>
          <w:ilvl w:val="0"/>
          <w:numId w:val="13"/>
        </w:numPr>
        <w:spacing w:after="0" w:line="259" w:lineRule="auto"/>
        <w:rPr>
          <w:rFonts w:cstheme="minorBidi"/>
          <w:lang w:val="nl-BE"/>
        </w:rPr>
      </w:pPr>
      <w:r w:rsidRPr="0096035B">
        <w:rPr>
          <w:rFonts w:cstheme="minorBidi"/>
          <w:color w:val="24303B"/>
          <w:lang w:val="nl-BE"/>
        </w:rPr>
        <w:t xml:space="preserve">Hoe gemotiveerd voelde u zich om deel te nemen aan de sessies? </w:t>
      </w:r>
    </w:p>
    <w:p w14:paraId="24C60783" w14:textId="4B3467B0" w:rsidR="00FF55DB" w:rsidRPr="0096035B" w:rsidRDefault="00AE5487" w:rsidP="45290D21">
      <w:pPr>
        <w:spacing w:after="0" w:line="259" w:lineRule="auto"/>
        <w:ind w:left="720"/>
        <w:rPr>
          <w:rFonts w:cstheme="minorBidi"/>
          <w:lang w:val="nl-BE"/>
        </w:rPr>
      </w:pPr>
      <w:r w:rsidRPr="45290D21">
        <w:rPr>
          <w:rFonts w:ascii="Wingdings" w:eastAsia="Wingdings" w:hAnsi="Wingdings" w:cs="Wingdings"/>
        </w:rPr>
        <w:t>è</w:t>
      </w:r>
      <w:r w:rsidR="00FF55DB" w:rsidRPr="0096035B">
        <w:rPr>
          <w:rFonts w:cstheme="minorBidi"/>
          <w:color w:val="24303B"/>
          <w:lang w:val="nl-BE"/>
        </w:rPr>
        <w:t xml:space="preserve">Veranderde uw motivatie in de loop van de behandeling? </w:t>
      </w:r>
    </w:p>
    <w:p w14:paraId="5C1AF5B8" w14:textId="347AB496" w:rsidR="00FF55DB" w:rsidRPr="0096035B" w:rsidRDefault="00AE5487" w:rsidP="45290D21">
      <w:pPr>
        <w:spacing w:after="0" w:line="259" w:lineRule="auto"/>
        <w:ind w:left="720"/>
        <w:rPr>
          <w:rFonts w:cstheme="minorBidi"/>
          <w:lang w:val="nl-BE"/>
        </w:rPr>
      </w:pPr>
      <w:r w:rsidRPr="45290D21">
        <w:rPr>
          <w:rFonts w:ascii="Wingdings" w:eastAsia="Wingdings" w:hAnsi="Wingdings" w:cs="Wingdings"/>
        </w:rPr>
        <w:t>è</w:t>
      </w:r>
      <w:r w:rsidR="00FF55DB" w:rsidRPr="0096035B">
        <w:rPr>
          <w:rFonts w:cstheme="minorBidi"/>
          <w:color w:val="24303B"/>
          <w:lang w:val="nl-BE"/>
        </w:rPr>
        <w:t xml:space="preserve">Wat hielp u om gemotiveerd te blijven? </w:t>
      </w:r>
    </w:p>
    <w:p w14:paraId="1151787A" w14:textId="348601F7" w:rsidR="00FF55DB" w:rsidRPr="0096035B" w:rsidRDefault="00AE5487" w:rsidP="45290D21">
      <w:pPr>
        <w:spacing w:after="0" w:line="259" w:lineRule="auto"/>
        <w:ind w:left="720"/>
        <w:rPr>
          <w:rFonts w:cstheme="minorBidi"/>
          <w:lang w:val="nl-BE"/>
        </w:rPr>
      </w:pPr>
      <w:r w:rsidRPr="45290D21">
        <w:rPr>
          <w:rFonts w:ascii="Wingdings" w:eastAsia="Wingdings" w:hAnsi="Wingdings" w:cs="Wingdings"/>
        </w:rPr>
        <w:t>è</w:t>
      </w:r>
      <w:r w:rsidR="00FF55DB" w:rsidRPr="0096035B">
        <w:rPr>
          <w:rFonts w:cstheme="minorBidi"/>
          <w:color w:val="24303B"/>
          <w:lang w:val="nl-BE"/>
        </w:rPr>
        <w:t xml:space="preserve">Waren er momenten waarop het moeilijker was om gemotiveerd te blijven? </w:t>
      </w:r>
    </w:p>
    <w:p w14:paraId="54EA6E88" w14:textId="323462C5" w:rsidR="00FF55DB" w:rsidRPr="0096035B" w:rsidRDefault="00AE5487" w:rsidP="45290D21">
      <w:pPr>
        <w:spacing w:after="0" w:line="259" w:lineRule="auto"/>
        <w:ind w:left="720"/>
        <w:rPr>
          <w:rFonts w:cstheme="minorBidi"/>
          <w:lang w:val="nl-BE"/>
        </w:rPr>
      </w:pPr>
      <w:r w:rsidRPr="45290D21">
        <w:rPr>
          <w:rFonts w:ascii="Wingdings" w:eastAsia="Wingdings" w:hAnsi="Wingdings" w:cs="Wingdings"/>
        </w:rPr>
        <w:t>è</w:t>
      </w:r>
      <w:r w:rsidR="00FF55DB" w:rsidRPr="0096035B">
        <w:rPr>
          <w:rFonts w:cstheme="minorBidi"/>
          <w:color w:val="24303B"/>
          <w:lang w:val="nl-BE"/>
        </w:rPr>
        <w:t xml:space="preserve">Heeft de begeleiding u geholpen om gemotiveerd te blijven? Hoe? </w:t>
      </w:r>
    </w:p>
    <w:p w14:paraId="409F354B" w14:textId="1EBDDB5D" w:rsidR="00FF55DB" w:rsidRPr="0096035B" w:rsidRDefault="00AE5487" w:rsidP="45290D21">
      <w:pPr>
        <w:spacing w:after="120" w:line="259" w:lineRule="auto"/>
        <w:ind w:left="720"/>
        <w:rPr>
          <w:rFonts w:cstheme="minorBidi"/>
          <w:lang w:val="nl-BE"/>
        </w:rPr>
      </w:pPr>
      <w:r w:rsidRPr="45290D21">
        <w:rPr>
          <w:rFonts w:ascii="Wingdings" w:eastAsia="Wingdings" w:hAnsi="Wingdings" w:cs="Wingdings"/>
        </w:rPr>
        <w:t>è</w:t>
      </w:r>
      <w:r w:rsidR="00FF55DB" w:rsidRPr="0096035B">
        <w:rPr>
          <w:rFonts w:cstheme="minorBidi"/>
          <w:color w:val="24303B"/>
          <w:lang w:val="nl-BE"/>
        </w:rPr>
        <w:t xml:space="preserve">In welke mate had uw motivatie invloed op wat u uit </w:t>
      </w:r>
      <w:del w:id="1056" w:author="Janou De Buyser" w:date="2026-10-26T10:00:00Z">
        <w:r w:rsidR="00FF55DB" w:rsidRPr="0096035B">
          <w:rPr>
            <w:rFonts w:cstheme="minorBidi"/>
            <w:color w:val="24303B"/>
            <w:lang w:val="nl-BE"/>
          </w:rPr>
          <w:delText xml:space="preserve">de therapie</w:delText>
        </w:r>
      </w:del>
      <w:ins w:id="1057" w:author="Janou De Buyser" w:date="2026-10-26T10:00:00Z">
        <w:r>
          <w:rPr>
            <w:rFonts w:cstheme="minorBidi"/>
            <w:color w:val="24303B"/>
            <w:lang w:val="nl-BE"/>
          </w:rPr>
          <w:t xml:space="preserve">de begeleiding</w:t>
        </w:r>
      </w:ins>
      <w:r w:rsidR="00FF55DB" w:rsidRPr="0096035B">
        <w:rPr>
          <w:rFonts w:cstheme="minorBidi"/>
          <w:color w:val="24303B"/>
          <w:lang w:val="nl-BE"/>
        </w:rPr>
        <w:t xml:space="preserve"> haalde? </w:t>
      </w:r>
    </w:p>
    <w:p w14:paraId="31900C25" w14:textId="71DFE41F" w:rsidR="00FF55DB" w:rsidRPr="00A276F3" w:rsidRDefault="00FF55DB" w:rsidP="45290D21">
      <w:pPr>
        <w:spacing w:after="0" w:line="259" w:lineRule="auto"/>
        <w:rPr>
          <w:rFonts w:cstheme="minorBidi"/>
          <w:b/>
          <w:bCs/>
        </w:rPr>
      </w:pPr>
      <w:r w:rsidRPr="45290D21">
        <w:rPr>
          <w:rFonts w:cstheme="minorBidi"/>
          <w:b/>
          <w:bCs/>
          <w:color w:val="123A5F"/>
          <w:highlight w:val="lightGray"/>
        </w:rPr>
        <w:t>Self-efficacy (</w:t>
      </w:r>
      <w:proofErr w:type="spellStart"/>
      <w:r w:rsidRPr="45290D21">
        <w:rPr>
          <w:rFonts w:cstheme="minorBidi"/>
          <w:b/>
          <w:bCs/>
          <w:color w:val="123A5F"/>
          <w:highlight w:val="lightGray"/>
        </w:rPr>
        <w:t>zelfvertrouwen</w:t>
      </w:r>
      <w:proofErr w:type="spellEnd"/>
      <w:r w:rsidRPr="45290D21">
        <w:rPr>
          <w:rFonts w:cstheme="minorBidi"/>
          <w:b/>
          <w:bCs/>
          <w:color w:val="123A5F"/>
          <w:highlight w:val="lightGray"/>
        </w:rPr>
        <w:t>)</w:t>
      </w:r>
    </w:p>
    <w:p w14:paraId="5E55CB65" w14:textId="77777777" w:rsidR="00FF55DB" w:rsidRPr="0096035B" w:rsidRDefault="00FF55DB" w:rsidP="45290D21">
      <w:pPr>
        <w:numPr>
          <w:ilvl w:val="0"/>
          <w:numId w:val="14"/>
        </w:numPr>
        <w:spacing w:after="0" w:line="259" w:lineRule="auto"/>
        <w:rPr>
          <w:rFonts w:cstheme="minorBidi"/>
          <w:lang w:val="nl-BE"/>
        </w:rPr>
      </w:pPr>
      <w:r w:rsidRPr="0096035B">
        <w:rPr>
          <w:rFonts w:cstheme="minorBidi"/>
          <w:color w:val="24303B"/>
          <w:lang w:val="nl-BE"/>
        </w:rPr>
        <w:t xml:space="preserve">In hoeverre voelde u zich in staat om de </w:t>
      </w:r>
      <w:del w:id="1052" w:author="Janou De Buyser" w:date="2026-10-26T10:00:00Z">
        <w:r w:rsidRPr="0096035B">
          <w:rPr>
            <w:rFonts w:cstheme="minorBidi"/>
            <w:color w:val="24303B"/>
            <w:lang w:val="nl-BE"/>
          </w:rPr>
          <w:delText xml:space="preserve">adviezen of oefeningen uit de therapie</w:delText>
        </w:r>
      </w:del>
      <w:ins w:id="1053" w:author="Janou De Buyser" w:date="2026-10-26T10:00:00Z">
        <w:r>
          <w:rPr>
            <w:rFonts w:cstheme="minorBidi"/>
            <w:color w:val="24303B"/>
            <w:lang w:val="nl-BE"/>
          </w:rPr>
          <w:t xml:space="preserve">adviezen uit de begeleiding, zoals de dagelijkse voetzorg en uw schoenen altijd dragen,</w:t>
        </w:r>
      </w:ins>
      <w:r w:rsidRPr="0096035B">
        <w:rPr>
          <w:rFonts w:cstheme="minorBidi"/>
          <w:color w:val="24303B"/>
          <w:lang w:val="nl-BE"/>
        </w:rPr>
        <w:t xml:space="preserve"> zelf toe te passen? </w:t>
      </w:r>
    </w:p>
    <w:p w14:paraId="78E3A298" w14:textId="27C0BED1" w:rsidR="00FF55DB" w:rsidRPr="0096035B" w:rsidRDefault="00AE5487" w:rsidP="45290D21">
      <w:pPr>
        <w:spacing w:after="0" w:line="259" w:lineRule="auto"/>
        <w:ind w:left="720"/>
        <w:rPr>
          <w:rFonts w:cstheme="minorBidi"/>
          <w:lang w:val="nl-BE"/>
        </w:rPr>
      </w:pPr>
      <w:r w:rsidRPr="45290D21">
        <w:rPr>
          <w:rFonts w:ascii="Wingdings" w:eastAsia="Wingdings" w:hAnsi="Wingdings" w:cs="Wingdings"/>
        </w:rPr>
        <w:t>è</w:t>
      </w:r>
      <w:r w:rsidR="00FF55DB" w:rsidRPr="0096035B">
        <w:rPr>
          <w:rFonts w:cstheme="minorBidi"/>
          <w:color w:val="24303B"/>
          <w:lang w:val="nl-BE"/>
        </w:rPr>
        <w:t xml:space="preserve">Had u vertrouwen dat u deze veranderingen kon volhouden? </w:t>
      </w:r>
    </w:p>
    <w:p w14:paraId="4FE18B17" w14:textId="2865149F" w:rsidR="00FF55DB" w:rsidRPr="0096035B" w:rsidRDefault="00AE5487" w:rsidP="45290D21">
      <w:pPr>
        <w:spacing w:after="0" w:line="259" w:lineRule="auto"/>
        <w:ind w:left="720"/>
        <w:rPr>
          <w:rFonts w:cstheme="minorBidi"/>
          <w:lang w:val="nl-BE"/>
        </w:rPr>
      </w:pPr>
      <w:r w:rsidRPr="45290D21">
        <w:rPr>
          <w:rFonts w:ascii="Wingdings" w:eastAsia="Wingdings" w:hAnsi="Wingdings" w:cs="Wingdings"/>
        </w:rPr>
        <w:t>è</w:t>
      </w:r>
      <w:r w:rsidR="00FF55DB" w:rsidRPr="0096035B">
        <w:rPr>
          <w:rFonts w:cstheme="minorBidi"/>
          <w:color w:val="24303B"/>
          <w:lang w:val="nl-BE"/>
        </w:rPr>
        <w:t xml:space="preserve">Voelde u zich zeker in wat u moest doen? </w:t>
      </w:r>
    </w:p>
    <w:p w14:paraId="1AA1E486" w14:textId="48D4D02F" w:rsidR="00FF55DB" w:rsidRPr="0096035B" w:rsidRDefault="00AE5487" w:rsidP="45290D21">
      <w:pPr>
        <w:spacing w:after="0" w:line="259" w:lineRule="auto"/>
        <w:ind w:left="720"/>
        <w:rPr>
          <w:rFonts w:cstheme="minorBidi"/>
          <w:lang w:val="nl-BE"/>
        </w:rPr>
      </w:pPr>
      <w:r w:rsidRPr="45290D21">
        <w:rPr>
          <w:rFonts w:ascii="Wingdings" w:eastAsia="Wingdings" w:hAnsi="Wingdings" w:cs="Wingdings"/>
        </w:rPr>
        <w:t>è</w:t>
      </w:r>
      <w:r w:rsidR="00FF55DB" w:rsidRPr="0096035B">
        <w:rPr>
          <w:rFonts w:cstheme="minorBidi"/>
          <w:color w:val="24303B"/>
          <w:lang w:val="nl-BE"/>
        </w:rPr>
        <w:t xml:space="preserve">Zijn er dingen die u moeilijk vond om zelf te doen? </w:t>
      </w:r>
    </w:p>
    <w:p w14:paraId="5F26D02D" w14:textId="276B4CDB" w:rsidR="00FF55DB" w:rsidRPr="00A276F3" w:rsidRDefault="00AE5487" w:rsidP="45290D21">
      <w:pPr>
        <w:spacing w:after="0" w:line="259" w:lineRule="auto"/>
        <w:ind w:left="720"/>
        <w:rPr>
          <w:rFonts w:cstheme="minorBidi"/>
        </w:rPr>
      </w:pPr>
      <w:r w:rsidRPr="45290D21">
        <w:rPr>
          <w:rFonts w:ascii="Wingdings" w:eastAsia="Wingdings" w:hAnsi="Wingdings" w:cs="Wingdings"/>
        </w:rPr>
        <w:t>è</w:t>
      </w:r>
      <w:r w:rsidR="00FF55DB" w:rsidRPr="0096035B">
        <w:rPr>
          <w:rFonts w:cstheme="minorBidi"/>
          <w:color w:val="24303B"/>
          <w:lang w:val="nl-BE"/>
        </w:rPr>
        <w:t xml:space="preserve">Is uw vertrouwen in uzelf veranderd door </w:t>
      </w:r>
      <w:del w:id="1058" w:author="Janou De Buyser" w:date="2026-10-26T10:00:00Z">
        <w:r w:rsidR="00FF55DB" w:rsidRPr="0096035B">
          <w:rPr>
            <w:rFonts w:cstheme="minorBidi"/>
            <w:color w:val="24303B"/>
            <w:lang w:val="nl-BE"/>
          </w:rPr>
          <w:delText xml:space="preserve">de therapie</w:delText>
        </w:r>
      </w:del>
      <w:ins w:id="1059" w:author="Janou De Buyser" w:date="2026-10-26T10:00:00Z">
        <w:r>
          <w:rPr>
            <w:rFonts w:cstheme="minorBidi"/>
            <w:color w:val="24303B"/>
            <w:lang w:val="nl-BE"/>
          </w:rPr>
          <w:t xml:space="preserve">de begeleiding</w:t>
        </w:r>
      </w:ins>
      <w:r w:rsidR="00FF55DB" w:rsidRPr="0096035B">
        <w:rPr>
          <w:rFonts w:cstheme="minorBidi"/>
          <w:color w:val="24303B"/>
          <w:lang w:val="nl-BE"/>
        </w:rPr>
        <w:t xml:space="preserve">? </w:t>
      </w:r>
      <w:r w:rsidR="00FF55DB" w:rsidRPr="45290D21">
        <w:rPr>
          <w:rFonts w:cstheme="minorBidi"/>
          <w:color w:val="24303B"/>
        </w:rPr>
        <w:t xml:space="preserve">Hoe? </w:t>
      </w:r>
    </w:p>
    <w:p w14:paraId="6F0D281C" w14:textId="3A10892D" w:rsidR="00FF55DB" w:rsidRPr="00A276F3" w:rsidRDefault="00FF55DB" w:rsidP="00690895">
      <w:pPr>
        <w:spacing w:after="0" w:line="259" w:lineRule="auto"/>
        <w:rPr>
          <w:rFonts w:cstheme="minorHAnsi"/>
        </w:rPr>
      </w:pPr>
    </w:p>
    <w:p w14:paraId="66C8AB3D" w14:textId="5A70284D" w:rsidR="00FF55DB" w:rsidRPr="00A276F3" w:rsidRDefault="00FF55DB" w:rsidP="45290D21">
      <w:pPr>
        <w:spacing w:after="0" w:line="259" w:lineRule="auto"/>
        <w:rPr>
          <w:rFonts w:cstheme="minorBidi"/>
          <w:b/>
          <w:bCs/>
        </w:rPr>
      </w:pPr>
      <w:proofErr w:type="spellStart"/>
      <w:r w:rsidRPr="45290D21">
        <w:rPr>
          <w:rFonts w:cstheme="minorBidi"/>
          <w:b/>
          <w:bCs/>
          <w:color w:val="123A5F"/>
          <w:highlight w:val="lightGray"/>
        </w:rPr>
        <w:t>Bewustwording</w:t>
      </w:r>
      <w:proofErr w:type="spellEnd"/>
      <w:r w:rsidRPr="45290D21">
        <w:rPr>
          <w:rFonts w:cstheme="minorBidi"/>
          <w:b/>
          <w:bCs/>
          <w:color w:val="123A5F"/>
          <w:highlight w:val="lightGray"/>
        </w:rPr>
        <w:t xml:space="preserve"> / </w:t>
      </w:r>
      <w:proofErr w:type="spellStart"/>
      <w:r w:rsidRPr="45290D21">
        <w:rPr>
          <w:rFonts w:cstheme="minorBidi"/>
          <w:b/>
          <w:bCs/>
          <w:color w:val="123A5F"/>
          <w:highlight w:val="lightGray"/>
        </w:rPr>
        <w:t>inzicht</w:t>
      </w:r>
      <w:proofErr w:type="spellEnd"/>
    </w:p>
    <w:p w14:paraId="251B1435" w14:textId="77777777" w:rsidR="00FF55DB" w:rsidRPr="0096035B" w:rsidRDefault="00FF55DB" w:rsidP="45290D21">
      <w:pPr>
        <w:numPr>
          <w:ilvl w:val="0"/>
          <w:numId w:val="15"/>
        </w:numPr>
        <w:spacing w:after="0" w:line="259" w:lineRule="auto"/>
        <w:rPr>
          <w:rFonts w:cstheme="minorBidi"/>
          <w:lang w:val="nl-BE"/>
        </w:rPr>
      </w:pPr>
      <w:r w:rsidRPr="0096035B">
        <w:rPr>
          <w:rFonts w:cstheme="minorBidi"/>
          <w:color w:val="24303B"/>
          <w:lang w:val="nl-BE"/>
        </w:rPr>
        <w:t xml:space="preserve">Heeft </w:t>
      </w:r>
      <w:del w:id="1060" w:author="Janou De Buyser" w:date="2026-10-26T10:00:00Z">
        <w:r w:rsidRPr="0096035B">
          <w:rPr>
            <w:rFonts w:cstheme="minorBidi"/>
            <w:color w:val="24303B"/>
            <w:lang w:val="nl-BE"/>
          </w:rPr>
          <w:delText xml:space="preserve">de therapie</w:delText>
        </w:r>
      </w:del>
      <w:ins w:id="1061" w:author="Janou De Buyser" w:date="2026-10-26T10:00:00Z">
        <w:r>
          <w:rPr>
            <w:rFonts w:cstheme="minorBidi"/>
            <w:color w:val="24303B"/>
            <w:lang w:val="nl-BE"/>
          </w:rPr>
          <w:t xml:space="preserve">de begeleiding</w:t>
        </w:r>
      </w:ins>
      <w:r w:rsidRPr="0096035B">
        <w:rPr>
          <w:rFonts w:cstheme="minorBidi"/>
          <w:color w:val="24303B"/>
          <w:lang w:val="nl-BE"/>
        </w:rPr>
        <w:t xml:space="preserve"> u geholpen om uw situatie beter te begrijpen? </w:t>
      </w:r>
    </w:p>
    <w:p w14:paraId="119376BE" w14:textId="1B4A8044" w:rsidR="00FF55DB" w:rsidRPr="0096035B" w:rsidRDefault="00AE5487" w:rsidP="45290D21">
      <w:pPr>
        <w:spacing w:after="0" w:line="259" w:lineRule="auto"/>
        <w:ind w:left="720"/>
        <w:rPr>
          <w:rFonts w:cstheme="minorBidi"/>
          <w:lang w:val="nl-BE"/>
        </w:rPr>
      </w:pPr>
      <w:r w:rsidRPr="45290D21">
        <w:rPr>
          <w:rFonts w:ascii="Wingdings" w:eastAsia="Wingdings" w:hAnsi="Wingdings" w:cs="Wingdings"/>
        </w:rPr>
        <w:t>è</w:t>
      </w:r>
      <w:r w:rsidR="00FF55DB" w:rsidRPr="0096035B">
        <w:rPr>
          <w:rFonts w:cstheme="minorBidi"/>
          <w:color w:val="24303B"/>
          <w:lang w:val="nl-BE"/>
        </w:rPr>
        <w:t xml:space="preserve">Heeft u nieuwe inzichten gekregen? </w:t>
      </w:r>
    </w:p>
    <w:p w14:paraId="613F0C25" w14:textId="1427611C" w:rsidR="00FF55DB" w:rsidRPr="0096035B" w:rsidRDefault="00AE5487" w:rsidP="45290D21">
      <w:pPr>
        <w:spacing w:after="0" w:line="259" w:lineRule="auto"/>
        <w:ind w:left="720"/>
        <w:rPr>
          <w:rFonts w:cstheme="minorBidi"/>
          <w:lang w:val="nl-BE"/>
        </w:rPr>
      </w:pPr>
      <w:r w:rsidRPr="45290D21">
        <w:rPr>
          <w:rFonts w:ascii="Wingdings" w:eastAsia="Wingdings" w:hAnsi="Wingdings" w:cs="Wingdings"/>
        </w:rPr>
        <w:t>è</w:t>
      </w:r>
      <w:r w:rsidR="00FF55DB" w:rsidRPr="0096035B">
        <w:rPr>
          <w:rFonts w:cstheme="minorBidi"/>
          <w:color w:val="24303B"/>
          <w:lang w:val="nl-BE"/>
        </w:rPr>
        <w:t xml:space="preserve">Begrijpt u nu beter wat </w:t>
      </w:r>
      <w:del w:id="1062" w:author="Janou De Buyser" w:date="2026-10-26T10:00:00Z">
        <w:r w:rsidR="00FF55DB" w:rsidRPr="0096035B">
          <w:rPr>
            <w:rFonts w:cstheme="minorBidi"/>
            <w:color w:val="24303B"/>
            <w:lang w:val="nl-BE"/>
          </w:rPr>
          <w:delText xml:space="preserve">uw probleem</w:delText>
        </w:r>
      </w:del>
      <w:ins w:id="1063" w:author="Janou De Buyser" w:date="2026-10-26T10:00:00Z">
        <w:r>
          <w:rPr>
            <w:rFonts w:cstheme="minorBidi"/>
            <w:color w:val="24303B"/>
            <w:lang w:val="nl-BE"/>
          </w:rPr>
          <w:t xml:space="preserve">uw risico op een nieuwe voetwonde</w:t>
        </w:r>
      </w:ins>
      <w:r w:rsidR="00FF55DB" w:rsidRPr="0096035B">
        <w:rPr>
          <w:rFonts w:cstheme="minorBidi"/>
          <w:color w:val="24303B"/>
          <w:lang w:val="nl-BE"/>
        </w:rPr>
        <w:t xml:space="preserve"> veroorzaakt of beïnvloedt? </w:t>
      </w:r>
    </w:p>
    <w:p w14:paraId="4AC1DF54" w14:textId="45C52FAF" w:rsidR="00FF55DB" w:rsidRPr="0096035B" w:rsidRDefault="00AE5487" w:rsidP="45290D21">
      <w:pPr>
        <w:spacing w:after="0" w:line="259" w:lineRule="auto"/>
        <w:ind w:left="720"/>
        <w:rPr>
          <w:rFonts w:cstheme="minorBidi"/>
          <w:lang w:val="nl-BE"/>
        </w:rPr>
      </w:pPr>
      <w:r w:rsidRPr="45290D21">
        <w:rPr>
          <w:rFonts w:ascii="Wingdings" w:eastAsia="Wingdings" w:hAnsi="Wingdings" w:cs="Wingdings"/>
        </w:rPr>
        <w:t>è</w:t>
      </w:r>
      <w:r w:rsidR="00FF55DB" w:rsidRPr="0096035B">
        <w:rPr>
          <w:rFonts w:cstheme="minorBidi"/>
          <w:color w:val="24303B"/>
          <w:lang w:val="nl-BE"/>
        </w:rPr>
        <w:t xml:space="preserve">Bent u anders gaan nadenken over uw situatie? </w:t>
      </w:r>
    </w:p>
    <w:p w14:paraId="6CAB548F" w14:textId="4AC91C20" w:rsidR="00FF55DB" w:rsidRPr="0096035B" w:rsidRDefault="2BCDE860" w:rsidP="45290D21">
      <w:pPr>
        <w:spacing w:after="0" w:line="259" w:lineRule="auto"/>
        <w:ind w:left="720"/>
        <w:rPr>
          <w:lang w:val="nl-BE"/>
        </w:rPr>
      </w:pPr>
      <w:r w:rsidRPr="60DDE260">
        <w:rPr>
          <w:rFonts w:ascii="Wingdings" w:eastAsia="Wingdings" w:hAnsi="Wingdings" w:cs="Wingdings"/>
        </w:rPr>
        <w:t>è</w:t>
      </w:r>
      <w:r w:rsidR="6FDE6517" w:rsidRPr="0096035B">
        <w:rPr>
          <w:rFonts w:cstheme="minorBidi"/>
          <w:color w:val="24303B"/>
          <w:lang w:val="nl-BE"/>
        </w:rPr>
        <w:t xml:space="preserve">Heeft dit inzicht iets veranderd in wat u doet of hoe u ermee omgaat? </w:t>
      </w:r>
    </w:p>
    <w:p w14:paraId="7B8411EB" w14:textId="72E0C698" w:rsidR="5DE0F1A0" w:rsidRPr="0096035B" w:rsidRDefault="5DE0F1A0" w:rsidP="60DDE260">
      <w:pPr>
        <w:numPr>
          <w:ilvl w:val="0"/>
          <w:numId w:val="16"/>
        </w:numPr>
        <w:spacing w:after="0" w:line="259" w:lineRule="auto"/>
        <w:rPr>
          <w:rFonts w:cstheme="minorBidi"/>
          <w:lang w:val="nl-BE"/>
        </w:rPr>
      </w:pPr>
      <w:r w:rsidRPr="0096035B">
        <w:rPr>
          <w:rFonts w:cstheme="minorBidi"/>
          <w:lang w:val="nl-BE"/>
        </w:rPr>
        <w:t xml:space="preserve">Heeft het PARADISE-programma dingen veranderd in uw dagelijks leven die u vooraf niet had verwacht? </w:t>
      </w:r>
    </w:p>
    <w:p w14:paraId="5AB57194" w14:textId="749AAE5E" w:rsidR="5DE0F1A0" w:rsidRPr="0096035B" w:rsidRDefault="5DE0F1A0" w:rsidP="60DDE260">
      <w:pPr>
        <w:numPr>
          <w:ilvl w:val="0"/>
          <w:numId w:val="17"/>
        </w:numPr>
        <w:spacing w:after="0" w:line="259" w:lineRule="auto"/>
        <w:rPr>
          <w:rFonts w:cstheme="minorBidi"/>
          <w:lang w:val="nl-BE"/>
        </w:rPr>
      </w:pPr>
      <w:r w:rsidRPr="0096035B">
        <w:rPr>
          <w:rFonts w:cstheme="minorBidi"/>
          <w:lang w:val="nl-BE"/>
        </w:rPr>
        <w:t>Waren er aspecten van het programma die anders verliepen dan u had gedacht?</w:t>
      </w:r>
    </w:p>
    <w:p w14:paraId="76097332" w14:textId="1CEECD58" w:rsidR="60DDE260" w:rsidRPr="0096035B" w:rsidRDefault="60DDE260" w:rsidP="60DDE260">
      <w:pPr>
        <w:spacing w:after="0" w:line="259" w:lineRule="auto"/>
        <w:ind w:left="720"/>
        <w:rPr>
          <w:rFonts w:cstheme="minorBidi"/>
          <w:lang w:val="nl-BE"/>
        </w:rPr>
      </w:pPr>
    </w:p>
    <w:p w14:paraId="03D7E352" w14:textId="2048C46E" w:rsidR="00FF55DB" w:rsidRPr="009133B0" w:rsidRDefault="00FF55DB" w:rsidP="00690895">
      <w:pPr>
        <w:spacing w:after="0" w:line="259" w:lineRule="auto"/>
        <w:rPr>
          <w:rFonts w:cstheme="minorHAnsi"/>
          <w:lang w:val="nl-BE"/>
        </w:rPr>
      </w:pPr>
    </w:p>
    <w:p w14:paraId="30884C04" w14:textId="43E2336F" w:rsidR="00690895" w:rsidRDefault="00D54D71">
      <w:pPr>
        <w:spacing w:line="259" w:lineRule="auto"/>
        <w:rPr>
          <w:b/>
          <w:bCs/>
          <w:color w:val="0070C0"/>
          <w:sz w:val="20"/>
          <w:szCs w:val="20"/>
          <w:lang w:val="en-GB"/>
        </w:rPr>
      </w:pPr>
      <w:r w:rsidRPr="00D05AE6">
        <w:rPr>
          <w:b/>
          <w:bCs/>
          <w:color w:val="123A5F"/>
          <w:sz w:val="24"/>
          <w:szCs w:val="24"/>
          <w:lang w:val="en-GB"/>
        </w:rPr>
        <w:t>Unanticipated pathways or consequences</w:t>
      </w:r>
      <w:r w:rsidRPr="00D05AE6">
        <w:rPr>
          <w:b/>
          <w:bCs/>
          <w:color w:val="123A5F"/>
          <w:sz w:val="20"/>
          <w:szCs w:val="20"/>
          <w:lang w:val="en-GB"/>
        </w:rPr>
        <w:t xml:space="preserve"> </w:t>
      </w:r>
      <w:r w:rsidR="00101701">
        <w:rPr>
          <w:b/>
          <w:bCs/>
          <w:color w:val="123A5F"/>
          <w:sz w:val="20"/>
          <w:szCs w:val="20"/>
          <w:lang w:val="en-GB"/>
        </w:rPr>
        <w:t xml:space="preserve"> </w:t>
      </w:r>
    </w:p>
    <w:p w14:paraId="0C17BFDF" w14:textId="77777777" w:rsidR="00DE47C6" w:rsidRPr="00690895" w:rsidRDefault="00DE47C6" w:rsidP="45290D21">
      <w:pPr>
        <w:spacing w:after="0" w:line="259" w:lineRule="auto"/>
        <w:rPr>
          <w:rFonts w:cstheme="minorBidi"/>
          <w:b/>
          <w:bCs/>
        </w:rPr>
      </w:pPr>
      <w:r w:rsidRPr="45290D21">
        <w:rPr>
          <w:rFonts w:cstheme="minorBidi"/>
          <w:b/>
          <w:bCs/>
          <w:color w:val="123A5F"/>
        </w:rPr>
        <w:t xml:space="preserve">Effect </w:t>
      </w:r>
      <w:proofErr w:type="spellStart"/>
      <w:r w:rsidRPr="45290D21">
        <w:rPr>
          <w:rFonts w:cstheme="minorBidi"/>
          <w:b/>
          <w:bCs/>
          <w:color w:val="123A5F"/>
        </w:rPr>
        <w:t>op</w:t>
      </w:r>
      <w:proofErr w:type="spellEnd"/>
      <w:r w:rsidRPr="45290D21">
        <w:rPr>
          <w:rFonts w:cstheme="minorBidi"/>
          <w:b/>
          <w:bCs/>
          <w:color w:val="123A5F"/>
        </w:rPr>
        <w:t xml:space="preserve"> </w:t>
      </w:r>
      <w:proofErr w:type="spellStart"/>
      <w:r w:rsidRPr="45290D21">
        <w:rPr>
          <w:rFonts w:cstheme="minorBidi"/>
          <w:b/>
          <w:bCs/>
          <w:color w:val="123A5F"/>
        </w:rPr>
        <w:t>gedrag</w:t>
      </w:r>
      <w:proofErr w:type="spellEnd"/>
      <w:r w:rsidRPr="45290D21">
        <w:rPr>
          <w:rFonts w:cstheme="minorBidi"/>
          <w:b/>
          <w:bCs/>
          <w:color w:val="123A5F"/>
        </w:rPr>
        <w:t xml:space="preserve"> en </w:t>
      </w:r>
      <w:proofErr w:type="spellStart"/>
      <w:r w:rsidRPr="45290D21">
        <w:rPr>
          <w:rFonts w:cstheme="minorBidi"/>
          <w:b/>
          <w:bCs/>
          <w:color w:val="123A5F"/>
        </w:rPr>
        <w:t>gevoelens</w:t>
      </w:r>
      <w:proofErr w:type="spellEnd"/>
    </w:p>
    <w:p w14:paraId="5C555A90" w14:textId="77777777" w:rsidR="00DE47C6" w:rsidRPr="0096035B" w:rsidRDefault="00DE47C6" w:rsidP="45290D21">
      <w:pPr>
        <w:numPr>
          <w:ilvl w:val="0"/>
          <w:numId w:val="18"/>
        </w:numPr>
        <w:spacing w:after="0" w:line="259" w:lineRule="auto"/>
        <w:rPr>
          <w:rFonts w:cstheme="minorBidi"/>
          <w:lang w:val="nl-BE"/>
        </w:rPr>
      </w:pPr>
      <w:r w:rsidRPr="0096035B">
        <w:rPr>
          <w:rFonts w:cstheme="minorBidi"/>
          <w:color w:val="24303B"/>
          <w:lang w:val="nl-BE"/>
        </w:rPr>
        <w:t xml:space="preserve">Heeft het programma uw manier van omgaan met uw gezondheid op een onverwachte manier beïnvloed? </w:t>
      </w:r>
    </w:p>
    <w:p w14:paraId="40891A44" w14:textId="77777777" w:rsidR="00A276F3" w:rsidRPr="009133B0" w:rsidRDefault="00A276F3" w:rsidP="00A276F3">
      <w:pPr>
        <w:spacing w:after="0" w:line="259" w:lineRule="auto"/>
        <w:ind w:left="720"/>
        <w:rPr>
          <w:rFonts w:cstheme="minorHAnsi"/>
          <w:lang w:val="nl-BE"/>
        </w:rPr>
      </w:pPr>
    </w:p>
    <w:p w14:paraId="7FD8FE7F" w14:textId="77777777" w:rsidR="00DE47C6" w:rsidRPr="00690895" w:rsidRDefault="00DE47C6" w:rsidP="45290D21">
      <w:pPr>
        <w:spacing w:after="0" w:line="259" w:lineRule="auto"/>
        <w:rPr>
          <w:rFonts w:cstheme="minorBidi"/>
          <w:b/>
          <w:bCs/>
        </w:rPr>
      </w:pPr>
      <w:r w:rsidRPr="45290D21">
        <w:rPr>
          <w:rFonts w:cstheme="minorBidi"/>
          <w:b/>
          <w:bCs/>
          <w:color w:val="123A5F"/>
        </w:rPr>
        <w:t xml:space="preserve">Contact met </w:t>
      </w:r>
      <w:proofErr w:type="spellStart"/>
      <w:r w:rsidRPr="45290D21">
        <w:rPr>
          <w:rFonts w:cstheme="minorBidi"/>
          <w:b/>
          <w:bCs/>
          <w:color w:val="123A5F"/>
        </w:rPr>
        <w:t>zorgverleners</w:t>
      </w:r>
      <w:proofErr w:type="spellEnd"/>
    </w:p>
    <w:p w14:paraId="4E116E82" w14:textId="77777777" w:rsidR="00DE47C6" w:rsidRPr="0096035B" w:rsidRDefault="00DE47C6" w:rsidP="45290D21">
      <w:pPr>
        <w:numPr>
          <w:ilvl w:val="0"/>
          <w:numId w:val="19"/>
        </w:numPr>
        <w:spacing w:after="0" w:line="259" w:lineRule="auto"/>
        <w:rPr>
          <w:rFonts w:cstheme="minorBidi"/>
          <w:lang w:val="nl-BE"/>
        </w:rPr>
      </w:pPr>
      <w:r w:rsidRPr="0096035B">
        <w:rPr>
          <w:rFonts w:cstheme="minorBidi"/>
          <w:color w:val="24303B"/>
          <w:lang w:val="nl-BE"/>
        </w:rPr>
        <w:lastRenderedPageBreak/>
        <w:t xml:space="preserve">Is uw contact met zorgverleners veranderd door het programma op een manier die u niet had voorzien? </w:t>
      </w:r>
    </w:p>
    <w:p w14:paraId="044E9370" w14:textId="77777777" w:rsidR="00A276F3" w:rsidRPr="009133B0" w:rsidRDefault="00A276F3" w:rsidP="00A276F3">
      <w:pPr>
        <w:spacing w:after="0" w:line="259" w:lineRule="auto"/>
        <w:ind w:left="720"/>
        <w:rPr>
          <w:rFonts w:cstheme="minorHAnsi"/>
          <w:lang w:val="nl-BE"/>
        </w:rPr>
      </w:pPr>
    </w:p>
    <w:p w14:paraId="7D3509A6" w14:textId="77777777" w:rsidR="00DE47C6" w:rsidRPr="00690895" w:rsidRDefault="00DE47C6" w:rsidP="45290D21">
      <w:pPr>
        <w:spacing w:after="0" w:line="259" w:lineRule="auto"/>
        <w:rPr>
          <w:rFonts w:cstheme="minorBidi"/>
          <w:b/>
          <w:bCs/>
        </w:rPr>
      </w:pPr>
      <w:proofErr w:type="spellStart"/>
      <w:r w:rsidRPr="45290D21">
        <w:rPr>
          <w:rFonts w:cstheme="minorBidi"/>
          <w:b/>
          <w:bCs/>
          <w:color w:val="123A5F"/>
        </w:rPr>
        <w:t>Praktische</w:t>
      </w:r>
      <w:proofErr w:type="spellEnd"/>
      <w:r w:rsidRPr="45290D21">
        <w:rPr>
          <w:rFonts w:cstheme="minorBidi"/>
          <w:b/>
          <w:bCs/>
          <w:color w:val="123A5F"/>
        </w:rPr>
        <w:t xml:space="preserve"> </w:t>
      </w:r>
      <w:proofErr w:type="spellStart"/>
      <w:r w:rsidRPr="45290D21">
        <w:rPr>
          <w:rFonts w:cstheme="minorBidi"/>
          <w:b/>
          <w:bCs/>
          <w:color w:val="123A5F"/>
        </w:rPr>
        <w:t>gevolgen</w:t>
      </w:r>
      <w:proofErr w:type="spellEnd"/>
    </w:p>
    <w:p w14:paraId="063F2638" w14:textId="6082D639" w:rsidR="00690895" w:rsidRPr="00E916E1" w:rsidRDefault="00DE47C6" w:rsidP="00E916E1">
      <w:pPr>
        <w:numPr>
          <w:ilvl w:val="0"/>
          <w:numId w:val="20"/>
        </w:numPr>
        <w:spacing w:after="0" w:line="259" w:lineRule="auto"/>
        <w:rPr>
          <w:rFonts w:cstheme="minorBidi"/>
          <w:lang w:val="nl-BE"/>
        </w:rPr>
      </w:pPr>
      <w:r w:rsidRPr="0096035B">
        <w:rPr>
          <w:rFonts w:cstheme="minorBidi"/>
          <w:color w:val="24303B"/>
          <w:lang w:val="nl-BE"/>
        </w:rPr>
        <w:t>Heeft het programma onverwachte gevolgen gehad voor uw dagelijkse routine, tijdsbesteding of andere verplichtingen?</w:t>
      </w:r>
    </w:p>
    <w:p w14:paraId="4307841A" w14:textId="3980335C" w:rsidR="00250E2B" w:rsidRPr="00A276F3" w:rsidRDefault="00786205">
      <w:pPr>
        <w:spacing w:line="259" w:lineRule="auto"/>
        <w:rPr>
          <w:b/>
          <w:color w:val="0070C0"/>
          <w:sz w:val="36"/>
          <w:szCs w:val="36"/>
          <w:lang w:val="en-GB"/>
        </w:rPr>
      </w:pPr>
      <w:r w:rsidRPr="00A276F3">
        <w:rPr>
          <w:b/>
          <w:color w:val="123A5F"/>
          <w:sz w:val="36"/>
          <w:szCs w:val="36"/>
          <w:lang w:val="en-GB"/>
        </w:rPr>
        <w:t xml:space="preserve">Context </w:t>
      </w:r>
    </w:p>
    <w:p w14:paraId="659E2C28" w14:textId="54FE0393" w:rsidR="00251E34" w:rsidRDefault="00786205">
      <w:pPr>
        <w:spacing w:line="259" w:lineRule="auto"/>
        <w:rPr>
          <w:iCs/>
          <w:lang w:val="en-GB"/>
        </w:rPr>
      </w:pPr>
      <w:r w:rsidRPr="00250E2B">
        <w:rPr>
          <w:iCs/>
          <w:color w:val="24303B"/>
          <w:lang w:val="en-GB"/>
        </w:rPr>
        <w:t xml:space="preserve">(factors external to the intervention which may influence its implementation, or whether its mechanisms of impact act as intended / how external factors influence the delivery and functioning of </w:t>
      </w:r>
      <w:r w:rsidR="00F87CF0" w:rsidRPr="00F87CF0">
        <w:rPr>
          <w:iCs/>
          <w:color w:val="24303B"/>
          <w:sz w:val="24"/>
          <w:szCs w:val="24"/>
          <w:lang w:val="en-GB"/>
        </w:rPr>
        <w:t>interventions)</w:t>
      </w:r>
    </w:p>
    <w:p w14:paraId="72AB99DE" w14:textId="4152B84F" w:rsidR="00F87CF0" w:rsidRPr="00F87CF0" w:rsidRDefault="00251E34">
      <w:pPr>
        <w:spacing w:line="259" w:lineRule="auto"/>
        <w:rPr>
          <w:iCs/>
          <w:lang w:val="en-GB"/>
        </w:rPr>
      </w:pPr>
      <w:r w:rsidRPr="00A276F3">
        <w:rPr>
          <w:b/>
          <w:color w:val="0070C0"/>
          <w:sz w:val="26"/>
          <w:szCs w:val="26"/>
          <w:lang w:val="en-GB"/>
        </w:rPr>
        <w:t>Contextual moderators</w:t>
      </w:r>
      <w:r w:rsidR="00F527AC">
        <w:rPr>
          <w:b/>
          <w:color w:val="24303B"/>
          <w:sz w:val="24"/>
          <w:szCs w:val="24"/>
          <w:lang w:val="en-GB"/>
        </w:rPr>
        <w:t xml:space="preserve"> </w:t>
      </w:r>
      <w:del w:id="1032" w:author="Janou De Buyser" w:date="2026-10-26T10:00:00Z">
        <w:r w:rsidR="00F87CF0" w:rsidRPr="00F87CF0">
          <w:rPr>
            <w:b/>
            <w:bCs/>
            <w:color w:val="24303B"/>
            <w:highlight w:val="lightGray"/>
            <w:lang w:val="en-GB"/>
          </w:rPr>
          <w:delText xml:space="preserve">o)</w:delText>
        </w:r>
      </w:del>
      <w:ins w:id="1033" w:author="Janou De Buyser" w:date="2026-10-26T10:00:00Z">
        <w:r>
          <w:rPr>
            <w:b/>
            <w:bCs/>
            <w:color w:val="24303B"/>
            <w:highlight w:val="lightGray"/>
            <w:lang w:val="en-GB"/>
          </w:rPr>
          <w:t xml:space="preserve">(o)</w:t>
        </w:r>
      </w:ins>
      <w:r w:rsidR="00F87CF0" w:rsidRPr="00F87CF0">
        <w:rPr>
          <w:b/>
          <w:bCs/>
          <w:color w:val="24303B"/>
          <w:highlight w:val="lightGray"/>
          <w:lang w:val="en-GB"/>
        </w:rPr>
        <w:t xml:space="preserve"> </w:t>
      </w:r>
      <w:r w:rsidR="00F87CF0" w:rsidRPr="00F87CF0">
        <w:rPr>
          <w:color w:val="24303B"/>
          <w:highlight w:val="lightGray"/>
          <w:lang w:val="en-GB"/>
        </w:rPr>
        <w:t>Contextual barriers that inhibit/facilitators that facilitated the PARADISE implementation and/or effectiveness (</w:t>
      </w:r>
      <w:proofErr w:type="spellStart"/>
      <w:r w:rsidR="00F87CF0" w:rsidRPr="00F87CF0">
        <w:rPr>
          <w:color w:val="24303B"/>
          <w:highlight w:val="lightGray"/>
          <w:lang w:val="en-GB"/>
        </w:rPr>
        <w:t>eg.</w:t>
      </w:r>
      <w:proofErr w:type="spellEnd"/>
      <w:r w:rsidR="00F87CF0" w:rsidRPr="00F87CF0">
        <w:rPr>
          <w:color w:val="24303B"/>
          <w:highlight w:val="lightGray"/>
          <w:lang w:val="en-GB"/>
        </w:rPr>
        <w:t xml:space="preserve"> skills, attitudes, or organisational norms, culture (human, financial, resources)</w:t>
      </w:r>
    </w:p>
    <w:p w14:paraId="34D437BC" w14:textId="3145EB9F" w:rsidR="00CC1391" w:rsidRPr="00550021" w:rsidRDefault="00CC1391" w:rsidP="00CC1391">
      <w:pPr>
        <w:spacing w:line="259" w:lineRule="auto"/>
        <w:rPr>
          <w:iCs/>
          <w:lang w:val="nl-NL"/>
        </w:rPr>
      </w:pPr>
      <w:proofErr w:type="spellStart"/>
      <w:r w:rsidRPr="00550021">
        <w:rPr>
          <w:b/>
          <w:color w:val="123A5F"/>
          <w:sz w:val="24"/>
          <w:szCs w:val="24"/>
          <w:lang w:val="nl-NL"/>
        </w:rPr>
        <w:t>Contextual</w:t>
      </w:r>
      <w:proofErr w:type="spellEnd"/>
      <w:r w:rsidRPr="00550021">
        <w:rPr>
          <w:b/>
          <w:color w:val="123A5F"/>
          <w:sz w:val="24"/>
          <w:szCs w:val="24"/>
          <w:lang w:val="nl-NL"/>
        </w:rPr>
        <w:t xml:space="preserve"> moderators</w:t>
      </w:r>
    </w:p>
    <w:p w14:paraId="774E6C5F" w14:textId="77777777" w:rsidR="00550021" w:rsidRPr="0096035B" w:rsidRDefault="00550021" w:rsidP="45290D21">
      <w:pPr>
        <w:spacing w:line="259" w:lineRule="auto"/>
        <w:rPr>
          <w:rFonts w:cstheme="minorBidi"/>
          <w:b/>
          <w:bCs/>
          <w:lang w:val="nl-BE"/>
        </w:rPr>
      </w:pPr>
      <w:r w:rsidRPr="0096035B">
        <w:rPr>
          <w:rFonts w:cstheme="minorBidi"/>
          <w:b/>
          <w:bCs/>
          <w:color w:val="123A5F"/>
          <w:lang w:val="nl-BE"/>
        </w:rPr>
        <w:t>Algemene ervaring en context</w:t>
      </w:r>
    </w:p>
    <w:p w14:paraId="266EC8C7" w14:textId="77777777" w:rsidR="00550021" w:rsidRPr="0096035B" w:rsidRDefault="00550021" w:rsidP="45290D21">
      <w:pPr>
        <w:numPr>
          <w:ilvl w:val="0"/>
          <w:numId w:val="21"/>
        </w:numPr>
        <w:spacing w:line="259" w:lineRule="auto"/>
        <w:rPr>
          <w:rFonts w:cstheme="minorBidi"/>
          <w:lang w:val="nl-BE"/>
        </w:rPr>
      </w:pPr>
      <w:r w:rsidRPr="0096035B">
        <w:rPr>
          <w:rFonts w:cstheme="minorBidi"/>
          <w:color w:val="24303B"/>
          <w:lang w:val="nl-BE"/>
        </w:rPr>
        <w:t xml:space="preserve">Waren er dingen in uw persoonlijke situatie (bijv. thuis, werk, gezin) die het makkelijker of moeilijker maakten om aan het programma deel te nemen? </w:t>
      </w:r>
    </w:p>
    <w:p w14:paraId="1C203724" w14:textId="77777777" w:rsidR="00550021" w:rsidRPr="00550021" w:rsidRDefault="00550021" w:rsidP="45290D21">
      <w:pPr>
        <w:spacing w:line="259" w:lineRule="auto"/>
        <w:rPr>
          <w:rFonts w:cstheme="minorBidi"/>
          <w:b/>
          <w:bCs/>
        </w:rPr>
      </w:pPr>
      <w:proofErr w:type="spellStart"/>
      <w:r w:rsidRPr="45290D21">
        <w:rPr>
          <w:rFonts w:cstheme="minorBidi"/>
          <w:b/>
          <w:bCs/>
          <w:color w:val="123A5F"/>
        </w:rPr>
        <w:t>Barrières</w:t>
      </w:r>
      <w:proofErr w:type="spellEnd"/>
      <w:r w:rsidRPr="45290D21">
        <w:rPr>
          <w:rFonts w:cstheme="minorBidi"/>
          <w:b/>
          <w:bCs/>
          <w:color w:val="123A5F"/>
        </w:rPr>
        <w:t xml:space="preserve"> (</w:t>
      </w:r>
      <w:proofErr w:type="spellStart"/>
      <w:r w:rsidRPr="45290D21">
        <w:rPr>
          <w:rFonts w:cstheme="minorBidi"/>
          <w:b/>
          <w:bCs/>
          <w:color w:val="123A5F"/>
        </w:rPr>
        <w:t>belemmeringen</w:t>
      </w:r>
      <w:proofErr w:type="spellEnd"/>
      <w:r w:rsidRPr="45290D21">
        <w:rPr>
          <w:rFonts w:cstheme="minorBidi"/>
          <w:b/>
          <w:bCs/>
          <w:color w:val="123A5F"/>
        </w:rPr>
        <w:t>)</w:t>
      </w:r>
    </w:p>
    <w:p w14:paraId="0B07D3C6" w14:textId="77777777" w:rsidR="00550021" w:rsidRPr="0096035B" w:rsidRDefault="00550021" w:rsidP="45290D21">
      <w:pPr>
        <w:numPr>
          <w:ilvl w:val="0"/>
          <w:numId w:val="22"/>
        </w:numPr>
        <w:spacing w:line="259" w:lineRule="auto"/>
        <w:rPr>
          <w:rFonts w:cstheme="minorBidi"/>
          <w:lang w:val="nl-BE"/>
        </w:rPr>
      </w:pPr>
      <w:r w:rsidRPr="0096035B">
        <w:rPr>
          <w:rFonts w:cstheme="minorBidi"/>
          <w:color w:val="24303B"/>
          <w:lang w:val="nl-BE"/>
        </w:rPr>
        <w:t xml:space="preserve">Wat maakte het voor u lastig om het programma te volgen of toe te passen? </w:t>
      </w:r>
    </w:p>
    <w:p w14:paraId="07BAF79B" w14:textId="77777777" w:rsidR="00550021" w:rsidRPr="00550021" w:rsidRDefault="00550021" w:rsidP="45290D21">
      <w:pPr>
        <w:spacing w:line="259" w:lineRule="auto"/>
        <w:rPr>
          <w:rFonts w:cstheme="minorBidi"/>
          <w:b/>
          <w:bCs/>
        </w:rPr>
      </w:pPr>
      <w:r w:rsidRPr="45290D21">
        <w:rPr>
          <w:rFonts w:cstheme="minorBidi"/>
          <w:b/>
          <w:bCs/>
          <w:color w:val="123A5F"/>
        </w:rPr>
        <w:t>Facilitatoren (</w:t>
      </w:r>
      <w:proofErr w:type="spellStart"/>
      <w:r w:rsidRPr="45290D21">
        <w:rPr>
          <w:rFonts w:cstheme="minorBidi"/>
          <w:b/>
          <w:bCs/>
          <w:color w:val="123A5F"/>
        </w:rPr>
        <w:t>ondersteunende</w:t>
      </w:r>
      <w:proofErr w:type="spellEnd"/>
      <w:r w:rsidRPr="45290D21">
        <w:rPr>
          <w:rFonts w:cstheme="minorBidi"/>
          <w:b/>
          <w:bCs/>
          <w:color w:val="123A5F"/>
        </w:rPr>
        <w:t xml:space="preserve"> </w:t>
      </w:r>
      <w:proofErr w:type="spellStart"/>
      <w:r w:rsidRPr="45290D21">
        <w:rPr>
          <w:rFonts w:cstheme="minorBidi"/>
          <w:b/>
          <w:bCs/>
          <w:color w:val="123A5F"/>
        </w:rPr>
        <w:t>factoren</w:t>
      </w:r>
      <w:proofErr w:type="spellEnd"/>
      <w:r w:rsidRPr="45290D21">
        <w:rPr>
          <w:rFonts w:cstheme="minorBidi"/>
          <w:b/>
          <w:bCs/>
          <w:color w:val="123A5F"/>
        </w:rPr>
        <w:t>)</w:t>
      </w:r>
    </w:p>
    <w:p w14:paraId="2FE8F48E" w14:textId="77777777" w:rsidR="00550021" w:rsidRPr="0096035B" w:rsidRDefault="00550021" w:rsidP="45290D21">
      <w:pPr>
        <w:numPr>
          <w:ilvl w:val="0"/>
          <w:numId w:val="23"/>
        </w:numPr>
        <w:spacing w:line="259" w:lineRule="auto"/>
        <w:rPr>
          <w:rFonts w:cstheme="minorBidi"/>
          <w:lang w:val="nl-BE"/>
        </w:rPr>
      </w:pPr>
      <w:r w:rsidRPr="0096035B">
        <w:rPr>
          <w:rFonts w:cstheme="minorBidi"/>
          <w:color w:val="24303B"/>
          <w:lang w:val="nl-BE"/>
        </w:rPr>
        <w:t xml:space="preserve">Wat heeft u juist geholpen om het programma te volgen? </w:t>
      </w:r>
    </w:p>
    <w:p w14:paraId="11973019" w14:textId="77777777" w:rsidR="00550021" w:rsidRPr="00550021" w:rsidRDefault="00550021" w:rsidP="45290D21">
      <w:pPr>
        <w:spacing w:line="259" w:lineRule="auto"/>
        <w:rPr>
          <w:rFonts w:cstheme="minorBidi"/>
          <w:b/>
          <w:bCs/>
        </w:rPr>
      </w:pPr>
      <w:r w:rsidRPr="45290D21">
        <w:rPr>
          <w:rFonts w:cstheme="minorBidi"/>
          <w:b/>
          <w:bCs/>
          <w:color w:val="123A5F"/>
        </w:rPr>
        <w:t xml:space="preserve">Werking van het </w:t>
      </w:r>
      <w:proofErr w:type="spellStart"/>
      <w:r w:rsidRPr="45290D21">
        <w:rPr>
          <w:rFonts w:cstheme="minorBidi"/>
          <w:b/>
          <w:bCs/>
          <w:color w:val="123A5F"/>
        </w:rPr>
        <w:t>programma</w:t>
      </w:r>
      <w:proofErr w:type="spellEnd"/>
    </w:p>
    <w:p w14:paraId="1DB6AA70" w14:textId="77777777" w:rsidR="00550021" w:rsidRPr="00E913EE" w:rsidRDefault="00550021" w:rsidP="45290D21">
      <w:pPr>
        <w:numPr>
          <w:ilvl w:val="0"/>
          <w:numId w:val="24"/>
        </w:numPr>
        <w:spacing w:line="259" w:lineRule="auto"/>
        <w:rPr>
          <w:rFonts w:cstheme="minorBidi"/>
        </w:rPr>
      </w:pPr>
      <w:r w:rsidRPr="0096035B">
        <w:rPr>
          <w:rFonts w:cstheme="minorBidi"/>
          <w:color w:val="24303B"/>
          <w:lang w:val="nl-BE"/>
        </w:rPr>
        <w:t xml:space="preserve">Heeft het programma gewerkt zoals u had verwacht? </w:t>
      </w:r>
      <w:proofErr w:type="spellStart"/>
      <w:r w:rsidRPr="45290D21">
        <w:rPr>
          <w:rFonts w:cstheme="minorBidi"/>
          <w:color w:val="24303B"/>
        </w:rPr>
        <w:t>Waarom</w:t>
      </w:r>
      <w:proofErr w:type="spellEnd"/>
      <w:r w:rsidRPr="45290D21">
        <w:rPr>
          <w:rFonts w:cstheme="minorBidi"/>
          <w:color w:val="24303B"/>
        </w:rPr>
        <w:t xml:space="preserve"> </w:t>
      </w:r>
      <w:proofErr w:type="spellStart"/>
      <w:r w:rsidRPr="45290D21">
        <w:rPr>
          <w:rFonts w:cstheme="minorBidi"/>
          <w:color w:val="24303B"/>
        </w:rPr>
        <w:t>wel</w:t>
      </w:r>
      <w:proofErr w:type="spellEnd"/>
      <w:r w:rsidRPr="45290D21">
        <w:rPr>
          <w:rFonts w:cstheme="minorBidi"/>
          <w:color w:val="24303B"/>
        </w:rPr>
        <w:t xml:space="preserve"> of niet? </w:t>
      </w:r>
    </w:p>
    <w:p w14:paraId="633973C6" w14:textId="77777777" w:rsidR="00550021" w:rsidRPr="00550021" w:rsidRDefault="00550021" w:rsidP="45290D21">
      <w:pPr>
        <w:spacing w:line="259" w:lineRule="auto"/>
        <w:rPr>
          <w:rFonts w:cstheme="minorBidi"/>
          <w:b/>
          <w:bCs/>
        </w:rPr>
      </w:pPr>
      <w:proofErr w:type="spellStart"/>
      <w:r w:rsidRPr="45290D21">
        <w:rPr>
          <w:rFonts w:cstheme="minorBidi"/>
          <w:b/>
          <w:bCs/>
          <w:color w:val="123A5F"/>
        </w:rPr>
        <w:t>Reflectie</w:t>
      </w:r>
      <w:proofErr w:type="spellEnd"/>
    </w:p>
    <w:p w14:paraId="68D5ADCE" w14:textId="77777777" w:rsidR="00550021" w:rsidRPr="0096035B" w:rsidRDefault="00550021" w:rsidP="45290D21">
      <w:pPr>
        <w:numPr>
          <w:ilvl w:val="0"/>
          <w:numId w:val="25"/>
        </w:numPr>
        <w:spacing w:line="259" w:lineRule="auto"/>
        <w:rPr>
          <w:rFonts w:cstheme="minorBidi"/>
          <w:lang w:val="nl-BE"/>
        </w:rPr>
      </w:pPr>
      <w:r w:rsidRPr="0096035B">
        <w:rPr>
          <w:rFonts w:cstheme="minorBidi"/>
          <w:color w:val="24303B"/>
          <w:lang w:val="nl-BE"/>
        </w:rPr>
        <w:t>Wat zou er volgens u moeten veranderen om het programma beter te laten werken voor mensen zoals u?</w:t>
      </w:r>
    </w:p>
    <w:p w:rsidR="00550021" w:rsidRPr="00550021" w:rsidRDefault="00550021" w:rsidP="45290D21">
      <w:pPr>
        <w:spacing w:line="259" w:lineRule="auto"/>
        <w:rPr>
          <w:ins w:id="1064" w:author="Janou De Buyser" w:date="2026-10-26T10:00:00Z"/>
          <w:rFonts w:cstheme="minorBidi"/>
          <w:b/>
          <w:bCs/>
        </w:rPr>
      </w:pPr>
      <w:ins w:id="1065" w:author="Janou De Buyser" w:date="2026-10-26T10:00:00Z">
        <w:r>
          <w:rPr>
            <w:rFonts w:cstheme="minorBidi"/>
            <w:b/>
            <w:bCs/>
            <w:color w:val="123A5F"/>
          </w:rPr>
          <w:t xml:space="preserve">Slotvragen</w:t>
        </w:r>
      </w:ins>
    </w:p>
    <w:p w:rsidR="00550021" w:rsidRPr="0096035B" w:rsidRDefault="00550021" w:rsidP="45290D21">
      <w:pPr>
        <w:numPr>
          <w:ilvl w:val="0"/>
          <w:numId w:val="25"/>
        </w:numPr>
        <w:spacing w:line="259" w:lineRule="auto"/>
        <w:rPr>
          <w:ins w:id="1066" w:author="Janou De Buyser" w:date="2026-10-26T10:00:00Z"/>
          <w:rFonts w:cstheme="minorBidi"/>
          <w:lang w:val="nl-BE"/>
        </w:rPr>
      </w:pPr>
      <w:ins w:id="1067" w:author="Janou De Buyser" w:date="2026-10-26T10:00:00Z">
        <w:r>
          <w:rPr>
            <w:rFonts w:cstheme="minorBidi"/>
            <w:color w:val="24303B"/>
            <w:lang w:val="nl-BE"/>
          </w:rPr>
          <w:t xml:space="preserve">Kan u in enkele zinnen samenvatten hoe u het PARADISE-programma ervaren heeft?</w:t>
        </w:r>
      </w:ins>
    </w:p>
    <w:p w:rsidR="00550021" w:rsidRPr="0096035B" w:rsidRDefault="00550021" w:rsidP="45290D21">
      <w:pPr>
        <w:numPr>
          <w:ilvl w:val="0"/>
          <w:numId w:val="25"/>
        </w:numPr>
        <w:spacing w:line="259" w:lineRule="auto"/>
        <w:rPr>
          <w:ins w:id="1068" w:author="Janou De Buyser" w:date="2026-10-26T10:00:00Z"/>
          <w:rFonts w:cstheme="minorBidi"/>
          <w:lang w:val="nl-BE"/>
        </w:rPr>
      </w:pPr>
      <w:ins w:id="1069" w:author="Janou De Buyser" w:date="2026-10-26T10:00:00Z">
        <w:r>
          <w:rPr>
            <w:rFonts w:cstheme="minorBidi"/>
            <w:color w:val="24303B"/>
            <w:lang w:val="nl-BE"/>
          </w:rPr>
          <w:t xml:space="preserve">Zijn er nog zaken die u belangrijk vindt om te vermelden, maar die niet aan bod kwamen?</w:t>
        </w:r>
      </w:ins>
    </w:p>
    <w:p w:rsidR="00550021" w:rsidRPr="0096035B" w:rsidRDefault="00550021" w:rsidP="45290D21">
      <w:pPr>
        <w:spacing w:line="259" w:lineRule="auto"/>
        <w:rPr>
          <w:ins w:id="1070" w:author="Janou De Buyser" w:date="2026-10-26T10:00:00Z"/>
          <w:rFonts w:cstheme="minorBidi"/>
          <w:lang w:val="nl-BE"/>
        </w:rPr>
      </w:pPr>
      <w:ins w:id="1071" w:author="Janou De Buyser" w:date="2026-10-26T10:00:00Z">
        <w:r>
          <w:rPr>
            <w:rFonts w:cstheme="minorBidi"/>
            <w:color w:val="24303B"/>
            <w:lang w:val="nl-BE"/>
          </w:rPr>
          <w:t xml:space="preserve">Bedankt voor uw tijd en uw openheid.</w:t>
        </w:r>
      </w:ins>
    </w:p>
    <w:p w:rsidR="00EA13F0" w:rsidRPr="00EA13F0" w:rsidRDefault="00EA13F0" w:rsidP="00EA13F0">
      <w:pPr>
        <w:numPr>
          <w:ilvl w:val="0"/>
          <w:numId w:val="26"/>
        </w:numPr>
        <w:tabs>
          <w:tab w:val="left" w:leader="underscore" w:pos="8505"/>
        </w:tabs>
        <w:spacing w:line="360" w:lineRule="auto"/>
        <w:rPr>
          <w:ins w:id="1072" w:author="Janou De Buyser" w:date="2026-10-26T10:00:00Z"/>
          <w:rFonts w:ascii="Calibri" w:hAnsi="Calibri" w:cs="Calibri"/>
        </w:rPr>
      </w:pPr>
      <w:ins w:id="1073" w:author="Janou De Buyser" w:date="2026-10-26T10:00:00Z">
        <w:r>
          <w:rPr>
            <w:color w:val="24303B"/>
          </w:rPr>
          <w:t xml:space="preserve">Einde interview: ______________________________</w:t>
        </w:r>
      </w:ins>
    </w:p>
    <w:p w14:paraId="36249447" w14:textId="77777777" w:rsidR="0030064B" w:rsidRDefault="0030064B">
      <w:pPr>
        <w:spacing w:line="259" w:lineRule="auto"/>
        <w:rPr>
          <w:rFonts w:cstheme="minorHAnsi"/>
          <w:b/>
          <w:bCs/>
          <w:iCs/>
          <w:color w:val="EE0000"/>
          <w:lang w:val="nl-NL"/>
        </w:rPr>
      </w:pPr>
    </w:p>
    <w:sectPr w:rsidR="0030064B">
      <w:headerReference w:type="default" r:id="rId10"/>
      <w:footerReference w:type="default" r:id="rId11"/>
      <w:pgSz w:w="12240" w:h="15840"/>
      <w:pgMar w:top="1440" w:right="1440" w:bottom="1440" w:left="1440" w:header="708" w:footer="708" w:gutter="0"/>
      <w:cols w:space="708"/>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Janou De Buyser" w:initials="JDB" w:date="2026-10-26T06:44:29Z">
    <w:p>
      <w:pPr>
        <w:pStyle w:val="CommentText"/>
      </w:pPr>
      <w:r>
        <w:rPr>
          <w:rStyle w:val="CommentReference"/>
        </w:rPr>
        <w:annotationRef/>
      </w:r>
      <w:r>
        <w:t>Het toestemmingsformulier van de patiënt (eCRF 02) spreekt van "een kort gesprek of interview"; anderhalf tot twee uur strookt daar niet mee. 45 minuten is een voorstel. De aanspreekvorm is hier gelijkgetrokken naar "u".</w:t>
      </w:r>
    </w:p>
  </w:comment>
  <w:comment w:id="1" w:author="Janou De Buyser" w:initials="JDB" w:date="2026-10-26T06:44:29Z">
    <w:p>
      <w:pPr>
        <w:pStyle w:val="CommentText"/>
      </w:pPr>
      <w:r>
        <w:rPr>
          <w:rStyle w:val="CommentReference"/>
        </w:rPr>
        <w:annotationRef/>
      </w:r>
      <w:r>
        <w:t>Nieuw blok. De gids vroeg nog niet naar de afzonderlijke onderdelen van PARADISE ("the different components" bij (k) in eCRF 39), terwijl het manuscript expliciet wil weten hoe deelnemers reageren op hun eigen draaggegevens.</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A2C9F9" w14:textId="77777777" w:rsidR="003C3E77" w:rsidRDefault="003C3E77" w:rsidP="006A0397">
      <w:pPr>
        <w:spacing w:after="0" w:line="240" w:lineRule="auto"/>
      </w:pPr>
    </w:p>
  </w:endnote>
  <w:endnote w:type="continuationSeparator" w:id="0">
    <w:p w14:paraId="189F72E4" w14:textId="77777777" w:rsidR="003C3E77" w:rsidRDefault="003C3E77" w:rsidP="006A0397">
      <w:pPr>
        <w:spacing w:after="0" w:line="240" w:lineRule="auto"/>
      </w:pPr>
    </w:p>
  </w:endnote>
  <w:endnote w:type="continuationNotice" w:id="1">
    <w:p w14:paraId="0C5EF3A3" w14:textId="77777777" w:rsidR="003C3E77" w:rsidRDefault="003C3E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37E90" w14:textId="209AF139" w:rsidR="00326C56" w:rsidRPr="0096035B" w:rsidRDefault="00326C56">
    <w:pPr>
      <w:pBdr>
        <w:top w:val="single" w:sz="6" w:space="6" w:color="C4CED8"/>
      </w:pBdr>
      <w:rPr>
        <w:lang w:val="nl-BE"/>
      </w:rPr>
    </w:pPr>
    <w:r>
      <w:rPr>
        <w:noProof/>
      </w:rPr>
      <w:drawing>
        <wp:anchor distT="0" distB="0" distL="114300" distR="114300" simplePos="0" relativeHeight="251659264" behindDoc="0" locked="0" layoutInCell="1" allowOverlap="1" wp14:anchorId="4A8142CD" wp14:editId="6CB4EA88">
          <wp:simplePos x="0" y="0"/>
          <wp:positionH relativeFrom="column">
            <wp:posOffset>5351825</wp:posOffset>
          </wp:positionH>
          <wp:positionV relativeFrom="paragraph">
            <wp:posOffset>66098</wp:posOffset>
          </wp:positionV>
          <wp:extent cx="1272540" cy="484505"/>
          <wp:effectExtent l="0" t="0" r="3810" b="0"/>
          <wp:wrapSquare wrapText="bothSides"/>
          <wp:docPr id="1206673644"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115081" name="Afbeelding 1340115081"/>
                  <pic:cNvPicPr/>
                </pic:nvPicPr>
                <pic:blipFill rotWithShape="1">
                  <a:blip r:embed="rId1">
                    <a:extLst>
                      <a:ext uri="{28A0092B-C50C-407E-A947-70E740481C1C}">
                        <a14:useLocalDpi xmlns:a14="http://schemas.microsoft.com/office/drawing/2010/main" val="0"/>
                      </a:ext>
                    </a:extLst>
                  </a:blip>
                  <a:srcRect l="8409" t="28983" b="36048"/>
                  <a:stretch>
                    <a:fillRect/>
                  </a:stretch>
                </pic:blipFill>
                <pic:spPr bwMode="auto">
                  <a:xfrm>
                    <a:off x="0" y="0"/>
                    <a:ext cx="1272540" cy="4845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96035B">
      <w:rPr>
        <w:color w:val="59636E"/>
        <w:sz w:val="16"/>
        <w:szCs w:val="16"/>
        <w:lang w:val="nl-BE"/>
      </w:rPr>
      <w:t xml:space="preserve">PARADISE-studie  ·  eCRF 41: Interviewgids </w:t>
    </w:r>
    <w:proofErr w:type="spellStart"/>
    <w:r w:rsidRPr="0096035B">
      <w:rPr>
        <w:color w:val="59636E"/>
        <w:sz w:val="16"/>
        <w:szCs w:val="16"/>
        <w:lang w:val="nl-BE"/>
      </w:rPr>
      <w:t>patiënt</w:t>
    </w:r>
    <w:proofErr w:type="spellEnd"/>
    <w:r w:rsidRPr="0096035B">
      <w:rPr>
        <w:color w:val="59636E"/>
        <w:sz w:val="16"/>
        <w:szCs w:val="16"/>
        <w:lang w:val="nl-BE"/>
      </w:rPr>
      <w:t xml:space="preserve"> ·  Versie </w:t>
    </w:r>
    <w:r w:rsidRPr="0096035B">
      <w:rPr>
        <w:i/>
        <w:iCs/>
        <w:color w:val="59636E"/>
        <w:sz w:val="16"/>
        <w:szCs w:val="16"/>
        <w:lang w:val="nl-BE"/>
      </w:rPr>
      <w:t>[ 1.0 ]</w:t>
    </w:r>
    <w:r w:rsidRPr="0096035B">
      <w:rPr>
        <w:color w:val="59636E"/>
        <w:sz w:val="16"/>
        <w:szCs w:val="16"/>
        <w:lang w:val="nl-BE"/>
      </w:rPr>
      <w:t xml:space="preserve">  ·  </w:t>
    </w:r>
    <w:r w:rsidRPr="0096035B">
      <w:rPr>
        <w:i/>
        <w:iCs/>
        <w:color w:val="59636E"/>
        <w:sz w:val="16"/>
        <w:szCs w:val="16"/>
        <w:lang w:val="nl-BE"/>
      </w:rPr>
      <w:t>[ 27/07/2026 ]</w:t>
    </w:r>
    <w:r w:rsidRPr="0096035B">
      <w:rPr>
        <w:color w:val="59636E"/>
        <w:sz w:val="16"/>
        <w:szCs w:val="16"/>
        <w:lang w:val="nl-BE"/>
      </w:rPr>
      <w:t xml:space="preserve">  ·  Pagina </w:t>
    </w:r>
    <w:r>
      <w:rPr>
        <w:color w:val="59636E"/>
        <w:sz w:val="16"/>
        <w:szCs w:val="16"/>
      </w:rPr>
      <w:fldChar w:fldCharType="begin"/>
    </w:r>
    <w:r w:rsidRPr="0096035B">
      <w:rPr>
        <w:color w:val="59636E"/>
        <w:sz w:val="16"/>
        <w:szCs w:val="16"/>
        <w:lang w:val="nl-BE"/>
      </w:rPr>
      <w:instrText>PAGE</w:instrText>
    </w:r>
    <w:r>
      <w:rPr>
        <w:color w:val="59636E"/>
        <w:sz w:val="16"/>
        <w:szCs w:val="16"/>
      </w:rPr>
      <w:fldChar w:fldCharType="separate"/>
    </w:r>
    <w:r w:rsidRPr="0096035B">
      <w:rPr>
        <w:noProof/>
        <w:color w:val="59636E"/>
        <w:sz w:val="16"/>
        <w:szCs w:val="16"/>
        <w:lang w:val="nl-BE"/>
      </w:rPr>
      <w:t>1</w:t>
    </w:r>
    <w:r>
      <w:rPr>
        <w:color w:val="59636E"/>
        <w:sz w:val="16"/>
        <w:szCs w:val="16"/>
      </w:rPr>
      <w:fldChar w:fldCharType="end"/>
    </w:r>
    <w:r w:rsidRPr="0096035B">
      <w:rPr>
        <w:color w:val="59636E"/>
        <w:sz w:val="16"/>
        <w:szCs w:val="16"/>
        <w:lang w:val="nl-BE"/>
      </w:rPr>
      <w:t xml:space="preserve"> van </w:t>
    </w:r>
    <w:r>
      <w:rPr>
        <w:color w:val="59636E"/>
        <w:sz w:val="16"/>
        <w:szCs w:val="16"/>
      </w:rPr>
      <w:fldChar w:fldCharType="begin"/>
    </w:r>
    <w:r w:rsidRPr="0096035B">
      <w:rPr>
        <w:color w:val="59636E"/>
        <w:sz w:val="16"/>
        <w:szCs w:val="16"/>
        <w:lang w:val="nl-BE"/>
      </w:rPr>
      <w:instrText>NUMPAGES</w:instrText>
    </w:r>
    <w:r>
      <w:rPr>
        <w:color w:val="59636E"/>
        <w:sz w:val="16"/>
        <w:szCs w:val="16"/>
      </w:rPr>
      <w:fldChar w:fldCharType="separate"/>
    </w:r>
    <w:r w:rsidRPr="0096035B">
      <w:rPr>
        <w:noProof/>
        <w:color w:val="59636E"/>
        <w:sz w:val="16"/>
        <w:szCs w:val="16"/>
        <w:lang w:val="nl-BE"/>
      </w:rPr>
      <w:t>2</w:t>
    </w:r>
    <w:r>
      <w:rPr>
        <w:color w:val="59636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C7C9AB" w14:textId="77777777" w:rsidR="003C3E77" w:rsidRDefault="003C3E77" w:rsidP="006A0397">
      <w:pPr>
        <w:spacing w:after="0" w:line="240" w:lineRule="auto"/>
      </w:pPr>
    </w:p>
  </w:footnote>
  <w:footnote w:type="continuationSeparator" w:id="0">
    <w:p w14:paraId="3B0A848F" w14:textId="77777777" w:rsidR="003C3E77" w:rsidRDefault="003C3E77" w:rsidP="006A0397">
      <w:pPr>
        <w:spacing w:after="0" w:line="240" w:lineRule="auto"/>
      </w:pPr>
    </w:p>
  </w:footnote>
  <w:footnote w:type="continuationNotice" w:id="1">
    <w:p w14:paraId="272C4E13" w14:textId="77777777" w:rsidR="003C3E77" w:rsidRDefault="003C3E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BE65A" w14:textId="2C7F0977" w:rsidR="00326C56" w:rsidRPr="00EC7510" w:rsidRDefault="00326C56" w:rsidP="006D21E2">
    <w:pPr>
      <w:jc w:val="right"/>
    </w:pPr>
    <w:r>
      <w:rPr>
        <w:noProof/>
      </w:rPr>
      <w:drawing>
        <wp:anchor distT="0" distB="0" distL="114300" distR="114300" simplePos="0" relativeHeight="251658240" behindDoc="1" locked="0" layoutInCell="1" allowOverlap="1" wp14:anchorId="755D2A89" wp14:editId="42F71064">
          <wp:simplePos x="0" y="0"/>
          <wp:positionH relativeFrom="margin">
            <wp:align>left</wp:align>
          </wp:positionH>
          <wp:positionV relativeFrom="paragraph">
            <wp:posOffset>-20955</wp:posOffset>
          </wp:positionV>
          <wp:extent cx="1615079" cy="720000"/>
          <wp:effectExtent l="0" t="0" r="0" b="0"/>
          <wp:wrapTight wrapText="bothSides">
            <wp:wrapPolygon edited="0">
              <wp:start x="510" y="1716"/>
              <wp:lineTo x="255" y="5719"/>
              <wp:lineTo x="764" y="20018"/>
              <wp:lineTo x="8664" y="20018"/>
              <wp:lineTo x="13250" y="18874"/>
              <wp:lineTo x="20895" y="14298"/>
              <wp:lineTo x="20895" y="9151"/>
              <wp:lineTo x="14015" y="4004"/>
              <wp:lineTo x="8664" y="1716"/>
              <wp:lineTo x="510" y="1716"/>
            </wp:wrapPolygon>
          </wp:wrapTight>
          <wp:docPr id="1820294796"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294796" name="Afbeelding 1820294796"/>
                  <pic:cNvPicPr/>
                </pic:nvPicPr>
                <pic:blipFill>
                  <a:blip r:embed="rId1">
                    <a:extLst>
                      <a:ext uri="{28A0092B-C50C-407E-A947-70E740481C1C}">
                        <a14:useLocalDpi xmlns:a14="http://schemas.microsoft.com/office/drawing/2010/main" val="0"/>
                      </a:ext>
                    </a:extLst>
                  </a:blip>
                  <a:stretch>
                    <a:fillRect/>
                  </a:stretch>
                </pic:blipFill>
                <pic:spPr>
                  <a:xfrm>
                    <a:off x="0" y="0"/>
                    <a:ext cx="1615079" cy="720000"/>
                  </a:xfrm>
                  <a:prstGeom prst="rect">
                    <a:avLst/>
                  </a:prstGeom>
                </pic:spPr>
              </pic:pic>
            </a:graphicData>
          </a:graphic>
          <wp14:sizeRelH relativeFrom="page">
            <wp14:pctWidth>0</wp14:pctWidth>
          </wp14:sizeRelH>
          <wp14:sizeRelV relativeFrom="page">
            <wp14:pctHeight>0</wp14:pctHeight>
          </wp14:sizeRelV>
        </wp:anchor>
      </w:drawing>
    </w:r>
    <w:r>
      <w:rPr>
        <w:noProof/>
      </w:rPr>
      <w:drawing>
        <wp:inline distT="0" distB="0" distL="0" distR="0" wp14:anchorId="4E8F3C53" wp14:editId="680A2799">
          <wp:extent cx="2525825" cy="720000"/>
          <wp:effectExtent l="0" t="0" r="0" b="4445"/>
          <wp:docPr id="328170997"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170997" name="Afbeelding 328170997"/>
                  <pic:cNvPicPr/>
                </pic:nvPicPr>
                <pic:blipFill>
                  <a:blip r:embed="rId2">
                    <a:extLst>
                      <a:ext uri="{28A0092B-C50C-407E-A947-70E740481C1C}">
                        <a14:useLocalDpi xmlns:a14="http://schemas.microsoft.com/office/drawing/2010/main" val="0"/>
                      </a:ext>
                    </a:extLst>
                  </a:blip>
                  <a:stretch>
                    <a:fillRect/>
                  </a:stretch>
                </pic:blipFill>
                <pic:spPr>
                  <a:xfrm>
                    <a:off x="0" y="0"/>
                    <a:ext cx="2525825" cy="7200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B0BD4"/>
    <w:multiLevelType w:val="multilevel"/>
    <w:tmpl w:val="EAB6F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65EB9"/>
    <w:multiLevelType w:val="multilevel"/>
    <w:tmpl w:val="3C5CF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FC57CA"/>
    <w:multiLevelType w:val="multilevel"/>
    <w:tmpl w:val="651C4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FB3A89"/>
    <w:multiLevelType w:val="multilevel"/>
    <w:tmpl w:val="9C726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A90A52"/>
    <w:multiLevelType w:val="multilevel"/>
    <w:tmpl w:val="5A586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320928"/>
    <w:multiLevelType w:val="multilevel"/>
    <w:tmpl w:val="CBCCD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2C0ED5"/>
    <w:multiLevelType w:val="multilevel"/>
    <w:tmpl w:val="5D54F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4D5481"/>
    <w:multiLevelType w:val="multilevel"/>
    <w:tmpl w:val="54688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8B0DDF"/>
    <w:multiLevelType w:val="multilevel"/>
    <w:tmpl w:val="B712BA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CE481C"/>
    <w:multiLevelType w:val="multilevel"/>
    <w:tmpl w:val="5D18E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3B14C7"/>
    <w:multiLevelType w:val="multilevel"/>
    <w:tmpl w:val="B866A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CD3833"/>
    <w:multiLevelType w:val="multilevel"/>
    <w:tmpl w:val="5524B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767672"/>
    <w:multiLevelType w:val="multilevel"/>
    <w:tmpl w:val="ADD43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A9709B"/>
    <w:multiLevelType w:val="multilevel"/>
    <w:tmpl w:val="9160B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B5510B"/>
    <w:multiLevelType w:val="multilevel"/>
    <w:tmpl w:val="9F586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3D1A5F"/>
    <w:multiLevelType w:val="multilevel"/>
    <w:tmpl w:val="EBCCB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0F1D87"/>
    <w:multiLevelType w:val="multilevel"/>
    <w:tmpl w:val="133A0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C71D98"/>
    <w:multiLevelType w:val="multilevel"/>
    <w:tmpl w:val="1A00F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B20408"/>
    <w:multiLevelType w:val="multilevel"/>
    <w:tmpl w:val="CC904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491E39"/>
    <w:multiLevelType w:val="multilevel"/>
    <w:tmpl w:val="57A61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AA0A9F"/>
    <w:multiLevelType w:val="multilevel"/>
    <w:tmpl w:val="2DFC6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EF6D23"/>
    <w:multiLevelType w:val="multilevel"/>
    <w:tmpl w:val="2E2CB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9A145E"/>
    <w:multiLevelType w:val="multilevel"/>
    <w:tmpl w:val="32F07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CB6C2C"/>
    <w:multiLevelType w:val="multilevel"/>
    <w:tmpl w:val="577EFE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460B71"/>
    <w:multiLevelType w:val="multilevel"/>
    <w:tmpl w:val="5568E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FF0CFE"/>
    <w:multiLevelType w:val="multilevel"/>
    <w:tmpl w:val="4CDCF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7965B3"/>
    <w:multiLevelType w:val="multilevel"/>
    <w:tmpl w:val="9B409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575627">
    <w:abstractNumId w:val="26"/>
  </w:num>
  <w:num w:numId="2" w16cid:durableId="1157959108">
    <w:abstractNumId w:val="7"/>
  </w:num>
  <w:num w:numId="3" w16cid:durableId="1655599729">
    <w:abstractNumId w:val="22"/>
  </w:num>
  <w:num w:numId="4" w16cid:durableId="768743298">
    <w:abstractNumId w:val="11"/>
  </w:num>
  <w:num w:numId="5" w16cid:durableId="1043672174">
    <w:abstractNumId w:val="24"/>
  </w:num>
  <w:num w:numId="6" w16cid:durableId="1982273230">
    <w:abstractNumId w:val="9"/>
  </w:num>
  <w:num w:numId="7" w16cid:durableId="544290088">
    <w:abstractNumId w:val="25"/>
  </w:num>
  <w:num w:numId="8" w16cid:durableId="1522165774">
    <w:abstractNumId w:val="13"/>
  </w:num>
  <w:num w:numId="9" w16cid:durableId="939802079">
    <w:abstractNumId w:val="0"/>
  </w:num>
  <w:num w:numId="10" w16cid:durableId="584262850">
    <w:abstractNumId w:val="17"/>
  </w:num>
  <w:num w:numId="11" w16cid:durableId="1267540337">
    <w:abstractNumId w:val="10"/>
  </w:num>
  <w:num w:numId="12" w16cid:durableId="398947017">
    <w:abstractNumId w:val="14"/>
  </w:num>
  <w:num w:numId="13" w16cid:durableId="444546515">
    <w:abstractNumId w:val="4"/>
  </w:num>
  <w:num w:numId="14" w16cid:durableId="808672721">
    <w:abstractNumId w:val="16"/>
  </w:num>
  <w:num w:numId="15" w16cid:durableId="2067103381">
    <w:abstractNumId w:val="5"/>
  </w:num>
  <w:num w:numId="16" w16cid:durableId="1848058996">
    <w:abstractNumId w:val="2"/>
  </w:num>
  <w:num w:numId="17" w16cid:durableId="190384006">
    <w:abstractNumId w:val="15"/>
  </w:num>
  <w:num w:numId="18" w16cid:durableId="2072799843">
    <w:abstractNumId w:val="1"/>
  </w:num>
  <w:num w:numId="19" w16cid:durableId="2110536713">
    <w:abstractNumId w:val="19"/>
  </w:num>
  <w:num w:numId="20" w16cid:durableId="559637314">
    <w:abstractNumId w:val="6"/>
  </w:num>
  <w:num w:numId="21" w16cid:durableId="477647638">
    <w:abstractNumId w:val="12"/>
  </w:num>
  <w:num w:numId="22" w16cid:durableId="405881017">
    <w:abstractNumId w:val="20"/>
  </w:num>
  <w:num w:numId="23" w16cid:durableId="967735062">
    <w:abstractNumId w:val="21"/>
  </w:num>
  <w:num w:numId="24" w16cid:durableId="183984618">
    <w:abstractNumId w:val="3"/>
  </w:num>
  <w:num w:numId="25" w16cid:durableId="1641228840">
    <w:abstractNumId w:val="18"/>
  </w:num>
  <w:num w:numId="26" w16cid:durableId="830869646">
    <w:abstractNumId w:val="8"/>
  </w:num>
  <w:num w:numId="27" w16cid:durableId="302194588">
    <w:abstractNumId w:val="23"/>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0370"/>
    <w:rsid w:val="000079A0"/>
    <w:rsid w:val="00010114"/>
    <w:rsid w:val="000176CE"/>
    <w:rsid w:val="00024F0B"/>
    <w:rsid w:val="00034765"/>
    <w:rsid w:val="00062D8B"/>
    <w:rsid w:val="0006726E"/>
    <w:rsid w:val="00081AB8"/>
    <w:rsid w:val="000A27A5"/>
    <w:rsid w:val="000A3002"/>
    <w:rsid w:val="000A46C7"/>
    <w:rsid w:val="000A504E"/>
    <w:rsid w:val="000A6B91"/>
    <w:rsid w:val="000C106B"/>
    <w:rsid w:val="000C336D"/>
    <w:rsid w:val="000C56DE"/>
    <w:rsid w:val="000D33D1"/>
    <w:rsid w:val="000E24FC"/>
    <w:rsid w:val="000E5497"/>
    <w:rsid w:val="000F0DC1"/>
    <w:rsid w:val="000F12D3"/>
    <w:rsid w:val="000F182D"/>
    <w:rsid w:val="000F6834"/>
    <w:rsid w:val="00101701"/>
    <w:rsid w:val="00104985"/>
    <w:rsid w:val="00115EB6"/>
    <w:rsid w:val="00116BBE"/>
    <w:rsid w:val="00125242"/>
    <w:rsid w:val="00125246"/>
    <w:rsid w:val="00127A21"/>
    <w:rsid w:val="00136005"/>
    <w:rsid w:val="00136149"/>
    <w:rsid w:val="00151D71"/>
    <w:rsid w:val="00152F6F"/>
    <w:rsid w:val="001702F0"/>
    <w:rsid w:val="00170FE9"/>
    <w:rsid w:val="00175720"/>
    <w:rsid w:val="00183A4C"/>
    <w:rsid w:val="001A467D"/>
    <w:rsid w:val="001B2299"/>
    <w:rsid w:val="001B7C9A"/>
    <w:rsid w:val="001C5B38"/>
    <w:rsid w:val="001C6D84"/>
    <w:rsid w:val="001D10FB"/>
    <w:rsid w:val="001D2CB5"/>
    <w:rsid w:val="001D7DE9"/>
    <w:rsid w:val="001E5ECF"/>
    <w:rsid w:val="001E734C"/>
    <w:rsid w:val="001F3A1E"/>
    <w:rsid w:val="001F4E8B"/>
    <w:rsid w:val="0020234B"/>
    <w:rsid w:val="00204F4C"/>
    <w:rsid w:val="00215735"/>
    <w:rsid w:val="00217928"/>
    <w:rsid w:val="00234B9B"/>
    <w:rsid w:val="00235281"/>
    <w:rsid w:val="00242F28"/>
    <w:rsid w:val="002431E3"/>
    <w:rsid w:val="0024435B"/>
    <w:rsid w:val="00250E2B"/>
    <w:rsid w:val="00251E34"/>
    <w:rsid w:val="00256794"/>
    <w:rsid w:val="00262417"/>
    <w:rsid w:val="00263CFD"/>
    <w:rsid w:val="002752BB"/>
    <w:rsid w:val="00283918"/>
    <w:rsid w:val="00284B16"/>
    <w:rsid w:val="0029388E"/>
    <w:rsid w:val="002B71FF"/>
    <w:rsid w:val="002C2C88"/>
    <w:rsid w:val="002C6C5C"/>
    <w:rsid w:val="002D471F"/>
    <w:rsid w:val="002D5AAD"/>
    <w:rsid w:val="002E0891"/>
    <w:rsid w:val="002E73D9"/>
    <w:rsid w:val="002F0B3B"/>
    <w:rsid w:val="002F2694"/>
    <w:rsid w:val="002F39AC"/>
    <w:rsid w:val="0030064B"/>
    <w:rsid w:val="00310D35"/>
    <w:rsid w:val="00311CE6"/>
    <w:rsid w:val="00314DC1"/>
    <w:rsid w:val="00323155"/>
    <w:rsid w:val="00325F64"/>
    <w:rsid w:val="00326C56"/>
    <w:rsid w:val="003311B1"/>
    <w:rsid w:val="00337AA6"/>
    <w:rsid w:val="003401A9"/>
    <w:rsid w:val="00340A38"/>
    <w:rsid w:val="00345331"/>
    <w:rsid w:val="003617C6"/>
    <w:rsid w:val="0036406F"/>
    <w:rsid w:val="00364D27"/>
    <w:rsid w:val="00392ADE"/>
    <w:rsid w:val="00393BA5"/>
    <w:rsid w:val="003947A8"/>
    <w:rsid w:val="003A6132"/>
    <w:rsid w:val="003B5381"/>
    <w:rsid w:val="003C3E77"/>
    <w:rsid w:val="003C710F"/>
    <w:rsid w:val="003D4C64"/>
    <w:rsid w:val="003E3D1B"/>
    <w:rsid w:val="003F5F5A"/>
    <w:rsid w:val="00406146"/>
    <w:rsid w:val="004078CA"/>
    <w:rsid w:val="00415E75"/>
    <w:rsid w:val="00423E4E"/>
    <w:rsid w:val="00436ADC"/>
    <w:rsid w:val="00444116"/>
    <w:rsid w:val="004443B2"/>
    <w:rsid w:val="00454093"/>
    <w:rsid w:val="00462615"/>
    <w:rsid w:val="00467ED3"/>
    <w:rsid w:val="004849F0"/>
    <w:rsid w:val="0049445C"/>
    <w:rsid w:val="004A1AA1"/>
    <w:rsid w:val="004B2275"/>
    <w:rsid w:val="004D22B9"/>
    <w:rsid w:val="004F4431"/>
    <w:rsid w:val="00505D9B"/>
    <w:rsid w:val="005123B6"/>
    <w:rsid w:val="00526946"/>
    <w:rsid w:val="00550021"/>
    <w:rsid w:val="0055721E"/>
    <w:rsid w:val="00565277"/>
    <w:rsid w:val="00566BAE"/>
    <w:rsid w:val="00570212"/>
    <w:rsid w:val="0057436D"/>
    <w:rsid w:val="00584BD4"/>
    <w:rsid w:val="0059024E"/>
    <w:rsid w:val="00591588"/>
    <w:rsid w:val="00596589"/>
    <w:rsid w:val="00597B2C"/>
    <w:rsid w:val="005A15F1"/>
    <w:rsid w:val="005B55F4"/>
    <w:rsid w:val="005B6B5C"/>
    <w:rsid w:val="005C4918"/>
    <w:rsid w:val="005C7776"/>
    <w:rsid w:val="005D1352"/>
    <w:rsid w:val="005D6E86"/>
    <w:rsid w:val="005E0D52"/>
    <w:rsid w:val="005E1D90"/>
    <w:rsid w:val="005E39E2"/>
    <w:rsid w:val="005E4BCC"/>
    <w:rsid w:val="005E535B"/>
    <w:rsid w:val="005F06D1"/>
    <w:rsid w:val="005F7470"/>
    <w:rsid w:val="006003C1"/>
    <w:rsid w:val="00600F99"/>
    <w:rsid w:val="00602685"/>
    <w:rsid w:val="0060557C"/>
    <w:rsid w:val="00612314"/>
    <w:rsid w:val="00623EB2"/>
    <w:rsid w:val="006344BB"/>
    <w:rsid w:val="006551E3"/>
    <w:rsid w:val="00662A03"/>
    <w:rsid w:val="00665FF7"/>
    <w:rsid w:val="006669A9"/>
    <w:rsid w:val="0066767C"/>
    <w:rsid w:val="006741F4"/>
    <w:rsid w:val="00675AAA"/>
    <w:rsid w:val="00677129"/>
    <w:rsid w:val="00677235"/>
    <w:rsid w:val="006801E0"/>
    <w:rsid w:val="00690895"/>
    <w:rsid w:val="00691123"/>
    <w:rsid w:val="00694B0D"/>
    <w:rsid w:val="006A01DC"/>
    <w:rsid w:val="006A0397"/>
    <w:rsid w:val="006A2542"/>
    <w:rsid w:val="006B35EC"/>
    <w:rsid w:val="006B3AE6"/>
    <w:rsid w:val="006B55DA"/>
    <w:rsid w:val="006B5A16"/>
    <w:rsid w:val="006C142B"/>
    <w:rsid w:val="006C5BE6"/>
    <w:rsid w:val="006D4C2B"/>
    <w:rsid w:val="006E1733"/>
    <w:rsid w:val="006E2115"/>
    <w:rsid w:val="006E24B9"/>
    <w:rsid w:val="006F1113"/>
    <w:rsid w:val="006F5D14"/>
    <w:rsid w:val="00700DD1"/>
    <w:rsid w:val="00712C4F"/>
    <w:rsid w:val="00720512"/>
    <w:rsid w:val="00721C5C"/>
    <w:rsid w:val="007271AA"/>
    <w:rsid w:val="00741E23"/>
    <w:rsid w:val="0074234E"/>
    <w:rsid w:val="00744178"/>
    <w:rsid w:val="00764B0D"/>
    <w:rsid w:val="007674FB"/>
    <w:rsid w:val="00776999"/>
    <w:rsid w:val="00777BBF"/>
    <w:rsid w:val="007803CD"/>
    <w:rsid w:val="00786205"/>
    <w:rsid w:val="00796C85"/>
    <w:rsid w:val="00797A63"/>
    <w:rsid w:val="00797B1A"/>
    <w:rsid w:val="007A5C14"/>
    <w:rsid w:val="007B4215"/>
    <w:rsid w:val="007D5365"/>
    <w:rsid w:val="007D7F48"/>
    <w:rsid w:val="007E4A21"/>
    <w:rsid w:val="007E7EA7"/>
    <w:rsid w:val="008107C5"/>
    <w:rsid w:val="00821047"/>
    <w:rsid w:val="008311C6"/>
    <w:rsid w:val="00840A0C"/>
    <w:rsid w:val="00843519"/>
    <w:rsid w:val="00874114"/>
    <w:rsid w:val="008777E0"/>
    <w:rsid w:val="00877D29"/>
    <w:rsid w:val="00890A34"/>
    <w:rsid w:val="00891F0A"/>
    <w:rsid w:val="00892322"/>
    <w:rsid w:val="0089286C"/>
    <w:rsid w:val="0089459D"/>
    <w:rsid w:val="00897E2D"/>
    <w:rsid w:val="008A01A7"/>
    <w:rsid w:val="008A138D"/>
    <w:rsid w:val="008A1DCA"/>
    <w:rsid w:val="008A4ADF"/>
    <w:rsid w:val="008A79EA"/>
    <w:rsid w:val="008B0614"/>
    <w:rsid w:val="008B168C"/>
    <w:rsid w:val="008B44C7"/>
    <w:rsid w:val="008B4F80"/>
    <w:rsid w:val="008B50B8"/>
    <w:rsid w:val="008B6CE1"/>
    <w:rsid w:val="008D7785"/>
    <w:rsid w:val="008D7DCF"/>
    <w:rsid w:val="008E0C63"/>
    <w:rsid w:val="008E259C"/>
    <w:rsid w:val="008E62A7"/>
    <w:rsid w:val="008E785D"/>
    <w:rsid w:val="008F37E6"/>
    <w:rsid w:val="008F5857"/>
    <w:rsid w:val="00911635"/>
    <w:rsid w:val="009133B0"/>
    <w:rsid w:val="009339FE"/>
    <w:rsid w:val="00933C79"/>
    <w:rsid w:val="00940214"/>
    <w:rsid w:val="009404EE"/>
    <w:rsid w:val="00943511"/>
    <w:rsid w:val="00947FB8"/>
    <w:rsid w:val="0096035B"/>
    <w:rsid w:val="00961BB6"/>
    <w:rsid w:val="0096420E"/>
    <w:rsid w:val="0097261D"/>
    <w:rsid w:val="00972CC0"/>
    <w:rsid w:val="00974238"/>
    <w:rsid w:val="00974FE2"/>
    <w:rsid w:val="00985D0E"/>
    <w:rsid w:val="009B4C7D"/>
    <w:rsid w:val="009C2EF3"/>
    <w:rsid w:val="009C5AB3"/>
    <w:rsid w:val="009D3521"/>
    <w:rsid w:val="009D59A4"/>
    <w:rsid w:val="009E4286"/>
    <w:rsid w:val="009E4DA0"/>
    <w:rsid w:val="009F2B08"/>
    <w:rsid w:val="00A03928"/>
    <w:rsid w:val="00A04774"/>
    <w:rsid w:val="00A10A7B"/>
    <w:rsid w:val="00A13636"/>
    <w:rsid w:val="00A16F17"/>
    <w:rsid w:val="00A20DD1"/>
    <w:rsid w:val="00A22915"/>
    <w:rsid w:val="00A243E5"/>
    <w:rsid w:val="00A276F3"/>
    <w:rsid w:val="00A33F88"/>
    <w:rsid w:val="00A36C03"/>
    <w:rsid w:val="00A40625"/>
    <w:rsid w:val="00A5381C"/>
    <w:rsid w:val="00A6079F"/>
    <w:rsid w:val="00A64FD9"/>
    <w:rsid w:val="00A720C9"/>
    <w:rsid w:val="00A7637E"/>
    <w:rsid w:val="00A76F5F"/>
    <w:rsid w:val="00A84B8C"/>
    <w:rsid w:val="00A97B8E"/>
    <w:rsid w:val="00AB39E7"/>
    <w:rsid w:val="00AB7A8A"/>
    <w:rsid w:val="00AC09A7"/>
    <w:rsid w:val="00AD77C5"/>
    <w:rsid w:val="00AE0E76"/>
    <w:rsid w:val="00AE5487"/>
    <w:rsid w:val="00AF10DB"/>
    <w:rsid w:val="00AF1CDE"/>
    <w:rsid w:val="00B1017C"/>
    <w:rsid w:val="00B13B71"/>
    <w:rsid w:val="00B14B7D"/>
    <w:rsid w:val="00B23BFA"/>
    <w:rsid w:val="00B24356"/>
    <w:rsid w:val="00B25FB8"/>
    <w:rsid w:val="00B27EAF"/>
    <w:rsid w:val="00B404CE"/>
    <w:rsid w:val="00B408A1"/>
    <w:rsid w:val="00B44072"/>
    <w:rsid w:val="00B512F9"/>
    <w:rsid w:val="00B55423"/>
    <w:rsid w:val="00B63DA9"/>
    <w:rsid w:val="00B726BE"/>
    <w:rsid w:val="00B72FAD"/>
    <w:rsid w:val="00B74E0B"/>
    <w:rsid w:val="00B856D3"/>
    <w:rsid w:val="00B900FB"/>
    <w:rsid w:val="00BA43B5"/>
    <w:rsid w:val="00BA46DB"/>
    <w:rsid w:val="00BC5000"/>
    <w:rsid w:val="00BC61F9"/>
    <w:rsid w:val="00BC7292"/>
    <w:rsid w:val="00BF5E02"/>
    <w:rsid w:val="00C00B7D"/>
    <w:rsid w:val="00C04C74"/>
    <w:rsid w:val="00C079CD"/>
    <w:rsid w:val="00C13EA8"/>
    <w:rsid w:val="00C1441A"/>
    <w:rsid w:val="00C360CB"/>
    <w:rsid w:val="00C408A2"/>
    <w:rsid w:val="00C45327"/>
    <w:rsid w:val="00C47EBA"/>
    <w:rsid w:val="00C50291"/>
    <w:rsid w:val="00C54291"/>
    <w:rsid w:val="00C6186E"/>
    <w:rsid w:val="00C618AC"/>
    <w:rsid w:val="00C63A13"/>
    <w:rsid w:val="00C652AB"/>
    <w:rsid w:val="00C6707E"/>
    <w:rsid w:val="00C67A22"/>
    <w:rsid w:val="00C86EF3"/>
    <w:rsid w:val="00C90BA8"/>
    <w:rsid w:val="00C9722D"/>
    <w:rsid w:val="00CA01FD"/>
    <w:rsid w:val="00CA0B65"/>
    <w:rsid w:val="00CA51CC"/>
    <w:rsid w:val="00CB1B8A"/>
    <w:rsid w:val="00CC1391"/>
    <w:rsid w:val="00CE0DBE"/>
    <w:rsid w:val="00CE1421"/>
    <w:rsid w:val="00CE4598"/>
    <w:rsid w:val="00CE4E2D"/>
    <w:rsid w:val="00CF1216"/>
    <w:rsid w:val="00D05AE6"/>
    <w:rsid w:val="00D0662D"/>
    <w:rsid w:val="00D304C5"/>
    <w:rsid w:val="00D361B0"/>
    <w:rsid w:val="00D407B1"/>
    <w:rsid w:val="00D41EBB"/>
    <w:rsid w:val="00D421CC"/>
    <w:rsid w:val="00D45383"/>
    <w:rsid w:val="00D51DEE"/>
    <w:rsid w:val="00D54988"/>
    <w:rsid w:val="00D54D71"/>
    <w:rsid w:val="00D866CA"/>
    <w:rsid w:val="00D87868"/>
    <w:rsid w:val="00DA4D65"/>
    <w:rsid w:val="00DA6A37"/>
    <w:rsid w:val="00DA7043"/>
    <w:rsid w:val="00DB0A14"/>
    <w:rsid w:val="00DB1CBF"/>
    <w:rsid w:val="00DB1EF0"/>
    <w:rsid w:val="00DC55F0"/>
    <w:rsid w:val="00DC6735"/>
    <w:rsid w:val="00DD0B15"/>
    <w:rsid w:val="00DD371C"/>
    <w:rsid w:val="00DD4CCD"/>
    <w:rsid w:val="00DD651D"/>
    <w:rsid w:val="00DE0B7C"/>
    <w:rsid w:val="00DE2742"/>
    <w:rsid w:val="00DE47C6"/>
    <w:rsid w:val="00DF1736"/>
    <w:rsid w:val="00DF25C9"/>
    <w:rsid w:val="00DF2DF4"/>
    <w:rsid w:val="00DF2FCD"/>
    <w:rsid w:val="00E0075F"/>
    <w:rsid w:val="00E03BBF"/>
    <w:rsid w:val="00E10482"/>
    <w:rsid w:val="00E14C61"/>
    <w:rsid w:val="00E23E4A"/>
    <w:rsid w:val="00E276AB"/>
    <w:rsid w:val="00E33024"/>
    <w:rsid w:val="00E4295D"/>
    <w:rsid w:val="00E44471"/>
    <w:rsid w:val="00E50E7F"/>
    <w:rsid w:val="00E63985"/>
    <w:rsid w:val="00E70C43"/>
    <w:rsid w:val="00E70D54"/>
    <w:rsid w:val="00E741D2"/>
    <w:rsid w:val="00E76697"/>
    <w:rsid w:val="00E77645"/>
    <w:rsid w:val="00E801B0"/>
    <w:rsid w:val="00E8215D"/>
    <w:rsid w:val="00E913EE"/>
    <w:rsid w:val="00E916E1"/>
    <w:rsid w:val="00E9259D"/>
    <w:rsid w:val="00EA082C"/>
    <w:rsid w:val="00EA13F0"/>
    <w:rsid w:val="00EA3D66"/>
    <w:rsid w:val="00EA551D"/>
    <w:rsid w:val="00EB34F0"/>
    <w:rsid w:val="00EB3C29"/>
    <w:rsid w:val="00EC395B"/>
    <w:rsid w:val="00EC3E89"/>
    <w:rsid w:val="00ED0892"/>
    <w:rsid w:val="00ED4D5E"/>
    <w:rsid w:val="00ED6BE0"/>
    <w:rsid w:val="00EE0370"/>
    <w:rsid w:val="00EE24A1"/>
    <w:rsid w:val="00EE2CB3"/>
    <w:rsid w:val="00EE6270"/>
    <w:rsid w:val="00EE6C9B"/>
    <w:rsid w:val="00EF1AB9"/>
    <w:rsid w:val="00EF4DB7"/>
    <w:rsid w:val="00EF5572"/>
    <w:rsid w:val="00F05B65"/>
    <w:rsid w:val="00F1091A"/>
    <w:rsid w:val="00F14AF8"/>
    <w:rsid w:val="00F258D7"/>
    <w:rsid w:val="00F26F35"/>
    <w:rsid w:val="00F27E0E"/>
    <w:rsid w:val="00F31565"/>
    <w:rsid w:val="00F3173F"/>
    <w:rsid w:val="00F43DB6"/>
    <w:rsid w:val="00F527AC"/>
    <w:rsid w:val="00F55490"/>
    <w:rsid w:val="00F57CDB"/>
    <w:rsid w:val="00F63D06"/>
    <w:rsid w:val="00F643CA"/>
    <w:rsid w:val="00F665B3"/>
    <w:rsid w:val="00F71002"/>
    <w:rsid w:val="00F76C6D"/>
    <w:rsid w:val="00F81944"/>
    <w:rsid w:val="00F87365"/>
    <w:rsid w:val="00F87CF0"/>
    <w:rsid w:val="00F93E36"/>
    <w:rsid w:val="00FA2352"/>
    <w:rsid w:val="00FB4E8E"/>
    <w:rsid w:val="00FB5DAE"/>
    <w:rsid w:val="00FC0DB3"/>
    <w:rsid w:val="00FD3D04"/>
    <w:rsid w:val="00FD7F8D"/>
    <w:rsid w:val="00FE35B0"/>
    <w:rsid w:val="00FF01A5"/>
    <w:rsid w:val="00FF55DB"/>
    <w:rsid w:val="00FF6EA8"/>
    <w:rsid w:val="22C098EF"/>
    <w:rsid w:val="2BCDE860"/>
    <w:rsid w:val="30D56DF6"/>
    <w:rsid w:val="347B65FA"/>
    <w:rsid w:val="3DFF0641"/>
    <w:rsid w:val="45290D21"/>
    <w:rsid w:val="58EF87ED"/>
    <w:rsid w:val="5DE0F1A0"/>
    <w:rsid w:val="60DDE260"/>
    <w:rsid w:val="67623DED"/>
    <w:rsid w:val="6BF8E884"/>
    <w:rsid w:val="6FDE65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773053"/>
  <w15:chartTrackingRefBased/>
  <w15:docId w15:val="{75E94E83-A8EC-4A48-BE7A-DD460C1DC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EE0370"/>
    <w:pPr>
      <w:spacing w:line="256" w:lineRule="auto"/>
    </w:pPr>
    <w:rPr>
      <w:rFonts w:ascii="Arial" w:eastAsia="Arial" w:hAnsi="Arial" w:cs="Arial"/>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alinea">
    <w:name w:val="List Paragraph"/>
    <w:basedOn w:val="Standaard"/>
    <w:uiPriority w:val="34"/>
    <w:qFormat/>
    <w:rsid w:val="00364D27"/>
    <w:pPr>
      <w:ind w:left="720"/>
      <w:contextualSpacing/>
    </w:pPr>
  </w:style>
  <w:style w:type="character" w:customStyle="1" w:styleId="CommentReference">
    <w:name w:val="Comment Reference"/>
    <w:basedOn w:val="Standaardalinea-lettertype"/>
    <w:uiPriority w:val="99"/>
    <w:semiHidden/>
    <w:unhideWhenUsed/>
    <w:rsid w:val="008A79EA"/>
    <w:rPr>
      <w:sz w:val="16"/>
      <w:szCs w:val="16"/>
    </w:rPr>
  </w:style>
  <w:style w:type="paragraph" w:customStyle="1" w:styleId="CommentText">
    <w:name w:val="Comment Text"/>
    <w:basedOn w:val="Standaard"/>
    <w:link w:val="CommentTextChar"/>
    <w:uiPriority w:val="99"/>
    <w:semiHidden/>
    <w:unhideWhenUsed/>
    <w:rsid w:val="008A79EA"/>
    <w:pPr>
      <w:spacing w:line="240" w:lineRule="auto"/>
    </w:pPr>
    <w:rPr>
      <w:sz w:val="20"/>
      <w:szCs w:val="20"/>
    </w:rPr>
  </w:style>
  <w:style w:type="character" w:customStyle="1" w:styleId="CommentTextChar">
    <w:name w:val="Comment Text Char"/>
    <w:basedOn w:val="Standaardalinea-lettertype"/>
    <w:link w:val="CommentText"/>
    <w:uiPriority w:val="99"/>
    <w:semiHidden/>
    <w:rsid w:val="008A79EA"/>
    <w:rPr>
      <w:sz w:val="20"/>
      <w:szCs w:val="20"/>
    </w:rPr>
  </w:style>
  <w:style w:type="paragraph" w:customStyle="1" w:styleId="CommentSubject">
    <w:name w:val="Comment Subject"/>
    <w:basedOn w:val="CommentText"/>
    <w:next w:val="CommentText"/>
    <w:link w:val="CommentSubjectChar"/>
    <w:uiPriority w:val="99"/>
    <w:semiHidden/>
    <w:unhideWhenUsed/>
    <w:rsid w:val="008A79EA"/>
    <w:rPr>
      <w:b/>
      <w:bCs/>
    </w:rPr>
  </w:style>
  <w:style w:type="character" w:customStyle="1" w:styleId="CommentSubjectChar">
    <w:name w:val="Comment Subject Char"/>
    <w:basedOn w:val="CommentTextChar"/>
    <w:link w:val="CommentSubject"/>
    <w:uiPriority w:val="99"/>
    <w:semiHidden/>
    <w:rsid w:val="008A79EA"/>
    <w:rPr>
      <w:b/>
      <w:bCs/>
      <w:sz w:val="20"/>
      <w:szCs w:val="20"/>
    </w:rPr>
  </w:style>
  <w:style w:type="paragraph" w:styleId="Ballontekst">
    <w:name w:val="Balloon Text"/>
    <w:basedOn w:val="Standaard"/>
    <w:link w:val="BallontekstChar"/>
    <w:uiPriority w:val="99"/>
    <w:semiHidden/>
    <w:unhideWhenUsed/>
    <w:rsid w:val="008A79EA"/>
    <w:pPr>
      <w:spacing w:after="0"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8A79EA"/>
    <w:rPr>
      <w:rFonts w:ascii="Segoe UI" w:hAnsi="Segoe UI" w:cs="Segoe UI"/>
      <w:sz w:val="18"/>
      <w:szCs w:val="18"/>
    </w:rPr>
  </w:style>
  <w:style w:type="character" w:styleId="Titelvanboek">
    <w:name w:val="Book Title"/>
    <w:basedOn w:val="Standaardalinea-lettertype"/>
    <w:uiPriority w:val="33"/>
    <w:qFormat/>
    <w:rsid w:val="00DF2FCD"/>
    <w:rPr>
      <w:b/>
      <w:bCs/>
      <w:i/>
      <w:iCs/>
      <w:spacing w:val="5"/>
    </w:rPr>
  </w:style>
  <w:style w:type="table" w:styleId="Tabelraster">
    <w:name w:val="Table Grid"/>
    <w:basedOn w:val="Standaardtabel"/>
    <w:uiPriority w:val="39"/>
    <w:rsid w:val="00DF2F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tekst">
    <w:name w:val="header"/>
    <w:basedOn w:val="Standaard"/>
    <w:link w:val="KoptekstChar"/>
    <w:uiPriority w:val="99"/>
    <w:unhideWhenUsed/>
    <w:rsid w:val="006A0397"/>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6A0397"/>
  </w:style>
  <w:style w:type="paragraph" w:styleId="Voettekst">
    <w:name w:val="footer"/>
    <w:basedOn w:val="Standaard"/>
    <w:link w:val="VoettekstChar"/>
    <w:uiPriority w:val="99"/>
    <w:unhideWhenUsed/>
    <w:rsid w:val="006A0397"/>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6A0397"/>
  </w:style>
  <w:style w:type="paragraph" w:styleId="Revisie">
    <w:name w:val="Revision"/>
    <w:hidden/>
    <w:uiPriority w:val="99"/>
    <w:semiHidden/>
    <w:rsid w:val="00D304C5"/>
    <w:pPr>
      <w:spacing w:after="0" w:line="240" w:lineRule="auto"/>
    </w:pPr>
  </w:style>
  <w:style w:type="paragraph" w:customStyle="1" w:styleId="RapportCF">
    <w:name w:val="Rapport_CF"/>
    <w:basedOn w:val="Standaard"/>
    <w:link w:val="RapportCFChar"/>
    <w:rsid w:val="00127A21"/>
    <w:pPr>
      <w:pBdr>
        <w:top w:val="single" w:sz="6" w:space="3" w:color="auto" w:shadow="1"/>
        <w:left w:val="single" w:sz="6" w:space="3" w:color="auto" w:shadow="1"/>
        <w:bottom w:val="single" w:sz="6" w:space="3" w:color="auto" w:shadow="1"/>
        <w:right w:val="single" w:sz="6" w:space="3" w:color="auto" w:shadow="1"/>
      </w:pBdr>
      <w:spacing w:before="180" w:after="0" w:line="240" w:lineRule="auto"/>
      <w:ind w:left="709"/>
    </w:pPr>
    <w:rPr>
      <w:rFonts w:ascii="Times New Roman" w:eastAsia="Times New Roman" w:hAnsi="Times New Roman" w:cs="Times New Roman"/>
      <w:szCs w:val="20"/>
      <w:lang w:val="en-GB" w:eastAsia="en-GB" w:bidi="en-GB"/>
    </w:rPr>
  </w:style>
  <w:style w:type="character" w:customStyle="1" w:styleId="RapportCFChar">
    <w:name w:val="Rapport_CF Char"/>
    <w:basedOn w:val="Standaardalinea-lettertype"/>
    <w:link w:val="RapportCF"/>
    <w:rsid w:val="00127A21"/>
    <w:rPr>
      <w:rFonts w:ascii="Times New Roman" w:eastAsia="Times New Roman" w:hAnsi="Times New Roman" w:cs="Times New Roman"/>
      <w:szCs w:val="20"/>
      <w:lang w:val="en-GB" w:eastAsia="en-GB" w:bidi="en-GB"/>
    </w:rPr>
  </w:style>
  <w:style w:type="paragraph" w:styleId="Titel">
    <w:name w:val="Title"/>
    <w:basedOn w:val="Standaard"/>
    <w:next w:val="Standaard"/>
    <w:link w:val="TitelChar"/>
    <w:uiPriority w:val="10"/>
    <w:qFormat/>
    <w:rsid w:val="00C00B7D"/>
    <w:pPr>
      <w:spacing w:after="80" w:line="240" w:lineRule="auto"/>
      <w:contextualSpacing/>
    </w:pPr>
    <w:rPr>
      <w:rFonts w:asciiTheme="majorHAnsi" w:eastAsiaTheme="majorEastAsia" w:hAnsiTheme="majorHAnsi" w:cstheme="majorBidi"/>
      <w:sz w:val="56"/>
      <w:szCs w:val="56"/>
      <w:lang w:eastAsia="ja-JP"/>
    </w:rPr>
  </w:style>
  <w:style w:type="character" w:customStyle="1" w:styleId="TitelChar">
    <w:name w:val="Titel Char"/>
    <w:basedOn w:val="Standaardalinea-lettertype"/>
    <w:link w:val="Titel"/>
    <w:uiPriority w:val="10"/>
    <w:rsid w:val="00C00B7D"/>
    <w:rPr>
      <w:rFonts w:asciiTheme="majorHAnsi" w:eastAsiaTheme="majorEastAsia" w:hAnsiTheme="majorHAnsi" w:cstheme="majorBidi"/>
      <w:sz w:val="56"/>
      <w:szCs w:val="56"/>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3795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comments" Target="comments.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1B33D7B57FFEC4BB77B5001C5B93838" ma:contentTypeVersion="6" ma:contentTypeDescription="Een nieuw document maken." ma:contentTypeScope="" ma:versionID="59579db12405a868ad0e92c5e4f74ae1">
  <xsd:schema xmlns:xsd="http://www.w3.org/2001/XMLSchema" xmlns:xs="http://www.w3.org/2001/XMLSchema" xmlns:p="http://schemas.microsoft.com/office/2006/metadata/properties" xmlns:ns2="f44e6bd5-09db-4117-8b15-adf399208dc6" targetNamespace="http://schemas.microsoft.com/office/2006/metadata/properties" ma:root="true" ma:fieldsID="98cf673e6ff17a9b7a889e3f7df574b2" ns2:_="">
    <xsd:import namespace="f44e6bd5-09db-4117-8b15-adf399208dc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4e6bd5-09db-4117-8b15-adf399208d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05EFC9A-80A0-4060-805A-C0BF3EE97351}">
  <ds:schemaRefs>
    <ds:schemaRef ds:uri="http://schemas.microsoft.com/sharepoint/v3/contenttype/forms"/>
  </ds:schemaRefs>
</ds:datastoreItem>
</file>

<file path=customXml/itemProps2.xml><?xml version="1.0" encoding="utf-8"?>
<ds:datastoreItem xmlns:ds="http://schemas.openxmlformats.org/officeDocument/2006/customXml" ds:itemID="{494D6F4D-EE22-4649-BD7E-87F6C53B27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44e6bd5-09db-4117-8b15-adf399208d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F0FF46B-EEEF-4BE9-80E5-9BB25F98B82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1164</Words>
  <Characters>6404</Characters>
  <Application>Microsoft Office Word</Application>
  <DocSecurity>0</DocSecurity>
  <Lines>53</Lines>
  <Paragraphs>15</Paragraphs>
  <ScaleCrop>false</ScaleCrop>
  <Company/>
  <LinksUpToDate>false</LinksUpToDate>
  <CharactersWithSpaces>7553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Lisa Cruycke</dc:creator>
  <cp:keywords/>
  <dc:description/>
  <cp:lastModifiedBy>Janou De Buyser</cp:lastModifiedBy>
  <cp:revision>13</cp:revision>
  <cp:lastPrinted>2024-02-14T12:04:00Z</cp:lastPrinted>
  <dcterms:created xsi:type="dcterms:W3CDTF">2026-05-17T13:54:00Z</dcterms:created>
  <dcterms:modified xsi:type="dcterms:W3CDTF">2026-07-29T13:19:00Z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0x010100F1B33D7B57FFEC4BB77B5001C5B93838</vt:lpwstr>
  </property>
  <property fmtid="{D5CDD505-2E9C-101B-9397-08002B2CF9AE}" pid="3" name="GrammarlyDocumentId">
    <vt:lpwstr>1465609ac484cd29dd8118186fe48cc88f4fedd8a836c69ff68117c8f67cafaf</vt:lpwstr>
  </property>
  <property fmtid="{D5CDD505-2E9C-101B-9397-08002B2CF9AE}" pid="4" name="MediaServiceImageTags">
    <vt:lpwstr/>
  </property>
  <property fmtid="{D5CDD505-2E9C-101B-9397-08002B2CF9AE}" pid="5" name="Order">
    <vt:r8>57100</vt:r8>
  </property>
  <property fmtid="{D5CDD505-2E9C-101B-9397-08002B2CF9AE}" pid="6" name="xd_Signature">
    <vt:bool>false</vt:bool>
  </property>
  <property fmtid="{D5CDD505-2E9C-101B-9397-08002B2CF9AE}" pid="7" name="xd_ProgID">
    <vt:lpwstr/>
  </property>
  <property fmtid="{D5CDD505-2E9C-101B-9397-08002B2CF9AE}" pid="8" name="TriggerFlowInfo">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ies>
</file>