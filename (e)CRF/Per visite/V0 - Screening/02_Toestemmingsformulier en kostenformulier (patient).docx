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9574B" w:rsidR="00A52384" w:rsidP="27B0FDDF" w:rsidRDefault="00EE0A97" w14:paraId="771E75D1" w14:textId="1BBFC21A">
      <w:pPr>
        <w:pBdr>
          <w:bottom w:val="single" w:color="FF000000" w:sz="4" w:space="1"/>
        </w:pBdr>
        <w:autoSpaceDE w:val="0"/>
        <w:autoSpaceDN w:val="0"/>
        <w:adjustRightInd w:val="0"/>
        <w:spacing w:after="120"/>
        <w:jc w:val="center"/>
        <w:rPr>
          <w:rFonts w:ascii="Arial" w:hAnsi="Arial" w:cs="Arial"/>
          <w:b w:val="1"/>
          <w:bCs w:val="1"/>
          <w:lang w:val="nl-BE"/>
        </w:rPr>
      </w:pPr>
      <w:r w:rsidRPr="27B0FDDF" w:rsidR="00EE0A97">
        <w:rPr>
          <w:rFonts w:ascii="Arial" w:hAnsi="Arial" w:cs="Arial" w:eastAsia="Arial"/>
          <w:b w:val="1"/>
          <w:bCs w:val="1"/>
          <w:color w:val="123A5F"/>
          <w:lang w:val="nl-BE"/>
        </w:rPr>
        <w:t>Informatie- en toestemmingsformulier</w:t>
      </w:r>
      <w:commentRangeStart w:id="780206270"/>
      <w:commentRangeStart w:id="1346876222"/>
      <w:commentRangeEnd w:id="780206270"/>
      <w:r>
        <w:rPr>
          <w:rStyle w:val="CommentReference"/>
          <w:rFonts w:ascii="Arial" w:hAnsi="Arial" w:eastAsia="Arial" w:cs="Arial"/>
          <w:color w:val="24303B"/>
        </w:rPr>
        <w:commentReference w:id="780206270"/>
      </w:r>
      <w:commentRangeEnd w:id="1346876222"/>
      <w:r>
        <w:rPr>
          <w:rStyle w:val="CommentReference"/>
          <w:rFonts w:ascii="Arial" w:hAnsi="Arial" w:eastAsia="Arial" w:cs="Arial"/>
          <w:color w:val="24303B"/>
        </w:rPr>
        <w:commentReference w:id="1346876222"/>
      </w:r>
    </w:p>
    <w:p w:rsidRPr="0009574B" w:rsidR="003E1D79" w:rsidP="00F17048" w:rsidRDefault="003E1D79" w14:paraId="669AD7C6" w14:textId="06FFC3E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
          <w:iCs/>
          <w:sz w:val="20"/>
          <w:szCs w:val="20"/>
          <w:lang w:val="nl-BE"/>
        </w:rPr>
      </w:pPr>
      <w:r w:rsidRPr="00002F41">
        <w:rPr>
          <w:rFonts w:ascii="Arial" w:hAnsi="Arial" w:cs="Arial" w:eastAsia="Arial"/>
          <w:b/>
          <w:bCs/>
          <w:color w:val="24303B"/>
          <w:sz w:val="20"/>
          <w:szCs w:val="20"/>
          <w:u w:val="single"/>
          <w:lang w:val="nl-BE"/>
        </w:rPr>
        <w:t>Titel van de studie</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w:t>
      </w:r>
      <w:r w:rsidRPr="0009574B" w:rsidR="00EF42E9">
        <w:rPr>
          <w:rFonts w:ascii="Arial" w:hAnsi="Arial" w:cs="Arial" w:eastAsia="Arial"/>
          <w:color w:val="24303B"/>
          <w:sz w:val="20"/>
          <w:szCs w:val="20"/>
          <w:lang w:val="nl-NL"/>
        </w:rPr>
        <w:t>Naar een druk-, therapietrouw- en educatiegestuurde zorg bij diabetische voetaandoeningen.</w:t>
      </w:r>
    </w:p>
    <w:p w:rsidR="003E1D79" w:rsidP="00F17048" w:rsidRDefault="003E1D79" w14:paraId="5D54A2B7" w14:textId="229499DE">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b/>
          <w:bCs/>
          <w:color w:val="24303B"/>
          <w:sz w:val="20"/>
          <w:szCs w:val="20"/>
          <w:u w:val="single"/>
          <w:lang w:val="nl-BE"/>
        </w:rPr>
        <w:t>Opdrachtgever</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KU Leuven (PI: Prof. Dr. Kevin Deschamps), Campus Brugge Spoorwegstraat 12, 8200 Brugge</w:t>
      </w:r>
    </w:p>
    <w:p w:rsidRPr="00002F41" w:rsidR="00002F41" w:rsidP="00002F41" w:rsidRDefault="00002F41" w14:paraId="02A88FD7"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b/>
          <w:bCs/>
          <w:sz w:val="20"/>
          <w:szCs w:val="20"/>
          <w:lang w:val="nl-BE"/>
        </w:rPr>
      </w:pPr>
      <w:r w:rsidRPr="00002F41">
        <w:rPr>
          <w:rFonts w:ascii="Arial" w:hAnsi="Arial" w:cs="Arial" w:eastAsia="Arial"/>
          <w:b/>
          <w:bCs/>
          <w:color w:val="123A5F"/>
          <w:sz w:val="20"/>
          <w:szCs w:val="20"/>
          <w:lang w:val="nl-BE"/>
        </w:rPr>
        <w:t xml:space="preserve">Onderzoeksinstelling: </w:t>
      </w:r>
    </w:p>
    <w:p w:rsidR="00002F41" w:rsidP="00002F41" w:rsidRDefault="00002F41" w14:paraId="699CDBA1"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color w:val="24303B"/>
          <w:sz w:val="20"/>
          <w:szCs w:val="20"/>
          <w:lang w:val="nl-BE"/>
        </w:rPr>
        <w:t xml:space="preserve">KU Leuven - Departement Revalidatiewetenschappen, </w:t>
      </w:r>
      <w:r w:rsidRPr="0009574B">
        <w:rPr>
          <w:rFonts w:ascii="Arial" w:hAnsi="Arial" w:cs="Arial" w:eastAsia="Arial"/>
          <w:color w:val="24303B"/>
          <w:sz w:val="20"/>
          <w:szCs w:val="20"/>
          <w:lang w:val="nl-BE"/>
        </w:rPr>
        <w:t>Spoorwegstraat 12, 8200 Brugge</w:t>
      </w:r>
    </w:p>
    <w:p w:rsidRPr="00002F41" w:rsidR="00002F41" w:rsidP="00002F41" w:rsidRDefault="00002F41" w14:paraId="370EE115" w14:textId="5B67ACA7">
      <w:pPr>
        <w:pBdr>
          <w:top w:val="single" w:color="auto" w:sz="4" w:space="1"/>
          <w:left w:val="single" w:color="auto" w:sz="4" w:space="0"/>
          <w:bottom w:val="single" w:color="auto" w:sz="4" w:space="1"/>
          <w:right w:val="single" w:color="auto" w:sz="4" w:space="4"/>
        </w:pBdr>
        <w:spacing w:after="240"/>
        <w:jc w:val="both"/>
        <w:rPr>
          <w:rFonts w:ascii="Arial" w:hAnsi="Arial" w:cs="Arial"/>
          <w:sz w:val="20"/>
          <w:szCs w:val="20"/>
          <w:lang w:val="en-US"/>
        </w:rPr>
      </w:pPr>
      <w:r w:rsidRPr="00002F41">
        <w:rPr>
          <w:rFonts w:ascii="Arial" w:hAnsi="Arial" w:cs="Arial" w:eastAsia="Arial"/>
          <w:color w:val="24303B"/>
          <w:sz w:val="20"/>
          <w:szCs w:val="20"/>
          <w:lang w:val="en-US"/>
        </w:rPr>
        <w:t>VUB – Departement Public Health, Laarbeeklaan 103, 1090 Jette</w:t>
      </w:r>
    </w:p>
    <w:p w:rsidR="00002F41" w:rsidP="00F17048" w:rsidRDefault="00002F41" w14:paraId="34C2CE14" w14:textId="208CA91F">
      <w:pPr>
        <w:pBdr>
          <w:top w:val="single" w:color="auto" w:sz="4" w:space="1"/>
          <w:left w:val="single" w:color="auto" w:sz="4" w:space="0"/>
          <w:bottom w:val="single" w:color="auto" w:sz="4" w:space="1"/>
          <w:right w:val="single" w:color="auto" w:sz="4" w:space="4"/>
        </w:pBdr>
        <w:spacing w:after="120"/>
        <w:jc w:val="both"/>
        <w:rPr>
          <w:rFonts w:ascii="Arial" w:hAnsi="Arial" w:cs="Arial"/>
          <w:b/>
          <w:bCs/>
          <w:iCs/>
          <w:sz w:val="20"/>
          <w:szCs w:val="20"/>
          <w:lang w:val="en-US"/>
        </w:rPr>
      </w:pPr>
      <w:r w:rsidRPr="00002F41">
        <w:rPr>
          <w:rFonts w:ascii="Arial" w:hAnsi="Arial" w:cs="Arial" w:eastAsia="Arial"/>
          <w:b/>
          <w:bCs/>
          <w:iCs/>
          <w:color w:val="123A5F"/>
          <w:sz w:val="20"/>
          <w:szCs w:val="20"/>
          <w:lang w:val="en-US"/>
        </w:rPr>
        <w:t xml:space="preserve">Klinische centra: </w:t>
      </w:r>
    </w:p>
    <w:p w:rsidRPr="00002F41" w:rsidR="00002F41" w:rsidP="00002F41" w:rsidRDefault="00002F41" w14:paraId="1993BCA7" w14:textId="7051DB04">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Leuven, Diabetesvoetkliniek</w:t>
      </w:r>
      <w:r w:rsidRPr="00002F41">
        <w:rPr>
          <w:rFonts w:ascii="Arial" w:hAnsi="Arial" w:cs="Arial" w:eastAsia="Arial"/>
          <w:iCs/>
          <w:color w:val="24303B"/>
          <w:sz w:val="20"/>
          <w:szCs w:val="20"/>
          <w:lang w:val="nl-NL"/>
        </w:rPr>
        <w:t xml:space="preserve">: </w:t>
      </w:r>
      <w:r w:rsidRPr="00002F41">
        <w:rPr>
          <w:rFonts w:ascii="Arial" w:hAnsi="Arial" w:cs="Arial" w:eastAsia="Arial"/>
          <w:iCs/>
          <w:color w:val="24303B"/>
          <w:sz w:val="20"/>
          <w:szCs w:val="20"/>
          <w:lang w:val="nl-NL"/>
        </w:rPr>
        <w:t>Herestraat 49, 3000 Leuven</w:t>
      </w:r>
    </w:p>
    <w:p w:rsidRPr="00002F41" w:rsidR="00002F41" w:rsidP="00002F41" w:rsidRDefault="00002F41" w14:paraId="66E329F7" w14:textId="2CDD7962">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Antwerpen, Diabetesvoetkliniek</w:t>
      </w:r>
      <w:r w:rsidRPr="00002F41">
        <w:rPr>
          <w:rFonts w:ascii="Arial" w:hAnsi="Arial" w:cs="Arial" w:eastAsia="Arial"/>
          <w:iCs/>
          <w:color w:val="24303B"/>
          <w:sz w:val="20"/>
          <w:szCs w:val="20"/>
          <w:lang w:val="nl-NL"/>
        </w:rPr>
        <w:t xml:space="preserve">: </w:t>
      </w:r>
      <w:r w:rsidRPr="00002F41">
        <w:rPr>
          <w:rFonts w:ascii="Arial" w:hAnsi="Arial" w:cs="Arial" w:eastAsia="Arial"/>
          <w:iCs/>
          <w:color w:val="24303B"/>
          <w:sz w:val="20"/>
          <w:szCs w:val="20"/>
          <w:lang w:val="nl-NL"/>
        </w:rPr>
        <w:t>Drie Eikenstraat 655</w:t>
      </w:r>
    </w:p>
    <w:p w:rsidRPr="00002F41" w:rsidR="00002F41" w:rsidP="00002F41" w:rsidRDefault="00002F41" w14:paraId="4041C580" w14:textId="3F682980">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Gent, Diabetesvoetkliniek</w:t>
      </w:r>
      <w:r w:rsidRPr="00002F41">
        <w:rPr>
          <w:rFonts w:ascii="Arial" w:hAnsi="Arial" w:cs="Arial" w:eastAsia="Arial"/>
          <w:iCs/>
          <w:color w:val="24303B"/>
          <w:sz w:val="20"/>
          <w:szCs w:val="20"/>
          <w:lang w:val="nl-NL"/>
        </w:rPr>
        <w:t xml:space="preserve">: </w:t>
      </w:r>
      <w:r w:rsidRPr="00002F41">
        <w:rPr>
          <w:rFonts w:ascii="Arial" w:hAnsi="Arial" w:cs="Arial" w:eastAsia="Arial"/>
          <w:iCs/>
          <w:color w:val="24303B"/>
          <w:sz w:val="20"/>
          <w:szCs w:val="20"/>
          <w:lang w:val="nl-NL"/>
        </w:rPr>
        <w:t>Corneel Heymanslaan 10, 9000 Gent</w:t>
      </w:r>
    </w:p>
    <w:p w:rsidRPr="00002F41" w:rsidR="00002F41" w:rsidP="00002F41" w:rsidRDefault="00002F41" w14:paraId="705D0E0E" w14:textId="0DB1FEEB">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Azorg, Diabetesvoetkliniek</w:t>
      </w:r>
      <w:r w:rsidRPr="00002F41">
        <w:rPr>
          <w:rFonts w:ascii="Arial" w:hAnsi="Arial" w:cs="Arial" w:eastAsia="Arial"/>
          <w:iCs/>
          <w:color w:val="24303B"/>
          <w:sz w:val="20"/>
          <w:szCs w:val="20"/>
          <w:lang w:val="nl-NL"/>
        </w:rPr>
        <w:t xml:space="preserve">: </w:t>
      </w:r>
      <w:r w:rsidRPr="00002F41">
        <w:rPr>
          <w:rFonts w:ascii="Arial" w:hAnsi="Arial" w:cs="Arial" w:eastAsia="Arial"/>
          <w:iCs/>
          <w:color w:val="24303B"/>
          <w:sz w:val="20"/>
          <w:szCs w:val="20"/>
          <w:lang w:val="nl-NL"/>
        </w:rPr>
        <w:t>Moorselbaan 164, 9300 Aalst</w:t>
      </w:r>
    </w:p>
    <w:p w:rsidRPr="00002F41" w:rsidR="00002F41" w:rsidP="00002F41" w:rsidRDefault="00002F41" w14:paraId="214ED9E0" w14:textId="3865C945">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AZ Sint-Jan Brugge, Diabetesvoetkliniek</w:t>
      </w:r>
      <w:r w:rsidRPr="00002F41">
        <w:rPr>
          <w:rFonts w:ascii="Arial" w:hAnsi="Arial" w:cs="Arial" w:eastAsia="Arial"/>
          <w:iCs/>
          <w:color w:val="24303B"/>
          <w:sz w:val="20"/>
          <w:szCs w:val="20"/>
          <w:lang w:val="nl-NL"/>
        </w:rPr>
        <w:t xml:space="preserve">: </w:t>
      </w:r>
      <w:r w:rsidRPr="00002F41">
        <w:rPr>
          <w:rFonts w:ascii="Arial" w:hAnsi="Arial" w:cs="Arial" w:eastAsia="Arial"/>
          <w:iCs/>
          <w:color w:val="24303B"/>
          <w:sz w:val="20"/>
          <w:szCs w:val="20"/>
          <w:lang w:val="nl-NL"/>
        </w:rPr>
        <w:t>Ruddershove 10, 8000 Brugge</w:t>
      </w:r>
    </w:p>
    <w:p w:rsidRPr="00002F41" w:rsidR="00002F41" w:rsidP="00002F41" w:rsidRDefault="00002F41" w14:paraId="151DAF1D" w14:textId="2356601A">
      <w:pPr>
        <w:pBdr>
          <w:top w:val="single" w:color="auto" w:sz="4" w:space="1"/>
          <w:left w:val="single" w:color="auto" w:sz="4" w:space="0"/>
          <w:bottom w:val="single" w:color="auto" w:sz="4" w:space="1"/>
          <w:right w:val="single" w:color="auto" w:sz="4" w:space="4"/>
        </w:pBdr>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AZ Groeninge, Diabetesvoetkliniek</w:t>
      </w:r>
      <w:r w:rsidRPr="00002F41">
        <w:rPr>
          <w:rFonts w:ascii="Arial" w:hAnsi="Arial" w:cs="Arial" w:eastAsia="Arial"/>
          <w:iCs/>
          <w:color w:val="24303B"/>
          <w:sz w:val="20"/>
          <w:szCs w:val="20"/>
          <w:lang w:val="nl-NL"/>
        </w:rPr>
        <w:t xml:space="preserve">: </w:t>
      </w:r>
      <w:r w:rsidRPr="00002F41">
        <w:rPr>
          <w:rFonts w:ascii="Arial" w:hAnsi="Arial" w:cs="Arial" w:eastAsia="Arial"/>
          <w:iCs/>
          <w:color w:val="24303B"/>
          <w:sz w:val="20"/>
          <w:szCs w:val="20"/>
          <w:lang w:val="nl-NL"/>
        </w:rPr>
        <w:t>President Kennedylaan 4, 8500 Kortrijk</w:t>
      </w:r>
    </w:p>
    <w:p w:rsidRPr="00002F41" w:rsidR="00002F41" w:rsidP="00002F41" w:rsidRDefault="003E1D79" w14:paraId="49AB1DA1" w14:textId="77777777">
      <w:pPr>
        <w:pBdr>
          <w:top w:val="single" w:color="auto" w:sz="4" w:space="1"/>
          <w:left w:val="single" w:color="auto" w:sz="4" w:space="0"/>
          <w:bottom w:val="single" w:color="auto" w:sz="4" w:space="1"/>
          <w:right w:val="single" w:color="auto" w:sz="4" w:space="4"/>
        </w:pBdr>
        <w:autoSpaceDE w:val="0"/>
        <w:autoSpaceDN w:val="0"/>
        <w:adjustRightInd w:val="0"/>
        <w:spacing w:before="120" w:after="120"/>
        <w:jc w:val="both"/>
        <w:rPr>
          <w:rFonts w:ascii="Arial" w:hAnsi="Arial" w:cs="Arial"/>
          <w:iCs/>
          <w:sz w:val="20"/>
          <w:szCs w:val="20"/>
          <w:lang w:val="nl-BE"/>
        </w:rPr>
      </w:pPr>
      <w:r w:rsidRPr="00002F41">
        <w:rPr>
          <w:rFonts w:ascii="Arial" w:hAnsi="Arial" w:cs="Arial" w:eastAsia="Arial"/>
          <w:b/>
          <w:bCs/>
          <w:color w:val="123A5F"/>
          <w:sz w:val="20"/>
          <w:szCs w:val="20"/>
          <w:lang w:val="nl-BE"/>
        </w:rPr>
        <w:t>Comité voor Medische Ethiek:</w:t>
      </w:r>
      <w:r w:rsidRPr="00002F41">
        <w:rPr>
          <w:rFonts w:ascii="Arial" w:hAnsi="Arial" w:cs="Arial" w:eastAsia="Arial"/>
          <w:i/>
          <w:color w:val="24303B"/>
          <w:sz w:val="20"/>
          <w:szCs w:val="20"/>
          <w:lang w:val="nl-BE"/>
        </w:rPr>
        <w:t xml:space="preserve"> </w:t>
      </w:r>
    </w:p>
    <w:p w:rsidR="003E1D79" w:rsidP="00F17048" w:rsidRDefault="003E1D79" w14:paraId="1719F9B6" w14:textId="72267D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sidRPr="0009574B">
        <w:rPr>
          <w:rFonts w:ascii="Arial" w:hAnsi="Arial" w:cs="Arial" w:eastAsia="Arial"/>
          <w:iCs/>
          <w:color w:val="24303B"/>
          <w:sz w:val="20"/>
          <w:szCs w:val="20"/>
          <w:lang w:val="nl-BE"/>
        </w:rPr>
        <w:t>Ethische Commissie Onderzoek UZ/KU Leuven, UZ Leuven, Herestraat 49, 3000 Leuven</w:t>
      </w:r>
    </w:p>
    <w:p w:rsidR="00002F41" w:rsidP="00F17048" w:rsidRDefault="00002F41" w14:paraId="43ABFC15" w14:textId="65576A6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UZA</w:t>
      </w:r>
    </w:p>
    <w:p w:rsidR="00002F41" w:rsidP="00F17048" w:rsidRDefault="00002F41" w14:paraId="6C9568A0" w14:textId="6036F8B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UZGent</w:t>
      </w:r>
    </w:p>
    <w:p w:rsidR="00002F41" w:rsidP="00002F41" w:rsidRDefault="00002F41" w14:paraId="74C3888A" w14:textId="781C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r>
        <w:rPr>
          <w:rFonts w:ascii="Arial" w:hAnsi="Arial" w:cs="Arial" w:eastAsia="Arial"/>
          <w:iCs/>
          <w:color w:val="24303B"/>
          <w:sz w:val="20"/>
          <w:szCs w:val="20"/>
          <w:lang w:val="nl-BE"/>
        </w:rPr>
        <w:t>Azorg</w:t>
      </w:r>
    </w:p>
    <w:p w:rsidR="00002F41" w:rsidP="00002F41" w:rsidRDefault="00002F41" w14:paraId="0C59FC90" w14:textId="0B42790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r>
        <w:rPr>
          <w:rFonts w:ascii="Arial" w:hAnsi="Arial" w:cs="Arial" w:eastAsia="Arial"/>
          <w:iCs/>
          <w:color w:val="24303B"/>
          <w:sz w:val="20"/>
          <w:szCs w:val="20"/>
          <w:lang w:val="nl-BE"/>
        </w:rPr>
        <w:t>AZ Sint-Jan</w:t>
      </w:r>
    </w:p>
    <w:p w:rsidR="00002F41" w:rsidP="00002F41" w:rsidRDefault="00002F41" w14:paraId="733ADF79" w14:textId="161E65B3">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r>
        <w:rPr>
          <w:rFonts w:ascii="Arial" w:hAnsi="Arial" w:cs="Arial" w:eastAsia="Arial"/>
          <w:iCs/>
          <w:color w:val="24303B"/>
          <w:sz w:val="20"/>
          <w:szCs w:val="20"/>
          <w:lang w:val="nl-BE"/>
        </w:rPr>
        <w:t>AZ Groeninge</w:t>
      </w:r>
    </w:p>
    <w:p w:rsidR="00002F41" w:rsidP="00002F41" w:rsidRDefault="00002F41" w14:paraId="0F93824F" w14:textId="7750456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Pr>
          <w:rFonts w:ascii="Arial" w:hAnsi="Arial" w:cs="Arial" w:eastAsia="Arial"/>
          <w:b/>
          <w:bCs/>
          <w:iCs/>
          <w:color w:val="123A5F"/>
          <w:sz w:val="20"/>
          <w:szCs w:val="20"/>
          <w:lang w:val="nl-BE"/>
        </w:rPr>
        <w:t xml:space="preserve">Coördinerende </w:t>
      </w:r>
      <w:r w:rsidRPr="00002F41">
        <w:rPr>
          <w:rFonts w:ascii="Arial" w:hAnsi="Arial" w:cs="Arial" w:eastAsia="Arial"/>
          <w:b/>
          <w:bCs/>
          <w:iCs/>
          <w:color w:val="123A5F"/>
          <w:sz w:val="20"/>
          <w:szCs w:val="20"/>
          <w:lang w:val="nl-BE"/>
        </w:rPr>
        <w:t xml:space="preserve">onderzoeker: </w:t>
      </w:r>
    </w:p>
    <w:p w:rsidR="00002F41" w:rsidP="0050702E" w:rsidRDefault="00002F41" w14:paraId="203F30FC" w14:textId="48CAD9BC">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fr-BE"/>
        </w:rPr>
      </w:pPr>
      <w:r w:rsidRPr="00002F41">
        <w:rPr>
          <w:rFonts w:ascii="Arial" w:hAnsi="Arial" w:cs="Arial" w:eastAsia="Arial"/>
          <w:iCs/>
          <w:color w:val="24303B"/>
          <w:sz w:val="20"/>
          <w:szCs w:val="20"/>
          <w:lang w:val="fr-BE"/>
        </w:rPr>
        <w:t xml:space="preserve">Prof. Kevin Deschamps, KU Leuven, </w:t>
      </w:r>
      <w:hyperlink w:history="1" r:id="rId7">
        <w:r w:rsidRPr="00AF288F">
          <w:rPr>
            <w:rStyle w:val="Hyperlink"/>
            <w:rFonts w:ascii="Arial" w:hAnsi="Arial" w:cs="Arial"/>
            <w:iCs/>
            <w:sz w:val="20"/>
            <w:szCs w:val="20"/>
            <w:lang w:val="fr-BE"/>
          </w:rPr>
          <w:t>kevin.deschamps@kuleuven.be</w:t>
        </w:r>
      </w:hyperlink>
    </w:p>
    <w:p w:rsidRPr="00002F41" w:rsidR="00002F41" w:rsidP="00002F41" w:rsidRDefault="00002F41" w14:paraId="124EE505" w14:textId="25326F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NL"/>
        </w:rPr>
      </w:pPr>
      <w:r w:rsidRPr="00002F41">
        <w:rPr>
          <w:rFonts w:ascii="Arial" w:hAnsi="Arial" w:cs="Arial" w:eastAsia="Arial"/>
          <w:b/>
          <w:bCs/>
          <w:iCs/>
          <w:color w:val="123A5F"/>
          <w:sz w:val="20"/>
          <w:szCs w:val="20"/>
          <w:lang w:val="nl-NL"/>
        </w:rPr>
        <w:t>Academische mede-onderzoekers :</w:t>
      </w:r>
    </w:p>
    <w:p w:rsidRPr="00002F41" w:rsidR="00002F41" w:rsidP="00002F41" w:rsidRDefault="00002F41" w14:paraId="787B93BA" w14:textId="4BF6D92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fr-BE"/>
        </w:rPr>
      </w:pPr>
      <w:r w:rsidRPr="00002F41">
        <w:rPr>
          <w:rFonts w:ascii="Arial" w:hAnsi="Arial" w:cs="Arial" w:eastAsia="Arial"/>
          <w:iCs/>
          <w:color w:val="24303B"/>
          <w:sz w:val="20"/>
          <w:szCs w:val="20"/>
          <w:lang w:val="fr-BE"/>
        </w:rPr>
        <w:t xml:space="preserve">Prof. </w:t>
      </w:r>
      <w:r>
        <w:rPr>
          <w:rFonts w:ascii="Arial" w:hAnsi="Arial" w:cs="Arial" w:eastAsia="Arial"/>
          <w:iCs/>
          <w:color w:val="24303B"/>
          <w:sz w:val="20"/>
          <w:szCs w:val="20"/>
          <w:lang w:val="fr-BE"/>
        </w:rPr>
        <w:t>Fabienne Dobbels</w:t>
      </w:r>
      <w:r w:rsidRPr="00002F41">
        <w:rPr>
          <w:rFonts w:ascii="Arial" w:hAnsi="Arial" w:cs="Arial" w:eastAsia="Arial"/>
          <w:iCs/>
          <w:color w:val="24303B"/>
          <w:sz w:val="20"/>
          <w:szCs w:val="20"/>
          <w:lang w:val="fr-BE"/>
        </w:rPr>
        <w:t xml:space="preserve">, KU Leuven, </w:t>
      </w:r>
      <w:hyperlink w:history="1" r:id="rId8">
        <w:r w:rsidRPr="00AF288F">
          <w:rPr>
            <w:rStyle w:val="Hyperlink"/>
            <w:rFonts w:ascii="Arial" w:hAnsi="Arial" w:cs="Arial"/>
            <w:iCs/>
            <w:sz w:val="20"/>
            <w:szCs w:val="20"/>
            <w:lang w:val="fr-BE"/>
          </w:rPr>
          <w:t>fabienne.dobbels</w:t>
        </w:r>
        <w:r w:rsidRPr="00AF288F">
          <w:rPr>
            <w:rStyle w:val="Hyperlink"/>
            <w:rFonts w:ascii="Arial" w:hAnsi="Arial" w:cs="Arial"/>
            <w:iCs/>
            <w:sz w:val="20"/>
            <w:szCs w:val="20"/>
            <w:lang w:val="fr-BE"/>
          </w:rPr>
          <w:t>@kuleuven.be</w:t>
        </w:r>
      </w:hyperlink>
    </w:p>
    <w:p w:rsidRPr="00002F41" w:rsidR="00002F41" w:rsidP="00002F41" w:rsidRDefault="00002F41" w14:paraId="37DF455A" w14:textId="368A5C93">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Prof. </w:t>
      </w:r>
      <w:r w:rsidRPr="00002F41">
        <w:rPr>
          <w:rFonts w:ascii="Arial" w:hAnsi="Arial" w:cs="Arial" w:eastAsia="Arial"/>
          <w:iCs/>
          <w:color w:val="24303B"/>
          <w:sz w:val="20"/>
          <w:szCs w:val="20"/>
          <w:lang w:val="nl-NL"/>
        </w:rPr>
        <w:t>Maaik</w:t>
      </w:r>
      <w:r>
        <w:rPr>
          <w:rFonts w:ascii="Arial" w:hAnsi="Arial" w:cs="Arial" w:eastAsia="Arial"/>
          <w:iCs/>
          <w:color w:val="24303B"/>
          <w:sz w:val="20"/>
          <w:szCs w:val="20"/>
          <w:lang w:val="nl-NL"/>
        </w:rPr>
        <w:t>e Fobelets</w:t>
      </w:r>
      <w:r w:rsidRPr="00002F41">
        <w:rPr>
          <w:rFonts w:ascii="Arial" w:hAnsi="Arial" w:cs="Arial" w:eastAsia="Arial"/>
          <w:iCs/>
          <w:color w:val="24303B"/>
          <w:sz w:val="20"/>
          <w:szCs w:val="20"/>
          <w:lang w:val="nl-NL"/>
        </w:rPr>
        <w:t xml:space="preserve">,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9">
        <w:r w:rsidRPr="00AF288F">
          <w:rPr>
            <w:rStyle w:val="Hyperlink"/>
            <w:rFonts w:ascii="Arial" w:hAnsi="Arial" w:cs="Arial"/>
            <w:iCs/>
            <w:sz w:val="20"/>
            <w:szCs w:val="20"/>
            <w:lang w:val="nl-NL"/>
          </w:rPr>
          <w:t>maaike.fobelets</w:t>
        </w:r>
        <w:r w:rsidRPr="00AF288F">
          <w:rPr>
            <w:rStyle w:val="Hyperlink"/>
            <w:rFonts w:ascii="Arial" w:hAnsi="Arial" w:cs="Arial"/>
            <w:iCs/>
            <w:sz w:val="20"/>
            <w:szCs w:val="20"/>
            <w:lang w:val="nl-NL"/>
          </w:rPr>
          <w:t>@</w:t>
        </w:r>
        <w:r w:rsidRPr="00AF288F">
          <w:rPr>
            <w:rStyle w:val="Hyperlink"/>
            <w:rFonts w:ascii="Arial" w:hAnsi="Arial" w:cs="Arial"/>
            <w:iCs/>
            <w:sz w:val="20"/>
            <w:szCs w:val="20"/>
            <w:lang w:val="nl-NL"/>
          </w:rPr>
          <w:t>vub</w:t>
        </w:r>
        <w:r w:rsidRPr="00AF288F">
          <w:rPr>
            <w:rStyle w:val="Hyperlink"/>
            <w:rFonts w:ascii="Arial" w:hAnsi="Arial" w:cs="Arial"/>
            <w:iCs/>
            <w:sz w:val="20"/>
            <w:szCs w:val="20"/>
            <w:lang w:val="nl-NL"/>
          </w:rPr>
          <w:t>.be</w:t>
        </w:r>
      </w:hyperlink>
    </w:p>
    <w:p w:rsidRPr="00002F41" w:rsidR="00002F41" w:rsidP="0050702E" w:rsidRDefault="00002F41" w14:paraId="0B744E10" w14:textId="7F4C0699">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Prof. K</w:t>
      </w:r>
      <w:r w:rsidRPr="00002F41">
        <w:rPr>
          <w:rFonts w:ascii="Arial" w:hAnsi="Arial" w:cs="Arial" w:eastAsia="Arial"/>
          <w:iCs/>
          <w:color w:val="24303B"/>
          <w:sz w:val="20"/>
          <w:szCs w:val="20"/>
          <w:lang w:val="nl-NL"/>
        </w:rPr>
        <w:t>oen Putman</w:t>
      </w:r>
      <w:r w:rsidRPr="00002F41">
        <w:rPr>
          <w:rFonts w:ascii="Arial" w:hAnsi="Arial" w:cs="Arial" w:eastAsia="Arial"/>
          <w:iCs/>
          <w:color w:val="24303B"/>
          <w:sz w:val="20"/>
          <w:szCs w:val="20"/>
          <w:lang w:val="nl-NL"/>
        </w:rPr>
        <w:t xml:space="preserve">,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10">
        <w:r w:rsidRPr="00AF288F">
          <w:rPr>
            <w:rStyle w:val="Hyperlink"/>
            <w:rFonts w:ascii="Arial" w:hAnsi="Arial" w:cs="Arial"/>
            <w:iCs/>
            <w:sz w:val="20"/>
            <w:szCs w:val="20"/>
            <w:lang w:val="nl-NL"/>
          </w:rPr>
          <w:t>k</w:t>
        </w:r>
        <w:r w:rsidRPr="00AF288F">
          <w:rPr>
            <w:rStyle w:val="Hyperlink"/>
            <w:rFonts w:ascii="Arial" w:hAnsi="Arial" w:cs="Arial"/>
            <w:iCs/>
            <w:sz w:val="20"/>
            <w:szCs w:val="20"/>
            <w:lang w:val="nl-NL"/>
          </w:rPr>
          <w:t>oen.putman</w:t>
        </w:r>
        <w:r w:rsidRPr="00AF288F">
          <w:rPr>
            <w:rStyle w:val="Hyperlink"/>
            <w:rFonts w:ascii="Arial" w:hAnsi="Arial" w:cs="Arial"/>
            <w:iCs/>
            <w:sz w:val="20"/>
            <w:szCs w:val="20"/>
            <w:lang w:val="nl-NL"/>
          </w:rPr>
          <w:t>@</w:t>
        </w:r>
        <w:r w:rsidRPr="00AF288F">
          <w:rPr>
            <w:rStyle w:val="Hyperlink"/>
            <w:rFonts w:ascii="Arial" w:hAnsi="Arial" w:cs="Arial"/>
            <w:iCs/>
            <w:sz w:val="20"/>
            <w:szCs w:val="20"/>
            <w:lang w:val="nl-NL"/>
          </w:rPr>
          <w:t>vub</w:t>
        </w:r>
        <w:r w:rsidRPr="00AF288F">
          <w:rPr>
            <w:rStyle w:val="Hyperlink"/>
            <w:rFonts w:ascii="Arial" w:hAnsi="Arial" w:cs="Arial"/>
            <w:iCs/>
            <w:sz w:val="20"/>
            <w:szCs w:val="20"/>
            <w:lang w:val="nl-NL"/>
          </w:rPr>
          <w:t>.be</w:t>
        </w:r>
      </w:hyperlink>
    </w:p>
    <w:p w:rsidRPr="00002F41" w:rsidR="00002F41" w:rsidP="00F17048" w:rsidRDefault="00002F41" w14:paraId="76697FB0" w14:textId="17992D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sidRPr="00002F41">
        <w:rPr>
          <w:rFonts w:ascii="Arial" w:hAnsi="Arial" w:cs="Arial" w:eastAsia="Arial"/>
          <w:b/>
          <w:bCs/>
          <w:iCs/>
          <w:color w:val="123A5F"/>
          <w:sz w:val="20"/>
          <w:szCs w:val="20"/>
          <w:lang w:val="nl-BE"/>
        </w:rPr>
        <w:t xml:space="preserve">Lokale artsen-onderzoekers: </w:t>
      </w:r>
    </w:p>
    <w:p w:rsidR="00002F41" w:rsidP="00F17048" w:rsidRDefault="0050702E" w14:paraId="6E90BE4E" w14:textId="6A6A44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fr-BE"/>
        </w:rPr>
      </w:pPr>
      <w:r w:rsidRPr="0050702E">
        <w:rPr>
          <w:rFonts w:ascii="Arial" w:hAnsi="Arial" w:cs="Arial" w:eastAsia="Arial"/>
          <w:iCs/>
          <w:color w:val="24303B"/>
          <w:sz w:val="20"/>
          <w:szCs w:val="20"/>
          <w:lang w:val="fr-BE"/>
        </w:rPr>
        <w:t>Prof. Giovanni Matricali, UZ L</w:t>
      </w:r>
      <w:r>
        <w:rPr>
          <w:rFonts w:ascii="Arial" w:hAnsi="Arial" w:cs="Arial" w:eastAsia="Arial"/>
          <w:iCs/>
          <w:color w:val="24303B"/>
          <w:sz w:val="20"/>
          <w:szCs w:val="20"/>
          <w:lang w:val="fr-BE"/>
        </w:rPr>
        <w:t xml:space="preserve">euven, </w:t>
      </w:r>
      <w:hyperlink w:history="1" r:id="rId11">
        <w:r w:rsidRPr="00AF288F">
          <w:rPr>
            <w:rStyle w:val="Hyperlink"/>
            <w:rFonts w:ascii="Arial" w:hAnsi="Arial" w:cs="Arial"/>
            <w:iCs/>
            <w:sz w:val="20"/>
            <w:szCs w:val="20"/>
            <w:lang w:val="fr-BE"/>
          </w:rPr>
          <w:t>giovanni.matricali@uzleuven.be</w:t>
        </w:r>
      </w:hyperlink>
    </w:p>
    <w:p w:rsidR="0050702E" w:rsidP="00F17048" w:rsidRDefault="0050702E" w14:paraId="77322BC7" w14:textId="2888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 xml:space="preserve">Prof. Caren Randon, UZGent, </w:t>
      </w:r>
      <w:hyperlink w:history="1" r:id="rId12">
        <w:r w:rsidRPr="00AF288F">
          <w:rPr>
            <w:rStyle w:val="Hyperlink"/>
            <w:rFonts w:ascii="Arial" w:hAnsi="Arial" w:cs="Arial"/>
            <w:iCs/>
            <w:sz w:val="20"/>
            <w:szCs w:val="20"/>
            <w:lang w:val="en-US"/>
          </w:rPr>
          <w:t>caren.randon@uzgent.be</w:t>
        </w:r>
      </w:hyperlink>
    </w:p>
    <w:p w:rsidR="0050702E" w:rsidP="00F17048" w:rsidRDefault="0050702E" w14:paraId="49DD3D2E" w14:textId="66F3DF5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Pr>
          <w:rFonts w:ascii="Arial" w:hAnsi="Arial" w:cs="Arial" w:eastAsia="Arial"/>
          <w:iCs/>
          <w:color w:val="24303B"/>
          <w:sz w:val="20"/>
          <w:szCs w:val="20"/>
          <w:lang w:val="en-US"/>
        </w:rPr>
        <w:t xml:space="preserve">Prof. Eveline Dirinck, UZA, </w:t>
      </w:r>
      <w:hyperlink w:history="1" r:id="rId13">
        <w:r w:rsidRPr="00AF288F">
          <w:rPr>
            <w:rStyle w:val="Hyperlink"/>
            <w:rFonts w:ascii="Arial" w:hAnsi="Arial" w:cs="Arial"/>
            <w:iCs/>
            <w:sz w:val="20"/>
            <w:szCs w:val="20"/>
            <w:lang w:val="en-US"/>
          </w:rPr>
          <w:t>Eveline.dirinck@uza.be</w:t>
        </w:r>
      </w:hyperlink>
    </w:p>
    <w:p w:rsidR="0050702E" w:rsidP="00F17048" w:rsidRDefault="0050702E" w14:paraId="2BCDCCC5" w14:textId="53CE5B39">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 xml:space="preserve">Dr. Frank Nobels, Azorg, </w:t>
      </w:r>
      <w:hyperlink w:history="1" r:id="rId14">
        <w:r w:rsidRPr="00AF288F">
          <w:rPr>
            <w:rStyle w:val="Hyperlink"/>
            <w:rFonts w:ascii="Arial" w:hAnsi="Arial" w:cs="Arial"/>
            <w:iCs/>
            <w:sz w:val="20"/>
            <w:szCs w:val="20"/>
            <w:lang w:val="nl-NL"/>
          </w:rPr>
          <w:t>frank.nobels@azorg.be</w:t>
        </w:r>
      </w:hyperlink>
    </w:p>
    <w:p w:rsidR="0050702E" w:rsidP="00F17048" w:rsidRDefault="0050702E" w14:paraId="0C96CDDA" w14:textId="18B28376">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Dr. Youri Taes, AZ S</w:t>
      </w:r>
      <w:r>
        <w:rPr>
          <w:rFonts w:ascii="Arial" w:hAnsi="Arial" w:cs="Arial" w:eastAsia="Arial"/>
          <w:iCs/>
          <w:color w:val="24303B"/>
          <w:sz w:val="20"/>
          <w:szCs w:val="20"/>
          <w:lang w:val="en-US"/>
        </w:rPr>
        <w:t xml:space="preserve">int-Jan Brugge, </w:t>
      </w:r>
      <w:hyperlink w:history="1" r:id="rId15">
        <w:r w:rsidRPr="00AF288F">
          <w:rPr>
            <w:rStyle w:val="Hyperlink"/>
            <w:rFonts w:ascii="Arial" w:hAnsi="Arial" w:cs="Arial"/>
            <w:iCs/>
            <w:sz w:val="20"/>
            <w:szCs w:val="20"/>
            <w:lang w:val="en-US"/>
          </w:rPr>
          <w:t>youri.taes@azsintjan.be</w:t>
        </w:r>
      </w:hyperlink>
    </w:p>
    <w:p w:rsidR="0050702E" w:rsidP="00F17048" w:rsidRDefault="0050702E" w14:paraId="629561E4" w14:textId="37DFC60F">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Dr. Gertjan Vereecke, AZ G</w:t>
      </w:r>
      <w:r>
        <w:rPr>
          <w:rFonts w:ascii="Arial" w:hAnsi="Arial" w:cs="Arial" w:eastAsia="Arial"/>
          <w:iCs/>
          <w:color w:val="24303B"/>
          <w:sz w:val="20"/>
          <w:szCs w:val="20"/>
          <w:lang w:val="nl-NL"/>
        </w:rPr>
        <w:t xml:space="preserve">roeninge, </w:t>
      </w:r>
      <w:hyperlink w:history="1" r:id="rId16">
        <w:r w:rsidRPr="00AF288F">
          <w:rPr>
            <w:rStyle w:val="Hyperlink"/>
            <w:rFonts w:ascii="Arial" w:hAnsi="Arial" w:cs="Arial"/>
            <w:iCs/>
            <w:sz w:val="20"/>
            <w:szCs w:val="20"/>
            <w:lang w:val="nl-NL"/>
          </w:rPr>
          <w:t>gertjan.vereecke@azgroeninge.be</w:t>
        </w:r>
      </w:hyperlink>
    </w:p>
    <w:p w:rsidR="0050702E" w:rsidP="00F17048" w:rsidRDefault="0050702E" w14:paraId="631544A7" w14:textId="7777777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p>
    <w:p w:rsidRPr="00B7571E" w:rsidR="0050702E" w:rsidP="00FA13DE" w:rsidRDefault="0050702E" w14:paraId="26A5DCA3" w14:textId="77777777">
      <w:pPr>
        <w:pStyle w:val="Heading1"/>
        <w:rPr>
          <w:rStyle w:val="Emphasis"/>
          <w:lang w:val="nl-NL"/>
        </w:rPr>
      </w:pPr>
      <w:r w:rsidRPr="00B7571E">
        <w:rPr>
          <w:rFonts w:ascii="Arial" w:hAnsi="Arial" w:eastAsia="Arial" w:cs="Arial"/>
          <w:color w:val="24303B"/>
          <w:lang w:val="nl-NL"/>
        </w:rPr>
        <w:t xml:space="preserve">Noodzakelijke informatie voor uw beslissing om deel te nemen </w:t>
      </w:r>
    </w:p>
    <w:p w:rsidRPr="00FA13DE" w:rsidR="0050702E" w:rsidP="00FA13DE" w:rsidRDefault="00FA13DE" w14:paraId="7B527D82" w14:textId="20EF6910">
      <w:pPr>
        <w:pStyle w:val="Heading3"/>
        <w:rPr>
          <w:rStyle w:val="normaltextrun"/>
          <w:sz w:val="20"/>
          <w:szCs w:val="20"/>
          <w:lang w:val="nl-NL"/>
        </w:rPr>
      </w:pPr>
      <w:r w:rsidRPr="1DF66BFB" w:rsidR="00FA13DE">
        <w:rPr>
          <w:rFonts w:ascii="Arial" w:hAnsi="Arial" w:eastAsia="Arial" w:cs="Arial"/>
          <w:color w:val="24303B"/>
          <w:lang w:val="nl-BE"/>
        </w:rPr>
        <w:t xml:space="preserve">1. </w:t>
      </w:r>
      <w:r w:rsidRPr="1DF66BFB" w:rsidR="0050702E">
        <w:rPr>
          <w:rFonts w:ascii="Arial" w:hAnsi="Arial" w:eastAsia="Arial" w:cs="Arial"/>
          <w:color w:val="24303B"/>
          <w:lang w:val="nl-BE"/>
        </w:rPr>
        <w:t>Inleiding</w:t>
      </w:r>
      <w:commentRangeStart w:id="659302709"/>
      <w:commentRangeEnd w:id="659302709"/>
      <w:r>
        <w:rPr>
          <w:rStyle w:val="CommentReference"/>
          <w:rFonts w:ascii="Arial" w:hAnsi="Arial" w:eastAsia="Arial" w:cs="Arial"/>
          <w:color w:val="24303B"/>
        </w:rPr>
        <w:commentReference w:id="659302709"/>
      </w:r>
    </w:p>
    <w:p w:rsidRPr="0009574B" w:rsidR="00EF42E9" w:rsidP="1DF66BFB" w:rsidRDefault="00EF42E9" w14:paraId="176CADC5" w14:textId="34D39DD7">
      <w:pPr>
        <w:pStyle w:val="paragraph"/>
        <w:spacing w:before="120" w:beforeAutospacing="off" w:after="0" w:afterAutospacing="off"/>
        <w:jc w:val="both"/>
        <w:textAlignment w:val="baseline"/>
        <w:rPr>
          <w:rFonts w:ascii="Arial" w:hAnsi="Arial" w:cs="Arial"/>
          <w:sz w:val="20"/>
          <w:szCs w:val="20"/>
          <w:lang w:val="en-US"/>
        </w:rPr>
      </w:pPr>
      <w:r w:rsidRPr="1DF66BFB" w:rsidR="00EF42E9">
        <w:rPr>
          <w:rFonts w:ascii="Arial" w:hAnsi="Arial" w:cs="Arial" w:eastAsia="Arial"/>
          <w:color w:val="24303B"/>
          <w:sz w:val="20"/>
          <w:szCs w:val="20"/>
          <w:lang w:val="en-US"/>
        </w:rPr>
        <w:t>U wordt uitgenodigd om deel te nemen aan een wetenschappelijk onderzoek bij mensen met diabetes die een verhoogd risico hebben op voetproblemen. Voordat u beslist om al dan niet deel te nemen, is het belangrijk dat u goed begrijpt wat deze studie inhoudt. Daarom vragen wij u om deze informatie aandachtig door te lezen. Indien u vragen heeft, kan u steeds terecht bij de onderzoeker. Uw toestemming om deel te nemen wordt pas gevraagd nadat u voldoende geïnformeerd bent. Dit noemen we een geïnformeerde toestemming.</w:t>
      </w:r>
      <w:r w:rsidRPr="1DF66BFB" w:rsidR="0084605D">
        <w:rPr>
          <w:rFonts w:ascii="Arial" w:hAnsi="Arial" w:cs="Arial" w:eastAsia="Arial"/>
          <w:color w:val="24303B"/>
          <w:sz w:val="20"/>
          <w:szCs w:val="20"/>
          <w:lang w:val="en-US"/>
        </w:rPr>
        <w:t xml:space="preserve"> </w:t>
      </w:r>
    </w:p>
    <w:p w:rsidRPr="0009574B" w:rsidR="00EF42E9" w:rsidP="1DF66BFB" w:rsidRDefault="00EF42E9" w14:paraId="1F7B17A2" w14:textId="1E725874">
      <w:pPr>
        <w:pStyle w:val="paragraph"/>
        <w:spacing w:before="0" w:beforeAutospacing="off" w:after="0" w:afterAutospacing="off"/>
        <w:jc w:val="both"/>
        <w:textAlignment w:val="baseline"/>
        <w:rPr>
          <w:rFonts w:ascii="Arial" w:hAnsi="Arial" w:cs="Arial"/>
          <w:sz w:val="20"/>
          <w:szCs w:val="20"/>
          <w:lang w:val="en-US"/>
        </w:rPr>
      </w:pPr>
      <w:r w:rsidRPr="1DF66BFB" w:rsidR="00EF42E9">
        <w:rPr>
          <w:rFonts w:ascii="Arial" w:hAnsi="Arial" w:cs="Arial" w:eastAsia="Arial"/>
          <w:color w:val="24303B"/>
          <w:sz w:val="20"/>
          <w:szCs w:val="20"/>
          <w:lang w:val="en-US"/>
        </w:rPr>
        <w:t xml:space="preserve">Deze studie wordt georganiseerd door de KU Leuven en uitgevoerd in samenwerking met meerdere </w:t>
      </w:r>
      <w:r w:rsidRPr="1DF66BFB" w:rsidR="0050702E">
        <w:rPr>
          <w:rFonts w:ascii="Arial" w:hAnsi="Arial" w:cs="Arial" w:eastAsia="Arial"/>
          <w:color w:val="24303B"/>
          <w:sz w:val="20"/>
          <w:szCs w:val="20"/>
          <w:lang w:val="en-US"/>
        </w:rPr>
        <w:t>mulitidisciplinaire diabetesvoetklinieken</w:t>
      </w:r>
      <w:r w:rsidRPr="1DF66BFB" w:rsidR="00EF42E9">
        <w:rPr>
          <w:rFonts w:ascii="Arial" w:hAnsi="Arial" w:cs="Arial" w:eastAsia="Arial"/>
          <w:color w:val="24303B"/>
          <w:sz w:val="20"/>
          <w:szCs w:val="20"/>
          <w:lang w:val="en-US"/>
        </w:rPr>
        <w:t xml:space="preserve"> in België. De hoofdonderzoeker van de studie is Prof. Dr. Kevin Deschamps. De lokale uitvoering gebeurt onder verantwoordelijkheid van de onderzoeker in uw ziekenhuis.</w:t>
      </w:r>
    </w:p>
    <w:p w:rsidRPr="0009574B" w:rsidR="005D79B1" w:rsidP="005D79B1" w:rsidRDefault="005D79B1" w14:paraId="7D6F9139"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19EA53E6" w:rsidRDefault="005D79B1" w14:paraId="3C2344CC" w14:textId="2BFB18B8">
      <w:pPr>
        <w:pStyle w:val="paragraph"/>
        <w:spacing w:before="0" w:beforeAutospacing="off" w:after="0" w:afterAutospacing="off"/>
        <w:jc w:val="both"/>
        <w:textAlignment w:val="baseline"/>
        <w:rPr>
          <w:del w:author="Janou De Buyser" w:date="2026-07-22T08:08:51.906Z" w16du:dateUtc="2026-07-22T08:08:51.906Z" w:id="2075984978"/>
          <w:rStyle w:val="normaltextrun"/>
          <w:rFonts w:ascii="Arial" w:hAnsi="Arial" w:cs="Arial"/>
          <w:sz w:val="20"/>
          <w:szCs w:val="20"/>
        </w:rPr>
      </w:pPr>
      <w:del w:author="Janou De Buyser" w:date="2026-07-22T08:08:51.906Z" w16du:dateUtc="2026-07-22T08:08:51.906Z" w:id="745031610">
        <w:r w:rsidRPr="19EA53E6" w:rsidDel="23F04E12">
          <w:rPr>
            <w:rFonts w:ascii="Arial" w:hAnsi="Arial" w:cs="Arial"/>
            <w:sz w:val="20"/>
            <w:szCs w:val="20"/>
          </w:rPr>
          <w:delText xml:space="preserve">Dit document bestaat uit </w:delText>
        </w:r>
        <w:r w:rsidRPr="19EA53E6" w:rsidDel="54AFA50D">
          <w:rPr>
            <w:rFonts w:ascii="Arial" w:hAnsi="Arial" w:cs="Arial"/>
            <w:sz w:val="20"/>
            <w:szCs w:val="20"/>
          </w:rPr>
          <w:delText>3</w:delText>
        </w:r>
        <w:r w:rsidRPr="19EA53E6" w:rsidDel="23F04E12">
          <w:rPr>
            <w:rFonts w:ascii="Arial" w:hAnsi="Arial" w:cs="Arial"/>
            <w:sz w:val="20"/>
            <w:szCs w:val="20"/>
          </w:rPr>
          <w:delText xml:space="preserve"> delen</w:delText>
        </w:r>
        <w:r w:rsidRPr="19EA53E6" w:rsidDel="23F04E12">
          <w:rPr>
            <w:rStyle w:val="normaltextrun"/>
            <w:rFonts w:ascii="Arial" w:hAnsi="Arial" w:cs="Arial"/>
            <w:sz w:val="20"/>
            <w:szCs w:val="20"/>
          </w:rPr>
          <w:delText>:</w:delText>
        </w:r>
      </w:del>
    </w:p>
    <w:p w:rsidRPr="0009574B" w:rsidR="005D79B1" w:rsidP="19EA53E6" w:rsidRDefault="005D79B1" w14:paraId="30132126" w14:textId="77777777">
      <w:pPr>
        <w:pStyle w:val="paragraph"/>
        <w:spacing w:before="0" w:beforeAutospacing="off" w:after="0" w:afterAutospacing="off"/>
        <w:jc w:val="both"/>
        <w:textAlignment w:val="baseline"/>
        <w:rPr>
          <w:del w:author="Janou De Buyser" w:date="2026-07-22T08:08:51.906Z" w16du:dateUtc="2026-07-22T08:08:51.906Z" w:id="767868113"/>
          <w:rStyle w:val="normaltextrun"/>
          <w:rFonts w:ascii="Arial" w:hAnsi="Arial" w:cs="Arial"/>
          <w:sz w:val="20"/>
          <w:szCs w:val="20"/>
        </w:rPr>
      </w:pPr>
    </w:p>
    <w:p w:rsidRPr="0009574B" w:rsidR="005D79B1" w:rsidP="19EA53E6" w:rsidRDefault="005D79B1" w14:paraId="68EB7CE1" w14:textId="77777777">
      <w:pPr>
        <w:pStyle w:val="paragraph"/>
        <w:numPr>
          <w:ilvl w:val="0"/>
          <w:numId w:val="11"/>
        </w:numPr>
        <w:spacing w:before="0" w:beforeAutospacing="off" w:after="0" w:afterAutospacing="off"/>
        <w:ind w:left="0" w:hanging="0"/>
        <w:jc w:val="both"/>
        <w:textAlignment w:val="baseline"/>
        <w:rPr>
          <w:del w:author="Janou De Buyser" w:date="2026-07-22T08:08:51.906Z" w16du:dateUtc="2026-07-22T08:08:51.906Z" w:id="987751549"/>
          <w:rStyle w:val="normaltextrun"/>
          <w:rFonts w:ascii="Arial" w:hAnsi="Arial" w:cs="Arial"/>
          <w:sz w:val="20"/>
          <w:szCs w:val="20"/>
        </w:rPr>
      </w:pPr>
      <w:del w:author="Janou De Buyser" w:date="2026-07-22T08:08:51.906Z" w16du:dateUtc="2026-07-22T08:08:51.906Z" w:id="536878154">
        <w:r w:rsidRPr="19EA53E6" w:rsidDel="23F04E12">
          <w:rPr>
            <w:rStyle w:val="normaltextrun"/>
            <w:rFonts w:ascii="Arial" w:hAnsi="Arial" w:cs="Arial"/>
            <w:sz w:val="20"/>
            <w:szCs w:val="20"/>
          </w:rPr>
          <w:delText xml:space="preserve">Essentiële informatie die u nodig heeft voor het nemen van uw beslissing </w:delText>
        </w:r>
      </w:del>
    </w:p>
    <w:p w:rsidRPr="0009574B" w:rsidR="005D79B1" w:rsidP="19EA53E6" w:rsidRDefault="005D79B1" w14:paraId="2D22A7EB" w14:textId="77777777">
      <w:pPr>
        <w:pStyle w:val="paragraph"/>
        <w:numPr>
          <w:ilvl w:val="0"/>
          <w:numId w:val="11"/>
        </w:numPr>
        <w:spacing w:before="0" w:beforeAutospacing="off" w:after="0" w:afterAutospacing="off"/>
        <w:jc w:val="both"/>
        <w:textAlignment w:val="baseline"/>
        <w:rPr>
          <w:del w:author="Janou De Buyser" w:date="2026-07-22T08:08:51.905Z" w16du:dateUtc="2026-07-22T08:08:51.905Z" w:id="1194699665"/>
          <w:rStyle w:val="normaltextrun"/>
          <w:rFonts w:ascii="Arial" w:hAnsi="Arial" w:cs="Arial"/>
          <w:sz w:val="20"/>
          <w:szCs w:val="20"/>
        </w:rPr>
      </w:pPr>
      <w:del w:author="Janou De Buyser" w:date="2026-07-22T08:08:51.906Z" w16du:dateUtc="2026-07-22T08:08:51.906Z" w:id="201062827">
        <w:r w:rsidRPr="19EA53E6" w:rsidDel="23F04E12">
          <w:rPr>
            <w:rStyle w:val="normaltextrun"/>
            <w:rFonts w:ascii="Arial" w:hAnsi="Arial" w:cs="Arial"/>
            <w:sz w:val="20"/>
            <w:szCs w:val="20"/>
          </w:rPr>
          <w:delText>Uw schriftelijke toestemming</w:delText>
        </w:r>
      </w:del>
    </w:p>
    <w:p w:rsidR="54AFA50D" w:rsidP="19EA53E6" w:rsidRDefault="54AFA50D" w14:paraId="61E4B5CE" w14:textId="7EE6FE0D">
      <w:pPr>
        <w:pStyle w:val="paragraph"/>
        <w:spacing w:before="240" w:beforeAutospacing="off" w:after="240" w:afterAutospacing="off"/>
        <w:rPr>
          <w:ins w:author="Janou De Buyser" w:date="2026-07-22T08:09:59.3Z" w16du:dateUtc="2026-07-22T08:09:59.3Z" w:id="333144967"/>
          <w:b w:val="1"/>
          <w:bCs w:val="1"/>
          <w:noProof w:val="0"/>
          <w:lang w:val="nl-BE"/>
        </w:rPr>
        <w:pPrChange w:author="Janou De Buyser" w:date="2026-07-22T08:09:25.362Z">
          <w:pPr>
            <w:pStyle w:val="paragraph"/>
            <w:numPr>
              <w:ilvl w:val="0"/>
              <w:numId w:val="11"/>
            </w:numPr>
            <w:spacing w:before="0" w:beforeAutospacing="off" w:after="0" w:afterAutospacing="off"/>
            <w:jc w:val="both"/>
          </w:pPr>
        </w:pPrChange>
      </w:pPr>
      <w:del w:author="Janou De Buyser" w:date="2026-07-22T08:08:51.905Z" w16du:dateUtc="2026-07-22T08:08:51.905Z" w:id="2075091661">
        <w:r w:rsidRPr="19EA53E6" w:rsidDel="54AFA50D">
          <w:rPr>
            <w:rStyle w:val="normaltextrun"/>
            <w:rFonts w:ascii="Arial" w:hAnsi="Arial" w:cs="Arial"/>
            <w:sz w:val="20"/>
            <w:szCs w:val="20"/>
          </w:rPr>
          <w:delText>Een kostenformulier</w:delText>
        </w:r>
      </w:del>
      <w:commentRangeStart w:id="644415837"/>
      <w:commentRangeStart w:id="1227823594"/>
      <w:commentRangeEnd w:id="644415837"/>
      <w:r>
        <w:rPr>
          <w:rStyle w:val="CommentReference"/>
          <w:rFonts w:ascii="Arial" w:hAnsi="Arial" w:eastAsia="Arial" w:cs="Arial"/>
          <w:color w:val="24303B"/>
        </w:rPr>
        <w:commentReference w:id="644415837"/>
      </w:r>
      <w:commentRangeEnd w:id="1227823594"/>
      <w:r>
        <w:rPr>
          <w:rStyle w:val="CommentReference"/>
          <w:rFonts w:ascii="Arial" w:hAnsi="Arial" w:eastAsia="Arial" w:cs="Arial"/>
          <w:color w:val="24303B"/>
        </w:rPr>
        <w:commentReference w:id="1227823594"/>
      </w:r>
      <w:ins w:author="Janou De Buyser" w:date="2026-07-22T08:09:59.3Z" w16du:dateUtc="2026-07-22T08:09:59.3Z" w:id="1473767673">
        <w:r w:rsidRPr="19EA53E6" w:rsidR="26D13C56">
          <w:rPr>
            <w:b w:val="1"/>
            <w:bCs w:val="1"/>
            <w:noProof w:val="0"/>
            <w:lang w:val="nl-BE"/>
          </w:rPr>
          <w:t xml:space="preserve"> Essentiële informatie die u nodig heeft voor het nemen van uw beslissing:</w:t>
        </w:r>
      </w:ins>
    </w:p>
    <w:p w:rsidR="26D13C56" w:rsidP="19EA53E6" w:rsidRDefault="26D13C56" w14:paraId="3C244ED1" w14:textId="5645135F">
      <w:pPr>
        <w:pStyle w:val="ListParagraph"/>
        <w:numPr>
          <w:ilvl w:val="0"/>
          <w:numId w:val="42"/>
        </w:numPr>
        <w:spacing w:before="0" w:beforeAutospacing="off" w:after="0" w:afterAutospacing="off"/>
        <w:rPr>
          <w:ins w:author="Janou De Buyser" w:date="2026-07-22T08:09:59.3Z" w16du:dateUtc="2026-07-22T08:09:59.3Z" w:id="1246802331"/>
          <w:noProof w:val="0"/>
          <w:lang w:val="nl-BE"/>
        </w:rPr>
        <w:pPrChange w:author="Janou De Buyser" w:date="2026-07-22T08:09:59.287Z">
          <w:pPr/>
        </w:pPrChange>
      </w:pPr>
      <w:ins w:author="Janou De Buyser" w:date="2026-07-22T08:09:59.3Z" w16du:dateUtc="2026-07-22T08:09:59.3Z" w:id="1616462895">
        <w:r w:rsidRPr="19EA53E6" w:rsidR="26D13C56">
          <w:rPr>
            <w:noProof w:val="0"/>
            <w:lang w:val="nl-BE"/>
          </w:rPr>
          <w:t xml:space="preserve">De informatiebrief voor de deelnemer </w:t>
        </w:r>
      </w:ins>
    </w:p>
    <w:p w:rsidR="26D13C56" w:rsidP="19EA53E6" w:rsidRDefault="26D13C56" w14:paraId="338F49B2" w14:textId="5F0629CA">
      <w:pPr>
        <w:pStyle w:val="ListParagraph"/>
        <w:numPr>
          <w:ilvl w:val="0"/>
          <w:numId w:val="42"/>
        </w:numPr>
        <w:spacing w:before="0" w:beforeAutospacing="off" w:after="0" w:afterAutospacing="off"/>
        <w:rPr>
          <w:ins w:author="Janou De Buyser" w:date="2026-07-22T08:10:46.149Z" w16du:dateUtc="2026-07-22T08:10:46.149Z" w:id="731556158"/>
          <w:b w:val="1"/>
          <w:bCs w:val="1"/>
          <w:noProof w:val="0"/>
          <w:lang w:val="nl-BE"/>
        </w:rPr>
        <w:pPrChange w:author="Janou De Buyser" w:date="2026-07-22T08:09:59.291Z">
          <w:pPr/>
        </w:pPrChange>
      </w:pPr>
      <w:ins w:author="Janou De Buyser" w:date="2026-07-22T08:09:59.3Z" w16du:dateUtc="2026-07-22T08:09:59.3Z" w:id="1652195993">
        <w:r w:rsidRPr="19EA53E6" w:rsidR="26D13C56">
          <w:rPr>
            <w:noProof w:val="0"/>
            <w:lang w:val="nl-BE"/>
          </w:rPr>
          <w:t>Het formulier voor schriftelijke geïnformeerde toestemming</w:t>
        </w:r>
      </w:ins>
      <w:ins w:author="Janou De Buyser" w:date="2026-07-22T08:10:39.067Z" w16du:dateUtc="2026-07-22T08:10:39.067Z" w:id="384407105">
        <w:r w:rsidRPr="19EA53E6" w:rsidR="26D13C56">
          <w:rPr>
            <w:noProof w:val="0"/>
            <w:lang w:val="nl-BE"/>
          </w:rPr>
          <w:t>.</w:t>
        </w:r>
        <w:r>
          <w:br/>
        </w:r>
        <w:r>
          <w:br/>
        </w:r>
      </w:ins>
      <w:ins w:author="Janou De Buyser" w:date="2026-07-22T08:09:59.3Z" w16du:dateUtc="2026-07-22T08:09:59.3Z" w:id="513292424">
        <w:r w:rsidRPr="19EA53E6" w:rsidR="26D13C56">
          <w:rPr>
            <w:b w:val="1"/>
            <w:bCs w:val="1"/>
            <w:noProof w:val="0"/>
            <w:lang w:val="nl-BE"/>
          </w:rPr>
          <w:t>Na het geven van uw toestemming voor deelname ontvangt u:</w:t>
        </w:r>
      </w:ins>
      <w:ins w:author="Janou De Buyser" w:date="2026-07-22T08:10:44.011Z" w16du:dateUtc="2026-07-22T08:10:44.011Z" w:id="862125142">
        <w:r>
          <w:br/>
        </w:r>
      </w:ins>
    </w:p>
    <w:p w:rsidR="19EA53E6" w:rsidP="19EA53E6" w:rsidRDefault="19EA53E6" w14:paraId="597570FD" w14:textId="179618DA">
      <w:pPr>
        <w:pStyle w:val="ListParagraph"/>
        <w:spacing w:before="0" w:beforeAutospacing="off" w:after="0" w:afterAutospacing="off"/>
        <w:ind w:left="720"/>
        <w:rPr>
          <w:ins w:author="Janou De Buyser" w:date="2026-07-22T08:09:59.3Z" w16du:dateUtc="2026-07-22T08:09:59.3Z" w:id="285182072"/>
          <w:b w:val="1"/>
          <w:bCs w:val="1"/>
          <w:noProof w:val="0"/>
          <w:lang w:val="nl-BE"/>
        </w:rPr>
        <w:pPrChange w:author="Janou De Buyser" w:date="2026-07-22T08:10:47.441Z">
          <w:pPr/>
        </w:pPrChange>
      </w:pPr>
    </w:p>
    <w:p w:rsidR="26D13C56" w:rsidP="19EA53E6" w:rsidRDefault="26D13C56" w14:paraId="2433ADA0" w14:textId="4595DDBB">
      <w:pPr>
        <w:pStyle w:val="ListParagraph"/>
        <w:numPr>
          <w:ilvl w:val="0"/>
          <w:numId w:val="43"/>
        </w:numPr>
        <w:spacing w:before="0" w:beforeAutospacing="off" w:after="0" w:afterAutospacing="off"/>
        <w:rPr>
          <w:ins w:author="Janou De Buyser" w:date="2026-07-22T08:09:59.301Z" w16du:dateUtc="2026-07-22T08:09:59.301Z" w:id="1756297398"/>
          <w:noProof w:val="0"/>
          <w:lang w:val="nl-BE"/>
        </w:rPr>
        <w:pPrChange w:author="Janou De Buyser" w:date="2026-07-22T08:09:59.298Z">
          <w:pPr/>
        </w:pPrChange>
      </w:pPr>
      <w:ins w:author="Janou De Buyser" w:date="2026-07-22T08:09:59.301Z" w16du:dateUtc="2026-07-22T08:09:59.301Z" w:id="1143075527">
        <w:r w:rsidRPr="19EA53E6" w:rsidR="26D13C56">
          <w:rPr>
            <w:noProof w:val="0"/>
            <w:lang w:val="nl-BE"/>
          </w:rPr>
          <w:t>Een formulier voor de terugbetaling van eventuele gemaakte kosten (bijvoorbeeld verplaatsingskosten).</w:t>
        </w:r>
      </w:ins>
    </w:p>
    <w:p w:rsidR="19EA53E6" w:rsidP="19EA53E6" w:rsidRDefault="19EA53E6" w14:paraId="3BCD2E3E" w14:textId="0D950EF7">
      <w:pPr>
        <w:pStyle w:val="paragraph"/>
        <w:spacing w:before="0" w:beforeAutospacing="off" w:after="0" w:afterAutospacing="off"/>
        <w:ind w:left="709"/>
        <w:jc w:val="both"/>
        <w:rPr>
          <w:rStyle w:val="normaltextrun"/>
          <w:rFonts w:ascii="Arial" w:hAnsi="Arial" w:cs="Arial"/>
          <w:sz w:val="20"/>
          <w:szCs w:val="20"/>
        </w:rPr>
      </w:pPr>
    </w:p>
    <w:p w:rsidRPr="0009574B" w:rsidR="005D79B1" w:rsidP="005D79B1" w:rsidRDefault="005D79B1" w14:paraId="3BB99EFD"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95174F" w14:paraId="5B152B79"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Eens u beslist heeft om deel te nemen aan de studie zal men u vragen om het toestemmingsformulier achteraan deze bundel te ondertekenen.</w:t>
      </w:r>
    </w:p>
    <w:p w:rsidRPr="00FA13DE" w:rsidR="00BB1353" w:rsidP="00FA13DE" w:rsidRDefault="00FA13DE" w14:paraId="47D8981C" w14:textId="49CDD5B8">
      <w:pPr>
        <w:pStyle w:val="Heading3"/>
        <w:rPr>
          <w:lang w:val="nl-NL"/>
        </w:rPr>
      </w:pPr>
      <w:r w:rsidRPr="00FA13DE">
        <w:rPr>
          <w:rStyle w:val="normaltextrun"/>
          <w:rFonts w:ascii="Arial" w:hAnsi="Arial" w:eastAsia="Arial" w:cs="Arial"/>
          <w:color w:val="24303B"/>
          <w:lang w:val="nl-NL"/>
        </w:rPr>
        <w:t xml:space="preserve">2. </w:t>
      </w:r>
      <w:r w:rsidRPr="00FA13DE" w:rsidR="00BB1353">
        <w:rPr>
          <w:rStyle w:val="normaltextrun"/>
          <w:rFonts w:ascii="Arial" w:hAnsi="Arial" w:eastAsia="Arial" w:cs="Arial"/>
          <w:color w:val="24303B"/>
          <w:lang w:val="nl-NL"/>
        </w:rPr>
        <w:t>Als u aan deze studie deelneemt, moet u weten dat:</w:t>
      </w:r>
      <w:r w:rsidRPr="00FA13DE" w:rsidR="00BB1353">
        <w:rPr>
          <w:rStyle w:val="eop"/>
          <w:rFonts w:ascii="Arial" w:hAnsi="Arial" w:eastAsia="Arial" w:cs="Arial"/>
          <w:color w:val="24303B"/>
          <w:lang w:val="nl-NL"/>
        </w:rPr>
        <w:t> </w:t>
      </w:r>
    </w:p>
    <w:p w:rsidRPr="0009574B" w:rsidR="00BB1353" w:rsidP="00FA13DE" w:rsidRDefault="00BB1353" w14:paraId="30DAFDF0" w14:textId="5EF4CB35">
      <w:pPr>
        <w:pStyle w:val="paragraph"/>
        <w:spacing w:before="12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r w:rsidRPr="0009574B">
        <w:rPr>
          <w:rStyle w:val="normaltextrun"/>
          <w:rFonts w:ascii="Arial" w:hAnsi="Arial" w:cs="Arial" w:eastAsia="Arial"/>
          <w:color w:val="24303B"/>
          <w:sz w:val="20"/>
          <w:szCs w:val="20"/>
        </w:rPr>
        <w:t>Deze klinische studie is opgesteld na evaluatie door een ethische commissie. </w:t>
      </w:r>
      <w:r w:rsidRPr="0009574B">
        <w:rPr>
          <w:rStyle w:val="eop"/>
          <w:rFonts w:ascii="Arial" w:hAnsi="Arial" w:cs="Arial" w:eastAsia="Arial"/>
          <w:color w:val="24303B"/>
          <w:sz w:val="20"/>
          <w:szCs w:val="20"/>
        </w:rPr>
        <w:t> </w:t>
      </w:r>
    </w:p>
    <w:p w:rsidRPr="0009574B" w:rsidR="009A3811" w:rsidP="009A3811" w:rsidRDefault="00BB1353" w14:paraId="5C4C9E9A"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rFonts w:ascii="Arial" w:hAnsi="Arial" w:cs="Arial" w:eastAsia="Arial"/>
          <w:color w:val="24303B"/>
          <w:sz w:val="20"/>
          <w:szCs w:val="20"/>
        </w:rPr>
        <w:t> </w:t>
      </w:r>
    </w:p>
    <w:p w:rsidRPr="0009574B" w:rsidR="009A3811" w:rsidP="009A3811" w:rsidRDefault="00BB1353" w14:paraId="026D5F8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De gegevens die in het kader van de deelname worden verzameld, zijn vertrouwelijk. Bij de publicatie van de resultaten is de anonimiteit verzekerd.</w:t>
      </w:r>
      <w:r w:rsidRPr="0009574B">
        <w:rPr>
          <w:rStyle w:val="eop"/>
          <w:rFonts w:ascii="Arial" w:hAnsi="Arial" w:cs="Arial" w:eastAsia="Arial"/>
          <w:color w:val="24303B"/>
          <w:sz w:val="20"/>
          <w:szCs w:val="20"/>
        </w:rPr>
        <w:t> </w:t>
      </w:r>
    </w:p>
    <w:p w:rsidR="222B9333" w:rsidP="19EA53E6" w:rsidRDefault="222B9333" w14:paraId="65C43037" w14:textId="5E6D2CD5">
      <w:pPr>
        <w:pStyle w:val="paragraph"/>
        <w:numPr>
          <w:ilvl w:val="0"/>
          <w:numId w:val="18"/>
        </w:numPr>
        <w:spacing w:before="0" w:beforeAutospacing="off" w:after="0" w:afterAutospacing="off"/>
        <w:jc w:val="both"/>
        <w:rPr>
          <w:rStyle w:val="eop"/>
          <w:rFonts w:ascii="Arial" w:hAnsi="Arial" w:cs="Arial"/>
          <w:sz w:val="20"/>
          <w:szCs w:val="20"/>
        </w:rPr>
      </w:pPr>
      <w:del w:author="Janou De Buyser" w:date="2026-07-22T08:13:27.949Z" w16du:dateUtc="2026-07-22T08:13:27.949Z" w:id="43736587">
        <w:r w:rsidRPr="19EA53E6" w:rsidDel="222B9333">
          <w:rPr>
            <w:rStyle w:val="normaltextrun"/>
            <w:rFonts w:ascii="Arial" w:hAnsi="Arial" w:cs="Arial"/>
            <w:sz w:val="20"/>
            <w:szCs w:val="20"/>
          </w:rPr>
          <w:delText xml:space="preserve">Er </w:delText>
        </w:r>
      </w:del>
      <w:ins w:author="Fabienne Dobbels" w:date="2026-06-03T07:51:49.349Z" w16du:dateUtc="2026-06-03T07:51:49.349Z" w:id="1399474493">
        <w:del w:author="Janou De Buyser" w:date="2026-07-22T08:13:27.949Z" w16du:dateUtc="2026-07-22T08:13:27.949Z" w:id="1923261215">
          <w:r w:rsidRPr="19EA53E6" w:rsidDel="593C6F04">
            <w:rPr>
              <w:rStyle w:val="normaltextrun"/>
              <w:rFonts w:ascii="Arial" w:hAnsi="Arial" w:cs="Arial"/>
              <w:sz w:val="20"/>
              <w:szCs w:val="20"/>
            </w:rPr>
            <w:delText>z</w:delText>
          </w:r>
        </w:del>
      </w:ins>
      <w:ins w:author="Fabienne Dobbels" w:date="2026-06-03T07:51:51.037Z" w16du:dateUtc="2026-06-03T07:51:51.037Z" w:id="1007487615">
        <w:del w:author="Janou De Buyser" w:date="2026-07-22T08:13:27.949Z" w16du:dateUtc="2026-07-22T08:13:27.949Z" w:id="1215033110">
          <w:r w:rsidRPr="19EA53E6" w:rsidDel="593C6F04">
            <w:rPr>
              <w:rStyle w:val="normaltextrun"/>
              <w:rFonts w:ascii="Arial" w:hAnsi="Arial" w:cs="Arial"/>
              <w:sz w:val="20"/>
              <w:szCs w:val="20"/>
            </w:rPr>
            <w:delText xml:space="preserve">ullen </w:delText>
          </w:r>
        </w:del>
      </w:ins>
      <w:del w:author="Janou De Buyser" w:date="2026-07-22T08:13:27.949Z" w16du:dateUtc="2026-07-22T08:13:27.949Z" w:id="678528557">
        <w:r w:rsidRPr="19EA53E6" w:rsidDel="222B9333">
          <w:rPr>
            <w:rStyle w:val="normaltextrun"/>
            <w:rFonts w:ascii="Arial" w:hAnsi="Arial" w:cs="Arial"/>
            <w:sz w:val="20"/>
            <w:szCs w:val="20"/>
          </w:rPr>
          <w:delText xml:space="preserve">u geen kosten worden aangerekend voor specifieke behandelingen, </w:delText>
        </w:r>
      </w:del>
      <w:ins w:author="Fabienne Dobbels" w:date="2026-06-03T07:52:14.722Z" w16du:dateUtc="2026-06-03T07:52:14.722Z" w:id="2027892762">
        <w:del w:author="Janou De Buyser" w:date="2026-07-22T08:13:27.949Z" w16du:dateUtc="2026-07-22T08:13:27.949Z" w:id="139128364">
          <w:r w:rsidRPr="19EA53E6" w:rsidDel="754CBB0A">
            <w:rPr>
              <w:rStyle w:val="normaltextrun"/>
              <w:rFonts w:ascii="Arial" w:hAnsi="Arial" w:cs="Arial"/>
              <w:sz w:val="20"/>
              <w:szCs w:val="20"/>
            </w:rPr>
            <w:delText xml:space="preserve">extra </w:delText>
          </w:r>
        </w:del>
      </w:ins>
      <w:del w:author="Janou De Buyser" w:date="2026-07-22T08:13:27.949Z" w16du:dateUtc="2026-07-22T08:13:27.949Z" w:id="1329873708">
        <w:r w:rsidRPr="19EA53E6" w:rsidDel="222B9333">
          <w:rPr>
            <w:rStyle w:val="normaltextrun"/>
            <w:rFonts w:ascii="Arial" w:hAnsi="Arial" w:cs="Arial"/>
            <w:sz w:val="20"/>
            <w:szCs w:val="20"/>
          </w:rPr>
          <w:delText>bezoeken/ consultaties, en/of onderzoeken in het kader van deze studie.</w:delText>
        </w:r>
        <w:r w:rsidRPr="19EA53E6" w:rsidDel="222B9333">
          <w:rPr>
            <w:rStyle w:val="eop"/>
            <w:rFonts w:ascii="Arial" w:hAnsi="Arial" w:cs="Arial"/>
            <w:sz w:val="20"/>
            <w:szCs w:val="20"/>
          </w:rPr>
          <w:delText> </w:delText>
        </w:r>
      </w:del>
      <w:commentRangeStart w:id="236292386"/>
      <w:commentRangeStart w:id="628543758"/>
      <w:commentRangeEnd w:id="236292386"/>
      <w:r>
        <w:rPr>
          <w:rStyle w:val="CommentReference"/>
          <w:rFonts w:ascii="Arial" w:hAnsi="Arial" w:eastAsia="Arial" w:cs="Arial"/>
          <w:color w:val="24303B"/>
        </w:rPr>
        <w:commentReference w:id="236292386"/>
      </w:r>
      <w:commentRangeEnd w:id="628543758"/>
      <w:r>
        <w:rPr>
          <w:rStyle w:val="CommentReference"/>
          <w:rFonts w:ascii="Arial" w:hAnsi="Arial" w:eastAsia="Arial" w:cs="Arial"/>
          <w:color w:val="24303B"/>
        </w:rPr>
        <w:commentReference w:id="628543758"/>
      </w:r>
      <w:ins w:author="Janou De Buyser" w:date="2026-07-22T08:13:27.959Z" w16du:dateUtc="2026-07-22T08:13:27.959Z" w:id="254581475">
        <w:r w:rsidRPr="19EA53E6" w:rsidR="7F336A01">
          <w:rPr>
            <w:rStyle w:val="eop"/>
            <w:rFonts w:ascii="Arial" w:hAnsi="Arial" w:cs="Arial"/>
            <w:sz w:val="20"/>
            <w:szCs w:val="20"/>
          </w:rPr>
          <w:t>Deelname aan dit onderzoek brengt geen extra kosten met zich mee. De onderzoeken, bezoeken en eventuele handelingen die specifiek voor dit onderzoek worden uitgevoerd, worden volledig vergoed door het onderzoeksteam.</w:t>
        </w:r>
      </w:ins>
    </w:p>
    <w:p w:rsidRPr="0009574B" w:rsidR="009A3811" w:rsidP="009A3811" w:rsidRDefault="00BB1353" w14:paraId="05ACAB88"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Er een verzekering is afgesloten voor het geval dat u schade zou oplopen in het kader van uw deelname aan deze klinische studie.</w:t>
      </w:r>
      <w:r w:rsidRPr="0009574B">
        <w:rPr>
          <w:rStyle w:val="eop"/>
          <w:rFonts w:ascii="Arial" w:hAnsi="Arial" w:cs="Arial" w:eastAsia="Arial"/>
          <w:color w:val="24303B"/>
          <w:sz w:val="20"/>
          <w:szCs w:val="20"/>
        </w:rPr>
        <w:t> </w:t>
      </w:r>
    </w:p>
    <w:p w:rsidRPr="0009574B" w:rsidR="00BB1353" w:rsidP="009A3811" w:rsidRDefault="00BB1353" w14:paraId="4C3D2D5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Indien u extra informatie wenst, u altijd contact kunt opnemen met de onderzoeker of een medewerker van zijn team.</w:t>
      </w:r>
      <w:r w:rsidRPr="0009574B">
        <w:rPr>
          <w:rStyle w:val="eop"/>
          <w:rFonts w:ascii="Arial" w:hAnsi="Arial" w:cs="Arial" w:eastAsia="Arial"/>
          <w:color w:val="24303B"/>
          <w:sz w:val="20"/>
          <w:szCs w:val="20"/>
        </w:rPr>
        <w:t> </w:t>
      </w:r>
    </w:p>
    <w:p w:rsidRPr="0009574B" w:rsidR="009A3811" w:rsidP="00BB1353" w:rsidRDefault="00BB1353" w14:paraId="62022206" w14:textId="77777777">
      <w:pPr>
        <w:pStyle w:val="paragraph"/>
        <w:spacing w:before="0" w:beforeAutospacing="0" w:after="0" w:afterAutospacing="0"/>
        <w:jc w:val="both"/>
        <w:textAlignment w:val="baseline"/>
        <w:rPr>
          <w:rStyle w:val="normaltextrun"/>
          <w:rFonts w:ascii="Arial" w:hAnsi="Arial" w:cs="Arial"/>
          <w:sz w:val="20"/>
          <w:szCs w:val="20"/>
        </w:rPr>
      </w:pPr>
      <w:r w:rsidRPr="0009574B">
        <w:rPr>
          <w:rStyle w:val="eop"/>
          <w:rFonts w:ascii="Arial" w:hAnsi="Arial" w:cs="Arial" w:eastAsia="Arial"/>
          <w:color w:val="24303B"/>
          <w:sz w:val="20"/>
          <w:szCs w:val="20"/>
        </w:rPr>
        <w:t> </w:t>
      </w:r>
    </w:p>
    <w:p w:rsidRPr="0009574B" w:rsidR="00BB1353" w:rsidP="00BB1353" w:rsidRDefault="00BB1353" w14:paraId="06E026D6"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 xml:space="preserve">Alvast bedankt voor uw </w:t>
      </w:r>
      <w:r w:rsidRPr="0009574B" w:rsidR="009A3811">
        <w:rPr>
          <w:rStyle w:val="normaltextrun"/>
          <w:rFonts w:ascii="Arial" w:hAnsi="Arial" w:cs="Arial" w:eastAsia="Arial"/>
          <w:color w:val="24303B"/>
          <w:sz w:val="20"/>
          <w:szCs w:val="20"/>
        </w:rPr>
        <w:t xml:space="preserve">tijd en </w:t>
      </w:r>
      <w:r w:rsidRPr="0009574B">
        <w:rPr>
          <w:rStyle w:val="normaltextrun"/>
          <w:rFonts w:ascii="Arial" w:hAnsi="Arial" w:cs="Arial" w:eastAsia="Arial"/>
          <w:color w:val="24303B"/>
          <w:sz w:val="20"/>
          <w:szCs w:val="20"/>
        </w:rPr>
        <w:t>interesse.</w:t>
      </w:r>
      <w:r w:rsidRPr="0009574B">
        <w:rPr>
          <w:rStyle w:val="eop"/>
          <w:rFonts w:ascii="Arial" w:hAnsi="Arial" w:cs="Arial" w:eastAsia="Arial"/>
          <w:color w:val="24303B"/>
          <w:sz w:val="20"/>
          <w:szCs w:val="20"/>
        </w:rPr>
        <w:t> </w:t>
      </w:r>
    </w:p>
    <w:p w:rsidRPr="0009574B" w:rsidR="00BB1353" w:rsidP="00BB1353" w:rsidRDefault="00BB1353" w14:paraId="603E8D5F"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00BB1353" w:rsidP="00BB1353" w:rsidRDefault="00BB1353" w14:paraId="5AC2671A" w14:textId="77777777">
      <w:pPr>
        <w:pStyle w:val="paragraph"/>
        <w:spacing w:before="0" w:beforeAutospacing="0" w:after="0" w:afterAutospacing="0"/>
        <w:jc w:val="both"/>
        <w:textAlignment w:val="baseline"/>
        <w:rPr>
          <w:rStyle w:val="eop"/>
          <w:rFonts w:ascii="Arial" w:hAnsi="Arial" w:cs="Arial"/>
          <w:sz w:val="20"/>
          <w:szCs w:val="20"/>
        </w:rPr>
      </w:pPr>
      <w:r w:rsidRPr="0009574B">
        <w:rPr>
          <w:rStyle w:val="normaltextrun"/>
          <w:rFonts w:ascii="Arial" w:hAnsi="Arial" w:cs="Arial" w:eastAsia="Arial"/>
          <w:color w:val="24303B"/>
          <w:sz w:val="20"/>
          <w:szCs w:val="20"/>
        </w:rPr>
        <w:t>Hoogachtend,</w:t>
      </w:r>
      <w:r w:rsidRPr="0009574B">
        <w:rPr>
          <w:rStyle w:val="eop"/>
          <w:rFonts w:ascii="Arial" w:hAnsi="Arial" w:cs="Arial" w:eastAsia="Arial"/>
          <w:color w:val="24303B"/>
          <w:sz w:val="20"/>
          <w:szCs w:val="20"/>
        </w:rPr>
        <w:t> </w:t>
      </w:r>
    </w:p>
    <w:p w:rsidR="0050702E" w:rsidP="00BB1353" w:rsidRDefault="0050702E" w14:paraId="1C6E647D" w14:textId="77777777">
      <w:pPr>
        <w:pStyle w:val="paragraph"/>
        <w:spacing w:before="0" w:beforeAutospacing="0" w:after="0" w:afterAutospacing="0"/>
        <w:jc w:val="both"/>
        <w:textAlignment w:val="baseline"/>
        <w:rPr>
          <w:rStyle w:val="eop"/>
          <w:rFonts w:ascii="Arial" w:hAnsi="Arial" w:cs="Arial"/>
          <w:sz w:val="20"/>
          <w:szCs w:val="20"/>
        </w:rPr>
      </w:pPr>
    </w:p>
    <w:tbl>
      <w:tblPr>
        <w:tblStyle w:val="TableGrid"/>
        <w:tblW w:w="0" w:type="auto"/>
        <w:tblLook w:val="04A0" w:firstRow="1" w:lastRow="0" w:firstColumn="1" w:lastColumn="0" w:noHBand="0" w:noVBand="1"/>
      </w:tblPr>
      <w:tblGrid>
        <w:gridCol w:w="9062"/>
      </w:tblGrid>
      <w:tr w:rsidR="0050702E" w:rsidTr="0050702E" w14:paraId="3694DF42" w14:textId="77777777">
        <w:tc>
          <w:tcPr>
            <w:tcW w:w="9062" w:type="dxa"/>
          </w:tcPr>
          <w:p w:rsidR="0050702E" w:rsidP="0050702E" w:rsidRDefault="0050702E" w14:paraId="06E85271" w14:textId="77777777">
            <w:pPr>
              <w:pStyle w:val="paragraph"/>
              <w:spacing w:before="0" w:beforeAutospacing="0" w:after="0" w:afterAutospacing="0"/>
              <w:jc w:val="both"/>
              <w:textAlignment w:val="baseline"/>
              <w:rPr>
                <w:rStyle w:val="eop"/>
                <w:rFonts w:ascii="Arial" w:hAnsi="Arial" w:cs="Arial"/>
                <w:color w:val="FF0000"/>
                <w:sz w:val="20"/>
                <w:szCs w:val="20"/>
              </w:rPr>
            </w:pPr>
            <w:r w:rsidRPr="0050702E">
              <w:rPr>
                <w:rStyle w:val="normaltextrun"/>
                <w:rFonts w:ascii="Arial" w:hAnsi="Arial" w:cs="Arial" w:eastAsia="Arial"/>
                <w:color w:val="24303B"/>
                <w:sz w:val="20"/>
                <w:szCs w:val="20"/>
              </w:rPr>
              <w:t xml:space="preserve">Dr. </w:t>
            </w:r>
            <w:r w:rsidRPr="0050702E">
              <w:rPr>
                <w:rStyle w:val="normaltextrun"/>
                <w:rFonts w:ascii="Arial" w:hAnsi="Arial" w:cs="Arial" w:eastAsia="Arial"/>
                <w:color w:val="FF0000"/>
                <w:sz w:val="20"/>
                <w:szCs w:val="20"/>
              </w:rPr>
              <w:t>XXXXXXXXXXX </w:t>
            </w:r>
            <w:r w:rsidRPr="0050702E">
              <w:rPr>
                <w:rStyle w:val="eop"/>
                <w:rFonts w:ascii="Arial" w:hAnsi="Arial" w:cs="Arial" w:eastAsia="Arial"/>
                <w:color w:val="FF0000"/>
                <w:sz w:val="20"/>
                <w:szCs w:val="20"/>
              </w:rPr>
              <w:t> (Lokale PI)</w:t>
            </w:r>
          </w:p>
          <w:p w:rsidR="0050702E" w:rsidP="0050702E" w:rsidRDefault="0050702E" w14:paraId="19AF7645" w14:textId="77777777">
            <w:pPr>
              <w:pStyle w:val="paragraph"/>
              <w:spacing w:before="0" w:beforeAutospacing="0" w:after="0" w:afterAutospacing="0"/>
              <w:jc w:val="both"/>
              <w:textAlignment w:val="baseline"/>
              <w:rPr>
                <w:rFonts w:ascii="Arial" w:hAnsi="Arial" w:cs="Arial"/>
                <w:sz w:val="20"/>
                <w:szCs w:val="20"/>
              </w:rPr>
            </w:pPr>
          </w:p>
          <w:p w:rsidRPr="0050702E" w:rsidR="0050702E" w:rsidP="0050702E" w:rsidRDefault="0050702E" w14:paraId="48D01696"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7B58F7E6" w14:textId="77777777">
            <w:pPr>
              <w:pStyle w:val="paragraph"/>
              <w:spacing w:before="0" w:beforeAutospacing="0" w:after="0" w:afterAutospacing="0"/>
              <w:jc w:val="both"/>
              <w:textAlignment w:val="baseline"/>
              <w:rPr>
                <w:rStyle w:val="normaltextrun"/>
                <w:rFonts w:ascii="Arial" w:hAnsi="Arial" w:cs="Arial"/>
                <w:color w:val="EE0000"/>
                <w:sz w:val="20"/>
                <w:szCs w:val="20"/>
              </w:rPr>
            </w:pPr>
            <w:r w:rsidRPr="0050702E">
              <w:rPr>
                <w:rStyle w:val="normaltextrun"/>
                <w:rFonts w:ascii="Arial" w:hAnsi="Arial" w:cs="Arial" w:eastAsia="Arial"/>
                <w:color w:val="24303B"/>
                <w:sz w:val="20"/>
                <w:szCs w:val="20"/>
              </w:rPr>
              <w:t xml:space="preserve">Ziekenhuis </w:t>
            </w:r>
            <w:r w:rsidRPr="0050702E">
              <w:rPr>
                <w:rStyle w:val="normaltextrun"/>
                <w:rFonts w:ascii="Arial" w:hAnsi="Arial" w:cs="Arial" w:eastAsia="Arial"/>
                <w:color w:val="EE0000"/>
                <w:sz w:val="20"/>
                <w:szCs w:val="20"/>
              </w:rPr>
              <w:t>XXXXXXXXXXXX</w:t>
            </w:r>
          </w:p>
          <w:p w:rsidR="0050702E" w:rsidP="0050702E" w:rsidRDefault="0050702E" w14:paraId="1F2B33A9" w14:textId="77777777">
            <w:pPr>
              <w:pStyle w:val="paragraph"/>
              <w:spacing w:before="0" w:beforeAutospacing="0" w:after="0" w:afterAutospacing="0"/>
              <w:jc w:val="both"/>
              <w:textAlignment w:val="baseline"/>
              <w:rPr>
                <w:rStyle w:val="eop"/>
                <w:rFonts w:ascii="Arial" w:hAnsi="Arial" w:cs="Arial"/>
                <w:sz w:val="20"/>
                <w:szCs w:val="20"/>
              </w:rPr>
            </w:pPr>
            <w:r w:rsidRPr="0050702E">
              <w:rPr>
                <w:rStyle w:val="eop"/>
                <w:rFonts w:ascii="Arial" w:hAnsi="Arial" w:cs="Arial" w:eastAsia="Arial"/>
                <w:color w:val="24303B"/>
                <w:sz w:val="20"/>
                <w:szCs w:val="20"/>
              </w:rPr>
              <w:t> </w:t>
            </w:r>
          </w:p>
          <w:p w:rsidRPr="0050702E" w:rsidR="0050702E" w:rsidP="0050702E" w:rsidRDefault="0050702E" w14:paraId="53C489C2"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57698CAC" w14:textId="5305904D">
            <w:pPr>
              <w:pStyle w:val="paragraph"/>
              <w:spacing w:before="0" w:beforeAutospacing="0" w:after="0" w:afterAutospacing="0"/>
              <w:textAlignment w:val="baseline"/>
              <w:rPr>
                <w:rStyle w:val="normaltextrun"/>
                <w:rFonts w:ascii="Arial" w:hAnsi="Arial" w:cs="Arial"/>
                <w:color w:val="1D8DB0"/>
                <w:sz w:val="20"/>
                <w:szCs w:val="20"/>
                <w:u w:val="single"/>
                <w:shd w:val="clear" w:color="auto" w:fill="FFFFFF"/>
              </w:rPr>
            </w:pPr>
            <w:r w:rsidRPr="0050702E">
              <w:rPr>
                <w:rFonts w:ascii="Arial" w:hAnsi="Arial" w:cs="Arial" w:eastAsia="Arial"/>
                <w:color w:val="24303B"/>
                <w:sz w:val="20"/>
                <w:szCs w:val="20"/>
              </w:rPr>
              <w:t>E-mail:</w:t>
            </w:r>
            <w:r>
              <w:rPr>
                <w:rFonts w:ascii="Arial" w:hAnsi="Arial" w:eastAsia="Arial" w:cs="Arial"/>
                <w:color w:val="24303B"/>
              </w:rPr>
              <w:t xml:space="preserve"> </w:t>
            </w:r>
            <w:r w:rsidRPr="0009574B">
              <w:rPr>
                <w:rStyle w:val="normaltextrun"/>
                <w:rFonts w:ascii="Arial" w:hAnsi="Arial" w:cs="Arial" w:eastAsia="Arial"/>
                <w:color w:val="1D8DB0"/>
                <w:sz w:val="20"/>
                <w:szCs w:val="20"/>
                <w:u w:val="single"/>
                <w:shd w:val="clear" w:color="auto" w:fill="FFFFFF"/>
              </w:rPr>
              <w:t xml:space="preserve"> </w:t>
            </w:r>
            <w:r w:rsidRPr="0050702E">
              <w:rPr>
                <w:rStyle w:val="normaltextrun"/>
                <w:rFonts w:ascii="Arial" w:hAnsi="Arial" w:cs="Arial" w:eastAsia="Arial"/>
                <w:color w:val="EE0000"/>
                <w:sz w:val="20"/>
                <w:szCs w:val="20"/>
              </w:rPr>
              <w:t>XXXXXXXXXXXX</w:t>
            </w:r>
          </w:p>
          <w:p w:rsidR="0050702E" w:rsidP="00BB1353" w:rsidRDefault="0050702E" w14:paraId="4B471EDA" w14:textId="77777777">
            <w:pPr>
              <w:pStyle w:val="paragraph"/>
              <w:spacing w:before="0" w:beforeAutospacing="0" w:after="0" w:afterAutospacing="0"/>
              <w:jc w:val="both"/>
              <w:textAlignment w:val="baseline"/>
              <w:rPr>
                <w:rFonts w:ascii="Arial" w:hAnsi="Arial" w:cs="Arial"/>
                <w:sz w:val="20"/>
                <w:szCs w:val="20"/>
              </w:rPr>
            </w:pPr>
          </w:p>
          <w:p w:rsidR="0050702E" w:rsidP="00BB1353" w:rsidRDefault="0050702E" w14:paraId="3A144481" w14:textId="77777777">
            <w:pPr>
              <w:pStyle w:val="paragraph"/>
              <w:spacing w:before="0" w:beforeAutospacing="0" w:after="0" w:afterAutospacing="0"/>
              <w:jc w:val="both"/>
              <w:textAlignment w:val="baseline"/>
              <w:rPr>
                <w:rFonts w:ascii="Arial" w:hAnsi="Arial" w:cs="Arial"/>
                <w:sz w:val="20"/>
                <w:szCs w:val="20"/>
              </w:rPr>
            </w:pPr>
          </w:p>
        </w:tc>
      </w:tr>
    </w:tbl>
    <w:p w:rsidRPr="0009574B" w:rsidR="0050702E" w:rsidP="00BB1353" w:rsidRDefault="0050702E" w14:paraId="1265027D" w14:textId="77777777">
      <w:pPr>
        <w:pStyle w:val="paragraph"/>
        <w:spacing w:before="0" w:beforeAutospacing="0" w:after="0" w:afterAutospacing="0"/>
        <w:jc w:val="both"/>
        <w:textAlignment w:val="baseline"/>
        <w:rPr>
          <w:rFonts w:ascii="Arial" w:hAnsi="Arial" w:cs="Arial"/>
          <w:sz w:val="20"/>
          <w:szCs w:val="20"/>
        </w:rPr>
      </w:pPr>
    </w:p>
    <w:p w:rsidRPr="0009574B" w:rsidR="00FB4D93" w:rsidP="00FB4D93" w:rsidRDefault="00FB4D93" w14:paraId="6EFA385E" w14:textId="77777777">
      <w:pPr>
        <w:pStyle w:val="paragraph"/>
        <w:spacing w:before="0" w:beforeAutospacing="0" w:after="0" w:afterAutospacing="0"/>
        <w:textAlignment w:val="baseline"/>
        <w:rPr>
          <w:rStyle w:val="normaltextrun"/>
          <w:rFonts w:ascii="Arial" w:hAnsi="Arial" w:cs="Arial"/>
          <w:sz w:val="20"/>
          <w:szCs w:val="20"/>
        </w:rPr>
      </w:pPr>
    </w:p>
    <w:p w:rsidR="0050702E" w:rsidP="0084605D" w:rsidRDefault="0050702E" w14:paraId="7E482EDC" w14:textId="77777777">
      <w:pPr>
        <w:autoSpaceDE w:val="0"/>
        <w:autoSpaceDN w:val="0"/>
        <w:adjustRightInd w:val="0"/>
        <w:spacing w:after="120"/>
        <w:jc w:val="both"/>
        <w:rPr>
          <w:rFonts w:ascii="Arial" w:hAnsi="Arial" w:cs="Arial"/>
          <w:bCs/>
          <w:color w:val="000000"/>
          <w:sz w:val="20"/>
          <w:szCs w:val="20"/>
          <w:lang w:val="en-BE"/>
        </w:rPr>
      </w:pPr>
    </w:p>
    <w:p w:rsidR="0050702E" w:rsidP="1DF66BFB" w:rsidRDefault="00FA13DE" w14:paraId="251CD301" w14:textId="7B87CDC0">
      <w:pPr>
        <w:pStyle w:val="Heading3"/>
        <w:rPr>
          <w:lang w:val="en-US"/>
        </w:rPr>
      </w:pPr>
      <w:r w:rsidRPr="1DF66BFB" w:rsidR="00FA13DE">
        <w:rPr>
          <w:rFonts w:ascii="Arial" w:hAnsi="Arial" w:eastAsia="Arial" w:cs="Arial"/>
          <w:color w:val="24303B"/>
          <w:lang w:val="en-US"/>
        </w:rPr>
        <w:t xml:space="preserve">3. </w:t>
      </w:r>
      <w:r w:rsidRPr="1DF66BFB" w:rsidR="00FA13DE">
        <w:rPr>
          <w:rFonts w:ascii="Arial" w:hAnsi="Arial" w:eastAsia="Arial" w:cs="Arial"/>
          <w:color w:val="24303B"/>
          <w:lang w:val="en-US"/>
        </w:rPr>
        <w:t>Achtergrond en doelstelling van de studie</w:t>
      </w:r>
    </w:p>
    <w:p w:rsidR="0009574B" w:rsidP="1DF66BFB" w:rsidRDefault="0084605D" w14:paraId="346796D1" w14:textId="7C8C63CD">
      <w:pPr>
        <w:autoSpaceDE w:val="0"/>
        <w:autoSpaceDN w:val="0"/>
        <w:adjustRightInd w:val="0"/>
        <w:spacing w:before="120" w:after="120"/>
        <w:jc w:val="both"/>
        <w:rPr>
          <w:rFonts w:ascii="Arial" w:hAnsi="Arial" w:cs="Arial"/>
          <w:color w:val="000000"/>
          <w:sz w:val="20"/>
          <w:szCs w:val="20"/>
          <w:lang w:val="en-US"/>
        </w:rPr>
      </w:pPr>
      <w:r w:rsidRPr="27B0FDDF" w:rsidR="0084605D">
        <w:rPr>
          <w:rFonts w:ascii="Arial" w:hAnsi="Arial" w:cs="Arial" w:eastAsia="Arial"/>
          <w:color w:val="000000" w:themeColor="text1" w:themeTint="FF" w:themeShade="FF"/>
          <w:sz w:val="20"/>
          <w:szCs w:val="20"/>
          <w:lang w:val="en-US"/>
        </w:rPr>
        <w:t xml:space="preserve">Mensen met diabetes </w:t>
      </w:r>
      <w:r w:rsidRPr="27B0FDDF" w:rsidR="0084605D">
        <w:rPr>
          <w:rFonts w:ascii="Arial" w:hAnsi="Arial" w:cs="Arial" w:eastAsia="Arial"/>
          <w:color w:val="000000" w:themeColor="text1" w:themeTint="FF" w:themeShade="FF"/>
          <w:sz w:val="20"/>
          <w:szCs w:val="20"/>
          <w:lang w:val="en-US"/>
        </w:rPr>
        <w:t>hebben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een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verhoogd</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risico</w:t>
      </w:r>
      <w:r w:rsidRPr="27B0FDDF" w:rsidR="0084605D">
        <w:rPr>
          <w:rFonts w:ascii="Arial" w:hAnsi="Arial" w:cs="Arial" w:eastAsia="Arial"/>
          <w:color w:val="000000" w:themeColor="text1" w:themeTint="FF" w:themeShade="FF"/>
          <w:sz w:val="20"/>
          <w:szCs w:val="20"/>
          <w:lang w:val="en-US"/>
        </w:rPr>
        <w:t xml:space="preserve"> op het </w:t>
      </w:r>
      <w:r w:rsidRPr="27B0FDDF" w:rsidR="0084605D">
        <w:rPr>
          <w:rFonts w:ascii="Arial" w:hAnsi="Arial" w:cs="Arial" w:eastAsia="Arial"/>
          <w:color w:val="000000" w:themeColor="text1" w:themeTint="FF" w:themeShade="FF"/>
          <w:sz w:val="20"/>
          <w:szCs w:val="20"/>
          <w:lang w:val="en-US"/>
        </w:rPr>
        <w:t>ontwikkelen</w:t>
      </w:r>
      <w:r w:rsidRPr="27B0FDDF" w:rsidR="0084605D">
        <w:rPr>
          <w:rFonts w:ascii="Arial" w:hAnsi="Arial" w:cs="Arial" w:eastAsia="Arial"/>
          <w:color w:val="000000" w:themeColor="text1" w:themeTint="FF" w:themeShade="FF"/>
          <w:sz w:val="20"/>
          <w:szCs w:val="20"/>
          <w:lang w:val="en-US"/>
        </w:rPr>
        <w:t xml:space="preserve"> van </w:t>
      </w:r>
      <w:r w:rsidRPr="27B0FDDF" w:rsidR="0084605D">
        <w:rPr>
          <w:rFonts w:ascii="Arial" w:hAnsi="Arial" w:cs="Arial" w:eastAsia="Arial"/>
          <w:color w:val="000000" w:themeColor="text1" w:themeTint="FF" w:themeShade="FF"/>
          <w:sz w:val="20"/>
          <w:szCs w:val="20"/>
          <w:lang w:val="en-US"/>
        </w:rPr>
        <w:t>voetwonden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ook</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wel</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ulcera</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genoemd</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Deze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wonden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ontstaan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vaak</w:t>
      </w:r>
      <w:r w:rsidRPr="27B0FDDF" w:rsidR="0084605D">
        <w:rPr>
          <w:rFonts w:ascii="Arial" w:hAnsi="Arial" w:cs="Arial" w:eastAsia="Arial"/>
          <w:color w:val="000000" w:themeColor="text1" w:themeTint="FF" w:themeShade="FF"/>
          <w:sz w:val="20"/>
          <w:szCs w:val="20"/>
          <w:lang w:val="en-US"/>
        </w:rPr>
        <w:t xml:space="preserve"> door </w:t>
      </w:r>
      <w:r w:rsidRPr="27B0FDDF" w:rsidR="0084605D">
        <w:rPr>
          <w:rFonts w:ascii="Arial" w:hAnsi="Arial" w:cs="Arial" w:eastAsia="Arial"/>
          <w:color w:val="000000" w:themeColor="text1" w:themeTint="FF" w:themeShade="FF"/>
          <w:sz w:val="20"/>
          <w:szCs w:val="20"/>
          <w:lang w:val="en-US"/>
        </w:rPr>
        <w:t>een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combinatie</w:t>
      </w:r>
      <w:r w:rsidRPr="27B0FDDF" w:rsidR="0084605D">
        <w:rPr>
          <w:rFonts w:ascii="Arial" w:hAnsi="Arial" w:cs="Arial" w:eastAsia="Arial"/>
          <w:color w:val="000000" w:themeColor="text1" w:themeTint="FF" w:themeShade="FF"/>
          <w:sz w:val="20"/>
          <w:szCs w:val="20"/>
          <w:lang w:val="en-US"/>
        </w:rPr>
        <w:t xml:space="preserve"> van </w:t>
      </w:r>
      <w:r w:rsidRPr="27B0FDDF" w:rsidR="0084605D">
        <w:rPr>
          <w:rFonts w:ascii="Arial" w:hAnsi="Arial" w:cs="Arial" w:eastAsia="Arial"/>
          <w:color w:val="000000" w:themeColor="text1" w:themeTint="FF" w:themeShade="FF"/>
          <w:sz w:val="20"/>
          <w:szCs w:val="20"/>
          <w:lang w:val="en-US"/>
        </w:rPr>
        <w:t>verhoogde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druk</w:t>
      </w:r>
      <w:r w:rsidRPr="27B0FDDF" w:rsidR="0084605D">
        <w:rPr>
          <w:rFonts w:ascii="Arial" w:hAnsi="Arial" w:cs="Arial" w:eastAsia="Arial"/>
          <w:color w:val="000000" w:themeColor="text1" w:themeTint="FF" w:themeShade="FF"/>
          <w:sz w:val="20"/>
          <w:szCs w:val="20"/>
          <w:lang w:val="en-US"/>
        </w:rPr>
        <w:t xml:space="preserve"> op </w:t>
      </w:r>
      <w:r w:rsidRPr="27B0FDDF" w:rsidR="0084605D">
        <w:rPr>
          <w:rFonts w:ascii="Arial" w:hAnsi="Arial" w:cs="Arial" w:eastAsia="Arial"/>
          <w:color w:val="000000" w:themeColor="text1" w:themeTint="FF" w:themeShade="FF"/>
          <w:sz w:val="20"/>
          <w:szCs w:val="20"/>
          <w:lang w:val="en-US"/>
        </w:rPr>
        <w:t>bepaalde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delen</w:t>
      </w:r>
      <w:r w:rsidRPr="27B0FDDF" w:rsidR="0084605D">
        <w:rPr>
          <w:rFonts w:ascii="Arial" w:hAnsi="Arial" w:cs="Arial" w:eastAsia="Arial"/>
          <w:color w:val="000000" w:themeColor="text1" w:themeTint="FF" w:themeShade="FF"/>
          <w:sz w:val="20"/>
          <w:szCs w:val="20"/>
          <w:lang w:val="en-US"/>
        </w:rPr>
        <w:t xml:space="preserve"> van de </w:t>
      </w:r>
      <w:r w:rsidRPr="27B0FDDF" w:rsidR="0084605D">
        <w:rPr>
          <w:rFonts w:ascii="Arial" w:hAnsi="Arial" w:cs="Arial" w:eastAsia="Arial"/>
          <w:color w:val="000000" w:themeColor="text1" w:themeTint="FF" w:themeShade="FF"/>
          <w:sz w:val="20"/>
          <w:szCs w:val="20"/>
          <w:lang w:val="en-US"/>
        </w:rPr>
        <w:t>voet</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een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verminderd</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gevoel</w:t>
      </w:r>
      <w:r w:rsidRPr="27B0FDDF" w:rsidR="0084605D">
        <w:rPr>
          <w:rFonts w:ascii="Arial" w:hAnsi="Arial" w:cs="Arial" w:eastAsia="Arial"/>
          <w:color w:val="000000" w:themeColor="text1" w:themeTint="FF" w:themeShade="FF"/>
          <w:sz w:val="20"/>
          <w:szCs w:val="20"/>
          <w:lang w:val="en-US"/>
        </w:rPr>
        <w:t xml:space="preserve"> in de </w:t>
      </w:r>
      <w:r w:rsidRPr="27B0FDDF" w:rsidR="0084605D">
        <w:rPr>
          <w:rFonts w:ascii="Arial" w:hAnsi="Arial" w:cs="Arial" w:eastAsia="Arial"/>
          <w:color w:val="000000" w:themeColor="text1" w:themeTint="FF" w:themeShade="FF"/>
          <w:sz w:val="20"/>
          <w:szCs w:val="20"/>
          <w:lang w:val="en-US"/>
        </w:rPr>
        <w:t>voeten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Hierdoor</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worden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kleine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letsels</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soms</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niet</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tijdig</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opgemerkt</w:t>
      </w:r>
      <w:r w:rsidRPr="27B0FDDF" w:rsidR="0084605D">
        <w:rPr>
          <w:rFonts w:ascii="Arial" w:hAnsi="Arial" w:cs="Arial" w:eastAsia="Arial"/>
          <w:color w:val="000000" w:themeColor="text1" w:themeTint="FF" w:themeShade="FF"/>
          <w:sz w:val="20"/>
          <w:szCs w:val="20"/>
          <w:lang w:val="en-US"/>
        </w:rPr>
        <w:t xml:space="preserve">, wat </w:t>
      </w:r>
      <w:r w:rsidRPr="27B0FDDF" w:rsidR="0084605D">
        <w:rPr>
          <w:rFonts w:ascii="Arial" w:hAnsi="Arial" w:cs="Arial" w:eastAsia="Arial"/>
          <w:color w:val="000000" w:themeColor="text1" w:themeTint="FF" w:themeShade="FF"/>
          <w:sz w:val="20"/>
          <w:szCs w:val="20"/>
          <w:lang w:val="en-US"/>
        </w:rPr>
        <w:t>kan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leiden</w:t>
      </w:r>
      <w:r w:rsidRPr="27B0FDDF" w:rsidR="0084605D">
        <w:rPr>
          <w:rFonts w:ascii="Arial" w:hAnsi="Arial" w:cs="Arial" w:eastAsia="Arial"/>
          <w:color w:val="000000" w:themeColor="text1" w:themeTint="FF" w:themeShade="FF"/>
          <w:sz w:val="20"/>
          <w:szCs w:val="20"/>
          <w:lang w:val="en-US"/>
        </w:rPr>
        <w:t xml:space="preserve"> tot </w:t>
      </w:r>
      <w:r w:rsidRPr="27B0FDDF" w:rsidR="0084605D">
        <w:rPr>
          <w:rFonts w:ascii="Arial" w:hAnsi="Arial" w:cs="Arial" w:eastAsia="Arial"/>
          <w:color w:val="000000" w:themeColor="text1" w:themeTint="FF" w:themeShade="FF"/>
          <w:sz w:val="20"/>
          <w:szCs w:val="20"/>
          <w:lang w:val="en-US"/>
        </w:rPr>
        <w:t>ernstige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complicaties</w:t>
      </w:r>
      <w:r w:rsidRPr="27B0FDDF" w:rsidR="0084605D">
        <w:rPr>
          <w:rFonts w:ascii="Arial" w:hAnsi="Arial" w:cs="Arial" w:eastAsia="Arial"/>
          <w:color w:val="000000" w:themeColor="text1" w:themeTint="FF" w:themeShade="FF"/>
          <w:sz w:val="20"/>
          <w:szCs w:val="20"/>
          <w:lang w:val="en-US"/>
        </w:rPr>
        <w:t xml:space="preserve">. Het </w:t>
      </w:r>
      <w:r w:rsidRPr="27B0FDDF" w:rsidR="0084605D">
        <w:rPr>
          <w:rFonts w:ascii="Arial" w:hAnsi="Arial" w:cs="Arial" w:eastAsia="Arial"/>
          <w:b w:val="1"/>
          <w:bCs w:val="1"/>
          <w:color w:val="000000" w:themeColor="text1" w:themeTint="FF" w:themeShade="FF"/>
          <w:sz w:val="20"/>
          <w:szCs w:val="20"/>
          <w:lang w:val="en-US"/>
        </w:rPr>
        <w:t>doel</w:t>
      </w:r>
      <w:r w:rsidRPr="27B0FDDF" w:rsidR="0084605D">
        <w:rPr>
          <w:rFonts w:ascii="Arial" w:hAnsi="Arial" w:cs="Arial" w:eastAsia="Arial"/>
          <w:b w:val="1"/>
          <w:bCs w:val="1"/>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 xml:space="preserve">van </w:t>
      </w:r>
      <w:r w:rsidRPr="27B0FDDF" w:rsidR="0084605D">
        <w:rPr>
          <w:rFonts w:ascii="Arial" w:hAnsi="Arial" w:cs="Arial" w:eastAsia="Arial"/>
          <w:color w:val="000000" w:themeColor="text1" w:themeTint="FF" w:themeShade="FF"/>
          <w:sz w:val="20"/>
          <w:szCs w:val="20"/>
          <w:lang w:val="en-US"/>
        </w:rPr>
        <w:t>deze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studie</w:t>
      </w:r>
      <w:r w:rsidRPr="27B0FDDF" w:rsidR="0084605D">
        <w:rPr>
          <w:rFonts w:ascii="Arial" w:hAnsi="Arial" w:cs="Arial" w:eastAsia="Arial"/>
          <w:color w:val="000000" w:themeColor="text1" w:themeTint="FF" w:themeShade="FF"/>
          <w:sz w:val="20"/>
          <w:szCs w:val="20"/>
          <w:lang w:val="en-US"/>
        </w:rPr>
        <w:t xml:space="preserve"> is om </w:t>
      </w:r>
      <w:r w:rsidRPr="27B0FDDF" w:rsidR="0084605D">
        <w:rPr>
          <w:rFonts w:ascii="Arial" w:hAnsi="Arial" w:cs="Arial" w:eastAsia="Arial"/>
          <w:color w:val="000000" w:themeColor="text1" w:themeTint="FF" w:themeShade="FF"/>
          <w:sz w:val="20"/>
          <w:szCs w:val="20"/>
          <w:lang w:val="en-US"/>
        </w:rPr>
        <w:t>na</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te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gaan</w:t>
      </w:r>
      <w:r w:rsidRPr="27B0FDDF" w:rsidR="0084605D">
        <w:rPr>
          <w:rFonts w:ascii="Arial" w:hAnsi="Arial" w:cs="Arial" w:eastAsia="Arial"/>
          <w:color w:val="000000" w:themeColor="text1" w:themeTint="FF" w:themeShade="FF"/>
          <w:sz w:val="20"/>
          <w:szCs w:val="20"/>
          <w:lang w:val="en-US"/>
        </w:rPr>
        <w:t xml:space="preserve"> of </w:t>
      </w:r>
      <w:r w:rsidRPr="27B0FDDF" w:rsidR="0084605D">
        <w:rPr>
          <w:rFonts w:ascii="Arial" w:hAnsi="Arial" w:cs="Arial" w:eastAsia="Arial"/>
          <w:color w:val="000000" w:themeColor="text1" w:themeTint="FF" w:themeShade="FF"/>
          <w:sz w:val="20"/>
          <w:szCs w:val="20"/>
          <w:lang w:val="en-US"/>
        </w:rPr>
        <w:t>een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nieuwe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meer</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uitgebreide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aanpak</w:t>
      </w:r>
      <w:r w:rsidRPr="27B0FDDF" w:rsidR="0084605D">
        <w:rPr>
          <w:rFonts w:ascii="Arial" w:hAnsi="Arial" w:cs="Arial" w:eastAsia="Arial"/>
          <w:color w:val="000000" w:themeColor="text1" w:themeTint="FF" w:themeShade="FF"/>
          <w:sz w:val="20"/>
          <w:szCs w:val="20"/>
          <w:lang w:val="en-US"/>
        </w:rPr>
        <w:t xml:space="preserve"> van </w:t>
      </w:r>
      <w:r w:rsidRPr="27B0FDDF" w:rsidR="0084605D">
        <w:rPr>
          <w:rFonts w:ascii="Arial" w:hAnsi="Arial" w:cs="Arial" w:eastAsia="Arial"/>
          <w:color w:val="000000" w:themeColor="text1" w:themeTint="FF" w:themeShade="FF"/>
          <w:sz w:val="20"/>
          <w:szCs w:val="20"/>
          <w:lang w:val="en-US"/>
        </w:rPr>
        <w:t>zorg</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genaamd</w:t>
      </w:r>
      <w:r w:rsidRPr="27B0FDDF" w:rsidR="0084605D">
        <w:rPr>
          <w:rFonts w:ascii="Arial" w:hAnsi="Arial" w:cs="Arial" w:eastAsia="Arial"/>
          <w:color w:val="000000" w:themeColor="text1" w:themeTint="FF" w:themeShade="FF"/>
          <w:sz w:val="20"/>
          <w:szCs w:val="20"/>
          <w:lang w:val="en-US"/>
        </w:rPr>
        <w:t xml:space="preserve"> de PARADISE-</w:t>
      </w:r>
      <w:r w:rsidRPr="27B0FDDF" w:rsidR="0084605D">
        <w:rPr>
          <w:rFonts w:ascii="Arial" w:hAnsi="Arial" w:cs="Arial" w:eastAsia="Arial"/>
          <w:color w:val="000000" w:themeColor="text1" w:themeTint="FF" w:themeShade="FF"/>
          <w:sz w:val="20"/>
          <w:szCs w:val="20"/>
          <w:lang w:val="en-US"/>
        </w:rPr>
        <w:t>aanpak</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beter</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werkt</w:t>
      </w:r>
      <w:r w:rsidRPr="27B0FDDF" w:rsidR="0084605D">
        <w:rPr>
          <w:rFonts w:ascii="Arial" w:hAnsi="Arial" w:cs="Arial" w:eastAsia="Arial"/>
          <w:color w:val="000000" w:themeColor="text1" w:themeTint="FF" w:themeShade="FF"/>
          <w:sz w:val="20"/>
          <w:szCs w:val="20"/>
          <w:lang w:val="en-US"/>
        </w:rPr>
        <w:t xml:space="preserve"> dan de </w:t>
      </w:r>
      <w:r w:rsidRPr="27B0FDDF" w:rsidR="0084605D">
        <w:rPr>
          <w:rFonts w:ascii="Arial" w:hAnsi="Arial" w:cs="Arial" w:eastAsia="Arial"/>
          <w:color w:val="000000" w:themeColor="text1" w:themeTint="FF" w:themeShade="FF"/>
          <w:sz w:val="20"/>
          <w:szCs w:val="20"/>
          <w:lang w:val="en-US"/>
        </w:rPr>
        <w:t>huidige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standaardzorg</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Deze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nieuwe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aanpak</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combineert</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drukmetingen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opvolging</w:t>
      </w:r>
      <w:r w:rsidRPr="27B0FDDF" w:rsidR="0084605D">
        <w:rPr>
          <w:rFonts w:ascii="Arial" w:hAnsi="Arial" w:cs="Arial" w:eastAsia="Arial"/>
          <w:color w:val="000000" w:themeColor="text1" w:themeTint="FF" w:themeShade="FF"/>
          <w:sz w:val="20"/>
          <w:szCs w:val="20"/>
          <w:lang w:val="en-US"/>
        </w:rPr>
        <w:t xml:space="preserve"> van het </w:t>
      </w:r>
      <w:r w:rsidRPr="27B0FDDF" w:rsidR="0084605D">
        <w:rPr>
          <w:rFonts w:ascii="Arial" w:hAnsi="Arial" w:cs="Arial" w:eastAsia="Arial"/>
          <w:color w:val="000000" w:themeColor="text1" w:themeTint="FF" w:themeShade="FF"/>
          <w:sz w:val="20"/>
          <w:szCs w:val="20"/>
          <w:lang w:val="en-US"/>
        </w:rPr>
        <w:t>gebruik</w:t>
      </w:r>
      <w:r w:rsidRPr="27B0FDDF" w:rsidR="0084605D">
        <w:rPr>
          <w:rFonts w:ascii="Arial" w:hAnsi="Arial" w:cs="Arial" w:eastAsia="Arial"/>
          <w:color w:val="000000" w:themeColor="text1" w:themeTint="FF" w:themeShade="FF"/>
          <w:sz w:val="20"/>
          <w:szCs w:val="20"/>
          <w:lang w:val="en-US"/>
        </w:rPr>
        <w:t xml:space="preserve"> van </w:t>
      </w:r>
      <w:r w:rsidRPr="27B0FDDF" w:rsidR="0084605D">
        <w:rPr>
          <w:rFonts w:ascii="Arial" w:hAnsi="Arial" w:cs="Arial" w:eastAsia="Arial"/>
          <w:color w:val="000000" w:themeColor="text1" w:themeTint="FF" w:themeShade="FF"/>
          <w:sz w:val="20"/>
          <w:szCs w:val="20"/>
          <w:lang w:val="en-US"/>
        </w:rPr>
        <w:t>therapeutisch</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schoeisel</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gerichte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educatie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begeleiding</w:t>
      </w:r>
      <w:r w:rsidRPr="27B0FDDF" w:rsidR="0084605D">
        <w:rPr>
          <w:rFonts w:ascii="Arial" w:hAnsi="Arial" w:cs="Arial" w:eastAsia="Arial"/>
          <w:color w:val="000000" w:themeColor="text1" w:themeTint="FF" w:themeShade="FF"/>
          <w:sz w:val="20"/>
          <w:szCs w:val="20"/>
          <w:lang w:val="en-US"/>
        </w:rPr>
        <w:t xml:space="preserve">. We </w:t>
      </w:r>
      <w:r w:rsidRPr="27B0FDDF" w:rsidR="0084605D">
        <w:rPr>
          <w:rFonts w:ascii="Arial" w:hAnsi="Arial" w:cs="Arial" w:eastAsia="Arial"/>
          <w:color w:val="000000" w:themeColor="text1" w:themeTint="FF" w:themeShade="FF"/>
          <w:sz w:val="20"/>
          <w:szCs w:val="20"/>
          <w:lang w:val="en-US"/>
        </w:rPr>
        <w:t>willen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onderzoeken</w:t>
      </w:r>
      <w:r w:rsidRPr="27B0FDDF" w:rsidR="0084605D">
        <w:rPr>
          <w:rFonts w:ascii="Arial" w:hAnsi="Arial" w:cs="Arial" w:eastAsia="Arial"/>
          <w:color w:val="000000" w:themeColor="text1" w:themeTint="FF" w:themeShade="FF"/>
          <w:sz w:val="20"/>
          <w:szCs w:val="20"/>
          <w:lang w:val="en-US"/>
        </w:rPr>
        <w:t xml:space="preserve"> of </w:t>
      </w:r>
      <w:r w:rsidRPr="27B0FDDF" w:rsidR="0084605D">
        <w:rPr>
          <w:rFonts w:ascii="Arial" w:hAnsi="Arial" w:cs="Arial" w:eastAsia="Arial"/>
          <w:color w:val="000000" w:themeColor="text1" w:themeTint="FF" w:themeShade="FF"/>
          <w:sz w:val="20"/>
          <w:szCs w:val="20"/>
          <w:lang w:val="en-US"/>
        </w:rPr>
        <w:t>deze</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aanpak</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kan</w:t>
      </w:r>
      <w:r w:rsidRPr="27B0FDDF" w:rsidR="0084605D">
        <w:rPr>
          <w:rFonts w:ascii="Arial" w:hAnsi="Arial" w:cs="Arial" w:eastAsia="Arial"/>
          <w:color w:val="000000" w:themeColor="text1" w:themeTint="FF" w:themeShade="FF"/>
          <w:sz w:val="20"/>
          <w:szCs w:val="20"/>
          <w:lang w:val="en-US"/>
        </w:rPr>
        <w:t xml:space="preserve"> </w:t>
      </w:r>
      <w:r w:rsidRPr="27B0FDDF" w:rsidR="0084605D">
        <w:rPr>
          <w:rFonts w:ascii="Arial" w:hAnsi="Arial" w:cs="Arial" w:eastAsia="Arial"/>
          <w:color w:val="000000" w:themeColor="text1" w:themeTint="FF" w:themeShade="FF"/>
          <w:sz w:val="20"/>
          <w:szCs w:val="20"/>
          <w:lang w:val="en-US"/>
        </w:rPr>
        <w:t>helpen</w:t>
      </w:r>
      <w:r w:rsidRPr="27B0FDDF" w:rsidR="0084605D">
        <w:rPr>
          <w:rFonts w:ascii="Arial" w:hAnsi="Arial" w:cs="Arial" w:eastAsia="Arial"/>
          <w:color w:val="000000" w:themeColor="text1" w:themeTint="FF" w:themeShade="FF"/>
          <w:sz w:val="20"/>
          <w:szCs w:val="20"/>
          <w:lang w:val="en-US"/>
        </w:rPr>
        <w:t xml:space="preserve"> om </w:t>
      </w:r>
      <w:r w:rsidRPr="27B0FDDF" w:rsidR="0084605D">
        <w:rPr>
          <w:rFonts w:ascii="Arial" w:hAnsi="Arial" w:cs="Arial" w:eastAsia="Arial"/>
          <w:b w:val="1"/>
          <w:bCs w:val="1"/>
          <w:color w:val="000000" w:themeColor="text1" w:themeTint="FF" w:themeShade="FF"/>
          <w:sz w:val="20"/>
          <w:szCs w:val="20"/>
          <w:lang w:val="en-US"/>
        </w:rPr>
        <w:t>voetwonden</w:t>
      </w:r>
      <w:r w:rsidRPr="27B0FDDF" w:rsidR="0084605D">
        <w:rPr>
          <w:rFonts w:ascii="Arial" w:hAnsi="Arial" w:cs="Arial" w:eastAsia="Arial"/>
          <w:b w:val="1"/>
          <w:bCs w:val="1"/>
          <w:color w:val="000000" w:themeColor="text1" w:themeTint="FF" w:themeShade="FF"/>
          <w:sz w:val="20"/>
          <w:szCs w:val="20"/>
          <w:lang w:val="en-US"/>
        </w:rPr>
        <w:t xml:space="preserve"> </w:t>
      </w:r>
      <w:r w:rsidRPr="27B0FDDF" w:rsidR="0084605D">
        <w:rPr>
          <w:rFonts w:ascii="Arial" w:hAnsi="Arial" w:cs="Arial" w:eastAsia="Arial"/>
          <w:b w:val="1"/>
          <w:bCs w:val="1"/>
          <w:color w:val="000000" w:themeColor="text1" w:themeTint="FF" w:themeShade="FF"/>
          <w:sz w:val="20"/>
          <w:szCs w:val="20"/>
          <w:lang w:val="en-US"/>
        </w:rPr>
        <w:t>te</w:t>
      </w:r>
      <w:r w:rsidRPr="27B0FDDF" w:rsidR="0084605D">
        <w:rPr>
          <w:rFonts w:ascii="Arial" w:hAnsi="Arial" w:cs="Arial" w:eastAsia="Arial"/>
          <w:b w:val="1"/>
          <w:bCs w:val="1"/>
          <w:color w:val="000000" w:themeColor="text1" w:themeTint="FF" w:themeShade="FF"/>
          <w:sz w:val="20"/>
          <w:szCs w:val="20"/>
          <w:lang w:val="en-US"/>
        </w:rPr>
        <w:t xml:space="preserve"> </w:t>
      </w:r>
      <w:r w:rsidRPr="27B0FDDF" w:rsidR="0084605D">
        <w:rPr>
          <w:rFonts w:ascii="Arial" w:hAnsi="Arial" w:cs="Arial" w:eastAsia="Arial"/>
          <w:b w:val="1"/>
          <w:bCs w:val="1"/>
          <w:color w:val="000000" w:themeColor="text1" w:themeTint="FF" w:themeShade="FF"/>
          <w:sz w:val="20"/>
          <w:szCs w:val="20"/>
          <w:lang w:val="en-US"/>
        </w:rPr>
        <w:t>voorkomen</w:t>
      </w:r>
      <w:r w:rsidRPr="27B0FDDF" w:rsidR="0084605D">
        <w:rPr>
          <w:rFonts w:ascii="Arial" w:hAnsi="Arial" w:cs="Arial" w:eastAsia="Arial"/>
          <w:color w:val="000000" w:themeColor="text1" w:themeTint="FF" w:themeShade="FF"/>
          <w:sz w:val="20"/>
          <w:szCs w:val="20"/>
          <w:lang w:val="en-US"/>
        </w:rPr>
        <w:t xml:space="preserve">, </w:t>
      </w:r>
      <w:ins w:author="Fabienne Dobbels" w:date="2026-06-03T07:55:38.606Z" w16du:dateUtc="2026-06-03T07:55:38.606Z" w:id="816096920">
        <w:r w:rsidRPr="27B0FDDF" w:rsidR="40731D54">
          <w:rPr>
            <w:rFonts w:ascii="Arial" w:hAnsi="Arial" w:cs="Arial"/>
            <w:color w:val="000000" w:themeColor="text1" w:themeTint="FF" w:themeShade="FF"/>
            <w:sz w:val="20"/>
            <w:szCs w:val="20"/>
            <w:lang w:val="en-US"/>
          </w:rPr>
          <w:t xml:space="preserve">het </w:t>
        </w:r>
        <w:r w:rsidRPr="27B0FDDF" w:rsidR="40731D54">
          <w:rPr>
            <w:rFonts w:ascii="Arial" w:hAnsi="Arial" w:cs="Arial"/>
            <w:color w:val="000000" w:themeColor="text1" w:themeTint="FF" w:themeShade="FF"/>
            <w:sz w:val="20"/>
            <w:szCs w:val="20"/>
            <w:lang w:val="en-US"/>
          </w:rPr>
          <w:t>dragen</w:t>
        </w:r>
        <w:r w:rsidRPr="27B0FDDF" w:rsidR="40731D54">
          <w:rPr>
            <w:rFonts w:ascii="Arial" w:hAnsi="Arial" w:cs="Arial"/>
            <w:color w:val="000000" w:themeColor="text1" w:themeTint="FF" w:themeShade="FF"/>
            <w:sz w:val="20"/>
            <w:szCs w:val="20"/>
            <w:lang w:val="en-US"/>
          </w:rPr>
          <w:t xml:space="preserve"> van het </w:t>
        </w:r>
        <w:r w:rsidRPr="27B0FDDF" w:rsidR="40731D54">
          <w:rPr>
            <w:rFonts w:ascii="Arial" w:hAnsi="Arial" w:cs="Arial"/>
            <w:color w:val="000000" w:themeColor="text1" w:themeTint="FF" w:themeShade="FF"/>
            <w:sz w:val="20"/>
            <w:szCs w:val="20"/>
            <w:lang w:val="en-US"/>
          </w:rPr>
          <w:t>aangepast</w:t>
        </w:r>
        <w:r w:rsidRPr="27B0FDDF" w:rsidR="40731D54">
          <w:rPr>
            <w:rFonts w:ascii="Arial" w:hAnsi="Arial" w:cs="Arial"/>
            <w:color w:val="000000" w:themeColor="text1" w:themeTint="FF" w:themeShade="FF"/>
            <w:sz w:val="20"/>
            <w:szCs w:val="20"/>
            <w:lang w:val="en-US"/>
          </w:rPr>
          <w:t xml:space="preserve"> schoeisel </w:t>
        </w:r>
      </w:ins>
      <w:del w:author="Fabienne Dobbels" w:date="2026-06-03T07:55:21.558Z" w16du:dateUtc="2026-06-03T07:55:21.558Z" w:id="1045891607">
        <w:r w:rsidRPr="27B0FDDF" w:rsidDel="0084605D">
          <w:rPr>
            <w:rFonts w:ascii="Arial" w:hAnsi="Arial" w:cs="Arial"/>
            <w:b w:val="1"/>
            <w:bCs w:val="1"/>
            <w:color w:val="000000" w:themeColor="text1" w:themeTint="FF" w:themeShade="FF"/>
            <w:sz w:val="20"/>
            <w:szCs w:val="20"/>
            <w:lang w:val="en-US"/>
          </w:rPr>
          <w:delText>de therapietrouw</w:delText>
        </w:r>
      </w:del>
      <w:r w:rsidRPr="27B0FDDF" w:rsidR="0084605D">
        <w:rPr>
          <w:rFonts w:ascii="Arial" w:hAnsi="Arial" w:cs="Arial" w:eastAsia="Arial"/>
          <w:b w:val="1"/>
          <w:bCs w:val="1"/>
          <w:color w:val="000000" w:themeColor="text1" w:themeTint="FF" w:themeShade="FF"/>
          <w:sz w:val="20"/>
          <w:szCs w:val="20"/>
          <w:lang w:val="en-US"/>
        </w:rPr>
        <w:t xml:space="preserve"> te verbeter</w:t>
      </w:r>
      <w:r w:rsidRPr="27B0FDDF" w:rsidR="0084605D">
        <w:rPr>
          <w:rFonts w:ascii="Arial" w:hAnsi="Arial" w:cs="Arial" w:eastAsia="Arial"/>
          <w:b w:val="1"/>
          <w:bCs w:val="1"/>
          <w:color w:val="000000" w:themeColor="text1" w:themeTint="FF" w:themeShade="FF"/>
          <w:sz w:val="20"/>
          <w:szCs w:val="20"/>
          <w:lang w:val="en-US"/>
        </w:rPr>
        <w:t>en</w:t>
      </w:r>
      <w:r w:rsidRPr="27B0FDDF" w:rsidR="0084605D">
        <w:rPr>
          <w:rFonts w:ascii="Arial" w:hAnsi="Arial" w:cs="Arial" w:eastAsia="Arial"/>
          <w:color w:val="000000" w:themeColor="text1" w:themeTint="FF" w:themeShade="FF"/>
          <w:sz w:val="20"/>
          <w:szCs w:val="20"/>
          <w:lang w:val="en-US"/>
        </w:rPr>
        <w:t xml:space="preserve"> en de </w:t>
      </w:r>
      <w:r w:rsidRPr="27B0FDDF" w:rsidR="0084605D">
        <w:rPr>
          <w:rFonts w:ascii="Arial" w:hAnsi="Arial" w:cs="Arial" w:eastAsia="Arial"/>
          <w:b w:val="1"/>
          <w:bCs w:val="1"/>
          <w:color w:val="000000" w:themeColor="text1" w:themeTint="FF" w:themeShade="FF"/>
          <w:sz w:val="20"/>
          <w:szCs w:val="20"/>
          <w:lang w:val="en-US"/>
        </w:rPr>
        <w:t>levenskwaliteit van patiënten te verhogen</w:t>
      </w:r>
      <w:r w:rsidRPr="27B0FDDF" w:rsidR="0084605D">
        <w:rPr>
          <w:rFonts w:ascii="Arial" w:hAnsi="Arial" w:cs="Arial" w:eastAsia="Arial"/>
          <w:color w:val="000000" w:themeColor="text1" w:themeTint="FF" w:themeShade="FF"/>
          <w:sz w:val="20"/>
          <w:szCs w:val="20"/>
          <w:lang w:val="en-US"/>
        </w:rPr>
        <w:t>.</w:t>
      </w:r>
    </w:p>
    <w:p w:rsidRPr="0009574B" w:rsidR="007560FC" w:rsidP="0009574B" w:rsidRDefault="0009574B" w14:paraId="25C10570" w14:textId="48161293">
      <w:pPr>
        <w:pStyle w:val="Default"/>
        <w:jc w:val="both"/>
        <w:rPr>
          <w:color w:val="auto"/>
          <w:sz w:val="20"/>
          <w:szCs w:val="20"/>
          <w:lang w:val="nl-BE"/>
        </w:rPr>
      </w:pPr>
      <w:r>
        <w:rPr>
          <w:rFonts w:ascii="Arial" w:hAnsi="Arial" w:eastAsia="Arial" w:cs="Arial"/>
          <w:color w:val="auto"/>
          <w:sz w:val="20"/>
          <w:szCs w:val="20"/>
          <w:lang w:val="nl-BE"/>
        </w:rPr>
        <w:t xml:space="preserve">Daarnaast zal ook de kosteneffectiviteit van de nieuwe therapie beoordeeld worden. Ten slotte zal er een procesevaluatie uitgevoerd worden. Binnen een procesevaluatie wordt gekeken hoe vlot het invoeren van de nieuwe interventie binnen de diabetesvoetkliniek verloopt en waar er zich nog problemen voordoen. </w:t>
      </w:r>
      <w:r w:rsidRPr="0009574B" w:rsidR="007560FC">
        <w:rPr>
          <w:rFonts w:ascii="Arial" w:hAnsi="Arial" w:eastAsia="Arial" w:cs="Arial"/>
          <w:b/>
          <w:color w:val="24303B"/>
          <w:sz w:val="20"/>
          <w:szCs w:val="20"/>
          <w:lang w:val="nl-BE"/>
        </w:rPr>
        <w:tab/>
      </w:r>
      <w:r w:rsidRPr="0009574B" w:rsidR="007560FC">
        <w:rPr>
          <w:rFonts w:ascii="Arial" w:hAnsi="Arial" w:eastAsia="Arial" w:cs="Arial"/>
          <w:b/>
          <w:color w:val="24303B"/>
          <w:sz w:val="20"/>
          <w:szCs w:val="20"/>
          <w:lang w:val="nl-BE"/>
        </w:rPr>
        <w:tab/>
      </w:r>
      <w:r w:rsidRPr="0009574B" w:rsidR="007560FC">
        <w:rPr>
          <w:rFonts w:ascii="Arial" w:hAnsi="Arial" w:eastAsia="Arial" w:cs="Arial"/>
          <w:b/>
          <w:color w:val="24303B"/>
          <w:sz w:val="20"/>
          <w:szCs w:val="20"/>
          <w:lang w:val="nl-BE"/>
        </w:rPr>
        <w:tab/>
      </w:r>
      <w:r w:rsidRPr="0009574B" w:rsidR="007560FC">
        <w:rPr>
          <w:rFonts w:ascii="Arial" w:hAnsi="Arial" w:eastAsia="Arial" w:cs="Arial"/>
          <w:b/>
          <w:color w:val="24303B"/>
          <w:sz w:val="20"/>
          <w:szCs w:val="20"/>
          <w:lang w:val="nl-BE"/>
        </w:rPr>
        <w:tab/>
      </w:r>
      <w:r w:rsidRPr="0009574B" w:rsidR="007560FC">
        <w:rPr>
          <w:rFonts w:ascii="Arial" w:hAnsi="Arial" w:eastAsia="Arial" w:cs="Arial"/>
          <w:b/>
          <w:color w:val="24303B"/>
          <w:sz w:val="20"/>
          <w:szCs w:val="20"/>
          <w:lang w:val="nl-BE"/>
        </w:rPr>
        <w:tab/>
      </w:r>
      <w:r w:rsidRPr="0009574B" w:rsidR="007560FC">
        <w:rPr>
          <w:rFonts w:ascii="Arial" w:hAnsi="Arial" w:eastAsia="Arial" w:cs="Arial"/>
          <w:b/>
          <w:color w:val="24303B"/>
          <w:sz w:val="20"/>
          <w:szCs w:val="20"/>
          <w:lang w:val="nl-BE"/>
        </w:rPr>
        <w:tab/>
      </w:r>
      <w:r w:rsidRPr="0009574B" w:rsidR="007560FC">
        <w:rPr>
          <w:rFonts w:ascii="Arial" w:hAnsi="Arial" w:eastAsia="Arial" w:cs="Arial"/>
          <w:b/>
          <w:color w:val="24303B"/>
          <w:sz w:val="20"/>
          <w:szCs w:val="20"/>
          <w:lang w:val="nl-BE"/>
        </w:rPr>
        <w:tab/>
      </w:r>
    </w:p>
    <w:p w:rsidR="00EE0A97" w:rsidP="00FA13DE" w:rsidRDefault="00FA13DE" w14:paraId="78FA5D6B" w14:textId="0C7C6E5E">
      <w:pPr>
        <w:pStyle w:val="Heading3"/>
        <w:rPr>
          <w:lang w:val="nl-BE"/>
        </w:rPr>
      </w:pPr>
      <w:r>
        <w:rPr>
          <w:rFonts w:ascii="Arial" w:hAnsi="Arial" w:eastAsia="Arial" w:cs="Arial"/>
          <w:color w:val="24303B"/>
          <w:lang w:val="nl-BE"/>
        </w:rPr>
        <w:t xml:space="preserve">4. </w:t>
      </w:r>
      <w:r w:rsidRPr="0009574B" w:rsidR="008C10D2">
        <w:rPr>
          <w:rFonts w:ascii="Arial" w:hAnsi="Arial" w:eastAsia="Arial" w:cs="Arial"/>
          <w:color w:val="24303B"/>
          <w:lang w:val="nl-BE"/>
        </w:rPr>
        <w:t>Wat houdt deelname aan de studie in voor u?</w:t>
      </w:r>
      <w:r w:rsidRPr="0009574B" w:rsidR="00E810F5">
        <w:rPr>
          <w:rFonts w:ascii="Arial" w:hAnsi="Arial" w:eastAsia="Arial" w:cs="Arial"/>
          <w:color w:val="24303B"/>
          <w:lang w:val="nl-BE"/>
        </w:rPr>
        <w:t>:</w:t>
      </w:r>
    </w:p>
    <w:p w:rsidRPr="0009574B" w:rsidR="0084605D" w:rsidP="00FA13DE" w:rsidRDefault="0084605D" w14:paraId="08437D67" w14:textId="390DFDDC">
      <w:pPr>
        <w:pStyle w:val="NormalWeb"/>
        <w:spacing w:before="120"/>
        <w:jc w:val="both"/>
        <w:rPr>
          <w:rFonts w:ascii="Arial" w:hAnsi="Arial" w:cs="Arial"/>
          <w:sz w:val="20"/>
          <w:szCs w:val="20"/>
          <w:lang w:val="nl-NL"/>
        </w:rPr>
      </w:pPr>
      <w:r w:rsidRPr="0009574B">
        <w:rPr>
          <w:rFonts w:ascii="Arial" w:hAnsi="Arial" w:cs="Arial" w:eastAsia="Arial"/>
          <w:color w:val="24303B"/>
          <w:sz w:val="20"/>
          <w:szCs w:val="20"/>
          <w:lang w:val="nl-NL"/>
        </w:rPr>
        <w:t xml:space="preserve">Indien u beslist om deel te nemen, zal u gedurende een periode van achttien maanden worden opgevolgd in de diabetesvoetkliniek waar u behandeld wordt. De studie verloopt volgens een </w:t>
      </w:r>
      <w:r w:rsidRPr="0009574B">
        <w:rPr>
          <w:rFonts w:ascii="Arial" w:hAnsi="Arial" w:cs="Arial" w:eastAsia="Arial"/>
          <w:b/>
          <w:bCs/>
          <w:color w:val="24303B"/>
          <w:sz w:val="20"/>
          <w:szCs w:val="20"/>
          <w:lang w:val="nl-NL"/>
        </w:rPr>
        <w:t>vergelijkend principe</w:t>
      </w:r>
      <w:r w:rsidRPr="0009574B">
        <w:rPr>
          <w:rFonts w:ascii="Arial" w:hAnsi="Arial" w:cs="Arial" w:eastAsia="Arial"/>
          <w:color w:val="24303B"/>
          <w:sz w:val="20"/>
          <w:szCs w:val="20"/>
          <w:lang w:val="nl-NL"/>
        </w:rPr>
        <w:t xml:space="preserve"> waarbij </w:t>
      </w:r>
      <w:r w:rsidRPr="0009574B">
        <w:rPr>
          <w:rFonts w:ascii="Arial" w:hAnsi="Arial" w:cs="Arial" w:eastAsia="Arial"/>
          <w:b/>
          <w:bCs/>
          <w:color w:val="24303B"/>
          <w:sz w:val="20"/>
          <w:szCs w:val="20"/>
          <w:lang w:val="nl-NL"/>
        </w:rPr>
        <w:t>twee vormen van zorg met elkaar worden vergeleken</w:t>
      </w:r>
      <w:r w:rsidRPr="0009574B">
        <w:rPr>
          <w:rFonts w:ascii="Arial" w:hAnsi="Arial" w:cs="Arial" w:eastAsia="Arial"/>
          <w:color w:val="24303B"/>
          <w:sz w:val="20"/>
          <w:szCs w:val="20"/>
          <w:lang w:val="nl-NL"/>
        </w:rPr>
        <w:t>.</w:t>
      </w:r>
    </w:p>
    <w:p w:rsidRPr="0009574B" w:rsidR="0084605D" w:rsidP="0084605D" w:rsidRDefault="0084605D" w14:paraId="180E4767" w14:textId="77777777">
      <w:pPr>
        <w:pStyle w:val="NormalWeb"/>
        <w:jc w:val="both"/>
        <w:rPr>
          <w:rFonts w:ascii="Arial" w:hAnsi="Arial" w:cs="Arial"/>
          <w:sz w:val="20"/>
          <w:szCs w:val="20"/>
          <w:lang w:val="nl-NL"/>
        </w:rPr>
      </w:pPr>
    </w:p>
    <w:p w:rsidRPr="0009574B" w:rsidR="0084605D" w:rsidP="0084605D" w:rsidRDefault="0084605D" w14:paraId="202E96D6" w14:textId="111953BB">
      <w:pPr>
        <w:pStyle w:val="NormalWeb"/>
        <w:jc w:val="both"/>
        <w:rPr>
          <w:rFonts w:ascii="Arial" w:hAnsi="Arial" w:cs="Arial"/>
          <w:sz w:val="20"/>
          <w:szCs w:val="20"/>
          <w:lang w:val="nl-NL"/>
        </w:rPr>
      </w:pPr>
      <w:r w:rsidRPr="0009574B">
        <w:rPr>
          <w:rFonts w:ascii="Arial" w:hAnsi="Arial" w:cs="Arial" w:eastAsia="Arial"/>
          <w:color w:val="24303B"/>
          <w:sz w:val="20"/>
          <w:szCs w:val="20"/>
          <w:lang w:val="nl-NL"/>
        </w:rPr>
        <w:t xml:space="preserve">Na uw </w:t>
      </w:r>
      <w:r w:rsidRPr="0009574B">
        <w:rPr>
          <w:rFonts w:ascii="Arial" w:hAnsi="Arial" w:cs="Arial" w:eastAsia="Arial"/>
          <w:b/>
          <w:bCs/>
          <w:color w:val="24303B"/>
          <w:sz w:val="20"/>
          <w:szCs w:val="20"/>
          <w:lang w:val="nl-NL"/>
        </w:rPr>
        <w:t>toestemming</w:t>
      </w:r>
      <w:r w:rsidRPr="0009574B">
        <w:rPr>
          <w:rFonts w:ascii="Arial" w:hAnsi="Arial" w:cs="Arial" w:eastAsia="Arial"/>
          <w:color w:val="24303B"/>
          <w:sz w:val="20"/>
          <w:szCs w:val="20"/>
          <w:lang w:val="nl-NL"/>
        </w:rPr>
        <w:t xml:space="preserve"> wordt u </w:t>
      </w:r>
      <w:r w:rsidRPr="0009574B">
        <w:rPr>
          <w:rFonts w:ascii="Arial" w:hAnsi="Arial" w:cs="Arial" w:eastAsia="Arial"/>
          <w:b/>
          <w:bCs/>
          <w:color w:val="24303B"/>
          <w:sz w:val="20"/>
          <w:szCs w:val="20"/>
          <w:lang w:val="nl-NL"/>
        </w:rPr>
        <w:t>willekeurig</w:t>
      </w:r>
      <w:r w:rsidRPr="0009574B">
        <w:rPr>
          <w:rFonts w:ascii="Arial" w:hAnsi="Arial" w:cs="Arial" w:eastAsia="Arial"/>
          <w:color w:val="24303B"/>
          <w:sz w:val="20"/>
          <w:szCs w:val="20"/>
          <w:lang w:val="nl-NL"/>
        </w:rPr>
        <w:t xml:space="preserve">, dit wil zeggen door toeval en vergelijkbaar met een loting, toegewezen aan één van twee groepen. In de eerste groep ontvangt u de </w:t>
      </w:r>
      <w:r w:rsidRPr="0009574B" w:rsidR="00911BB5">
        <w:rPr>
          <w:rFonts w:ascii="Arial" w:hAnsi="Arial" w:cs="Arial" w:eastAsia="Arial"/>
          <w:color w:val="24303B"/>
          <w:sz w:val="20"/>
          <w:szCs w:val="20"/>
          <w:lang w:val="nl-NL"/>
        </w:rPr>
        <w:t>standaard</w:t>
      </w:r>
      <w:r w:rsidRPr="0009574B">
        <w:rPr>
          <w:rFonts w:ascii="Arial" w:hAnsi="Arial" w:cs="Arial" w:eastAsia="Arial"/>
          <w:color w:val="24303B"/>
          <w:sz w:val="20"/>
          <w:szCs w:val="20"/>
          <w:lang w:val="nl-NL"/>
        </w:rPr>
        <w:t xml:space="preserve">zorg zoals die momenteel standaard wordt aangeboden in België. In de tweede groep ontvangt u dezelfde gebruikelijke zorg, aangevuld met de PARADISE-aanpak. U kan zelf </w:t>
      </w:r>
      <w:r w:rsidRPr="0009574B">
        <w:rPr>
          <w:rFonts w:ascii="Arial" w:hAnsi="Arial" w:cs="Arial" w:eastAsia="Arial"/>
          <w:b/>
          <w:bCs/>
          <w:color w:val="24303B"/>
          <w:sz w:val="20"/>
          <w:szCs w:val="20"/>
          <w:lang w:val="nl-NL"/>
        </w:rPr>
        <w:t>niet</w:t>
      </w:r>
      <w:r w:rsidRPr="0009574B">
        <w:rPr>
          <w:rFonts w:ascii="Arial" w:hAnsi="Arial" w:cs="Arial" w:eastAsia="Arial"/>
          <w:color w:val="24303B"/>
          <w:sz w:val="20"/>
          <w:szCs w:val="20"/>
          <w:lang w:val="nl-NL"/>
        </w:rPr>
        <w:t xml:space="preserve"> kiezen in welke groep u terechtkomt.</w:t>
      </w:r>
    </w:p>
    <w:p w:rsidRPr="0009574B" w:rsidR="0084605D" w:rsidP="0084605D" w:rsidRDefault="0084605D" w14:paraId="09EE8687" w14:textId="77777777">
      <w:pPr>
        <w:pStyle w:val="NormalWeb"/>
        <w:jc w:val="both"/>
        <w:rPr>
          <w:rFonts w:ascii="Arial" w:hAnsi="Arial" w:cs="Arial"/>
          <w:sz w:val="20"/>
          <w:szCs w:val="20"/>
          <w:lang w:val="nl-NL"/>
        </w:rPr>
      </w:pPr>
    </w:p>
    <w:p w:rsidRPr="0009574B" w:rsidR="0084605D" w:rsidP="0084605D" w:rsidRDefault="0084605D" w14:paraId="365D4EFC" w14:textId="3896AA21">
      <w:pPr>
        <w:pStyle w:val="NormalWeb"/>
        <w:jc w:val="both"/>
        <w:rPr>
          <w:rFonts w:ascii="Arial" w:hAnsi="Arial" w:cs="Arial"/>
          <w:sz w:val="20"/>
          <w:szCs w:val="20"/>
          <w:lang w:val="nl-NL"/>
        </w:rPr>
      </w:pPr>
      <w:r w:rsidRPr="0009574B">
        <w:rPr>
          <w:rFonts w:ascii="Arial" w:hAnsi="Arial" w:cs="Arial" w:eastAsia="Arial"/>
          <w:color w:val="24303B"/>
          <w:sz w:val="20"/>
          <w:szCs w:val="20"/>
          <w:lang w:val="nl-NL"/>
        </w:rPr>
        <w:t xml:space="preserve">Tijdens de studie zal u op </w:t>
      </w:r>
      <w:r w:rsidRPr="0009574B">
        <w:rPr>
          <w:rFonts w:ascii="Arial" w:hAnsi="Arial" w:cs="Arial" w:eastAsia="Arial"/>
          <w:b/>
          <w:bCs/>
          <w:color w:val="24303B"/>
          <w:sz w:val="20"/>
          <w:szCs w:val="20"/>
          <w:lang w:val="nl-NL"/>
        </w:rPr>
        <w:t>regelmatige tijdstippen</w:t>
      </w:r>
      <w:r w:rsidRPr="0009574B">
        <w:rPr>
          <w:rFonts w:ascii="Arial" w:hAnsi="Arial" w:cs="Arial" w:eastAsia="Arial"/>
          <w:color w:val="24303B"/>
          <w:sz w:val="20"/>
          <w:szCs w:val="20"/>
          <w:lang w:val="nl-NL"/>
        </w:rPr>
        <w:t xml:space="preserve"> (+/- </w:t>
      </w:r>
      <w:r w:rsidRPr="0009574B">
        <w:rPr>
          <w:rFonts w:ascii="Arial" w:hAnsi="Arial" w:cs="Arial" w:eastAsia="Arial"/>
          <w:b/>
          <w:bCs/>
          <w:color w:val="24303B"/>
          <w:sz w:val="20"/>
          <w:szCs w:val="20"/>
          <w:lang w:val="nl-NL"/>
        </w:rPr>
        <w:t>3 maandelijks</w:t>
      </w:r>
      <w:r w:rsidRPr="0009574B">
        <w:rPr>
          <w:rFonts w:ascii="Arial" w:hAnsi="Arial" w:cs="Arial" w:eastAsia="Arial"/>
          <w:color w:val="24303B"/>
          <w:sz w:val="20"/>
          <w:szCs w:val="20"/>
          <w:lang w:val="nl-NL"/>
        </w:rPr>
        <w:t>, zoals u nu ook reeds doet) op controle komen. Tijdens deze bezoeken worden uw voeten onderzocht, worden metingen uitgevoerd en wordt informatie verzameld over uw gezondheid en uw dagelijks functioneren. U zal ook op maat gemaakte steunzolen ontvangen, zoals gebruikelijk binnen de zorg voor mensen met een verhoogd risico op voetproblemen.</w:t>
      </w:r>
    </w:p>
    <w:p w:rsidRPr="0009574B" w:rsidR="0084605D" w:rsidP="19EA53E6" w:rsidRDefault="0084605D" w14:paraId="34ABD8B6" w14:textId="0DA9CE14">
      <w:pPr>
        <w:pStyle w:val="NormalWeb"/>
        <w:suppressLineNumbers w:val="0"/>
        <w:bidi w:val="0"/>
        <w:spacing w:before="0" w:beforeAutospacing="off" w:after="0" w:afterAutospacing="off" w:line="259" w:lineRule="auto"/>
        <w:ind w:left="0" w:right="0"/>
        <w:jc w:val="both"/>
        <w:rPr>
          <w:rFonts w:ascii="Arial" w:hAnsi="Arial" w:cs="Arial"/>
          <w:sz w:val="20"/>
          <w:szCs w:val="20"/>
          <w:lang w:val="nl-NL"/>
        </w:rPr>
        <w:pPrChange w:author="Janou De Buyser" w:date="2026-07-22T08:17:43.814Z">
          <w:pPr>
            <w:pStyle w:val="NormalWeb"/>
            <w:jc w:val="both"/>
          </w:pPr>
        </w:pPrChange>
      </w:pPr>
      <w:r w:rsidRPr="19EA53E6" w:rsidR="4F3CE7BB">
        <w:rPr>
          <w:rFonts w:ascii="Arial" w:hAnsi="Arial" w:cs="Arial" w:eastAsia="Arial"/>
          <w:color w:val="24303B"/>
          <w:sz w:val="20"/>
          <w:szCs w:val="20"/>
          <w:lang w:val="nl-NL"/>
        </w:rPr>
        <w:t>Indien</w:t>
      </w:r>
      <w:r w:rsidRPr="19EA53E6" w:rsidR="4F3CE7BB">
        <w:rPr>
          <w:rFonts w:ascii="Arial" w:hAnsi="Arial" w:cs="Arial" w:eastAsia="Arial"/>
          <w:color w:val="24303B"/>
          <w:sz w:val="20"/>
          <w:szCs w:val="20"/>
          <w:lang w:val="nl-NL"/>
        </w:rPr>
        <w:t xml:space="preserve"> u wordt toegewezen aan de groep die de PARADISE-aanpak ontvangt, zullen bijkomende metingen </w:t>
      </w:r>
      <w:del w:author="Janou De Buyser" w:date="2026-07-22T08:17:43.74Z" w16du:dateUtc="2026-07-22T08:17:43.74Z" w:id="556814095">
        <w:r w:rsidRPr="19EA53E6" w:rsidDel="4F3CE7BB">
          <w:rPr>
            <w:rFonts w:ascii="Arial" w:hAnsi="Arial" w:cs="Arial"/>
            <w:sz w:val="20"/>
            <w:szCs w:val="20"/>
            <w:lang w:val="nl-NL"/>
          </w:rPr>
          <w:delText xml:space="preserve">en </w:delText>
        </w:r>
      </w:del>
      <w:commentRangeStart w:id="2083033531"/>
      <w:del w:author="Janou De Buyser" w:date="2026-07-22T08:17:43.74Z" w16du:dateUtc="2026-07-22T08:17:43.74Z" w:id="795514061">
        <w:r w:rsidRPr="19EA53E6" w:rsidDel="4F3CE7BB">
          <w:rPr>
            <w:rFonts w:ascii="Arial" w:hAnsi="Arial" w:cs="Arial"/>
            <w:sz w:val="20"/>
            <w:szCs w:val="20"/>
            <w:lang w:val="nl-NL"/>
          </w:rPr>
          <w:delText>begeleidingsmomenten</w:delText>
        </w:r>
      </w:del>
      <w:commentRangeEnd w:id="2083033531"/>
      <w:r>
        <w:rPr>
          <w:rStyle w:val="CommentReference"/>
          <w:rFonts w:ascii="Arial" w:hAnsi="Arial" w:eastAsia="Arial" w:cs="Arial"/>
          <w:color w:val="24303B"/>
        </w:rPr>
        <w:commentReference w:id="2083033531"/>
      </w:r>
      <w:del w:author="Janou De Buyser" w:date="2026-07-22T08:17:43.74Z" w16du:dateUtc="2026-07-22T08:17:43.74Z" w:id="890087528">
        <w:r w:rsidRPr="19EA53E6" w:rsidDel="4F3CE7BB">
          <w:rPr>
            <w:rFonts w:ascii="Arial" w:hAnsi="Arial" w:cs="Arial"/>
            <w:sz w:val="20"/>
            <w:szCs w:val="20"/>
            <w:lang w:val="nl-NL"/>
          </w:rPr>
          <w:delText xml:space="preserve"> plaatsvinden</w:delText>
        </w:r>
      </w:del>
      <w:ins w:author="Janou De Buyser" w:date="2026-07-22T08:17:48.853Z" w16du:dateUtc="2026-07-22T08:17:48.853Z" w:id="522710192">
        <w:r w:rsidRPr="19EA53E6" w:rsidR="2BDCD831">
          <w:rPr>
            <w:rFonts w:ascii="Arial" w:hAnsi="Arial" w:cs="Arial"/>
            <w:sz w:val="20"/>
            <w:szCs w:val="20"/>
            <w:lang w:val="nl-NL"/>
          </w:rPr>
          <w:t>worden uitgevoerd</w:t>
        </w:r>
      </w:ins>
      <w:r w:rsidRPr="19EA53E6" w:rsidR="4F3CE7BB">
        <w:rPr>
          <w:rFonts w:ascii="Arial" w:hAnsi="Arial" w:cs="Arial" w:eastAsia="Arial"/>
          <w:color w:val="24303B"/>
          <w:sz w:val="20"/>
          <w:szCs w:val="20"/>
          <w:lang w:val="nl-NL"/>
        </w:rPr>
        <w:t xml:space="preserve">. Zo zal onder andere de druk onder uw voeten gemeten worden terwijl u schoenen draagt, zal een kleine sensor in uw zool geplaatst worden om na te gaan hoe vaak u uw schoenen draagt, en zal u gedurende een korte periode een </w:t>
      </w:r>
      <w:ins w:author="Fabienne Dobbels" w:date="2026-06-03T07:56:57.146Z" w16du:dateUtc="2026-06-03T07:56:57.146Z" w:id="249699474">
        <w:r w:rsidRPr="19EA53E6" w:rsidR="7AD7A54D">
          <w:rPr>
            <w:rFonts w:ascii="Arial" w:hAnsi="Arial" w:cs="Arial"/>
            <w:sz w:val="20"/>
            <w:szCs w:val="20"/>
            <w:lang w:val="nl-NL"/>
          </w:rPr>
          <w:t xml:space="preserve">klein toestel dragen </w:t>
        </w:r>
      </w:ins>
      <w:del w:author="Fabienne Dobbels" w:date="2026-06-03T07:57:02.751Z" w16du:dateUtc="2026-06-03T07:57:02.751Z" w:id="306140284">
        <w:r w:rsidRPr="19EA53E6" w:rsidDel="4F3CE7BB">
          <w:rPr>
            <w:rFonts w:ascii="Arial" w:hAnsi="Arial" w:cs="Arial"/>
            <w:sz w:val="20"/>
            <w:szCs w:val="20"/>
            <w:lang w:val="nl-NL"/>
          </w:rPr>
          <w:delText>activiteitstracker</w:delText>
        </w:r>
        <w:r w:rsidRPr="19EA53E6" w:rsidDel="4F3CE7BB">
          <w:rPr>
            <w:rFonts w:ascii="Arial" w:hAnsi="Arial" w:cs="Arial"/>
            <w:sz w:val="20"/>
            <w:szCs w:val="20"/>
            <w:lang w:val="nl-NL"/>
          </w:rPr>
          <w:delText xml:space="preserve"> dragen </w:delText>
        </w:r>
      </w:del>
      <w:r w:rsidRPr="19EA53E6" w:rsidR="4F3CE7BB">
        <w:rPr>
          <w:rFonts w:ascii="Arial" w:hAnsi="Arial" w:cs="Arial" w:eastAsia="Arial"/>
          <w:color w:val="24303B"/>
          <w:sz w:val="20"/>
          <w:szCs w:val="20"/>
          <w:lang w:val="nl-NL"/>
        </w:rPr>
        <w:t xml:space="preserve">om </w:t>
      </w:r>
      <w:del w:author="Fabienne Dobbels" w:date="2026-06-03T07:57:29.879Z" w16du:dateUtc="2026-06-03T07:57:29.879Z" w:id="693230536">
        <w:r w:rsidRPr="19EA53E6" w:rsidDel="4F3CE7BB">
          <w:rPr>
            <w:rFonts w:ascii="Arial" w:hAnsi="Arial" w:cs="Arial"/>
            <w:sz w:val="20"/>
            <w:szCs w:val="20"/>
            <w:lang w:val="nl-NL"/>
          </w:rPr>
          <w:delText xml:space="preserve">uw </w:delText>
        </w:r>
        <w:r w:rsidRPr="19EA53E6" w:rsidDel="4F3CE7BB">
          <w:rPr>
            <w:rFonts w:ascii="Arial" w:hAnsi="Arial" w:cs="Arial"/>
            <w:sz w:val="20"/>
            <w:szCs w:val="20"/>
            <w:lang w:val="nl-NL"/>
          </w:rPr>
          <w:delText>bewegingsniveau</w:delText>
        </w:r>
      </w:del>
      <w:r w:rsidRPr="19EA53E6" w:rsidR="4F3CE7BB">
        <w:rPr>
          <w:rFonts w:ascii="Arial" w:hAnsi="Arial" w:cs="Arial" w:eastAsia="Arial"/>
          <w:color w:val="24303B"/>
          <w:sz w:val="20"/>
          <w:szCs w:val="20"/>
          <w:lang w:val="nl-NL"/>
        </w:rPr>
        <w:t xml:space="preserve"> </w:t>
      </w:r>
      <w:ins w:author="Janou De Buyser" w:date="2026-07-22T08:19:21.018Z" w16du:dateUtc="2026-07-22T08:19:21.018Z" w:id="13851868">
        <w:r w:rsidRPr="19EA53E6" w:rsidR="4E42284E">
          <w:rPr>
            <w:rFonts w:ascii="Arial" w:hAnsi="Arial" w:cs="Arial"/>
            <w:sz w:val="20"/>
            <w:szCs w:val="20"/>
            <w:lang w:val="nl-NL"/>
          </w:rPr>
          <w:t>uw activiteiten  (bv. Traplopen, stappen, zitten)</w:t>
        </w:r>
      </w:ins>
      <w:r w:rsidRPr="19EA53E6" w:rsidR="4F3CE7BB">
        <w:rPr>
          <w:rFonts w:ascii="Arial" w:hAnsi="Arial" w:cs="Arial" w:eastAsia="Arial"/>
          <w:color w:val="24303B"/>
          <w:sz w:val="20"/>
          <w:szCs w:val="20"/>
          <w:lang w:val="nl-NL"/>
        </w:rPr>
        <w:t>te meten</w:t>
      </w:r>
      <w:ins w:author="Fabienne Dobbels" w:date="2026-06-03T07:57:55.973Z" w16du:dateUtc="2026-06-03T07:57:55.973Z" w:id="1231787781">
        <w:r w:rsidRPr="19EA53E6" w:rsidR="4436A8F6">
          <w:rPr>
            <w:rFonts w:ascii="Arial" w:hAnsi="Arial" w:cs="Arial"/>
            <w:sz w:val="20"/>
            <w:szCs w:val="20"/>
            <w:lang w:val="nl-NL"/>
          </w:rPr>
          <w:t xml:space="preserve"> </w:t>
        </w:r>
        <w:del w:author="Janou De Buyser" w:date="2026-07-22T08:18:50.107Z" w16du:dateUtc="2026-07-22T08:18:50.107Z" w:id="563552220">
          <w:r w:rsidRPr="19EA53E6" w:rsidDel="4436A8F6">
            <w:rPr>
              <w:rFonts w:ascii="Arial" w:hAnsi="Arial" w:cs="Arial"/>
              <w:sz w:val="20"/>
              <w:szCs w:val="20"/>
              <w:lang w:val="nl-NL"/>
            </w:rPr>
            <w:delText>hoe veel u elke dag rondstapt</w:delText>
          </w:r>
        </w:del>
      </w:ins>
      <w:r w:rsidRPr="19EA53E6" w:rsidR="4F3CE7BB">
        <w:rPr>
          <w:rFonts w:ascii="Arial" w:hAnsi="Arial" w:cs="Arial" w:eastAsia="Arial"/>
          <w:color w:val="24303B"/>
          <w:sz w:val="20"/>
          <w:szCs w:val="20"/>
          <w:lang w:val="nl-NL"/>
        </w:rPr>
        <w:t xml:space="preserve">. Daarnaast krijgt u persoonlijke begeleiding en educatie over voetverzorging en het correct gebruik van uw schoeisel. U zal ook feedback krijgen over uw gebruik van het schoeisel, zodat eventuele problemen samen met </w:t>
      </w:r>
      <w:ins w:author="Fabienne Dobbels" w:date="2026-06-03T07:58:10.448Z" w16du:dateUtc="2026-06-03T07:58:10.448Z" w:id="534747895">
        <w:r w:rsidRPr="19EA53E6" w:rsidR="2ED1293A">
          <w:rPr>
            <w:rFonts w:ascii="Arial" w:hAnsi="Arial" w:cs="Arial"/>
            <w:sz w:val="20"/>
            <w:szCs w:val="20"/>
            <w:lang w:val="nl-NL"/>
          </w:rPr>
          <w:t>uw</w:t>
        </w:r>
      </w:ins>
      <w:del w:author="Fabienne Dobbels" w:date="2026-06-03T07:58:08.64Z" w16du:dateUtc="2026-06-03T07:58:08.64Z" w:id="1163948243">
        <w:r w:rsidRPr="19EA53E6" w:rsidDel="4F3CE7BB">
          <w:rPr>
            <w:rFonts w:ascii="Arial" w:hAnsi="Arial" w:cs="Arial"/>
            <w:sz w:val="20"/>
            <w:szCs w:val="20"/>
            <w:lang w:val="nl-NL"/>
          </w:rPr>
          <w:delText>de</w:delText>
        </w:r>
      </w:del>
      <w:r w:rsidRPr="19EA53E6" w:rsidR="4F3CE7BB">
        <w:rPr>
          <w:rFonts w:ascii="Arial" w:hAnsi="Arial" w:cs="Arial" w:eastAsia="Arial"/>
          <w:color w:val="24303B"/>
          <w:sz w:val="20"/>
          <w:szCs w:val="20"/>
          <w:lang w:val="nl-NL"/>
        </w:rPr>
        <w:t xml:space="preserve"> zorgverlener kunnen worden aangepakt.</w:t>
      </w:r>
    </w:p>
    <w:p w:rsidR="009A2C0B" w:rsidP="00FA13DE" w:rsidRDefault="00FA13DE" w14:paraId="50962D19" w14:textId="327472E5">
      <w:pPr>
        <w:pStyle w:val="Heading3"/>
        <w:rPr>
          <w:lang w:val="nl-BE"/>
        </w:rPr>
      </w:pPr>
      <w:r w:rsidRPr="27B0FDDF" w:rsidR="00FA13DE">
        <w:rPr>
          <w:rFonts w:ascii="Arial" w:hAnsi="Arial" w:eastAsia="Arial" w:cs="Arial"/>
          <w:color w:val="24303B"/>
          <w:lang w:val="nl-BE"/>
        </w:rPr>
        <w:t xml:space="preserve">5. </w:t>
      </w:r>
      <w:r w:rsidRPr="27B0FDDF" w:rsidR="008C10D2">
        <w:rPr>
          <w:rFonts w:ascii="Arial" w:hAnsi="Arial" w:eastAsia="Arial" w:cs="Arial"/>
          <w:color w:val="24303B"/>
          <w:lang w:val="nl-BE"/>
        </w:rPr>
        <w:t>Hoeveel proefpersonen zullen aan deze studie deelnemen?</w:t>
      </w:r>
      <w:commentRangeStart w:id="1697684052"/>
      <w:commentRangeEnd w:id="1697684052"/>
      <w:r>
        <w:rPr>
          <w:rStyle w:val="CommentReference"/>
          <w:rFonts w:ascii="Arial" w:hAnsi="Arial" w:eastAsia="Arial" w:cs="Arial"/>
          <w:color w:val="24303B"/>
        </w:rPr>
        <w:commentReference w:id="1697684052"/>
      </w:r>
    </w:p>
    <w:p w:rsidR="4BE08F4E" w:rsidP="19EA53E6" w:rsidRDefault="4BE08F4E" w14:paraId="64E3B99D" w14:textId="73D066B6">
      <w:pPr>
        <w:pStyle w:val="Normal"/>
        <w:spacing w:before="120" w:after="120"/>
        <w:jc w:val="both"/>
        <w:rPr>
          <w:rFonts w:ascii="Arial" w:hAnsi="Arial" w:eastAsia="Arial" w:cs="Arial"/>
          <w:noProof w:val="0"/>
          <w:sz w:val="20"/>
          <w:szCs w:val="20"/>
          <w:lang w:val="nl-BE"/>
        </w:rPr>
      </w:pPr>
      <w:del w:author="Janou De Buyser" w:date="2026-07-22T08:33:08.279Z" w16du:dateUtc="2026-07-22T08:33:08.279Z" w:id="540836746">
        <w:r w:rsidRPr="19EA53E6" w:rsidDel="4BE08F4E">
          <w:rPr>
            <w:rFonts w:ascii="Arial" w:hAnsi="Arial" w:cs="Arial"/>
            <w:color w:val="000000" w:themeColor="text1" w:themeTint="FF" w:themeShade="FF"/>
            <w:sz w:val="20"/>
            <w:szCs w:val="20"/>
            <w:lang w:val="nl-BE"/>
          </w:rPr>
          <w:delText>Er doen in totaal 6 diabetesvoetklinieken mee en iedere voetkliniek zal 24 participanten zoals u rekruteren. Twaalf van hen zullen, na willekeurige toekenning, de standaardzorg krijgen en 12 zullen de PARADISE-aanpak ontvangen.</w:delText>
        </w:r>
        <w:r w:rsidRPr="19EA53E6" w:rsidDel="05BE38B2">
          <w:rPr>
            <w:rFonts w:ascii="Arial" w:hAnsi="Arial" w:cs="Arial"/>
            <w:color w:val="000000" w:themeColor="text1" w:themeTint="FF" w:themeShade="FF"/>
            <w:sz w:val="20"/>
            <w:szCs w:val="20"/>
            <w:lang w:val="nl-BE"/>
          </w:rPr>
          <w:delText xml:space="preserve"> </w:delText>
        </w:r>
      </w:del>
      <w:ins w:author="Janou De Buyser" w:date="2026-07-22T08:33:08.294Z" w16du:dateUtc="2026-07-22T08:33:08.294Z" w:id="1728522612">
        <w:r w:rsidRPr="19EA53E6" w:rsidR="272BC925">
          <w:rPr>
            <w:rFonts w:ascii="Arial" w:hAnsi="Arial" w:eastAsia="Arial" w:cs="Arial"/>
            <w:noProof w:val="0"/>
            <w:sz w:val="20"/>
            <w:szCs w:val="20"/>
            <w:lang w:val="nl-BE"/>
          </w:rPr>
          <w:t>Aan deze studie zullen in totaal 144 personen deelnemen, gerekruteerd via zes gespecialiseerde diabetesvoetklinieken. Dit aantal deelnemers is nodig om te kunnen onderzoeken of de PARADISE-aanpak beter werkt dan de huidige standaardzorg. Door middel van loting wordt bepaald welke deelnemers de standaardzorg ontvangen en welke deelnemers de PARADISE-aanpak krijgen.</w:t>
        </w:r>
      </w:ins>
    </w:p>
    <w:p w:rsidR="008C10D2" w:rsidP="00FA13DE" w:rsidRDefault="00FA13DE" w14:paraId="66183D13" w14:textId="0F48B331">
      <w:pPr>
        <w:pStyle w:val="Heading3"/>
        <w:rPr>
          <w:lang w:val="nl-BE"/>
        </w:rPr>
      </w:pPr>
      <w:r>
        <w:rPr>
          <w:rFonts w:ascii="Arial" w:hAnsi="Arial" w:eastAsia="Arial" w:cs="Arial"/>
          <w:color w:val="24303B"/>
          <w:lang w:val="nl-BE"/>
        </w:rPr>
        <w:t xml:space="preserve">6. </w:t>
      </w:r>
      <w:r w:rsidRPr="0009574B" w:rsidR="008C10D2">
        <w:rPr>
          <w:rFonts w:ascii="Arial" w:hAnsi="Arial" w:eastAsia="Arial" w:cs="Arial"/>
          <w:color w:val="24303B"/>
          <w:lang w:val="nl-BE"/>
        </w:rPr>
        <w:t>Wat wordt verwacht van de deelnemer?</w:t>
      </w:r>
    </w:p>
    <w:p w:rsidR="00FA13DE" w:rsidP="1DF66BFB" w:rsidRDefault="00CC2723" w14:paraId="2CB399C8" w14:textId="61E1DE64">
      <w:pPr>
        <w:autoSpaceDE w:val="0"/>
        <w:autoSpaceDN w:val="0"/>
        <w:adjustRightInd w:val="0"/>
        <w:spacing w:before="120" w:after="120"/>
        <w:jc w:val="both"/>
        <w:rPr>
          <w:rFonts w:ascii="Arial" w:hAnsi="Arial" w:cs="Arial"/>
          <w:color w:val="000000"/>
          <w:sz w:val="20"/>
          <w:szCs w:val="20"/>
          <w:lang w:val="en-US"/>
        </w:rPr>
      </w:pPr>
      <w:del w:author="Janou De Buyser" w:date="2026-07-22T08:34:56.541Z" w16du:dateUtc="2026-07-22T08:34:56.541Z" w:id="975049165">
        <w:r w:rsidRPr="19EA53E6" w:rsidDel="239FEAEE">
          <w:rPr>
            <w:rFonts w:ascii="Arial" w:hAnsi="Arial" w:cs="Arial"/>
            <w:color w:val="000000" w:themeColor="text1" w:themeTint="FF" w:themeShade="FF"/>
            <w:sz w:val="20"/>
            <w:szCs w:val="20"/>
            <w:lang w:val="en-US"/>
          </w:rPr>
          <w:delText xml:space="preserve">Van u </w:delText>
        </w:r>
        <w:r w:rsidRPr="19EA53E6" w:rsidDel="239FEAEE">
          <w:rPr>
            <w:rFonts w:ascii="Arial" w:hAnsi="Arial" w:cs="Arial"/>
            <w:color w:val="000000" w:themeColor="text1" w:themeTint="FF" w:themeShade="FF"/>
            <w:sz w:val="20"/>
            <w:szCs w:val="20"/>
            <w:lang w:val="en-US"/>
          </w:rPr>
          <w:delText>wordt</w:delText>
        </w:r>
        <w:r w:rsidRPr="19EA53E6" w:rsidDel="239FEAEE">
          <w:rPr>
            <w:rFonts w:ascii="Arial" w:hAnsi="Arial" w:cs="Arial"/>
            <w:color w:val="000000" w:themeColor="text1" w:themeTint="FF" w:themeShade="FF"/>
            <w:sz w:val="20"/>
            <w:szCs w:val="20"/>
            <w:lang w:val="en-US"/>
          </w:rPr>
          <w:delText xml:space="preserve"> </w:delText>
        </w:r>
        <w:r w:rsidRPr="19EA53E6" w:rsidDel="239FEAEE">
          <w:rPr>
            <w:rFonts w:ascii="Arial" w:hAnsi="Arial" w:cs="Arial"/>
            <w:color w:val="000000" w:themeColor="text1" w:themeTint="FF" w:themeShade="FF"/>
            <w:sz w:val="20"/>
            <w:szCs w:val="20"/>
            <w:lang w:val="en-US"/>
          </w:rPr>
          <w:delText>verwacht</w:delText>
        </w:r>
        <w:r w:rsidRPr="19EA53E6" w:rsidDel="239FEAEE">
          <w:rPr>
            <w:rFonts w:ascii="Arial" w:hAnsi="Arial" w:cs="Arial"/>
            <w:color w:val="000000" w:themeColor="text1" w:themeTint="FF" w:themeShade="FF"/>
            <w:sz w:val="20"/>
            <w:szCs w:val="20"/>
            <w:lang w:val="en-US"/>
          </w:rPr>
          <w:delText xml:space="preserve"> dat u de </w:delText>
        </w:r>
        <w:r w:rsidRPr="19EA53E6" w:rsidDel="239FEAEE">
          <w:rPr>
            <w:rFonts w:ascii="Arial" w:hAnsi="Arial" w:cs="Arial"/>
            <w:color w:val="000000" w:themeColor="text1" w:themeTint="FF" w:themeShade="FF"/>
            <w:sz w:val="20"/>
            <w:szCs w:val="20"/>
            <w:lang w:val="en-US"/>
          </w:rPr>
          <w:delText>geplande</w:delText>
        </w:r>
        <w:r w:rsidRPr="19EA53E6" w:rsidDel="239FEAEE">
          <w:rPr>
            <w:rFonts w:ascii="Arial" w:hAnsi="Arial" w:cs="Arial"/>
            <w:color w:val="000000" w:themeColor="text1" w:themeTint="FF" w:themeShade="FF"/>
            <w:sz w:val="20"/>
            <w:szCs w:val="20"/>
            <w:lang w:val="en-US"/>
          </w:rPr>
          <w:delText xml:space="preserve"> </w:delText>
        </w:r>
        <w:r w:rsidRPr="19EA53E6" w:rsidDel="239FEAEE">
          <w:rPr>
            <w:rFonts w:ascii="Arial" w:hAnsi="Arial" w:cs="Arial"/>
            <w:color w:val="000000" w:themeColor="text1" w:themeTint="FF" w:themeShade="FF"/>
            <w:sz w:val="20"/>
            <w:szCs w:val="20"/>
            <w:lang w:val="en-US"/>
          </w:rPr>
          <w:delText>afspraken</w:delText>
        </w:r>
        <w:r w:rsidRPr="19EA53E6" w:rsidDel="239FEAEE">
          <w:rPr>
            <w:rFonts w:ascii="Arial" w:hAnsi="Arial" w:cs="Arial"/>
            <w:color w:val="000000" w:themeColor="text1" w:themeTint="FF" w:themeShade="FF"/>
            <w:sz w:val="20"/>
            <w:szCs w:val="20"/>
            <w:lang w:val="en-US"/>
          </w:rPr>
          <w:delText xml:space="preserve"> </w:delText>
        </w:r>
        <w:r w:rsidRPr="19EA53E6" w:rsidDel="239FEAEE">
          <w:rPr>
            <w:rFonts w:ascii="Arial" w:hAnsi="Arial" w:cs="Arial"/>
            <w:color w:val="000000" w:themeColor="text1" w:themeTint="FF" w:themeShade="FF"/>
            <w:sz w:val="20"/>
            <w:szCs w:val="20"/>
            <w:lang w:val="en-US"/>
          </w:rPr>
          <w:delText>bijwoont</w:delText>
        </w:r>
        <w:r w:rsidRPr="19EA53E6" w:rsidDel="239FEAEE">
          <w:rPr>
            <w:rFonts w:ascii="Arial" w:hAnsi="Arial" w:cs="Arial"/>
            <w:color w:val="000000" w:themeColor="text1" w:themeTint="FF" w:themeShade="FF"/>
            <w:sz w:val="20"/>
            <w:szCs w:val="20"/>
            <w:lang w:val="en-US"/>
          </w:rPr>
          <w:delText xml:space="preserve"> en de </w:delText>
        </w:r>
        <w:r w:rsidRPr="19EA53E6" w:rsidDel="239FEAEE">
          <w:rPr>
            <w:rFonts w:ascii="Arial" w:hAnsi="Arial" w:cs="Arial"/>
            <w:color w:val="000000" w:themeColor="text1" w:themeTint="FF" w:themeShade="FF"/>
            <w:sz w:val="20"/>
            <w:szCs w:val="20"/>
            <w:lang w:val="en-US"/>
          </w:rPr>
          <w:delText>instructies</w:delText>
        </w:r>
        <w:r w:rsidRPr="19EA53E6" w:rsidDel="239FEAEE">
          <w:rPr>
            <w:rFonts w:ascii="Arial" w:hAnsi="Arial" w:cs="Arial"/>
            <w:color w:val="000000" w:themeColor="text1" w:themeTint="FF" w:themeShade="FF"/>
            <w:sz w:val="20"/>
            <w:szCs w:val="20"/>
            <w:lang w:val="en-US"/>
          </w:rPr>
          <w:delText xml:space="preserve"> van de </w:delText>
        </w:r>
        <w:r w:rsidRPr="19EA53E6" w:rsidDel="239FEAEE">
          <w:rPr>
            <w:rFonts w:ascii="Arial" w:hAnsi="Arial" w:cs="Arial"/>
            <w:color w:val="000000" w:themeColor="text1" w:themeTint="FF" w:themeShade="FF"/>
            <w:sz w:val="20"/>
            <w:szCs w:val="20"/>
            <w:lang w:val="en-US"/>
          </w:rPr>
          <w:delText>onderzoekers</w:delText>
        </w:r>
        <w:r w:rsidRPr="19EA53E6" w:rsidDel="239FEAEE">
          <w:rPr>
            <w:rFonts w:ascii="Arial" w:hAnsi="Arial" w:cs="Arial"/>
            <w:color w:val="000000" w:themeColor="text1" w:themeTint="FF" w:themeShade="FF"/>
            <w:sz w:val="20"/>
            <w:szCs w:val="20"/>
            <w:lang w:val="en-US"/>
          </w:rPr>
          <w:delText xml:space="preserve"> </w:delText>
        </w:r>
        <w:r w:rsidRPr="19EA53E6" w:rsidDel="239FEAEE">
          <w:rPr>
            <w:rFonts w:ascii="Arial" w:hAnsi="Arial" w:cs="Arial"/>
            <w:color w:val="000000" w:themeColor="text1" w:themeTint="FF" w:themeShade="FF"/>
            <w:sz w:val="20"/>
            <w:szCs w:val="20"/>
            <w:lang w:val="en-US"/>
          </w:rPr>
          <w:delText>opvolgt</w:delText>
        </w:r>
        <w:r w:rsidRPr="19EA53E6" w:rsidDel="239FEAEE">
          <w:rPr>
            <w:rFonts w:ascii="Arial" w:hAnsi="Arial" w:cs="Arial"/>
            <w:color w:val="000000" w:themeColor="text1" w:themeTint="FF" w:themeShade="FF"/>
            <w:sz w:val="20"/>
            <w:szCs w:val="20"/>
            <w:lang w:val="en-US"/>
          </w:rPr>
          <w:delText>.</w:delText>
        </w:r>
      </w:del>
      <w:ins w:author="Janou De Buyser" w:date="2026-07-22T08:34:56.571Z" w16du:dateUtc="2026-07-22T08:34:56.571Z" w:id="22897922">
        <w:r w:rsidRPr="19EA53E6" w:rsidR="43D5A30D">
          <w:rPr>
            <w:rFonts w:ascii="Arial" w:hAnsi="Arial" w:cs="Arial"/>
            <w:color w:val="000000" w:themeColor="text1" w:themeTint="FF" w:themeShade="FF"/>
            <w:sz w:val="20"/>
            <w:szCs w:val="20"/>
            <w:lang w:val="en-US"/>
          </w:rPr>
          <w:t xml:space="preserve"> Van u wordt verwacht dat u de geplande afspraken bijwoont en de instructies van het betrokken zorgteam opvolgt.</w:t>
        </w:r>
      </w:ins>
      <w:r w:rsidRPr="19EA53E6" w:rsidR="239FEAEE">
        <w:rPr>
          <w:rFonts w:ascii="Arial" w:hAnsi="Arial" w:cs="Arial" w:eastAsia="Arial"/>
          <w:color w:val="000000" w:themeColor="text1" w:themeTint="FF" w:themeShade="FF"/>
          <w:sz w:val="20"/>
          <w:szCs w:val="20"/>
          <w:lang w:val="en-US"/>
        </w:rPr>
        <w:t xml:space="preserve"> Het is </w:t>
      </w:r>
      <w:r w:rsidRPr="19EA53E6" w:rsidR="239FEAEE">
        <w:rPr>
          <w:rFonts w:ascii="Arial" w:hAnsi="Arial" w:cs="Arial" w:eastAsia="Arial"/>
          <w:color w:val="000000" w:themeColor="text1" w:themeTint="FF" w:themeShade="FF"/>
          <w:sz w:val="20"/>
          <w:szCs w:val="20"/>
          <w:lang w:val="en-US"/>
        </w:rPr>
        <w:t>belangrijk</w:t>
      </w:r>
      <w:r w:rsidRPr="19EA53E6" w:rsidR="239FEAEE">
        <w:rPr>
          <w:rFonts w:ascii="Arial" w:hAnsi="Arial" w:cs="Arial" w:eastAsia="Arial"/>
          <w:color w:val="000000" w:themeColor="text1" w:themeTint="FF" w:themeShade="FF"/>
          <w:sz w:val="20"/>
          <w:szCs w:val="20"/>
          <w:lang w:val="en-US"/>
        </w:rPr>
        <w:t xml:space="preserve"> dat u het </w:t>
      </w:r>
      <w:r w:rsidRPr="19EA53E6" w:rsidR="239FEAEE">
        <w:rPr>
          <w:rFonts w:ascii="Arial" w:hAnsi="Arial" w:cs="Arial" w:eastAsia="Arial"/>
          <w:color w:val="000000" w:themeColor="text1" w:themeTint="FF" w:themeShade="FF"/>
          <w:sz w:val="20"/>
          <w:szCs w:val="20"/>
          <w:lang w:val="en-US"/>
        </w:rPr>
        <w:t>voorgeschreven</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schoeisel</w:t>
      </w:r>
      <w:r w:rsidRPr="19EA53E6" w:rsidR="239FEAEE">
        <w:rPr>
          <w:rFonts w:ascii="Arial" w:hAnsi="Arial" w:cs="Arial" w:eastAsia="Arial"/>
          <w:color w:val="000000" w:themeColor="text1" w:themeTint="FF" w:themeShade="FF"/>
          <w:sz w:val="20"/>
          <w:szCs w:val="20"/>
          <w:lang w:val="en-US"/>
        </w:rPr>
        <w:t xml:space="preserve"> zo </w:t>
      </w:r>
      <w:r w:rsidRPr="19EA53E6" w:rsidR="239FEAEE">
        <w:rPr>
          <w:rFonts w:ascii="Arial" w:hAnsi="Arial" w:cs="Arial" w:eastAsia="Arial"/>
          <w:color w:val="000000" w:themeColor="text1" w:themeTint="FF" w:themeShade="FF"/>
          <w:sz w:val="20"/>
          <w:szCs w:val="20"/>
          <w:lang w:val="en-US"/>
        </w:rPr>
        <w:t>goed</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mogelijk</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draagt</w:t>
      </w:r>
      <w:r w:rsidRPr="19EA53E6" w:rsidR="239FEAEE">
        <w:rPr>
          <w:rFonts w:ascii="Arial" w:hAnsi="Arial" w:cs="Arial" w:eastAsia="Arial"/>
          <w:color w:val="000000" w:themeColor="text1" w:themeTint="FF" w:themeShade="FF"/>
          <w:sz w:val="20"/>
          <w:szCs w:val="20"/>
          <w:lang w:val="en-US"/>
        </w:rPr>
        <w:t xml:space="preserve"> en </w:t>
      </w:r>
      <w:r w:rsidRPr="19EA53E6" w:rsidR="239FEAEE">
        <w:rPr>
          <w:rFonts w:ascii="Arial" w:hAnsi="Arial" w:cs="Arial" w:eastAsia="Arial"/>
          <w:color w:val="000000" w:themeColor="text1" w:themeTint="FF" w:themeShade="FF"/>
          <w:sz w:val="20"/>
          <w:szCs w:val="20"/>
          <w:lang w:val="en-US"/>
        </w:rPr>
        <w:t>eventuele</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problemen</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zoals</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pijn</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wondjes</w:t>
      </w:r>
      <w:r w:rsidRPr="19EA53E6" w:rsidR="239FEAEE">
        <w:rPr>
          <w:rFonts w:ascii="Arial" w:hAnsi="Arial" w:cs="Arial" w:eastAsia="Arial"/>
          <w:color w:val="000000" w:themeColor="text1" w:themeTint="FF" w:themeShade="FF"/>
          <w:sz w:val="20"/>
          <w:szCs w:val="20"/>
          <w:lang w:val="en-US"/>
        </w:rPr>
        <w:t xml:space="preserve"> of andere </w:t>
      </w:r>
      <w:r w:rsidRPr="19EA53E6" w:rsidR="239FEAEE">
        <w:rPr>
          <w:rFonts w:ascii="Arial" w:hAnsi="Arial" w:cs="Arial" w:eastAsia="Arial"/>
          <w:color w:val="000000" w:themeColor="text1" w:themeTint="FF" w:themeShade="FF"/>
          <w:sz w:val="20"/>
          <w:szCs w:val="20"/>
          <w:lang w:val="en-US"/>
        </w:rPr>
        <w:t>klachten</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tijdig</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meldt</w:t>
      </w:r>
      <w:r w:rsidRPr="19EA53E6" w:rsidR="239FEAEE">
        <w:rPr>
          <w:rFonts w:ascii="Arial" w:hAnsi="Arial" w:cs="Arial" w:eastAsia="Arial"/>
          <w:color w:val="000000" w:themeColor="text1" w:themeTint="FF" w:themeShade="FF"/>
          <w:sz w:val="20"/>
          <w:szCs w:val="20"/>
          <w:lang w:val="en-US"/>
        </w:rPr>
        <w:t xml:space="preserve"> aan de </w:t>
      </w:r>
      <w:r w:rsidRPr="19EA53E6" w:rsidR="239FEAEE">
        <w:rPr>
          <w:rFonts w:ascii="Arial" w:hAnsi="Arial" w:cs="Arial" w:eastAsia="Arial"/>
          <w:color w:val="000000" w:themeColor="text1" w:themeTint="FF" w:themeShade="FF"/>
          <w:sz w:val="20"/>
          <w:szCs w:val="20"/>
          <w:lang w:val="en-US"/>
        </w:rPr>
        <w:t>therapeuten</w:t>
      </w:r>
      <w:commentRangeStart w:id="1651316058"/>
      <w:r w:rsidRPr="19EA53E6" w:rsidR="239FEAEE">
        <w:rPr>
          <w:rFonts w:ascii="Arial" w:hAnsi="Arial" w:cs="Arial" w:eastAsia="Arial"/>
          <w:color w:val="000000" w:themeColor="text1" w:themeTint="FF" w:themeShade="FF"/>
          <w:sz w:val="20"/>
          <w:szCs w:val="20"/>
          <w:lang w:val="en-US"/>
        </w:rPr>
        <w:t>.</w:t>
      </w:r>
      <w:commentRangeEnd w:id="1651316058"/>
      <w:r>
        <w:rPr>
          <w:rStyle w:val="CommentReference"/>
          <w:rFonts w:ascii="Arial" w:hAnsi="Arial" w:eastAsia="Arial" w:cs="Arial"/>
          <w:color w:val="24303B"/>
        </w:rPr>
        <w:commentReference w:id="1651316058"/>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Uw</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actieve</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medewerking</w:t>
      </w:r>
      <w:r w:rsidRPr="19EA53E6" w:rsidR="239FEAEE">
        <w:rPr>
          <w:rFonts w:ascii="Arial" w:hAnsi="Arial" w:cs="Arial" w:eastAsia="Arial"/>
          <w:color w:val="000000" w:themeColor="text1" w:themeTint="FF" w:themeShade="FF"/>
          <w:sz w:val="20"/>
          <w:szCs w:val="20"/>
          <w:lang w:val="en-US"/>
        </w:rPr>
        <w:t xml:space="preserve"> is </w:t>
      </w:r>
      <w:r w:rsidRPr="19EA53E6" w:rsidR="239FEAEE">
        <w:rPr>
          <w:rFonts w:ascii="Arial" w:hAnsi="Arial" w:cs="Arial" w:eastAsia="Arial"/>
          <w:color w:val="000000" w:themeColor="text1" w:themeTint="FF" w:themeShade="FF"/>
          <w:sz w:val="20"/>
          <w:szCs w:val="20"/>
          <w:lang w:val="en-US"/>
        </w:rPr>
        <w:t>essentieel</w:t>
      </w:r>
      <w:r w:rsidRPr="19EA53E6" w:rsidR="239FEAEE">
        <w:rPr>
          <w:rFonts w:ascii="Arial" w:hAnsi="Arial" w:cs="Arial" w:eastAsia="Arial"/>
          <w:color w:val="000000" w:themeColor="text1" w:themeTint="FF" w:themeShade="FF"/>
          <w:sz w:val="20"/>
          <w:szCs w:val="20"/>
          <w:lang w:val="en-US"/>
        </w:rPr>
        <w:t xml:space="preserve"> voor het </w:t>
      </w:r>
      <w:r w:rsidRPr="19EA53E6" w:rsidR="239FEAEE">
        <w:rPr>
          <w:rFonts w:ascii="Arial" w:hAnsi="Arial" w:cs="Arial" w:eastAsia="Arial"/>
          <w:color w:val="000000" w:themeColor="text1" w:themeTint="FF" w:themeShade="FF"/>
          <w:sz w:val="20"/>
          <w:szCs w:val="20"/>
          <w:lang w:val="en-US"/>
        </w:rPr>
        <w:t>goede</w:t>
      </w:r>
      <w:r w:rsidRPr="19EA53E6" w:rsidR="239FEAEE">
        <w:rPr>
          <w:rFonts w:ascii="Arial" w:hAnsi="Arial" w:cs="Arial" w:eastAsia="Arial"/>
          <w:color w:val="000000" w:themeColor="text1" w:themeTint="FF" w:themeShade="FF"/>
          <w:sz w:val="20"/>
          <w:szCs w:val="20"/>
          <w:lang w:val="en-US"/>
        </w:rPr>
        <w:t xml:space="preserve"> </w:t>
      </w:r>
      <w:r w:rsidRPr="19EA53E6" w:rsidR="239FEAEE">
        <w:rPr>
          <w:rFonts w:ascii="Arial" w:hAnsi="Arial" w:cs="Arial" w:eastAsia="Arial"/>
          <w:color w:val="000000" w:themeColor="text1" w:themeTint="FF" w:themeShade="FF"/>
          <w:sz w:val="20"/>
          <w:szCs w:val="20"/>
          <w:lang w:val="en-US"/>
        </w:rPr>
        <w:t>verloop</w:t>
      </w:r>
      <w:r w:rsidRPr="19EA53E6" w:rsidR="239FEAEE">
        <w:rPr>
          <w:rFonts w:ascii="Arial" w:hAnsi="Arial" w:cs="Arial" w:eastAsia="Arial"/>
          <w:color w:val="000000" w:themeColor="text1" w:themeTint="FF" w:themeShade="FF"/>
          <w:sz w:val="20"/>
          <w:szCs w:val="20"/>
          <w:lang w:val="en-US"/>
        </w:rPr>
        <w:t xml:space="preserve"> van de </w:t>
      </w:r>
      <w:r w:rsidRPr="19EA53E6" w:rsidR="239FEAEE">
        <w:rPr>
          <w:rFonts w:ascii="Arial" w:hAnsi="Arial" w:cs="Arial" w:eastAsia="Arial"/>
          <w:color w:val="000000" w:themeColor="text1" w:themeTint="FF" w:themeShade="FF"/>
          <w:sz w:val="20"/>
          <w:szCs w:val="20"/>
          <w:lang w:val="en-US"/>
        </w:rPr>
        <w:t>studie</w:t>
      </w:r>
      <w:r w:rsidRPr="19EA53E6" w:rsidR="239FEAEE">
        <w:rPr>
          <w:rFonts w:ascii="Arial" w:hAnsi="Arial" w:cs="Arial" w:eastAsia="Arial"/>
          <w:color w:val="000000" w:themeColor="text1" w:themeTint="FF" w:themeShade="FF"/>
          <w:sz w:val="20"/>
          <w:szCs w:val="20"/>
          <w:lang w:val="en-US"/>
        </w:rPr>
        <w:t>.</w:t>
      </w:r>
    </w:p>
    <w:p w:rsidR="00FA13DE" w:rsidRDefault="00FA13DE" w14:paraId="0D0F16C0" w14:textId="77777777">
      <w:pPr>
        <w:rPr>
          <w:rFonts w:ascii="Arial" w:hAnsi="Arial" w:cs="Arial"/>
          <w:bCs/>
          <w:color w:val="000000"/>
          <w:sz w:val="20"/>
          <w:szCs w:val="20"/>
          <w:lang w:val="en-BE"/>
        </w:rPr>
      </w:pPr>
      <w:r>
        <w:rPr>
          <w:rFonts w:ascii="Arial" w:hAnsi="Arial" w:cs="Arial" w:eastAsia="Arial"/>
          <w:bCs/>
          <w:color w:val="000000"/>
          <w:sz w:val="20"/>
          <w:szCs w:val="20"/>
          <w:lang w:val="en-BE"/>
        </w:rPr>
        <w:br w:type="page"/>
      </w:r>
    </w:p>
    <w:p w:rsidRPr="0009574B" w:rsidR="00D024A4" w:rsidP="00FA13DE" w:rsidRDefault="00FA13DE" w14:paraId="44B8479E" w14:textId="63C1EE6D">
      <w:pPr>
        <w:pStyle w:val="Heading3"/>
        <w:spacing w:after="120"/>
        <w:rPr>
          <w:lang w:val="nl-BE"/>
        </w:rPr>
      </w:pPr>
      <w:r>
        <w:rPr>
          <w:rFonts w:ascii="Arial" w:hAnsi="Arial" w:eastAsia="Arial" w:cs="Arial"/>
          <w:color w:val="24303B"/>
          <w:lang w:val="nl-BE"/>
        </w:rPr>
        <w:t>7. W</w:t>
      </w:r>
      <w:r w:rsidRPr="0009574B" w:rsidR="008C10D2">
        <w:rPr>
          <w:rFonts w:ascii="Arial" w:hAnsi="Arial" w:eastAsia="Arial" w:cs="Arial"/>
          <w:color w:val="24303B"/>
          <w:lang w:val="nl-BE"/>
        </w:rPr>
        <w:t xml:space="preserve">elke procedures vinden tijdens de studie plaats? </w:t>
      </w:r>
    </w:p>
    <w:p w:rsidRPr="0009574B" w:rsidR="009A2C0B" w:rsidP="00FA13DE" w:rsidRDefault="00D973D5" w14:paraId="6CA042BA" w14:textId="1008C914">
      <w:pPr>
        <w:autoSpaceDE w:val="0"/>
        <w:autoSpaceDN w:val="0"/>
        <w:adjustRightInd w:val="0"/>
        <w:spacing w:after="120"/>
        <w:ind w:left="360"/>
        <w:jc w:val="both"/>
        <w:rPr>
          <w:rFonts w:ascii="Arial" w:hAnsi="Arial" w:cs="Arial"/>
          <w:bCs/>
          <w:color w:val="000000"/>
          <w:sz w:val="20"/>
          <w:szCs w:val="20"/>
          <w:u w:val="single"/>
          <w:lang w:val="nl-BE"/>
        </w:rPr>
      </w:pPr>
      <w:r w:rsidRPr="0009574B">
        <w:rPr>
          <w:rFonts w:ascii="Arial" w:hAnsi="Arial" w:cs="Arial" w:eastAsia="Arial"/>
          <w:bCs/>
          <w:color w:val="000000"/>
          <w:sz w:val="20"/>
          <w:szCs w:val="20"/>
          <w:u w:val="single"/>
          <w:lang w:val="nl-BE"/>
        </w:rPr>
        <w:t>Procedures.</w:t>
      </w:r>
    </w:p>
    <w:p w:rsidR="239FEAEE" w:rsidP="19EA53E6" w:rsidRDefault="239FEAEE" w14:paraId="25EE9F51" w14:textId="1B38E4AE">
      <w:pPr>
        <w:spacing w:beforeAutospacing="on" w:afterAutospacing="on"/>
        <w:jc w:val="both"/>
        <w:rPr>
          <w:ins w:author="Janou De Buyser" w:date="2026-07-22T08:41:28.737Z" w16du:dateUtc="2026-07-22T08:41:28.737Z" w:id="1921613131"/>
        </w:rPr>
      </w:pPr>
      <w:del w:author="Janou De Buyser" w:date="2026-07-22T08:41:21.581Z" w16du:dateUtc="2026-07-22T08:41:21.581Z" w:id="581802121">
        <w:r w:rsidRPr="19EA53E6" w:rsidDel="239FEAEE">
          <w:rPr>
            <w:rFonts w:ascii="Arial" w:hAnsi="Arial" w:cs="Arial"/>
            <w:sz w:val="20"/>
            <w:szCs w:val="20"/>
            <w:lang w:val="fr-FR" w:eastAsia="en-US"/>
          </w:rPr>
          <w:delText>Indien</w:delText>
        </w:r>
        <w:r w:rsidRPr="19EA53E6" w:rsidDel="239FEAEE">
          <w:rPr>
            <w:rFonts w:ascii="Arial" w:hAnsi="Arial" w:cs="Arial"/>
            <w:sz w:val="20"/>
            <w:szCs w:val="20"/>
            <w:lang w:val="fr-FR" w:eastAsia="en-US"/>
          </w:rPr>
          <w:delText xml:space="preserve"> u </w:delText>
        </w:r>
        <w:r w:rsidRPr="19EA53E6" w:rsidDel="239FEAEE">
          <w:rPr>
            <w:rFonts w:ascii="Arial" w:hAnsi="Arial" w:cs="Arial"/>
            <w:sz w:val="20"/>
            <w:szCs w:val="20"/>
            <w:lang w:val="fr-FR" w:eastAsia="en-US"/>
          </w:rPr>
          <w:delText>beslist</w:delText>
        </w:r>
        <w:r w:rsidRPr="19EA53E6" w:rsidDel="239FEAEE">
          <w:rPr>
            <w:rFonts w:ascii="Arial" w:hAnsi="Arial" w:cs="Arial"/>
            <w:sz w:val="20"/>
            <w:szCs w:val="20"/>
            <w:lang w:val="fr-FR" w:eastAsia="en-US"/>
          </w:rPr>
          <w:delText xml:space="preserve"> om </w:delText>
        </w:r>
        <w:r w:rsidRPr="19EA53E6" w:rsidDel="239FEAEE">
          <w:rPr>
            <w:rFonts w:ascii="Arial" w:hAnsi="Arial" w:cs="Arial"/>
            <w:sz w:val="20"/>
            <w:szCs w:val="20"/>
            <w:lang w:val="fr-FR" w:eastAsia="en-US"/>
          </w:rPr>
          <w:delText>deel</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te</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nemen</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aan</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deze</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studie</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zal</w:delText>
        </w:r>
        <w:r w:rsidRPr="19EA53E6" w:rsidDel="239FEAEE">
          <w:rPr>
            <w:rFonts w:ascii="Arial" w:hAnsi="Arial" w:cs="Arial"/>
            <w:sz w:val="20"/>
            <w:szCs w:val="20"/>
            <w:lang w:val="fr-FR" w:eastAsia="en-US"/>
          </w:rPr>
          <w:delText xml:space="preserve"> u </w:delText>
        </w:r>
        <w:r w:rsidRPr="19EA53E6" w:rsidDel="239FEAEE">
          <w:rPr>
            <w:rFonts w:ascii="Arial" w:hAnsi="Arial" w:cs="Arial"/>
            <w:sz w:val="20"/>
            <w:szCs w:val="20"/>
            <w:lang w:val="fr-FR" w:eastAsia="en-US"/>
          </w:rPr>
          <w:delText>gedurende</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een</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periode</w:delText>
        </w:r>
        <w:r w:rsidRPr="19EA53E6" w:rsidDel="239FEAEE">
          <w:rPr>
            <w:rFonts w:ascii="Arial" w:hAnsi="Arial" w:cs="Arial"/>
            <w:sz w:val="20"/>
            <w:szCs w:val="20"/>
            <w:lang w:val="fr-FR" w:eastAsia="en-US"/>
          </w:rPr>
          <w:delText xml:space="preserve"> van </w:delText>
        </w:r>
        <w:r w:rsidRPr="19EA53E6" w:rsidDel="239FEAEE">
          <w:rPr>
            <w:rFonts w:ascii="Arial" w:hAnsi="Arial" w:cs="Arial"/>
            <w:b w:val="1"/>
            <w:bCs w:val="1"/>
            <w:sz w:val="20"/>
            <w:szCs w:val="20"/>
            <w:lang w:val="fr-FR" w:eastAsia="en-US"/>
          </w:rPr>
          <w:delText xml:space="preserve">18 </w:delText>
        </w:r>
        <w:r w:rsidRPr="19EA53E6" w:rsidDel="239FEAEE">
          <w:rPr>
            <w:rFonts w:ascii="Arial" w:hAnsi="Arial" w:cs="Arial"/>
            <w:b w:val="1"/>
            <w:bCs w:val="1"/>
            <w:sz w:val="20"/>
            <w:szCs w:val="20"/>
            <w:lang w:val="fr-FR" w:eastAsia="en-US"/>
          </w:rPr>
          <w:delText>maanden</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op</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regelmatige</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tijdstippen</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opgevolgd</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worden</w:delText>
        </w:r>
        <w:r w:rsidRPr="19EA53E6" w:rsidDel="239FEAEE">
          <w:rPr>
            <w:rFonts w:ascii="Arial" w:hAnsi="Arial" w:cs="Arial"/>
            <w:sz w:val="20"/>
            <w:szCs w:val="20"/>
            <w:lang w:val="fr-FR" w:eastAsia="en-US"/>
          </w:rPr>
          <w:delText xml:space="preserve"> door </w:delText>
        </w:r>
        <w:r w:rsidRPr="19EA53E6" w:rsidDel="239FEAEE">
          <w:rPr>
            <w:rFonts w:ascii="Arial" w:hAnsi="Arial" w:cs="Arial"/>
            <w:sz w:val="20"/>
            <w:szCs w:val="20"/>
            <w:lang w:val="fr-FR" w:eastAsia="en-US"/>
          </w:rPr>
          <w:delText>uw</w:delText>
        </w:r>
        <w:r w:rsidRPr="19EA53E6" w:rsidDel="239FEAEE">
          <w:rPr>
            <w:rFonts w:ascii="Arial" w:hAnsi="Arial" w:cs="Arial"/>
            <w:sz w:val="20"/>
            <w:szCs w:val="20"/>
            <w:lang w:val="fr-FR" w:eastAsia="en-US"/>
          </w:rPr>
          <w:delText xml:space="preserve"> mul</w:delText>
        </w:r>
      </w:del>
      <w:ins w:author="Fabienne Dobbels" w:date="2026-06-03T08:02:36.843Z" w16du:dateUtc="2026-06-03T08:02:36.843Z" w:id="385797293">
        <w:del w:author="Janou De Buyser" w:date="2026-07-22T08:41:21.581Z" w16du:dateUtc="2026-07-22T08:41:21.581Z" w:id="1631016856">
          <w:r w:rsidRPr="19EA53E6" w:rsidDel="01874C5B">
            <w:rPr>
              <w:rFonts w:ascii="Arial" w:hAnsi="Arial" w:cs="Arial"/>
              <w:sz w:val="20"/>
              <w:szCs w:val="20"/>
              <w:lang w:val="fr-FR" w:eastAsia="en-US"/>
            </w:rPr>
            <w:delText>ti</w:delText>
          </w:r>
        </w:del>
      </w:ins>
      <w:del w:author="Janou De Buyser" w:date="2026-07-22T08:41:21.581Z" w16du:dateUtc="2026-07-22T08:41:21.581Z" w:id="422996440">
        <w:r w:rsidRPr="19EA53E6" w:rsidDel="239FEAEE">
          <w:rPr>
            <w:rFonts w:ascii="Arial" w:hAnsi="Arial" w:cs="Arial"/>
            <w:sz w:val="20"/>
            <w:szCs w:val="20"/>
            <w:lang w:val="fr-FR" w:eastAsia="en-US"/>
          </w:rPr>
          <w:delText>it</w:delText>
        </w:r>
        <w:r w:rsidRPr="19EA53E6" w:rsidDel="239FEAEE">
          <w:rPr>
            <w:rFonts w:ascii="Arial" w:hAnsi="Arial" w:cs="Arial"/>
            <w:sz w:val="20"/>
            <w:szCs w:val="20"/>
            <w:lang w:val="fr-FR" w:eastAsia="en-US"/>
          </w:rPr>
          <w:delText>disciplinair team van de di</w:delText>
        </w:r>
      </w:del>
      <w:ins w:author="Fabienne Dobbels" w:date="2026-06-03T08:02:41.698Z" w16du:dateUtc="2026-06-03T08:02:41.698Z" w:id="1083012601">
        <w:del w:author="Janou De Buyser" w:date="2026-07-22T08:41:21.581Z" w16du:dateUtc="2026-07-22T08:41:21.581Z" w:id="1726749974">
          <w:r w:rsidRPr="19EA53E6" w:rsidDel="3E34F466">
            <w:rPr>
              <w:rFonts w:ascii="Arial" w:hAnsi="Arial" w:cs="Arial"/>
              <w:sz w:val="20"/>
              <w:szCs w:val="20"/>
              <w:lang w:val="fr-FR" w:eastAsia="en-US"/>
            </w:rPr>
            <w:delText>a</w:delText>
          </w:r>
        </w:del>
      </w:ins>
      <w:del w:author="Janou De Buyser" w:date="2026-07-22T08:41:21.581Z" w16du:dateUtc="2026-07-22T08:41:21.581Z" w:id="905157308">
        <w:r w:rsidRPr="19EA53E6" w:rsidDel="239FEAEE">
          <w:rPr>
            <w:rFonts w:ascii="Arial" w:hAnsi="Arial" w:cs="Arial"/>
            <w:sz w:val="20"/>
            <w:szCs w:val="20"/>
            <w:lang w:val="fr-FR" w:eastAsia="en-US"/>
          </w:rPr>
          <w:delText>e</w:delText>
        </w:r>
        <w:r w:rsidRPr="19EA53E6" w:rsidDel="239FEAEE">
          <w:rPr>
            <w:rFonts w:ascii="Arial" w:hAnsi="Arial" w:cs="Arial"/>
            <w:sz w:val="20"/>
            <w:szCs w:val="20"/>
            <w:lang w:val="fr-FR" w:eastAsia="en-US"/>
          </w:rPr>
          <w:delText xml:space="preserve">betesvoetkliniek </w:delText>
        </w:r>
        <w:r w:rsidRPr="19EA53E6" w:rsidDel="239FEAEE">
          <w:rPr>
            <w:rFonts w:ascii="Arial" w:hAnsi="Arial" w:cs="Arial"/>
            <w:sz w:val="20"/>
            <w:szCs w:val="20"/>
            <w:lang w:val="fr-FR" w:eastAsia="en-US"/>
          </w:rPr>
          <w:delText>waar</w:delText>
        </w:r>
        <w:r w:rsidRPr="19EA53E6" w:rsidDel="239FEAEE">
          <w:rPr>
            <w:rFonts w:ascii="Arial" w:hAnsi="Arial" w:cs="Arial"/>
            <w:sz w:val="20"/>
            <w:szCs w:val="20"/>
            <w:lang w:val="fr-FR" w:eastAsia="en-US"/>
          </w:rPr>
          <w:delText xml:space="preserve"> u </w:delText>
        </w:r>
        <w:r w:rsidRPr="19EA53E6" w:rsidDel="239FEAEE">
          <w:rPr>
            <w:rFonts w:ascii="Arial" w:hAnsi="Arial" w:cs="Arial"/>
            <w:sz w:val="20"/>
            <w:szCs w:val="20"/>
            <w:lang w:val="fr-FR" w:eastAsia="en-US"/>
          </w:rPr>
          <w:delText>behandeld</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wordt</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Tijdens</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deze</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periode</w:delText>
        </w:r>
        <w:r w:rsidRPr="19EA53E6" w:rsidDel="239FEAEE">
          <w:rPr>
            <w:rFonts w:ascii="Arial" w:hAnsi="Arial" w:cs="Arial"/>
            <w:sz w:val="20"/>
            <w:szCs w:val="20"/>
            <w:lang w:val="fr-FR" w:eastAsia="en-US"/>
          </w:rPr>
          <w:delText xml:space="preserve"> </w:delText>
        </w:r>
      </w:del>
      <w:ins w:author="Fabienne Dobbels" w:date="2026-06-03T08:02:53.101Z" w16du:dateUtc="2026-06-03T08:02:53.101Z" w:id="482265416">
        <w:del w:author="Janou De Buyser" w:date="2026-07-22T08:41:21.581Z" w16du:dateUtc="2026-07-22T08:41:21.581Z" w:id="1773990241">
          <w:r w:rsidRPr="19EA53E6" w:rsidDel="76CB134D">
            <w:rPr>
              <w:rFonts w:ascii="Arial" w:hAnsi="Arial" w:cs="Arial"/>
              <w:sz w:val="20"/>
              <w:szCs w:val="20"/>
              <w:lang w:val="fr-FR" w:eastAsia="en-US"/>
            </w:rPr>
            <w:delText>zullen</w:delText>
          </w:r>
          <w:r w:rsidRPr="19EA53E6" w:rsidDel="76CB134D">
            <w:rPr>
              <w:rFonts w:ascii="Arial" w:hAnsi="Arial" w:cs="Arial"/>
              <w:sz w:val="20"/>
              <w:szCs w:val="20"/>
              <w:lang w:val="fr-FR" w:eastAsia="en-US"/>
            </w:rPr>
            <w:delText xml:space="preserve"> er </w:delText>
          </w:r>
        </w:del>
      </w:ins>
      <w:del w:author="Janou De Buyser" w:date="2026-07-22T08:41:21.581Z" w16du:dateUtc="2026-07-22T08:41:21.581Z" w:id="1513585618">
        <w:r w:rsidRPr="19EA53E6" w:rsidDel="239FEAEE">
          <w:rPr>
            <w:rFonts w:ascii="Arial" w:hAnsi="Arial" w:cs="Arial"/>
            <w:sz w:val="20"/>
            <w:szCs w:val="20"/>
            <w:lang w:val="fr-FR" w:eastAsia="en-US"/>
          </w:rPr>
          <w:delText xml:space="preserve">vinden </w:delText>
        </w:r>
        <w:r w:rsidRPr="19EA53E6" w:rsidDel="239FEAEE">
          <w:rPr>
            <w:rFonts w:ascii="Arial" w:hAnsi="Arial" w:cs="Arial"/>
            <w:sz w:val="20"/>
            <w:szCs w:val="20"/>
            <w:lang w:val="fr-FR" w:eastAsia="en-US"/>
          </w:rPr>
          <w:delText xml:space="preserve">verschillende </w:delText>
        </w:r>
        <w:r w:rsidRPr="19EA53E6" w:rsidDel="239FEAEE">
          <w:rPr>
            <w:rFonts w:ascii="Arial" w:hAnsi="Arial" w:cs="Arial"/>
            <w:sz w:val="20"/>
            <w:szCs w:val="20"/>
            <w:lang w:val="fr-FR" w:eastAsia="en-US"/>
          </w:rPr>
          <w:delText>onderzoeken</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metingen</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en</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begeleidingsmomenten</w:delText>
        </w:r>
        <w:r w:rsidRPr="19EA53E6" w:rsidDel="239FEAEE">
          <w:rPr>
            <w:rFonts w:ascii="Arial" w:hAnsi="Arial" w:cs="Arial"/>
            <w:sz w:val="20"/>
            <w:szCs w:val="20"/>
            <w:lang w:val="fr-FR" w:eastAsia="en-US"/>
          </w:rPr>
          <w:delText xml:space="preserve"> </w:delText>
        </w:r>
        <w:r w:rsidRPr="19EA53E6" w:rsidDel="239FEAEE">
          <w:rPr>
            <w:rFonts w:ascii="Arial" w:hAnsi="Arial" w:cs="Arial"/>
            <w:sz w:val="20"/>
            <w:szCs w:val="20"/>
            <w:lang w:val="fr-FR" w:eastAsia="en-US"/>
          </w:rPr>
          <w:delText>plaats</w:delText>
        </w:r>
      </w:del>
      <w:ins w:author="Fabienne Dobbels" w:date="2026-06-03T08:02:59.445Z" w16du:dateUtc="2026-06-03T08:02:59.445Z" w:id="742499341">
        <w:del w:author="Janou De Buyser" w:date="2026-07-22T08:41:21.581Z" w16du:dateUtc="2026-07-22T08:41:21.581Z" w:id="224026483">
          <w:r w:rsidRPr="19EA53E6" w:rsidDel="2CC69958">
            <w:rPr>
              <w:rFonts w:ascii="Arial" w:hAnsi="Arial" w:cs="Arial"/>
              <w:sz w:val="20"/>
              <w:szCs w:val="20"/>
              <w:lang w:val="fr-FR" w:eastAsia="en-US"/>
            </w:rPr>
            <w:delText>vinden</w:delText>
          </w:r>
        </w:del>
      </w:ins>
      <w:del w:author="Janou De Buyser" w:date="2026-07-22T08:41:21.581Z" w16du:dateUtc="2026-07-22T08:41:21.581Z" w:id="1900646973">
        <w:r w:rsidRPr="19EA53E6" w:rsidDel="2AA480C0">
          <w:rPr>
            <w:rFonts w:ascii="Arial" w:hAnsi="Arial" w:cs="Arial"/>
            <w:sz w:val="20"/>
            <w:szCs w:val="20"/>
            <w:lang w:val="fr-FR" w:eastAsia="en-US"/>
          </w:rPr>
          <w:delText>.</w:delText>
        </w:r>
      </w:del>
      <w:ins w:author="Janou De Buyser" w:date="2026-07-22T08:41:21.593Z" w16du:dateUtc="2026-07-22T08:41:21.593Z" w:id="1140904219">
        <w:r w:rsidRPr="19EA53E6" w:rsidR="43E17DF7">
          <w:rPr>
            <w:rFonts w:ascii="Arial" w:hAnsi="Arial" w:cs="Arial"/>
            <w:sz w:val="20"/>
            <w:szCs w:val="20"/>
            <w:lang w:val="fr-FR" w:eastAsia="en-US"/>
          </w:rPr>
          <w:t xml:space="preserve">Als u </w:t>
        </w:r>
        <w:r w:rsidRPr="19EA53E6" w:rsidR="43E17DF7">
          <w:rPr>
            <w:rFonts w:ascii="Arial" w:hAnsi="Arial" w:cs="Arial"/>
            <w:sz w:val="20"/>
            <w:szCs w:val="20"/>
            <w:lang w:val="fr-FR" w:eastAsia="en-US"/>
          </w:rPr>
          <w:t>beslist</w:t>
        </w:r>
        <w:r w:rsidRPr="19EA53E6" w:rsidR="43E17DF7">
          <w:rPr>
            <w:rFonts w:ascii="Arial" w:hAnsi="Arial" w:cs="Arial"/>
            <w:sz w:val="20"/>
            <w:szCs w:val="20"/>
            <w:lang w:val="fr-FR" w:eastAsia="en-US"/>
          </w:rPr>
          <w:t xml:space="preserve"> om </w:t>
        </w:r>
        <w:r w:rsidRPr="19EA53E6" w:rsidR="43E17DF7">
          <w:rPr>
            <w:rFonts w:ascii="Arial" w:hAnsi="Arial" w:cs="Arial"/>
            <w:sz w:val="20"/>
            <w:szCs w:val="20"/>
            <w:lang w:val="fr-FR" w:eastAsia="en-US"/>
          </w:rPr>
          <w:t>deel</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te</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nemen</w:t>
        </w:r>
        <w:r w:rsidRPr="19EA53E6" w:rsidR="43E17DF7">
          <w:rPr>
            <w:rFonts w:ascii="Arial" w:hAnsi="Arial" w:cs="Arial"/>
            <w:sz w:val="20"/>
            <w:szCs w:val="20"/>
            <w:lang w:val="fr-FR" w:eastAsia="en-US"/>
          </w:rPr>
          <w:t xml:space="preserve"> aan deze </w:t>
        </w:r>
        <w:r w:rsidRPr="19EA53E6" w:rsidR="43E17DF7">
          <w:rPr>
            <w:rFonts w:ascii="Arial" w:hAnsi="Arial" w:cs="Arial"/>
            <w:sz w:val="20"/>
            <w:szCs w:val="20"/>
            <w:lang w:val="fr-FR" w:eastAsia="en-US"/>
          </w:rPr>
          <w:t>studie</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wordt</w:t>
        </w:r>
        <w:r w:rsidRPr="19EA53E6" w:rsidR="43E17DF7">
          <w:rPr>
            <w:rFonts w:ascii="Arial" w:hAnsi="Arial" w:cs="Arial"/>
            <w:sz w:val="20"/>
            <w:szCs w:val="20"/>
            <w:lang w:val="fr-FR" w:eastAsia="en-US"/>
          </w:rPr>
          <w:t xml:space="preserve"> u </w:t>
        </w:r>
        <w:r w:rsidRPr="19EA53E6" w:rsidR="43E17DF7">
          <w:rPr>
            <w:rFonts w:ascii="Arial" w:hAnsi="Arial" w:cs="Arial"/>
            <w:sz w:val="20"/>
            <w:szCs w:val="20"/>
            <w:lang w:val="fr-FR" w:eastAsia="en-US"/>
          </w:rPr>
          <w:t>gedurende</w:t>
        </w:r>
        <w:r w:rsidRPr="19EA53E6" w:rsidR="43E17DF7">
          <w:rPr>
            <w:rFonts w:ascii="Arial" w:hAnsi="Arial" w:cs="Arial"/>
            <w:sz w:val="20"/>
            <w:szCs w:val="20"/>
            <w:lang w:val="fr-FR" w:eastAsia="en-US"/>
          </w:rPr>
          <w:t xml:space="preserve"> 18 </w:t>
        </w:r>
        <w:r w:rsidRPr="19EA53E6" w:rsidR="43E17DF7">
          <w:rPr>
            <w:rFonts w:ascii="Arial" w:hAnsi="Arial" w:cs="Arial"/>
            <w:sz w:val="20"/>
            <w:szCs w:val="20"/>
            <w:lang w:val="fr-FR" w:eastAsia="en-US"/>
          </w:rPr>
          <w:t>maanden</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opgevolgd</w:t>
        </w:r>
        <w:r w:rsidRPr="19EA53E6" w:rsidR="43E17DF7">
          <w:rPr>
            <w:rFonts w:ascii="Arial" w:hAnsi="Arial" w:cs="Arial"/>
            <w:sz w:val="20"/>
            <w:szCs w:val="20"/>
            <w:lang w:val="fr-FR" w:eastAsia="en-US"/>
          </w:rPr>
          <w:t xml:space="preserve"> door het </w:t>
        </w:r>
        <w:r w:rsidRPr="19EA53E6" w:rsidR="43E17DF7">
          <w:rPr>
            <w:rFonts w:ascii="Arial" w:hAnsi="Arial" w:cs="Arial"/>
            <w:sz w:val="20"/>
            <w:szCs w:val="20"/>
            <w:lang w:val="fr-FR" w:eastAsia="en-US"/>
          </w:rPr>
          <w:t>multidisciplinaire</w:t>
        </w:r>
        <w:r w:rsidRPr="19EA53E6" w:rsidR="43E17DF7">
          <w:rPr>
            <w:rFonts w:ascii="Arial" w:hAnsi="Arial" w:cs="Arial"/>
            <w:sz w:val="20"/>
            <w:szCs w:val="20"/>
            <w:lang w:val="fr-FR" w:eastAsia="en-US"/>
          </w:rPr>
          <w:t xml:space="preserve"> team van de </w:t>
        </w:r>
        <w:r w:rsidRPr="19EA53E6" w:rsidR="43E17DF7">
          <w:rPr>
            <w:rFonts w:ascii="Arial" w:hAnsi="Arial" w:cs="Arial"/>
            <w:sz w:val="20"/>
            <w:szCs w:val="20"/>
            <w:lang w:val="fr-FR" w:eastAsia="en-US"/>
          </w:rPr>
          <w:t>diabetesvoetkliniek</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waar</w:t>
        </w:r>
        <w:r w:rsidRPr="19EA53E6" w:rsidR="43E17DF7">
          <w:rPr>
            <w:rFonts w:ascii="Arial" w:hAnsi="Arial" w:cs="Arial"/>
            <w:sz w:val="20"/>
            <w:szCs w:val="20"/>
            <w:lang w:val="fr-FR" w:eastAsia="en-US"/>
          </w:rPr>
          <w:t xml:space="preserve"> u </w:t>
        </w:r>
        <w:r w:rsidRPr="19EA53E6" w:rsidR="43E17DF7">
          <w:rPr>
            <w:rFonts w:ascii="Arial" w:hAnsi="Arial" w:cs="Arial"/>
            <w:sz w:val="20"/>
            <w:szCs w:val="20"/>
            <w:lang w:val="fr-FR" w:eastAsia="en-US"/>
          </w:rPr>
          <w:t>behandeld</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wordt</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Tijdens</w:t>
        </w:r>
        <w:r w:rsidRPr="19EA53E6" w:rsidR="43E17DF7">
          <w:rPr>
            <w:rFonts w:ascii="Arial" w:hAnsi="Arial" w:cs="Arial"/>
            <w:sz w:val="20"/>
            <w:szCs w:val="20"/>
            <w:lang w:val="fr-FR" w:eastAsia="en-US"/>
          </w:rPr>
          <w:t xml:space="preserve"> deze </w:t>
        </w:r>
        <w:r w:rsidRPr="19EA53E6" w:rsidR="43E17DF7">
          <w:rPr>
            <w:rFonts w:ascii="Arial" w:hAnsi="Arial" w:cs="Arial"/>
            <w:sz w:val="20"/>
            <w:szCs w:val="20"/>
            <w:lang w:val="fr-FR" w:eastAsia="en-US"/>
          </w:rPr>
          <w:t>periode</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komt</w:t>
        </w:r>
        <w:r w:rsidRPr="19EA53E6" w:rsidR="43E17DF7">
          <w:rPr>
            <w:rFonts w:ascii="Arial" w:hAnsi="Arial" w:cs="Arial"/>
            <w:sz w:val="20"/>
            <w:szCs w:val="20"/>
            <w:lang w:val="fr-FR" w:eastAsia="en-US"/>
          </w:rPr>
          <w:t xml:space="preserve"> u op </w:t>
        </w:r>
        <w:r w:rsidRPr="19EA53E6" w:rsidR="43E17DF7">
          <w:rPr>
            <w:rFonts w:ascii="Arial" w:hAnsi="Arial" w:cs="Arial"/>
            <w:sz w:val="20"/>
            <w:szCs w:val="20"/>
            <w:lang w:val="fr-FR" w:eastAsia="en-US"/>
          </w:rPr>
          <w:t>verschillende</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momenten</w:t>
        </w:r>
        <w:r w:rsidRPr="19EA53E6" w:rsidR="43E17DF7">
          <w:rPr>
            <w:rFonts w:ascii="Arial" w:hAnsi="Arial" w:cs="Arial"/>
            <w:sz w:val="20"/>
            <w:szCs w:val="20"/>
            <w:lang w:val="fr-FR" w:eastAsia="en-US"/>
          </w:rPr>
          <w:t xml:space="preserve"> op </w:t>
        </w:r>
        <w:r w:rsidRPr="19EA53E6" w:rsidR="43E17DF7">
          <w:rPr>
            <w:rFonts w:ascii="Arial" w:hAnsi="Arial" w:cs="Arial"/>
            <w:sz w:val="20"/>
            <w:szCs w:val="20"/>
            <w:lang w:val="fr-FR" w:eastAsia="en-US"/>
          </w:rPr>
          <w:t>controle</w:t>
        </w:r>
        <w:r w:rsidRPr="19EA53E6" w:rsidR="43E17DF7">
          <w:rPr>
            <w:rFonts w:ascii="Arial" w:hAnsi="Arial" w:cs="Arial"/>
            <w:sz w:val="20"/>
            <w:szCs w:val="20"/>
            <w:lang w:val="fr-FR" w:eastAsia="en-US"/>
          </w:rPr>
          <w:t xml:space="preserve">. Tijdens deze </w:t>
        </w:r>
        <w:r w:rsidRPr="19EA53E6" w:rsidR="43E17DF7">
          <w:rPr>
            <w:rFonts w:ascii="Arial" w:hAnsi="Arial" w:cs="Arial"/>
            <w:sz w:val="20"/>
            <w:szCs w:val="20"/>
            <w:lang w:val="fr-FR" w:eastAsia="en-US"/>
          </w:rPr>
          <w:t>bezoeken</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worden</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uw</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voeten</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onderzocht</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worden</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metingen</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uitgevoerd</w:t>
        </w:r>
        <w:r w:rsidRPr="19EA53E6" w:rsidR="43E17DF7">
          <w:rPr>
            <w:rFonts w:ascii="Arial" w:hAnsi="Arial" w:cs="Arial"/>
            <w:sz w:val="20"/>
            <w:szCs w:val="20"/>
            <w:lang w:val="fr-FR" w:eastAsia="en-US"/>
          </w:rPr>
          <w:t xml:space="preserve"> en </w:t>
        </w:r>
        <w:r w:rsidRPr="19EA53E6" w:rsidR="43E17DF7">
          <w:rPr>
            <w:rFonts w:ascii="Arial" w:hAnsi="Arial" w:cs="Arial"/>
            <w:sz w:val="20"/>
            <w:szCs w:val="20"/>
            <w:lang w:val="fr-FR" w:eastAsia="en-US"/>
          </w:rPr>
          <w:t>krijgt</w:t>
        </w:r>
        <w:r w:rsidRPr="19EA53E6" w:rsidR="43E17DF7">
          <w:rPr>
            <w:rFonts w:ascii="Arial" w:hAnsi="Arial" w:cs="Arial"/>
            <w:sz w:val="20"/>
            <w:szCs w:val="20"/>
            <w:lang w:val="fr-FR" w:eastAsia="en-US"/>
          </w:rPr>
          <w:t xml:space="preserve"> u </w:t>
        </w:r>
        <w:r w:rsidRPr="19EA53E6" w:rsidR="43E17DF7">
          <w:rPr>
            <w:rFonts w:ascii="Arial" w:hAnsi="Arial" w:cs="Arial"/>
            <w:sz w:val="20"/>
            <w:szCs w:val="20"/>
            <w:lang w:val="fr-FR" w:eastAsia="en-US"/>
          </w:rPr>
          <w:t>begeleiding</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bij</w:t>
        </w:r>
        <w:r w:rsidRPr="19EA53E6" w:rsidR="43E17DF7">
          <w:rPr>
            <w:rFonts w:ascii="Arial" w:hAnsi="Arial" w:cs="Arial"/>
            <w:sz w:val="20"/>
            <w:szCs w:val="20"/>
            <w:lang w:val="fr-FR" w:eastAsia="en-US"/>
          </w:rPr>
          <w:t xml:space="preserve"> het </w:t>
        </w:r>
        <w:r w:rsidRPr="19EA53E6" w:rsidR="43E17DF7">
          <w:rPr>
            <w:rFonts w:ascii="Arial" w:hAnsi="Arial" w:cs="Arial"/>
            <w:sz w:val="20"/>
            <w:szCs w:val="20"/>
            <w:lang w:val="fr-FR" w:eastAsia="en-US"/>
          </w:rPr>
          <w:t>gebruik</w:t>
        </w:r>
        <w:r w:rsidRPr="19EA53E6" w:rsidR="43E17DF7">
          <w:rPr>
            <w:rFonts w:ascii="Arial" w:hAnsi="Arial" w:cs="Arial"/>
            <w:sz w:val="20"/>
            <w:szCs w:val="20"/>
            <w:lang w:val="fr-FR" w:eastAsia="en-US"/>
          </w:rPr>
          <w:t xml:space="preserve"> van </w:t>
        </w:r>
        <w:r w:rsidRPr="19EA53E6" w:rsidR="43E17DF7">
          <w:rPr>
            <w:rFonts w:ascii="Arial" w:hAnsi="Arial" w:cs="Arial"/>
            <w:sz w:val="20"/>
            <w:szCs w:val="20"/>
            <w:lang w:val="fr-FR" w:eastAsia="en-US"/>
          </w:rPr>
          <w:t>uw</w:t>
        </w:r>
        <w:r w:rsidRPr="19EA53E6" w:rsidR="43E17DF7">
          <w:rPr>
            <w:rFonts w:ascii="Arial" w:hAnsi="Arial" w:cs="Arial"/>
            <w:sz w:val="20"/>
            <w:szCs w:val="20"/>
            <w:lang w:val="fr-FR" w:eastAsia="en-US"/>
          </w:rPr>
          <w:t xml:space="preserve"> </w:t>
        </w:r>
        <w:r w:rsidRPr="19EA53E6" w:rsidR="43E17DF7">
          <w:rPr>
            <w:rFonts w:ascii="Arial" w:hAnsi="Arial" w:cs="Arial"/>
            <w:sz w:val="20"/>
            <w:szCs w:val="20"/>
            <w:lang w:val="fr-FR" w:eastAsia="en-US"/>
          </w:rPr>
          <w:t>schoeisel</w:t>
        </w:r>
        <w:r w:rsidRPr="19EA53E6" w:rsidR="43E17DF7">
          <w:rPr>
            <w:rFonts w:ascii="Arial" w:hAnsi="Arial" w:cs="Arial"/>
            <w:sz w:val="20"/>
            <w:szCs w:val="20"/>
            <w:lang w:val="fr-FR" w:eastAsia="en-US"/>
          </w:rPr>
          <w:t>.</w:t>
        </w:r>
      </w:ins>
    </w:p>
    <w:p w:rsidR="43E17DF7" w:rsidP="19EA53E6" w:rsidRDefault="43E17DF7" w14:paraId="5178CCA2" w14:textId="41DF4790">
      <w:pPr>
        <w:spacing w:beforeAutospacing="on" w:afterAutospacing="on"/>
        <w:jc w:val="both"/>
        <w:rPr>
          <w:rFonts w:ascii="Arial" w:hAnsi="Arial" w:cs="Arial"/>
          <w:b w:val="1"/>
          <w:bCs w:val="1"/>
          <w:sz w:val="20"/>
          <w:szCs w:val="20"/>
          <w:lang w:val="fr-FR" w:eastAsia="en-US"/>
          <w:rPrChange w:author="Janou De Buyser" w:date="2026-07-22T08:41:38.625Z" w:id="1834880806">
            <w:rPr>
              <w:rFonts w:ascii="Arial" w:hAnsi="Arial" w:cs="Arial"/>
              <w:sz w:val="20"/>
              <w:szCs w:val="20"/>
              <w:lang w:val="en-US" w:eastAsia="en-US"/>
            </w:rPr>
          </w:rPrChange>
        </w:rPr>
      </w:pPr>
      <w:ins w:author="Janou De Buyser" w:date="2026-07-22T08:41:32.718Z" w16du:dateUtc="2026-07-22T08:41:32.718Z" w:id="74616533">
        <w:r w:rsidRPr="19EA53E6" w:rsidR="43E17DF7">
          <w:rPr>
            <w:rFonts w:ascii="Arial" w:hAnsi="Arial" w:cs="Arial"/>
            <w:b w:val="1"/>
            <w:bCs w:val="1"/>
            <w:sz w:val="20"/>
            <w:szCs w:val="20"/>
            <w:lang w:val="fr-FR" w:eastAsia="en-US"/>
            <w:rPrChange w:author="Janou De Buyser" w:date="2026-07-22T08:41:38.624Z" w16du:dateUtc="2026-07-22T08:41:38.624Z" w:id="1990200126">
              <w:rPr>
                <w:rFonts w:ascii="Arial" w:hAnsi="Arial" w:cs="Arial"/>
                <w:sz w:val="20"/>
                <w:szCs w:val="20"/>
                <w:lang w:val="en-US" w:eastAsia="en-US"/>
              </w:rPr>
            </w:rPrChange>
          </w:rPr>
          <w:t>Eerste</w:t>
        </w:r>
        <w:r w:rsidRPr="19EA53E6" w:rsidR="43E17DF7">
          <w:rPr>
            <w:rFonts w:ascii="Arial" w:hAnsi="Arial" w:cs="Arial"/>
            <w:b w:val="1"/>
            <w:bCs w:val="1"/>
            <w:sz w:val="20"/>
            <w:szCs w:val="20"/>
            <w:lang w:val="fr-FR" w:eastAsia="en-US"/>
            <w:rPrChange w:author="Janou De Buyser" w:date="2026-07-22T08:41:38.625Z" w16du:dateUtc="2026-07-22T08:41:38.625Z" w:id="175409333">
              <w:rPr>
                <w:rFonts w:ascii="Arial" w:hAnsi="Arial" w:cs="Arial"/>
                <w:sz w:val="20"/>
                <w:szCs w:val="20"/>
                <w:lang w:val="en-US" w:eastAsia="en-US"/>
              </w:rPr>
            </w:rPrChange>
          </w:rPr>
          <w:t xml:space="preserve"> </w:t>
        </w:r>
        <w:r w:rsidRPr="19EA53E6" w:rsidR="43E17DF7">
          <w:rPr>
            <w:rFonts w:ascii="Arial" w:hAnsi="Arial" w:cs="Arial"/>
            <w:b w:val="1"/>
            <w:bCs w:val="1"/>
            <w:sz w:val="20"/>
            <w:szCs w:val="20"/>
            <w:lang w:val="fr-FR" w:eastAsia="en-US"/>
            <w:rPrChange w:author="Janou De Buyser" w:date="2026-07-22T08:41:38.625Z" w16du:dateUtc="2026-07-22T08:41:38.625Z" w:id="1579853188">
              <w:rPr>
                <w:rFonts w:ascii="Arial" w:hAnsi="Arial" w:cs="Arial"/>
                <w:sz w:val="20"/>
                <w:szCs w:val="20"/>
                <w:lang w:val="en-US" w:eastAsia="en-US"/>
              </w:rPr>
            </w:rPrChange>
          </w:rPr>
          <w:t>bezoek</w:t>
        </w:r>
      </w:ins>
    </w:p>
    <w:p w:rsidR="239FEAEE" w:rsidP="19EA53E6" w:rsidRDefault="239FEAEE" w14:paraId="1F6F438A" w14:textId="3DDD23E5">
      <w:pPr>
        <w:spacing w:before="240" w:beforeAutospacing="off" w:after="240" w:afterAutospacing="off"/>
        <w:jc w:val="both"/>
        <w:rPr>
          <w:ins w:author="Janou De Buyser" w:date="2026-07-22T08:41:57.185Z" w16du:dateUtc="2026-07-22T08:41:57.185Z" w:id="1248474619"/>
          <w:rFonts w:ascii="Arial" w:hAnsi="Arial" w:eastAsia="Arial" w:cs="Arial"/>
          <w:noProof w:val="0"/>
          <w:sz w:val="20"/>
          <w:szCs w:val="20"/>
          <w:lang w:val="en-US"/>
        </w:rPr>
      </w:pPr>
      <w:del w:author="Janou De Buyser" w:date="2026-07-22T08:41:57.146Z" w16du:dateUtc="2026-07-22T08:41:57.146Z" w:id="1262372548">
        <w:r w:rsidRPr="19EA53E6" w:rsidDel="239FEAEE">
          <w:rPr>
            <w:rFonts w:ascii="Arial" w:hAnsi="Arial" w:cs="Arial"/>
            <w:sz w:val="20"/>
            <w:szCs w:val="20"/>
            <w:lang w:val="en-US" w:eastAsia="en-US"/>
          </w:rPr>
          <w:delText xml:space="preserve">Bij de </w:delText>
        </w:r>
        <w:r w:rsidRPr="19EA53E6" w:rsidDel="239FEAEE">
          <w:rPr>
            <w:rFonts w:ascii="Arial" w:hAnsi="Arial" w:cs="Arial"/>
            <w:b w:val="1"/>
            <w:bCs w:val="1"/>
            <w:sz w:val="20"/>
            <w:szCs w:val="20"/>
            <w:lang w:val="en-US" w:eastAsia="en-US"/>
          </w:rPr>
          <w:delText>start</w:delText>
        </w:r>
        <w:r w:rsidRPr="19EA53E6" w:rsidDel="239FEAEE">
          <w:rPr>
            <w:rFonts w:ascii="Arial" w:hAnsi="Arial" w:cs="Arial"/>
            <w:sz w:val="20"/>
            <w:szCs w:val="20"/>
            <w:lang w:val="en-US" w:eastAsia="en-US"/>
          </w:rPr>
          <w:delText xml:space="preserve"> van de studie zal eerst worden nagegaan of u voldoet aan de voorwaarden om deel te nemen. Dit gebeurt aan de hand van uw medisch dossier en een eerste onderzoek van uw voeten.</w:delText>
        </w:r>
      </w:del>
      <w:ins w:author="Fabienne Dobbels" w:date="2026-06-03T08:03:59.95Z" w16du:dateUtc="2026-06-03T08:03:59.95Z" w:id="479730965">
        <w:del w:author="Janou De Buyser" w:date="2026-07-22T08:41:57.146Z" w16du:dateUtc="2026-07-22T08:41:57.146Z" w:id="942324273">
          <w:r w:rsidRPr="19EA53E6" w:rsidDel="147D073F">
            <w:rPr>
              <w:rFonts w:ascii="Arial" w:hAnsi="Arial" w:cs="Arial"/>
              <w:sz w:val="20"/>
              <w:szCs w:val="20"/>
              <w:lang w:val="en-US" w:eastAsia="en-US"/>
            </w:rPr>
            <w:delText xml:space="preserve"> Hierbij wordt onder andere gekeken naar de doorbloeding, het gevoel in uw voeten en eventuele voetaf</w:delText>
          </w:r>
        </w:del>
      </w:ins>
      <w:ins w:author="Fabienne Dobbels" w:date="2026-06-03T08:04:01.449Z" w16du:dateUtc="2026-06-03T08:04:01.449Z" w:id="421762095">
        <w:del w:author="Janou De Buyser" w:date="2026-07-22T08:41:57.146Z" w16du:dateUtc="2026-07-22T08:41:57.146Z" w:id="749296566">
          <w:r w:rsidRPr="19EA53E6" w:rsidDel="147D073F">
            <w:rPr>
              <w:rFonts w:ascii="Arial" w:hAnsi="Arial" w:cs="Arial"/>
              <w:sz w:val="20"/>
              <w:szCs w:val="20"/>
              <w:lang w:val="en-US" w:eastAsia="en-US"/>
            </w:rPr>
            <w:delText>wijkingen</w:delText>
          </w:r>
        </w:del>
      </w:ins>
      <w:del w:author="Janou De Buyser" w:date="2026-07-22T08:41:57.146Z" w16du:dateUtc="2026-07-22T08:41:57.146Z" w:id="607061315">
        <w:r w:rsidRPr="19EA53E6" w:rsidDel="239FEAEE">
          <w:rPr>
            <w:rFonts w:ascii="Arial" w:hAnsi="Arial" w:cs="Arial"/>
            <w:sz w:val="20"/>
            <w:szCs w:val="20"/>
            <w:lang w:val="en-US" w:eastAsia="en-US"/>
          </w:rPr>
          <w:delText xml:space="preserve"> Tijdens dit eerste bezoek worden ook algemene gegevens verzameld, zoals uw leeftijd, medische voorgeschiedenis en informatie over uw diabetes. </w:delText>
        </w:r>
      </w:del>
      <w:del w:author="Fabienne Dobbels" w:date="2026-06-03T08:04:09.362Z" w16du:dateUtc="2026-06-03T08:04:09.362Z" w:id="1149528667">
        <w:r w:rsidRPr="19EA53E6" w:rsidDel="239FEAEE">
          <w:rPr>
            <w:rFonts w:ascii="Arial" w:hAnsi="Arial" w:cs="Arial"/>
            <w:sz w:val="20"/>
            <w:szCs w:val="20"/>
            <w:lang w:val="en-US" w:eastAsia="en-US"/>
          </w:rPr>
          <w:delText>Daarnaast wordt een basisonderzoek van uw voeten uitgevoerd, waarbij gekeken wordt naar onder andere de doorbloeding, het gevoel in de voeten en eventuele voetafwijkingen.</w:delText>
        </w:r>
      </w:del>
      <w:ins w:author="Janou De Buyser" w:date="2026-07-22T08:41:57.184Z" w16du:dateUtc="2026-07-22T08:41:57.184Z" w:id="1390589413">
        <w:r w:rsidRPr="19EA53E6" w:rsidR="5807700B">
          <w:rPr>
            <w:rFonts w:ascii="Arial" w:hAnsi="Arial" w:eastAsia="Arial" w:cs="Arial"/>
            <w:noProof w:val="0"/>
            <w:sz w:val="20"/>
            <w:szCs w:val="20"/>
            <w:lang w:val="en-US"/>
          </w:rPr>
          <w:t xml:space="preserve">Bij de start </w:t>
        </w:r>
        <w:r w:rsidRPr="19EA53E6" w:rsidR="5807700B">
          <w:rPr>
            <w:rFonts w:ascii="Arial" w:hAnsi="Arial" w:eastAsia="Arial" w:cs="Arial"/>
            <w:noProof w:val="0"/>
            <w:sz w:val="20"/>
            <w:szCs w:val="20"/>
            <w:lang w:val="en-US"/>
          </w:rPr>
          <w:t>van</w:t>
        </w:r>
        <w:r w:rsidRPr="19EA53E6" w:rsidR="5807700B">
          <w:rPr>
            <w:rFonts w:ascii="Arial" w:hAnsi="Arial" w:eastAsia="Arial" w:cs="Arial"/>
            <w:noProof w:val="0"/>
            <w:sz w:val="20"/>
            <w:szCs w:val="20"/>
            <w:lang w:val="en-US"/>
          </w:rPr>
          <w:t xml:space="preserve"> de </w:t>
        </w:r>
        <w:r w:rsidRPr="19EA53E6" w:rsidR="5807700B">
          <w:rPr>
            <w:rFonts w:ascii="Arial" w:hAnsi="Arial" w:eastAsia="Arial" w:cs="Arial"/>
            <w:noProof w:val="0"/>
            <w:sz w:val="20"/>
            <w:szCs w:val="20"/>
            <w:lang w:val="en-US"/>
          </w:rPr>
          <w:t>studie</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bekijken</w:t>
        </w:r>
        <w:r w:rsidRPr="19EA53E6" w:rsidR="5807700B">
          <w:rPr>
            <w:rFonts w:ascii="Arial" w:hAnsi="Arial" w:eastAsia="Arial" w:cs="Arial"/>
            <w:noProof w:val="0"/>
            <w:sz w:val="20"/>
            <w:szCs w:val="20"/>
            <w:lang w:val="en-US"/>
          </w:rPr>
          <w:t xml:space="preserve"> we </w:t>
        </w:r>
        <w:r w:rsidRPr="19EA53E6" w:rsidR="5807700B">
          <w:rPr>
            <w:rFonts w:ascii="Arial" w:hAnsi="Arial" w:eastAsia="Arial" w:cs="Arial"/>
            <w:noProof w:val="0"/>
            <w:sz w:val="20"/>
            <w:szCs w:val="20"/>
            <w:lang w:val="en-US"/>
          </w:rPr>
          <w:t>eerst</w:t>
        </w:r>
        <w:r w:rsidRPr="19EA53E6" w:rsidR="5807700B">
          <w:rPr>
            <w:rFonts w:ascii="Arial" w:hAnsi="Arial" w:eastAsia="Arial" w:cs="Arial"/>
            <w:noProof w:val="0"/>
            <w:sz w:val="20"/>
            <w:szCs w:val="20"/>
            <w:lang w:val="en-US"/>
          </w:rPr>
          <w:t xml:space="preserve"> of u </w:t>
        </w:r>
        <w:r w:rsidRPr="19EA53E6" w:rsidR="5807700B">
          <w:rPr>
            <w:rFonts w:ascii="Arial" w:hAnsi="Arial" w:eastAsia="Arial" w:cs="Arial"/>
            <w:noProof w:val="0"/>
            <w:sz w:val="20"/>
            <w:szCs w:val="20"/>
            <w:lang w:val="en-US"/>
          </w:rPr>
          <w:t>geschikt</w:t>
        </w:r>
        <w:r w:rsidRPr="19EA53E6" w:rsidR="5807700B">
          <w:rPr>
            <w:rFonts w:ascii="Arial" w:hAnsi="Arial" w:eastAsia="Arial" w:cs="Arial"/>
            <w:noProof w:val="0"/>
            <w:sz w:val="20"/>
            <w:szCs w:val="20"/>
            <w:lang w:val="en-US"/>
          </w:rPr>
          <w:t xml:space="preserve"> bent om </w:t>
        </w:r>
        <w:r w:rsidRPr="19EA53E6" w:rsidR="5807700B">
          <w:rPr>
            <w:rFonts w:ascii="Arial" w:hAnsi="Arial" w:eastAsia="Arial" w:cs="Arial"/>
            <w:noProof w:val="0"/>
            <w:sz w:val="20"/>
            <w:szCs w:val="20"/>
            <w:lang w:val="en-US"/>
          </w:rPr>
          <w:t>deel</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te</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nemen</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Hiervoor</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gebruiken</w:t>
        </w:r>
        <w:r w:rsidRPr="19EA53E6" w:rsidR="5807700B">
          <w:rPr>
            <w:rFonts w:ascii="Arial" w:hAnsi="Arial" w:eastAsia="Arial" w:cs="Arial"/>
            <w:noProof w:val="0"/>
            <w:sz w:val="20"/>
            <w:szCs w:val="20"/>
            <w:lang w:val="en-US"/>
          </w:rPr>
          <w:t xml:space="preserve"> we </w:t>
        </w:r>
        <w:r w:rsidRPr="19EA53E6" w:rsidR="5807700B">
          <w:rPr>
            <w:rFonts w:ascii="Arial" w:hAnsi="Arial" w:eastAsia="Arial" w:cs="Arial"/>
            <w:noProof w:val="0"/>
            <w:sz w:val="20"/>
            <w:szCs w:val="20"/>
            <w:lang w:val="en-US"/>
          </w:rPr>
          <w:t>informatie</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uit</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uw</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medisch</w:t>
        </w:r>
        <w:r w:rsidRPr="19EA53E6" w:rsidR="5807700B">
          <w:rPr>
            <w:rFonts w:ascii="Arial" w:hAnsi="Arial" w:eastAsia="Arial" w:cs="Arial"/>
            <w:noProof w:val="0"/>
            <w:sz w:val="20"/>
            <w:szCs w:val="20"/>
            <w:lang w:val="en-US"/>
          </w:rPr>
          <w:t xml:space="preserve"> dossier en </w:t>
        </w:r>
        <w:r w:rsidRPr="19EA53E6" w:rsidR="5807700B">
          <w:rPr>
            <w:rFonts w:ascii="Arial" w:hAnsi="Arial" w:eastAsia="Arial" w:cs="Arial"/>
            <w:noProof w:val="0"/>
            <w:sz w:val="20"/>
            <w:szCs w:val="20"/>
            <w:lang w:val="en-US"/>
          </w:rPr>
          <w:t>voeren</w:t>
        </w:r>
        <w:r w:rsidRPr="19EA53E6" w:rsidR="5807700B">
          <w:rPr>
            <w:rFonts w:ascii="Arial" w:hAnsi="Arial" w:eastAsia="Arial" w:cs="Arial"/>
            <w:noProof w:val="0"/>
            <w:sz w:val="20"/>
            <w:szCs w:val="20"/>
            <w:lang w:val="en-US"/>
          </w:rPr>
          <w:t xml:space="preserve"> we </w:t>
        </w:r>
        <w:r w:rsidRPr="19EA53E6" w:rsidR="5807700B">
          <w:rPr>
            <w:rFonts w:ascii="Arial" w:hAnsi="Arial" w:eastAsia="Arial" w:cs="Arial"/>
            <w:noProof w:val="0"/>
            <w:sz w:val="20"/>
            <w:szCs w:val="20"/>
            <w:lang w:val="en-US"/>
          </w:rPr>
          <w:t>een</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eerste</w:t>
        </w:r>
        <w:r w:rsidRPr="19EA53E6" w:rsidR="5807700B">
          <w:rPr>
            <w:rFonts w:ascii="Arial" w:hAnsi="Arial" w:eastAsia="Arial" w:cs="Arial"/>
            <w:noProof w:val="0"/>
            <w:sz w:val="20"/>
            <w:szCs w:val="20"/>
            <w:lang w:val="en-US"/>
          </w:rPr>
          <w:t xml:space="preserve"> onderzoek van </w:t>
        </w:r>
        <w:r w:rsidRPr="19EA53E6" w:rsidR="5807700B">
          <w:rPr>
            <w:rFonts w:ascii="Arial" w:hAnsi="Arial" w:eastAsia="Arial" w:cs="Arial"/>
            <w:noProof w:val="0"/>
            <w:sz w:val="20"/>
            <w:szCs w:val="20"/>
            <w:lang w:val="en-US"/>
          </w:rPr>
          <w:t>uw</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voeten</w:t>
        </w:r>
        <w:r w:rsidRPr="19EA53E6" w:rsidR="5807700B">
          <w:rPr>
            <w:rFonts w:ascii="Arial" w:hAnsi="Arial" w:eastAsia="Arial" w:cs="Arial"/>
            <w:noProof w:val="0"/>
            <w:sz w:val="20"/>
            <w:szCs w:val="20"/>
            <w:lang w:val="en-US"/>
          </w:rPr>
          <w:t xml:space="preserve"> </w:t>
        </w:r>
        <w:r w:rsidRPr="19EA53E6" w:rsidR="5807700B">
          <w:rPr>
            <w:rFonts w:ascii="Arial" w:hAnsi="Arial" w:eastAsia="Arial" w:cs="Arial"/>
            <w:noProof w:val="0"/>
            <w:sz w:val="20"/>
            <w:szCs w:val="20"/>
            <w:lang w:val="en-US"/>
          </w:rPr>
          <w:t>uit</w:t>
        </w:r>
        <w:r w:rsidRPr="19EA53E6" w:rsidR="5807700B">
          <w:rPr>
            <w:rFonts w:ascii="Arial" w:hAnsi="Arial" w:eastAsia="Arial" w:cs="Arial"/>
            <w:noProof w:val="0"/>
            <w:sz w:val="20"/>
            <w:szCs w:val="20"/>
            <w:lang w:val="en-US"/>
          </w:rPr>
          <w:t>.</w:t>
        </w:r>
      </w:ins>
    </w:p>
    <w:p w:rsidR="5807700B" w:rsidP="19EA53E6" w:rsidRDefault="5807700B" w14:paraId="00EFECFA" w14:textId="6719B382">
      <w:pPr>
        <w:spacing w:before="240" w:beforeAutospacing="off" w:after="240" w:afterAutospacing="off"/>
        <w:jc w:val="both"/>
        <w:rPr>
          <w:ins w:author="Janou De Buyser" w:date="2026-07-22T08:41:57.185Z" w16du:dateUtc="2026-07-22T08:41:57.185Z" w:id="30108059"/>
          <w:rFonts w:ascii="Arial" w:hAnsi="Arial" w:eastAsia="Arial" w:cs="Arial"/>
          <w:noProof w:val="0"/>
          <w:sz w:val="20"/>
          <w:szCs w:val="20"/>
          <w:lang w:val="en-US"/>
        </w:rPr>
        <w:pPrChange w:author="Janou De Buyser" w:date="2026-07-22T08:41:57.166Z">
          <w:pPr/>
        </w:pPrChange>
      </w:pPr>
      <w:ins w:author="Janou De Buyser" w:date="2026-07-22T08:41:57.185Z" w16du:dateUtc="2026-07-22T08:41:57.185Z" w:id="1993612031">
        <w:r w:rsidRPr="19EA53E6" w:rsidR="5807700B">
          <w:rPr>
            <w:rFonts w:ascii="Arial" w:hAnsi="Arial" w:eastAsia="Arial" w:cs="Arial"/>
            <w:noProof w:val="0"/>
            <w:sz w:val="20"/>
            <w:szCs w:val="20"/>
            <w:lang w:val="en-US"/>
          </w:rPr>
          <w:t>Tijdens dit onderzoek kijken we onder andere naar:</w:t>
        </w:r>
      </w:ins>
    </w:p>
    <w:p w:rsidR="5807700B" w:rsidP="19EA53E6" w:rsidRDefault="5807700B" w14:paraId="2A751296" w14:textId="7FA21BDB">
      <w:pPr>
        <w:pStyle w:val="ListParagraph"/>
        <w:numPr>
          <w:ilvl w:val="0"/>
          <w:numId w:val="44"/>
        </w:numPr>
        <w:spacing w:before="0" w:beforeAutospacing="off" w:after="0" w:afterAutospacing="off"/>
        <w:jc w:val="both"/>
        <w:rPr>
          <w:ins w:author="Janou De Buyser" w:date="2026-07-22T08:41:57.185Z" w16du:dateUtc="2026-07-22T08:41:57.185Z" w:id="2145353915"/>
          <w:rFonts w:ascii="Arial" w:hAnsi="Arial" w:eastAsia="Arial" w:cs="Arial"/>
          <w:noProof w:val="0"/>
          <w:sz w:val="20"/>
          <w:szCs w:val="20"/>
          <w:lang w:val="en-US"/>
        </w:rPr>
        <w:pPrChange w:author="Janou De Buyser" w:date="2026-07-22T08:41:57.171Z">
          <w:pPr/>
        </w:pPrChange>
      </w:pPr>
      <w:ins w:author="Janou De Buyser" w:date="2026-07-22T08:41:57.185Z" w16du:dateUtc="2026-07-22T08:41:57.185Z" w:id="1549361115">
        <w:r w:rsidRPr="19EA53E6" w:rsidR="5807700B">
          <w:rPr>
            <w:rFonts w:ascii="Arial" w:hAnsi="Arial" w:eastAsia="Arial" w:cs="Arial"/>
            <w:noProof w:val="0"/>
            <w:sz w:val="20"/>
            <w:szCs w:val="20"/>
            <w:lang w:val="en-US"/>
          </w:rPr>
          <w:t xml:space="preserve">de doorbloeding van uw voeten; </w:t>
        </w:r>
      </w:ins>
    </w:p>
    <w:p w:rsidR="5807700B" w:rsidP="19EA53E6" w:rsidRDefault="5807700B" w14:paraId="309A7C9E" w14:textId="680C4F5D">
      <w:pPr>
        <w:pStyle w:val="ListParagraph"/>
        <w:numPr>
          <w:ilvl w:val="0"/>
          <w:numId w:val="44"/>
        </w:numPr>
        <w:spacing w:before="0" w:beforeAutospacing="off" w:after="0" w:afterAutospacing="off"/>
        <w:jc w:val="both"/>
        <w:rPr>
          <w:ins w:author="Janou De Buyser" w:date="2026-07-22T08:41:57.185Z" w16du:dateUtc="2026-07-22T08:41:57.185Z" w:id="219101607"/>
          <w:rFonts w:ascii="Arial" w:hAnsi="Arial" w:eastAsia="Arial" w:cs="Arial"/>
          <w:noProof w:val="0"/>
          <w:sz w:val="20"/>
          <w:szCs w:val="20"/>
          <w:lang w:val="en-US"/>
        </w:rPr>
        <w:pPrChange w:author="Janou De Buyser" w:date="2026-07-22T08:41:57.176Z">
          <w:pPr/>
        </w:pPrChange>
      </w:pPr>
      <w:ins w:author="Janou De Buyser" w:date="2026-07-22T08:41:57.185Z" w16du:dateUtc="2026-07-22T08:41:57.185Z" w:id="1663841450">
        <w:r w:rsidRPr="19EA53E6" w:rsidR="5807700B">
          <w:rPr>
            <w:rFonts w:ascii="Arial" w:hAnsi="Arial" w:eastAsia="Arial" w:cs="Arial"/>
            <w:noProof w:val="0"/>
            <w:sz w:val="20"/>
            <w:szCs w:val="20"/>
            <w:lang w:val="en-US"/>
          </w:rPr>
          <w:t xml:space="preserve">het gevoel in uw voeten; </w:t>
        </w:r>
      </w:ins>
    </w:p>
    <w:p w:rsidR="5807700B" w:rsidP="19EA53E6" w:rsidRDefault="5807700B" w14:paraId="113E60DA" w14:textId="0D0ADB93">
      <w:pPr>
        <w:pStyle w:val="ListParagraph"/>
        <w:numPr>
          <w:ilvl w:val="0"/>
          <w:numId w:val="44"/>
        </w:numPr>
        <w:spacing w:before="0" w:beforeAutospacing="off" w:after="0" w:afterAutospacing="off"/>
        <w:jc w:val="both"/>
        <w:rPr>
          <w:ins w:author="Janou De Buyser" w:date="2026-07-22T08:41:57.185Z" w16du:dateUtc="2026-07-22T08:41:57.185Z" w:id="1405972389"/>
          <w:rFonts w:ascii="Arial" w:hAnsi="Arial" w:eastAsia="Arial" w:cs="Arial"/>
          <w:noProof w:val="0"/>
          <w:sz w:val="20"/>
          <w:szCs w:val="20"/>
          <w:lang w:val="en-US"/>
        </w:rPr>
        <w:pPrChange w:author="Janou De Buyser" w:date="2026-07-22T08:41:57.18Z">
          <w:pPr/>
        </w:pPrChange>
      </w:pPr>
      <w:ins w:author="Janou De Buyser" w:date="2026-07-22T08:41:57.185Z" w16du:dateUtc="2026-07-22T08:41:57.185Z" w:id="915016299">
        <w:r w:rsidRPr="19EA53E6" w:rsidR="5807700B">
          <w:rPr>
            <w:rFonts w:ascii="Arial" w:hAnsi="Arial" w:eastAsia="Arial" w:cs="Arial"/>
            <w:noProof w:val="0"/>
            <w:sz w:val="20"/>
            <w:szCs w:val="20"/>
            <w:lang w:val="en-US"/>
          </w:rPr>
          <w:t xml:space="preserve">de vorm en eventuele afwijkingen van uw voeten. </w:t>
        </w:r>
      </w:ins>
    </w:p>
    <w:p w:rsidR="5807700B" w:rsidP="19EA53E6" w:rsidRDefault="5807700B" w14:paraId="57CBEAC9" w14:textId="592BECC8">
      <w:pPr>
        <w:spacing w:before="240" w:beforeAutospacing="off" w:after="240" w:afterAutospacing="off"/>
        <w:jc w:val="both"/>
        <w:rPr>
          <w:ins w:author="Janou De Buyser" w:date="2026-07-22T08:41:57.185Z" w16du:dateUtc="2026-07-22T08:41:57.185Z" w:id="1859604063"/>
          <w:rFonts w:ascii="Arial" w:hAnsi="Arial" w:eastAsia="Arial" w:cs="Arial"/>
          <w:noProof w:val="0"/>
          <w:sz w:val="20"/>
          <w:szCs w:val="20"/>
          <w:lang w:val="en-US"/>
        </w:rPr>
        <w:pPrChange w:author="Janou De Buyser" w:date="2026-07-22T08:41:57.183Z">
          <w:pPr>
            <w:numPr>
              <w:ilvl w:val="0"/>
              <w:numId w:val="44"/>
            </w:numPr>
          </w:pPr>
        </w:pPrChange>
      </w:pPr>
      <w:ins w:author="Janou De Buyser" w:date="2026-07-22T08:41:57.185Z" w16du:dateUtc="2026-07-22T08:41:57.185Z" w:id="996084069">
        <w:r w:rsidRPr="19EA53E6" w:rsidR="5807700B">
          <w:rPr>
            <w:rFonts w:ascii="Arial" w:hAnsi="Arial" w:eastAsia="Arial" w:cs="Arial"/>
            <w:noProof w:val="0"/>
            <w:sz w:val="20"/>
            <w:szCs w:val="20"/>
            <w:lang w:val="en-US"/>
          </w:rPr>
          <w:t>Daarnaast verzamelen we enkele algemene gegevens, zoals uw leeftijd, uw medische voorgeschiedenis en informatie over uw diabetes.</w:t>
        </w:r>
      </w:ins>
    </w:p>
    <w:p w:rsidR="5807700B" w:rsidP="19EA53E6" w:rsidRDefault="5807700B" w14:paraId="20981AAC" w14:textId="15C2D498">
      <w:pPr>
        <w:pStyle w:val="Normal"/>
        <w:spacing w:beforeAutospacing="on" w:afterAutospacing="on"/>
        <w:jc w:val="both"/>
        <w:rPr>
          <w:del w:author="Fabienne Dobbels" w:date="2026-06-03T08:04:09.362Z" w16du:dateUtc="2026-06-03T08:04:09.362Z" w:id="1041812536"/>
          <w:rFonts w:ascii="Arial" w:hAnsi="Arial" w:eastAsia="Arial" w:cs="Arial"/>
          <w:b w:val="1"/>
          <w:bCs w:val="1"/>
          <w:noProof w:val="0"/>
          <w:sz w:val="20"/>
          <w:szCs w:val="20"/>
          <w:lang w:val="en-US"/>
          <w:rPrChange w:author="Janou De Buyser" w:date="2026-07-22T08:42:10.464Z" w:id="942863923">
            <w:rPr>
              <w:del w:author="Fabienne Dobbels" w:date="2026-06-03T08:04:09.362Z" w16du:dateUtc="2026-06-03T08:04:09.362Z" w:id="110375045"/>
              <w:rFonts w:ascii="Arial" w:hAnsi="Arial" w:eastAsia="Arial" w:cs="Arial"/>
              <w:noProof w:val="0"/>
              <w:sz w:val="20"/>
              <w:szCs w:val="20"/>
              <w:lang w:val="en-US"/>
            </w:rPr>
          </w:rPrChange>
        </w:rPr>
        <w:pPrChange w:author="Janou De Buyser" w:date="2026-07-22T08:42:06.294Z">
          <w:pPr/>
        </w:pPrChange>
      </w:pPr>
      <w:ins w:author="Janou De Buyser" w:date="2026-07-22T08:42:06.291Z" w16du:dateUtc="2026-07-22T08:42:06.291Z" w:id="2022998879">
        <w:r w:rsidRPr="19EA53E6" w:rsidR="5807700B">
          <w:rPr>
            <w:rFonts w:ascii="Arial" w:hAnsi="Arial" w:eastAsia="Arial" w:cs="Arial"/>
            <w:b w:val="1"/>
            <w:bCs w:val="1"/>
            <w:noProof w:val="0"/>
            <w:sz w:val="20"/>
            <w:szCs w:val="20"/>
            <w:lang w:val="en-US"/>
            <w:rPrChange w:author="Janou De Buyser" w:date="2026-07-22T08:42:10.464Z" w16du:dateUtc="2026-07-22T08:42:10.464Z" w:id="863131689">
              <w:rPr>
                <w:rFonts w:ascii="Arial" w:hAnsi="Arial" w:eastAsia="Arial" w:cs="Arial"/>
                <w:noProof w:val="0"/>
                <w:sz w:val="20"/>
                <w:szCs w:val="20"/>
                <w:lang w:val="en-US"/>
              </w:rPr>
            </w:rPrChange>
          </w:rPr>
          <w:t>Aanmeten</w:t>
        </w:r>
        <w:r w:rsidRPr="19EA53E6" w:rsidR="5807700B">
          <w:rPr>
            <w:rFonts w:ascii="Arial" w:hAnsi="Arial" w:eastAsia="Arial" w:cs="Arial"/>
            <w:b w:val="1"/>
            <w:bCs w:val="1"/>
            <w:noProof w:val="0"/>
            <w:sz w:val="20"/>
            <w:szCs w:val="20"/>
            <w:lang w:val="en-US"/>
            <w:rPrChange w:author="Janou De Buyser" w:date="2026-07-22T08:42:10.464Z" w16du:dateUtc="2026-07-22T08:42:10.464Z" w:id="1769964816">
              <w:rPr>
                <w:rFonts w:ascii="Arial" w:hAnsi="Arial" w:eastAsia="Arial" w:cs="Arial"/>
                <w:noProof w:val="0"/>
                <w:sz w:val="20"/>
                <w:szCs w:val="20"/>
                <w:lang w:val="en-US"/>
              </w:rPr>
            </w:rPrChange>
          </w:rPr>
          <w:t xml:space="preserve"> en </w:t>
        </w:r>
        <w:r w:rsidRPr="19EA53E6" w:rsidR="5807700B">
          <w:rPr>
            <w:rFonts w:ascii="Arial" w:hAnsi="Arial" w:eastAsia="Arial" w:cs="Arial"/>
            <w:b w:val="1"/>
            <w:bCs w:val="1"/>
            <w:noProof w:val="0"/>
            <w:sz w:val="20"/>
            <w:szCs w:val="20"/>
            <w:lang w:val="en-US"/>
            <w:rPrChange w:author="Janou De Buyser" w:date="2026-07-22T08:42:10.464Z" w16du:dateUtc="2026-07-22T08:42:10.464Z" w:id="1934125914">
              <w:rPr>
                <w:rFonts w:ascii="Arial" w:hAnsi="Arial" w:eastAsia="Arial" w:cs="Arial"/>
                <w:noProof w:val="0"/>
                <w:sz w:val="20"/>
                <w:szCs w:val="20"/>
                <w:lang w:val="en-US"/>
              </w:rPr>
            </w:rPrChange>
          </w:rPr>
          <w:t>controleren</w:t>
        </w:r>
        <w:r w:rsidRPr="19EA53E6" w:rsidR="5807700B">
          <w:rPr>
            <w:rFonts w:ascii="Arial" w:hAnsi="Arial" w:eastAsia="Arial" w:cs="Arial"/>
            <w:b w:val="1"/>
            <w:bCs w:val="1"/>
            <w:noProof w:val="0"/>
            <w:sz w:val="20"/>
            <w:szCs w:val="20"/>
            <w:lang w:val="en-US"/>
            <w:rPrChange w:author="Janou De Buyser" w:date="2026-07-22T08:42:10.464Z" w16du:dateUtc="2026-07-22T08:42:10.464Z" w:id="1051962624">
              <w:rPr>
                <w:rFonts w:ascii="Arial" w:hAnsi="Arial" w:eastAsia="Arial" w:cs="Arial"/>
                <w:noProof w:val="0"/>
                <w:sz w:val="20"/>
                <w:szCs w:val="20"/>
                <w:lang w:val="en-US"/>
              </w:rPr>
            </w:rPrChange>
          </w:rPr>
          <w:t xml:space="preserve"> van </w:t>
        </w:r>
        <w:r w:rsidRPr="19EA53E6" w:rsidR="5807700B">
          <w:rPr>
            <w:rFonts w:ascii="Arial" w:hAnsi="Arial" w:eastAsia="Arial" w:cs="Arial"/>
            <w:b w:val="1"/>
            <w:bCs w:val="1"/>
            <w:noProof w:val="0"/>
            <w:sz w:val="20"/>
            <w:szCs w:val="20"/>
            <w:lang w:val="en-US"/>
            <w:rPrChange w:author="Janou De Buyser" w:date="2026-07-22T08:42:10.464Z" w16du:dateUtc="2026-07-22T08:42:10.464Z" w:id="1575039949">
              <w:rPr>
                <w:rFonts w:ascii="Arial" w:hAnsi="Arial" w:eastAsia="Arial" w:cs="Arial"/>
                <w:noProof w:val="0"/>
                <w:sz w:val="20"/>
                <w:szCs w:val="20"/>
                <w:lang w:val="en-US"/>
              </w:rPr>
            </w:rPrChange>
          </w:rPr>
          <w:t>uw</w:t>
        </w:r>
        <w:r w:rsidRPr="19EA53E6" w:rsidR="5807700B">
          <w:rPr>
            <w:rFonts w:ascii="Arial" w:hAnsi="Arial" w:eastAsia="Arial" w:cs="Arial"/>
            <w:b w:val="1"/>
            <w:bCs w:val="1"/>
            <w:noProof w:val="0"/>
            <w:sz w:val="20"/>
            <w:szCs w:val="20"/>
            <w:lang w:val="en-US"/>
            <w:rPrChange w:author="Janou De Buyser" w:date="2026-07-22T08:42:10.464Z" w16du:dateUtc="2026-07-22T08:42:10.464Z" w:id="548661737">
              <w:rPr>
                <w:rFonts w:ascii="Arial" w:hAnsi="Arial" w:eastAsia="Arial" w:cs="Arial"/>
                <w:noProof w:val="0"/>
                <w:sz w:val="20"/>
                <w:szCs w:val="20"/>
                <w:lang w:val="en-US"/>
              </w:rPr>
            </w:rPrChange>
          </w:rPr>
          <w:t xml:space="preserve"> schoeisel</w:t>
        </w:r>
      </w:ins>
    </w:p>
    <w:p w:rsidRPr="0009574B" w:rsidR="005B24CA" w:rsidP="1DF66BFB" w:rsidRDefault="00CC2723" w14:paraId="3F5BAF1F" w14:textId="0AD535AB">
      <w:pPr>
        <w:spacing w:before="100" w:beforeAutospacing="on" w:after="100" w:afterAutospacing="on"/>
        <w:jc w:val="both"/>
        <w:rPr>
          <w:del w:author="Janou De Buyser" w:date="2026-07-22T08:42:19.043Z" w16du:dateUtc="2026-07-22T08:42:19.043Z" w:id="1800181344"/>
          <w:rFonts w:ascii="Arial" w:hAnsi="Arial" w:cs="Arial"/>
          <w:sz w:val="18"/>
          <w:szCs w:val="18"/>
          <w:lang w:val="fr-FR" w:eastAsia="en-US"/>
        </w:rPr>
      </w:pPr>
      <w:del w:author="Janou De Buyser" w:date="2026-07-22T08:42:19.043Z" w16du:dateUtc="2026-07-22T08:42:19.043Z" w:id="1017294595">
        <w:r w:rsidRPr="19EA53E6" w:rsidDel="239FEAEE">
          <w:rPr>
            <w:rFonts w:ascii="Arial" w:hAnsi="Arial" w:cs="Arial"/>
            <w:sz w:val="20"/>
            <w:szCs w:val="20"/>
            <w:lang w:val="fr-FR" w:eastAsia="en-US"/>
          </w:rPr>
          <w:delText xml:space="preserve">Vervolgens worden metingen uitgevoerd van de </w:delText>
        </w:r>
        <w:r w:rsidRPr="19EA53E6" w:rsidDel="239FEAEE">
          <w:rPr>
            <w:rFonts w:ascii="Arial" w:hAnsi="Arial" w:cs="Arial"/>
            <w:b w:val="1"/>
            <w:bCs w:val="1"/>
            <w:sz w:val="20"/>
            <w:szCs w:val="20"/>
            <w:lang w:val="fr-FR" w:eastAsia="en-US"/>
          </w:rPr>
          <w:delText>druk</w:delText>
        </w:r>
        <w:r w:rsidRPr="19EA53E6" w:rsidDel="239FEAEE">
          <w:rPr>
            <w:rFonts w:ascii="Arial" w:hAnsi="Arial" w:cs="Arial"/>
            <w:sz w:val="20"/>
            <w:szCs w:val="20"/>
            <w:lang w:val="fr-FR" w:eastAsia="en-US"/>
          </w:rPr>
          <w:delText xml:space="preserve"> onder uw voeten</w:delText>
        </w:r>
        <w:r w:rsidRPr="19EA53E6" w:rsidDel="71A188ED">
          <w:rPr>
            <w:rFonts w:ascii="Arial" w:hAnsi="Arial" w:cs="Arial"/>
            <w:sz w:val="20"/>
            <w:szCs w:val="20"/>
            <w:lang w:val="fr-FR" w:eastAsia="en-US"/>
          </w:rPr>
          <w:delText xml:space="preserve"> (</w:delText>
        </w:r>
        <w:r w:rsidRPr="19EA53E6" w:rsidDel="3031B222">
          <w:rPr>
            <w:rFonts w:ascii="Arial" w:hAnsi="Arial" w:cs="Arial"/>
            <w:b w:val="1"/>
            <w:bCs w:val="1"/>
            <w:sz w:val="20"/>
            <w:szCs w:val="20"/>
            <w:lang w:val="fr-FR" w:eastAsia="en-US"/>
          </w:rPr>
          <w:delText>F</w:delText>
        </w:r>
        <w:r w:rsidRPr="19EA53E6" w:rsidDel="71A188ED">
          <w:rPr>
            <w:rFonts w:ascii="Arial" w:hAnsi="Arial" w:cs="Arial"/>
            <w:b w:val="1"/>
            <w:bCs w:val="1"/>
            <w:sz w:val="20"/>
            <w:szCs w:val="20"/>
            <w:lang w:val="fr-FR" w:eastAsia="en-US"/>
          </w:rPr>
          <w:delText xml:space="preserve">iguur </w:delText>
        </w:r>
        <w:r w:rsidRPr="19EA53E6" w:rsidDel="2AA480C0">
          <w:rPr>
            <w:rFonts w:ascii="Arial" w:hAnsi="Arial" w:cs="Arial"/>
            <w:b w:val="1"/>
            <w:bCs w:val="1"/>
            <w:sz w:val="20"/>
            <w:szCs w:val="20"/>
            <w:lang w:val="fr-FR" w:eastAsia="en-US"/>
          </w:rPr>
          <w:delText>1</w:delText>
        </w:r>
        <w:r w:rsidRPr="19EA53E6" w:rsidDel="71A188ED">
          <w:rPr>
            <w:rFonts w:ascii="Arial" w:hAnsi="Arial" w:cs="Arial"/>
            <w:sz w:val="20"/>
            <w:szCs w:val="20"/>
            <w:lang w:val="fr-FR" w:eastAsia="en-US"/>
          </w:rPr>
          <w:delText>)</w:delText>
        </w:r>
        <w:r w:rsidRPr="19EA53E6" w:rsidDel="239FEAEE">
          <w:rPr>
            <w:rFonts w:ascii="Arial" w:hAnsi="Arial" w:cs="Arial"/>
            <w:sz w:val="20"/>
            <w:szCs w:val="20"/>
            <w:lang w:val="fr-FR" w:eastAsia="en-US"/>
          </w:rPr>
          <w:delText>. Dit gebeurt terwijl u op blote voeten stapt, zodat we kunnen nagaan waar er verhoogde druk optreedt. Deze informatie helpt bij het op maat maken van uw steunzolen.</w:delText>
        </w:r>
        <w:r>
          <w:tab/>
        </w:r>
        <w:r>
          <w:tab/>
        </w:r>
        <w:r>
          <w:tab/>
        </w:r>
        <w:r>
          <w:tab/>
        </w:r>
        <w:r>
          <w:tab/>
        </w:r>
        <w:r>
          <w:tab/>
        </w:r>
        <w:r w:rsidRPr="19EA53E6" w:rsidDel="71A188ED">
          <w:rPr>
            <w:rFonts w:ascii="Arial" w:hAnsi="Arial" w:cs="Arial"/>
            <w:sz w:val="20"/>
            <w:szCs w:val="20"/>
            <w:lang w:val="fr-FR" w:eastAsia="en-US"/>
          </w:rPr>
          <w:delText xml:space="preserve">  </w:delText>
        </w:r>
        <w:r>
          <w:tab/>
        </w:r>
        <w:r w:rsidRPr="19EA53E6" w:rsidDel="3031B222">
          <w:rPr>
            <w:rFonts w:ascii="Arial" w:hAnsi="Arial" w:cs="Arial"/>
            <w:sz w:val="20"/>
            <w:szCs w:val="20"/>
            <w:lang w:val="fr-FR" w:eastAsia="en-US"/>
          </w:rPr>
          <w:delText xml:space="preserve">  </w:delText>
        </w:r>
      </w:del>
    </w:p>
    <w:p w:rsidR="239FEAEE" w:rsidP="19EA53E6" w:rsidRDefault="239FEAEE" w14:paraId="71316311" w14:textId="22BC73F8">
      <w:pPr>
        <w:spacing w:before="240" w:beforeAutospacing="off" w:after="240" w:afterAutospacing="off"/>
        <w:jc w:val="both"/>
        <w:rPr>
          <w:ins w:author="Janou De Buyser" w:date="2026-07-22T08:42:19.059Z" w16du:dateUtc="2026-07-22T08:42:19.059Z" w:id="85012912"/>
          <w:rFonts w:ascii="Arial" w:hAnsi="Arial" w:eastAsia="Arial" w:cs="Arial"/>
          <w:noProof w:val="0"/>
          <w:sz w:val="20"/>
          <w:szCs w:val="20"/>
          <w:lang w:val="en-US"/>
        </w:rPr>
      </w:pPr>
      <w:del w:author="Janou De Buyser" w:date="2026-07-22T08:42:19.043Z" w16du:dateUtc="2026-07-22T08:42:19.043Z" w:id="458700158">
        <w:r w:rsidRPr="19EA53E6" w:rsidDel="239FEAEE">
          <w:rPr>
            <w:rFonts w:ascii="Arial" w:hAnsi="Arial" w:cs="Arial"/>
            <w:sz w:val="20"/>
            <w:szCs w:val="20"/>
            <w:lang w:val="en-US" w:eastAsia="en-US"/>
          </w:rPr>
          <w:delText xml:space="preserve">Tijdens een volgend bezoek krijgt u deze </w:delText>
        </w:r>
        <w:r w:rsidRPr="19EA53E6" w:rsidDel="239FEAEE">
          <w:rPr>
            <w:rFonts w:ascii="Arial" w:hAnsi="Arial" w:cs="Arial"/>
            <w:b w:val="1"/>
            <w:bCs w:val="1"/>
            <w:sz w:val="20"/>
            <w:szCs w:val="20"/>
            <w:lang w:val="en-US" w:eastAsia="en-US"/>
          </w:rPr>
          <w:delText>steunzolen</w:delText>
        </w:r>
        <w:r w:rsidRPr="19EA53E6" w:rsidDel="239FEAEE">
          <w:rPr>
            <w:rFonts w:ascii="Arial" w:hAnsi="Arial" w:cs="Arial"/>
            <w:sz w:val="20"/>
            <w:szCs w:val="20"/>
            <w:lang w:val="en-US" w:eastAsia="en-US"/>
          </w:rPr>
          <w:delText xml:space="preserve"> </w:delText>
        </w:r>
        <w:r w:rsidRPr="19EA53E6" w:rsidDel="71A188ED">
          <w:rPr>
            <w:rFonts w:ascii="Arial" w:hAnsi="Arial" w:cs="Arial"/>
            <w:sz w:val="20"/>
            <w:szCs w:val="20"/>
            <w:lang w:val="en-US" w:eastAsia="en-US"/>
          </w:rPr>
          <w:delText>(</w:delText>
        </w:r>
        <w:r w:rsidRPr="19EA53E6" w:rsidDel="71A188ED">
          <w:rPr>
            <w:rFonts w:ascii="Arial" w:hAnsi="Arial" w:cs="Arial"/>
            <w:b w:val="1"/>
            <w:bCs w:val="1"/>
            <w:sz w:val="20"/>
            <w:szCs w:val="20"/>
            <w:lang w:val="en-US" w:eastAsia="en-US"/>
          </w:rPr>
          <w:delText xml:space="preserve">Figuur </w:delText>
        </w:r>
        <w:r w:rsidRPr="19EA53E6" w:rsidDel="2AA480C0">
          <w:rPr>
            <w:rFonts w:ascii="Arial" w:hAnsi="Arial" w:cs="Arial"/>
            <w:b w:val="1"/>
            <w:bCs w:val="1"/>
            <w:sz w:val="20"/>
            <w:szCs w:val="20"/>
            <w:lang w:val="en-US" w:eastAsia="en-US"/>
          </w:rPr>
          <w:delText>2</w:delText>
        </w:r>
        <w:r w:rsidRPr="19EA53E6" w:rsidDel="71A188ED">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aangemeten en wordt nagegaan of ze goed passen en comfortabel zijn. Op dat moment worden opnieuw metingen uitgevoerd terwijl u uw schoenen draagt, zowel met als zonder de steunzolen. Op basis van deze metingen kan het schoeisel of de steunzolen indien nodig verder aangepast worden om de druk onder uw voeten zo goed mogelijk te verminderen.</w:delText>
        </w:r>
      </w:del>
      <w:ins w:author="Janou De Buyser" w:date="2026-07-22T08:42:19.059Z" w16du:dateUtc="2026-07-22T08:42:19.059Z" w:id="1013162318">
        <w:r w:rsidRPr="19EA53E6" w:rsidR="1C8E9045">
          <w:rPr>
            <w:rFonts w:ascii="Arial" w:hAnsi="Arial" w:eastAsia="Arial" w:cs="Arial"/>
            <w:noProof w:val="0"/>
            <w:sz w:val="20"/>
            <w:szCs w:val="20"/>
            <w:lang w:val="en-US"/>
          </w:rPr>
          <w:t>Daarna</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wordt</w:t>
        </w:r>
        <w:r w:rsidRPr="19EA53E6" w:rsidR="1C8E9045">
          <w:rPr>
            <w:rFonts w:ascii="Arial" w:hAnsi="Arial" w:eastAsia="Arial" w:cs="Arial"/>
            <w:noProof w:val="0"/>
            <w:sz w:val="20"/>
            <w:szCs w:val="20"/>
            <w:lang w:val="en-US"/>
          </w:rPr>
          <w:t xml:space="preserve"> de </w:t>
        </w:r>
        <w:r w:rsidRPr="19EA53E6" w:rsidR="1C8E9045">
          <w:rPr>
            <w:rFonts w:ascii="Arial" w:hAnsi="Arial" w:eastAsia="Arial" w:cs="Arial"/>
            <w:noProof w:val="0"/>
            <w:sz w:val="20"/>
            <w:szCs w:val="20"/>
            <w:lang w:val="en-US"/>
          </w:rPr>
          <w:t>druk</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onder</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uw</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voeten</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gemeten</w:t>
        </w:r>
        <w:r w:rsidRPr="19EA53E6" w:rsidR="1C8E9045">
          <w:rPr>
            <w:rFonts w:ascii="Arial" w:hAnsi="Arial" w:eastAsia="Arial" w:cs="Arial"/>
            <w:noProof w:val="0"/>
            <w:sz w:val="20"/>
            <w:szCs w:val="20"/>
            <w:lang w:val="en-US"/>
          </w:rPr>
          <w:t xml:space="preserve">. Dit </w:t>
        </w:r>
        <w:r w:rsidRPr="19EA53E6" w:rsidR="1C8E9045">
          <w:rPr>
            <w:rFonts w:ascii="Arial" w:hAnsi="Arial" w:eastAsia="Arial" w:cs="Arial"/>
            <w:noProof w:val="0"/>
            <w:sz w:val="20"/>
            <w:szCs w:val="20"/>
            <w:lang w:val="en-US"/>
          </w:rPr>
          <w:t>gebeurt</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terwijl</w:t>
        </w:r>
        <w:r w:rsidRPr="19EA53E6" w:rsidR="1C8E9045">
          <w:rPr>
            <w:rFonts w:ascii="Arial" w:hAnsi="Arial" w:eastAsia="Arial" w:cs="Arial"/>
            <w:noProof w:val="0"/>
            <w:sz w:val="20"/>
            <w:szCs w:val="20"/>
            <w:lang w:val="en-US"/>
          </w:rPr>
          <w:t xml:space="preserve"> u </w:t>
        </w:r>
        <w:r w:rsidRPr="19EA53E6" w:rsidR="1C8E9045">
          <w:rPr>
            <w:rFonts w:ascii="Arial" w:hAnsi="Arial" w:eastAsia="Arial" w:cs="Arial"/>
            <w:noProof w:val="0"/>
            <w:sz w:val="20"/>
            <w:szCs w:val="20"/>
            <w:lang w:val="en-US"/>
          </w:rPr>
          <w:t>blootsvoets</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stapt</w:t>
        </w:r>
        <w:r w:rsidRPr="19EA53E6" w:rsidR="1C8E9045">
          <w:rPr>
            <w:rFonts w:ascii="Arial" w:hAnsi="Arial" w:eastAsia="Arial" w:cs="Arial"/>
            <w:noProof w:val="0"/>
            <w:sz w:val="20"/>
            <w:szCs w:val="20"/>
            <w:lang w:val="en-US"/>
          </w:rPr>
          <w:t xml:space="preserve"> op </w:t>
        </w:r>
        <w:r w:rsidRPr="19EA53E6" w:rsidR="1C8E9045">
          <w:rPr>
            <w:rFonts w:ascii="Arial" w:hAnsi="Arial" w:eastAsia="Arial" w:cs="Arial"/>
            <w:noProof w:val="0"/>
            <w:sz w:val="20"/>
            <w:szCs w:val="20"/>
            <w:lang w:val="en-US"/>
          </w:rPr>
          <w:t>een</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speciale</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meetplaat</w:t>
        </w:r>
        <w:r w:rsidRPr="19EA53E6" w:rsidR="1C8E9045">
          <w:rPr>
            <w:rFonts w:ascii="Arial" w:hAnsi="Arial" w:eastAsia="Arial" w:cs="Arial"/>
            <w:noProof w:val="0"/>
            <w:sz w:val="20"/>
            <w:szCs w:val="20"/>
            <w:lang w:val="en-US"/>
          </w:rPr>
          <w:t xml:space="preserve"> (Figuur 1). Deze </w:t>
        </w:r>
        <w:r w:rsidRPr="19EA53E6" w:rsidR="1C8E9045">
          <w:rPr>
            <w:rFonts w:ascii="Arial" w:hAnsi="Arial" w:eastAsia="Arial" w:cs="Arial"/>
            <w:noProof w:val="0"/>
            <w:sz w:val="20"/>
            <w:szCs w:val="20"/>
            <w:lang w:val="en-US"/>
          </w:rPr>
          <w:t>metingen</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tonen</w:t>
        </w:r>
        <w:r w:rsidRPr="19EA53E6" w:rsidR="1C8E9045">
          <w:rPr>
            <w:rFonts w:ascii="Arial" w:hAnsi="Arial" w:eastAsia="Arial" w:cs="Arial"/>
            <w:noProof w:val="0"/>
            <w:sz w:val="20"/>
            <w:szCs w:val="20"/>
            <w:lang w:val="en-US"/>
          </w:rPr>
          <w:t xml:space="preserve"> op </w:t>
        </w:r>
        <w:r w:rsidRPr="19EA53E6" w:rsidR="1C8E9045">
          <w:rPr>
            <w:rFonts w:ascii="Arial" w:hAnsi="Arial" w:eastAsia="Arial" w:cs="Arial"/>
            <w:noProof w:val="0"/>
            <w:sz w:val="20"/>
            <w:szCs w:val="20"/>
            <w:lang w:val="en-US"/>
          </w:rPr>
          <w:t>welke</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plaatsen</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onder</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uw</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voet</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meer</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druk</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ontstaat</w:t>
        </w:r>
        <w:r w:rsidRPr="19EA53E6" w:rsidR="1C8E9045">
          <w:rPr>
            <w:rFonts w:ascii="Arial" w:hAnsi="Arial" w:eastAsia="Arial" w:cs="Arial"/>
            <w:noProof w:val="0"/>
            <w:sz w:val="20"/>
            <w:szCs w:val="20"/>
            <w:lang w:val="en-US"/>
          </w:rPr>
          <w:t xml:space="preserve">. De </w:t>
        </w:r>
        <w:r w:rsidRPr="19EA53E6" w:rsidR="1C8E9045">
          <w:rPr>
            <w:rFonts w:ascii="Arial" w:hAnsi="Arial" w:eastAsia="Arial" w:cs="Arial"/>
            <w:noProof w:val="0"/>
            <w:sz w:val="20"/>
            <w:szCs w:val="20"/>
            <w:lang w:val="en-US"/>
          </w:rPr>
          <w:t>resultaten</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helpen</w:t>
        </w:r>
        <w:r w:rsidRPr="19EA53E6" w:rsidR="1C8E9045">
          <w:rPr>
            <w:rFonts w:ascii="Arial" w:hAnsi="Arial" w:eastAsia="Arial" w:cs="Arial"/>
            <w:noProof w:val="0"/>
            <w:sz w:val="20"/>
            <w:szCs w:val="20"/>
            <w:lang w:val="en-US"/>
          </w:rPr>
          <w:t xml:space="preserve"> om </w:t>
        </w:r>
        <w:r w:rsidRPr="19EA53E6" w:rsidR="1C8E9045">
          <w:rPr>
            <w:rFonts w:ascii="Arial" w:hAnsi="Arial" w:eastAsia="Arial" w:cs="Arial"/>
            <w:noProof w:val="0"/>
            <w:sz w:val="20"/>
            <w:szCs w:val="20"/>
            <w:lang w:val="en-US"/>
          </w:rPr>
          <w:t>uw</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steunzolen</w:t>
        </w:r>
        <w:r w:rsidRPr="19EA53E6" w:rsidR="1C8E9045">
          <w:rPr>
            <w:rFonts w:ascii="Arial" w:hAnsi="Arial" w:eastAsia="Arial" w:cs="Arial"/>
            <w:noProof w:val="0"/>
            <w:sz w:val="20"/>
            <w:szCs w:val="20"/>
            <w:lang w:val="en-US"/>
          </w:rPr>
          <w:t xml:space="preserve"> zo </w:t>
        </w:r>
        <w:r w:rsidRPr="19EA53E6" w:rsidR="1C8E9045">
          <w:rPr>
            <w:rFonts w:ascii="Arial" w:hAnsi="Arial" w:eastAsia="Arial" w:cs="Arial"/>
            <w:noProof w:val="0"/>
            <w:sz w:val="20"/>
            <w:szCs w:val="20"/>
            <w:lang w:val="en-US"/>
          </w:rPr>
          <w:t>goed</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mogelijk</w:t>
        </w:r>
        <w:r w:rsidRPr="19EA53E6" w:rsidR="1C8E9045">
          <w:rPr>
            <w:rFonts w:ascii="Arial" w:hAnsi="Arial" w:eastAsia="Arial" w:cs="Arial"/>
            <w:noProof w:val="0"/>
            <w:sz w:val="20"/>
            <w:szCs w:val="20"/>
            <w:lang w:val="en-US"/>
          </w:rPr>
          <w:t xml:space="preserve"> aan </w:t>
        </w:r>
        <w:r w:rsidRPr="19EA53E6" w:rsidR="1C8E9045">
          <w:rPr>
            <w:rFonts w:ascii="Arial" w:hAnsi="Arial" w:eastAsia="Arial" w:cs="Arial"/>
            <w:noProof w:val="0"/>
            <w:sz w:val="20"/>
            <w:szCs w:val="20"/>
            <w:lang w:val="en-US"/>
          </w:rPr>
          <w:t>te</w:t>
        </w:r>
        <w:r w:rsidRPr="19EA53E6" w:rsidR="1C8E9045">
          <w:rPr>
            <w:rFonts w:ascii="Arial" w:hAnsi="Arial" w:eastAsia="Arial" w:cs="Arial"/>
            <w:noProof w:val="0"/>
            <w:sz w:val="20"/>
            <w:szCs w:val="20"/>
            <w:lang w:val="en-US"/>
          </w:rPr>
          <w:t xml:space="preserve"> </w:t>
        </w:r>
        <w:r w:rsidRPr="19EA53E6" w:rsidR="1C8E9045">
          <w:rPr>
            <w:rFonts w:ascii="Arial" w:hAnsi="Arial" w:eastAsia="Arial" w:cs="Arial"/>
            <w:noProof w:val="0"/>
            <w:sz w:val="20"/>
            <w:szCs w:val="20"/>
            <w:lang w:val="en-US"/>
          </w:rPr>
          <w:t>passen</w:t>
        </w:r>
        <w:r w:rsidRPr="19EA53E6" w:rsidR="1C8E9045">
          <w:rPr>
            <w:rFonts w:ascii="Arial" w:hAnsi="Arial" w:eastAsia="Arial" w:cs="Arial"/>
            <w:noProof w:val="0"/>
            <w:sz w:val="20"/>
            <w:szCs w:val="20"/>
            <w:lang w:val="en-US"/>
          </w:rPr>
          <w:t>.</w:t>
        </w:r>
      </w:ins>
    </w:p>
    <w:p w:rsidR="1C8E9045" w:rsidP="19EA53E6" w:rsidRDefault="1C8E9045" w14:paraId="2F2FA82E" w14:textId="4217EEC0">
      <w:pPr>
        <w:spacing w:before="240" w:beforeAutospacing="off" w:after="240" w:afterAutospacing="off"/>
        <w:jc w:val="both"/>
        <w:rPr>
          <w:ins w:author="Janou De Buyser" w:date="2026-07-22T08:42:19.059Z" w16du:dateUtc="2026-07-22T08:42:19.059Z" w:id="69461486"/>
          <w:rFonts w:ascii="Arial" w:hAnsi="Arial" w:eastAsia="Arial" w:cs="Arial"/>
          <w:noProof w:val="0"/>
          <w:sz w:val="20"/>
          <w:szCs w:val="20"/>
          <w:lang w:val="en-US"/>
        </w:rPr>
        <w:pPrChange w:author="Janou De Buyser" w:date="2026-07-22T08:42:19.057Z">
          <w:pPr/>
        </w:pPrChange>
      </w:pPr>
      <w:ins w:author="Janou De Buyser" w:date="2026-07-22T08:42:19.059Z" w16du:dateUtc="2026-07-22T08:42:19.059Z" w:id="1291103056">
        <w:r w:rsidRPr="19EA53E6" w:rsidR="1C8E9045">
          <w:rPr>
            <w:rFonts w:ascii="Arial" w:hAnsi="Arial" w:eastAsia="Arial" w:cs="Arial"/>
            <w:noProof w:val="0"/>
            <w:sz w:val="20"/>
            <w:szCs w:val="20"/>
            <w:lang w:val="en-US"/>
          </w:rPr>
          <w:t>Tijdens een volgend bezoek worden uw steunzolen aangemeten (Figuur 2). We controleren of deze goed passen en comfortabel zitten. Vervolgens meten we opnieuw de druk onder uw voeten terwijl u uw eigen schoenen draagt, met en zonder de steunzolen. Indien nodig worden uw steunzolen of schoeisel aangepast om de druk onder uw voeten zoveel mogelijk te verminderen.</w:t>
        </w:r>
      </w:ins>
    </w:p>
    <w:p w:rsidR="19EA53E6" w:rsidP="19EA53E6" w:rsidRDefault="19EA53E6" w14:paraId="3884F781" w14:textId="602512E4">
      <w:pPr>
        <w:spacing w:beforeAutospacing="on" w:afterAutospacing="on"/>
        <w:jc w:val="both"/>
        <w:rPr>
          <w:del w:author="Janou De Buyser" w:date="2026-07-22T08:49:04.012Z" w16du:dateUtc="2026-07-22T08:49:04.012Z" w:id="1944785666"/>
          <w:rFonts w:ascii="Arial" w:hAnsi="Arial" w:cs="Arial"/>
          <w:sz w:val="20"/>
          <w:szCs w:val="20"/>
          <w:lang w:val="en-US" w:eastAsia="en-US"/>
        </w:rPr>
      </w:pPr>
    </w:p>
    <w:p w:rsidR="3031B222" w:rsidP="19EA53E6" w:rsidRDefault="3031B222" w14:paraId="36C201E8" w14:textId="662E0506">
      <w:pPr>
        <w:spacing w:before="281" w:beforeAutospacing="off" w:after="281" w:afterAutospacing="off"/>
        <w:jc w:val="both"/>
        <w:rPr>
          <w:ins w:author="Janou De Buyser" w:date="2026-07-22T08:43:08.297Z" w16du:dateUtc="2026-07-22T08:43:08.297Z" w:id="1846315747"/>
          <w:rFonts w:ascii="Arial" w:hAnsi="Arial" w:eastAsia="Arial" w:cs="Arial"/>
          <w:b w:val="1"/>
          <w:bCs w:val="1"/>
          <w:noProof w:val="0"/>
          <w:sz w:val="20"/>
          <w:szCs w:val="20"/>
          <w:lang w:val="en-US"/>
          <w:rPrChange w:author="Janou De Buyser" w:date="2026-07-22T08:43:21.144Z" w:id="1768668513">
            <w:rPr>
              <w:ins w:author="Janou De Buyser" w:date="2026-07-22T08:43:08.297Z" w16du:dateUtc="2026-07-22T08:43:08.297Z" w:id="1317873732"/>
              <w:rFonts w:ascii="Arial" w:hAnsi="Arial" w:eastAsia="Arial" w:cs="Arial"/>
              <w:b w:val="1"/>
              <w:bCs w:val="1"/>
              <w:noProof w:val="0"/>
              <w:sz w:val="28"/>
              <w:szCs w:val="28"/>
              <w:lang w:val="en-US"/>
            </w:rPr>
          </w:rPrChange>
        </w:rPr>
      </w:pPr>
      <w:del w:author="Janou De Buyser" w:date="2026-07-22T08:43:05.612Z" w16du:dateUtc="2026-07-22T08:43:05.612Z" w:id="1902183694">
        <w:r w:rsidRPr="19EA53E6" w:rsidDel="3031B222">
          <w:rPr>
            <w:rFonts w:ascii="Arial" w:hAnsi="Arial" w:cs="Arial"/>
            <w:sz w:val="20"/>
            <w:szCs w:val="20"/>
            <w:lang w:val="en-US" w:eastAsia="en-US"/>
          </w:rPr>
          <w:delText xml:space="preserve">Bij alle deelnemers wordt een </w:delText>
        </w:r>
        <w:r w:rsidRPr="19EA53E6" w:rsidDel="3031B222">
          <w:rPr>
            <w:rFonts w:ascii="Arial" w:hAnsi="Arial" w:cs="Arial"/>
            <w:b w:val="1"/>
            <w:bCs w:val="1"/>
            <w:sz w:val="20"/>
            <w:szCs w:val="20"/>
            <w:lang w:val="en-US" w:eastAsia="en-US"/>
          </w:rPr>
          <w:delText>kleine sensor</w:delText>
        </w:r>
        <w:r w:rsidRPr="19EA53E6" w:rsidDel="3031B222">
          <w:rPr>
            <w:rFonts w:ascii="Arial" w:hAnsi="Arial" w:cs="Arial"/>
            <w:sz w:val="20"/>
            <w:szCs w:val="20"/>
            <w:lang w:val="en-US" w:eastAsia="en-US"/>
          </w:rPr>
          <w:delText xml:space="preserve"> in de steunzool geplaatst</w:delText>
        </w:r>
        <w:r w:rsidRPr="19EA53E6" w:rsidDel="6BCBBC0D">
          <w:rPr>
            <w:rFonts w:ascii="Arial" w:hAnsi="Arial" w:cs="Arial"/>
            <w:sz w:val="20"/>
            <w:szCs w:val="20"/>
            <w:lang w:val="en-US" w:eastAsia="en-US"/>
          </w:rPr>
          <w:delText xml:space="preserve"> (</w:delText>
        </w:r>
        <w:r w:rsidRPr="19EA53E6" w:rsidDel="6BCBBC0D">
          <w:rPr>
            <w:rFonts w:ascii="Arial" w:hAnsi="Arial" w:cs="Arial"/>
            <w:b w:val="1"/>
            <w:bCs w:val="1"/>
            <w:sz w:val="20"/>
            <w:szCs w:val="20"/>
            <w:lang w:val="en-US" w:eastAsia="en-US"/>
          </w:rPr>
          <w:delText xml:space="preserve">Figuur </w:delText>
        </w:r>
        <w:r w:rsidRPr="19EA53E6" w:rsidDel="2AA480C0">
          <w:rPr>
            <w:rFonts w:ascii="Arial" w:hAnsi="Arial" w:cs="Arial"/>
            <w:b w:val="1"/>
            <w:bCs w:val="1"/>
            <w:sz w:val="20"/>
            <w:szCs w:val="20"/>
            <w:lang w:val="en-US" w:eastAsia="en-US"/>
          </w:rPr>
          <w:delText>3</w:delText>
        </w:r>
        <w:r w:rsidRPr="19EA53E6" w:rsidDel="6BCBBC0D">
          <w:rPr>
            <w:rFonts w:ascii="Arial" w:hAnsi="Arial" w:cs="Arial"/>
            <w:sz w:val="20"/>
            <w:szCs w:val="20"/>
            <w:lang w:val="en-US" w:eastAsia="en-US"/>
          </w:rPr>
          <w:delText>)</w:delText>
        </w:r>
        <w:r w:rsidRPr="19EA53E6" w:rsidDel="3031B222">
          <w:rPr>
            <w:rFonts w:ascii="Arial" w:hAnsi="Arial" w:cs="Arial"/>
            <w:sz w:val="20"/>
            <w:szCs w:val="20"/>
            <w:lang w:val="en-US" w:eastAsia="en-US"/>
          </w:rPr>
          <w:delText>. Deze sensor meet hoe vaak en hoe lang u uw schoeisel draagt. Op deze manier krijgen we een objectief beeld van het gebruik van het schoeisel in het dagelijks leven. De sensor werkt automatisch en vereist geen handelingen van uw kant.</w:delText>
        </w:r>
      </w:del>
      <w:ins w:author="Janou De Buyser" w:date="2026-07-22T08:43:21.732Z" w16du:dateUtc="2026-07-22T08:43:21.732Z" w:id="786518022">
        <w:r w:rsidRPr="19EA53E6" w:rsidR="51B2D5F9">
          <w:rPr>
            <w:rFonts w:ascii="Arial" w:hAnsi="Arial" w:eastAsia="Arial" w:cs="Arial"/>
            <w:b w:val="1"/>
            <w:bCs w:val="1"/>
            <w:noProof w:val="0"/>
            <w:sz w:val="20"/>
            <w:szCs w:val="20"/>
            <w:lang w:val="en-US"/>
            <w:rPrChange w:author="Janou De Buyser" w:date="2026-07-22T08:43:35.778Z" w16du:dateUtc="2026-07-22T08:43:35.778Z" w:id="502052485">
              <w:rPr>
                <w:rFonts w:ascii="Arial" w:hAnsi="Arial" w:eastAsia="Arial" w:cs="Arial"/>
                <w:b w:val="1"/>
                <w:bCs w:val="1"/>
                <w:noProof w:val="0"/>
                <w:sz w:val="28"/>
                <w:szCs w:val="28"/>
                <w:lang w:val="en-US"/>
              </w:rPr>
            </w:rPrChange>
          </w:rPr>
          <w:t xml:space="preserve">Meting van het </w:t>
        </w:r>
        <w:r w:rsidRPr="19EA53E6" w:rsidR="51B2D5F9">
          <w:rPr>
            <w:rFonts w:ascii="Arial" w:hAnsi="Arial" w:eastAsia="Arial" w:cs="Arial"/>
            <w:b w:val="1"/>
            <w:bCs w:val="1"/>
            <w:noProof w:val="0"/>
            <w:sz w:val="20"/>
            <w:szCs w:val="20"/>
            <w:lang w:val="en-US"/>
            <w:rPrChange w:author="Janou De Buyser" w:date="2026-07-22T08:43:33.082Z" w16du:dateUtc="2026-07-22T08:43:33.082Z" w:id="1450233020">
              <w:rPr>
                <w:rFonts w:ascii="Arial" w:hAnsi="Arial" w:eastAsia="Arial" w:cs="Arial"/>
                <w:b w:val="1"/>
                <w:bCs w:val="1"/>
                <w:noProof w:val="0"/>
                <w:sz w:val="28"/>
                <w:szCs w:val="28"/>
                <w:lang w:val="en-US"/>
              </w:rPr>
            </w:rPrChange>
          </w:rPr>
          <w:t>gebruik</w:t>
        </w:r>
        <w:r w:rsidRPr="19EA53E6" w:rsidR="51B2D5F9">
          <w:rPr>
            <w:rFonts w:ascii="Arial" w:hAnsi="Arial" w:eastAsia="Arial" w:cs="Arial"/>
            <w:b w:val="1"/>
            <w:bCs w:val="1"/>
            <w:noProof w:val="0"/>
            <w:sz w:val="20"/>
            <w:szCs w:val="20"/>
            <w:lang w:val="en-US"/>
            <w:rPrChange w:author="Janou De Buyser" w:date="2026-07-22T08:43:33.082Z" w16du:dateUtc="2026-07-22T08:43:33.082Z" w:id="725145858">
              <w:rPr>
                <w:rFonts w:ascii="Arial" w:hAnsi="Arial" w:eastAsia="Arial" w:cs="Arial"/>
                <w:b w:val="1"/>
                <w:bCs w:val="1"/>
                <w:noProof w:val="0"/>
                <w:sz w:val="28"/>
                <w:szCs w:val="28"/>
                <w:lang w:val="en-US"/>
              </w:rPr>
            </w:rPrChange>
          </w:rPr>
          <w:t xml:space="preserve"> van </w:t>
        </w:r>
        <w:r w:rsidRPr="19EA53E6" w:rsidR="51B2D5F9">
          <w:rPr>
            <w:rFonts w:ascii="Arial" w:hAnsi="Arial" w:eastAsia="Arial" w:cs="Arial"/>
            <w:b w:val="1"/>
            <w:bCs w:val="1"/>
            <w:noProof w:val="0"/>
            <w:sz w:val="20"/>
            <w:szCs w:val="20"/>
            <w:lang w:val="en-US"/>
            <w:rPrChange w:author="Janou De Buyser" w:date="2026-07-22T08:43:33.082Z" w16du:dateUtc="2026-07-22T08:43:33.082Z" w:id="1268454604">
              <w:rPr>
                <w:rFonts w:ascii="Arial" w:hAnsi="Arial" w:eastAsia="Arial" w:cs="Arial"/>
                <w:b w:val="1"/>
                <w:bCs w:val="1"/>
                <w:noProof w:val="0"/>
                <w:sz w:val="28"/>
                <w:szCs w:val="28"/>
                <w:lang w:val="en-US"/>
              </w:rPr>
            </w:rPrChange>
          </w:rPr>
          <w:t>uw</w:t>
        </w:r>
        <w:r w:rsidRPr="19EA53E6" w:rsidR="51B2D5F9">
          <w:rPr>
            <w:rFonts w:ascii="Arial" w:hAnsi="Arial" w:eastAsia="Arial" w:cs="Arial"/>
            <w:b w:val="1"/>
            <w:bCs w:val="1"/>
            <w:noProof w:val="0"/>
            <w:sz w:val="20"/>
            <w:szCs w:val="20"/>
            <w:lang w:val="en-US"/>
            <w:rPrChange w:author="Janou De Buyser" w:date="2026-07-22T08:43:33.082Z" w16du:dateUtc="2026-07-22T08:43:33.082Z" w:id="1956523402">
              <w:rPr>
                <w:rFonts w:ascii="Arial" w:hAnsi="Arial" w:eastAsia="Arial" w:cs="Arial"/>
                <w:b w:val="1"/>
                <w:bCs w:val="1"/>
                <w:noProof w:val="0"/>
                <w:sz w:val="28"/>
                <w:szCs w:val="28"/>
                <w:lang w:val="en-US"/>
              </w:rPr>
            </w:rPrChange>
          </w:rPr>
          <w:t xml:space="preserve"> </w:t>
        </w:r>
        <w:r w:rsidRPr="19EA53E6" w:rsidR="51B2D5F9">
          <w:rPr>
            <w:rFonts w:ascii="Arial" w:hAnsi="Arial" w:eastAsia="Arial" w:cs="Arial"/>
            <w:b w:val="1"/>
            <w:bCs w:val="1"/>
            <w:noProof w:val="0"/>
            <w:sz w:val="20"/>
            <w:szCs w:val="20"/>
            <w:lang w:val="en-US"/>
            <w:rPrChange w:author="Janou De Buyser" w:date="2026-07-22T08:43:33.082Z" w16du:dateUtc="2026-07-22T08:43:33.082Z" w:id="523576701">
              <w:rPr>
                <w:rFonts w:ascii="Arial" w:hAnsi="Arial" w:eastAsia="Arial" w:cs="Arial"/>
                <w:b w:val="1"/>
                <w:bCs w:val="1"/>
                <w:noProof w:val="0"/>
                <w:sz w:val="28"/>
                <w:szCs w:val="28"/>
                <w:lang w:val="en-US"/>
              </w:rPr>
            </w:rPrChange>
          </w:rPr>
          <w:t>schoeisel</w:t>
        </w:r>
      </w:ins>
    </w:p>
    <w:p w:rsidR="51B2D5F9" w:rsidP="19EA53E6" w:rsidRDefault="51B2D5F9" w14:paraId="664394CF" w14:textId="7D8091DF">
      <w:pPr>
        <w:spacing w:before="281" w:beforeAutospacing="off" w:after="281" w:afterAutospacing="off"/>
        <w:jc w:val="both"/>
        <w:rPr>
          <w:ins w:author="Janou De Buyser" w:date="2026-07-22T08:43:05.634Z" w16du:dateUtc="2026-07-22T08:43:05.634Z" w:id="95547131"/>
          <w:rFonts w:ascii="Arial" w:hAnsi="Arial" w:eastAsia="Arial" w:cs="Arial"/>
          <w:noProof w:val="0"/>
          <w:sz w:val="20"/>
          <w:szCs w:val="20"/>
          <w:lang w:val="en-US"/>
        </w:rPr>
      </w:pPr>
      <w:ins w:author="Janou De Buyser" w:date="2026-07-22T08:43:05.633Z" w16du:dateUtc="2026-07-22T08:43:05.633Z" w:id="107132523">
        <w:r w:rsidRPr="19EA53E6" w:rsidR="51B2D5F9">
          <w:rPr>
            <w:rFonts w:ascii="Arial" w:hAnsi="Arial" w:eastAsia="Arial" w:cs="Arial"/>
            <w:noProof w:val="0"/>
            <w:sz w:val="20"/>
            <w:szCs w:val="20"/>
            <w:lang w:val="en-US"/>
          </w:rPr>
          <w:t xml:space="preserve">Bij alle </w:t>
        </w:r>
        <w:r w:rsidRPr="19EA53E6" w:rsidR="51B2D5F9">
          <w:rPr>
            <w:rFonts w:ascii="Arial" w:hAnsi="Arial" w:eastAsia="Arial" w:cs="Arial"/>
            <w:noProof w:val="0"/>
            <w:sz w:val="20"/>
            <w:szCs w:val="20"/>
            <w:lang w:val="en-US"/>
          </w:rPr>
          <w:t>deelnemers</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wordt</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een</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kleine</w:t>
        </w:r>
        <w:r w:rsidRPr="19EA53E6" w:rsidR="51B2D5F9">
          <w:rPr>
            <w:rFonts w:ascii="Arial" w:hAnsi="Arial" w:eastAsia="Arial" w:cs="Arial"/>
            <w:noProof w:val="0"/>
            <w:sz w:val="20"/>
            <w:szCs w:val="20"/>
            <w:lang w:val="en-US"/>
          </w:rPr>
          <w:t xml:space="preserve"> sensor in de </w:t>
        </w:r>
        <w:r w:rsidRPr="19EA53E6" w:rsidR="51B2D5F9">
          <w:rPr>
            <w:rFonts w:ascii="Arial" w:hAnsi="Arial" w:eastAsia="Arial" w:cs="Arial"/>
            <w:noProof w:val="0"/>
            <w:sz w:val="20"/>
            <w:szCs w:val="20"/>
            <w:lang w:val="en-US"/>
          </w:rPr>
          <w:t>steunzool</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geplaatst</w:t>
        </w:r>
        <w:r w:rsidRPr="19EA53E6" w:rsidR="51B2D5F9">
          <w:rPr>
            <w:rFonts w:ascii="Arial" w:hAnsi="Arial" w:eastAsia="Arial" w:cs="Arial"/>
            <w:noProof w:val="0"/>
            <w:sz w:val="20"/>
            <w:szCs w:val="20"/>
            <w:lang w:val="en-US"/>
          </w:rPr>
          <w:t xml:space="preserve"> (Figuur 3). Deze sensor </w:t>
        </w:r>
        <w:r w:rsidRPr="19EA53E6" w:rsidR="51B2D5F9">
          <w:rPr>
            <w:rFonts w:ascii="Arial" w:hAnsi="Arial" w:eastAsia="Arial" w:cs="Arial"/>
            <w:noProof w:val="0"/>
            <w:sz w:val="20"/>
            <w:szCs w:val="20"/>
            <w:lang w:val="en-US"/>
          </w:rPr>
          <w:t>registreert</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automatisch</w:t>
        </w:r>
        <w:r w:rsidRPr="19EA53E6" w:rsidR="51B2D5F9">
          <w:rPr>
            <w:rFonts w:ascii="Arial" w:hAnsi="Arial" w:eastAsia="Arial" w:cs="Arial"/>
            <w:noProof w:val="0"/>
            <w:sz w:val="20"/>
            <w:szCs w:val="20"/>
            <w:lang w:val="en-US"/>
          </w:rPr>
          <w:t xml:space="preserve"> hoe </w:t>
        </w:r>
        <w:r w:rsidRPr="19EA53E6" w:rsidR="51B2D5F9">
          <w:rPr>
            <w:rFonts w:ascii="Arial" w:hAnsi="Arial" w:eastAsia="Arial" w:cs="Arial"/>
            <w:noProof w:val="0"/>
            <w:sz w:val="20"/>
            <w:szCs w:val="20"/>
            <w:lang w:val="en-US"/>
          </w:rPr>
          <w:t>vaak</w:t>
        </w:r>
        <w:r w:rsidRPr="19EA53E6" w:rsidR="51B2D5F9">
          <w:rPr>
            <w:rFonts w:ascii="Arial" w:hAnsi="Arial" w:eastAsia="Arial" w:cs="Arial"/>
            <w:noProof w:val="0"/>
            <w:sz w:val="20"/>
            <w:szCs w:val="20"/>
            <w:lang w:val="en-US"/>
          </w:rPr>
          <w:t xml:space="preserve"> en hoe lang u </w:t>
        </w:r>
        <w:r w:rsidRPr="19EA53E6" w:rsidR="51B2D5F9">
          <w:rPr>
            <w:rFonts w:ascii="Arial" w:hAnsi="Arial" w:eastAsia="Arial" w:cs="Arial"/>
            <w:noProof w:val="0"/>
            <w:sz w:val="20"/>
            <w:szCs w:val="20"/>
            <w:lang w:val="en-US"/>
          </w:rPr>
          <w:t>uw</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schoeisel</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draagt</w:t>
        </w:r>
        <w:r w:rsidRPr="19EA53E6" w:rsidR="51B2D5F9">
          <w:rPr>
            <w:rFonts w:ascii="Arial" w:hAnsi="Arial" w:eastAsia="Arial" w:cs="Arial"/>
            <w:noProof w:val="0"/>
            <w:sz w:val="20"/>
            <w:szCs w:val="20"/>
            <w:lang w:val="en-US"/>
          </w:rPr>
          <w:t xml:space="preserve">. U </w:t>
        </w:r>
        <w:r w:rsidRPr="19EA53E6" w:rsidR="51B2D5F9">
          <w:rPr>
            <w:rFonts w:ascii="Arial" w:hAnsi="Arial" w:eastAsia="Arial" w:cs="Arial"/>
            <w:noProof w:val="0"/>
            <w:sz w:val="20"/>
            <w:szCs w:val="20"/>
            <w:lang w:val="en-US"/>
          </w:rPr>
          <w:t>hoeft</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hiervoor</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zelf</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niets</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te</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doen</w:t>
        </w:r>
        <w:r w:rsidRPr="19EA53E6" w:rsidR="51B2D5F9">
          <w:rPr>
            <w:rFonts w:ascii="Arial" w:hAnsi="Arial" w:eastAsia="Arial" w:cs="Arial"/>
            <w:noProof w:val="0"/>
            <w:sz w:val="20"/>
            <w:szCs w:val="20"/>
            <w:lang w:val="en-US"/>
          </w:rPr>
          <w:t xml:space="preserve">. De </w:t>
        </w:r>
        <w:r w:rsidRPr="19EA53E6" w:rsidR="51B2D5F9">
          <w:rPr>
            <w:rFonts w:ascii="Arial" w:hAnsi="Arial" w:eastAsia="Arial" w:cs="Arial"/>
            <w:noProof w:val="0"/>
            <w:sz w:val="20"/>
            <w:szCs w:val="20"/>
            <w:lang w:val="en-US"/>
          </w:rPr>
          <w:t>gegevens</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helpen</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ons</w:t>
        </w:r>
        <w:r w:rsidRPr="19EA53E6" w:rsidR="51B2D5F9">
          <w:rPr>
            <w:rFonts w:ascii="Arial" w:hAnsi="Arial" w:eastAsia="Arial" w:cs="Arial"/>
            <w:noProof w:val="0"/>
            <w:sz w:val="20"/>
            <w:szCs w:val="20"/>
            <w:lang w:val="en-US"/>
          </w:rPr>
          <w:t xml:space="preserve"> om </w:t>
        </w:r>
        <w:r w:rsidRPr="19EA53E6" w:rsidR="51B2D5F9">
          <w:rPr>
            <w:rFonts w:ascii="Arial" w:hAnsi="Arial" w:eastAsia="Arial" w:cs="Arial"/>
            <w:noProof w:val="0"/>
            <w:sz w:val="20"/>
            <w:szCs w:val="20"/>
            <w:lang w:val="en-US"/>
          </w:rPr>
          <w:t>beter</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te</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begrijpen</w:t>
        </w:r>
        <w:r w:rsidRPr="19EA53E6" w:rsidR="51B2D5F9">
          <w:rPr>
            <w:rFonts w:ascii="Arial" w:hAnsi="Arial" w:eastAsia="Arial" w:cs="Arial"/>
            <w:noProof w:val="0"/>
            <w:sz w:val="20"/>
            <w:szCs w:val="20"/>
            <w:lang w:val="en-US"/>
          </w:rPr>
          <w:t xml:space="preserve"> hoe het </w:t>
        </w:r>
        <w:r w:rsidRPr="19EA53E6" w:rsidR="51B2D5F9">
          <w:rPr>
            <w:rFonts w:ascii="Arial" w:hAnsi="Arial" w:eastAsia="Arial" w:cs="Arial"/>
            <w:noProof w:val="0"/>
            <w:sz w:val="20"/>
            <w:szCs w:val="20"/>
            <w:lang w:val="en-US"/>
          </w:rPr>
          <w:t>schoeisel</w:t>
        </w:r>
        <w:r w:rsidRPr="19EA53E6" w:rsidR="51B2D5F9">
          <w:rPr>
            <w:rFonts w:ascii="Arial" w:hAnsi="Arial" w:eastAsia="Arial" w:cs="Arial"/>
            <w:noProof w:val="0"/>
            <w:sz w:val="20"/>
            <w:szCs w:val="20"/>
            <w:lang w:val="en-US"/>
          </w:rPr>
          <w:t xml:space="preserve"> in het </w:t>
        </w:r>
        <w:r w:rsidRPr="19EA53E6" w:rsidR="51B2D5F9">
          <w:rPr>
            <w:rFonts w:ascii="Arial" w:hAnsi="Arial" w:eastAsia="Arial" w:cs="Arial"/>
            <w:noProof w:val="0"/>
            <w:sz w:val="20"/>
            <w:szCs w:val="20"/>
            <w:lang w:val="en-US"/>
          </w:rPr>
          <w:t>dagelijks</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leven</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wordt</w:t>
        </w:r>
        <w:r w:rsidRPr="19EA53E6" w:rsidR="51B2D5F9">
          <w:rPr>
            <w:rFonts w:ascii="Arial" w:hAnsi="Arial" w:eastAsia="Arial" w:cs="Arial"/>
            <w:noProof w:val="0"/>
            <w:sz w:val="20"/>
            <w:szCs w:val="20"/>
            <w:lang w:val="en-US"/>
          </w:rPr>
          <w:t xml:space="preserve"> </w:t>
        </w:r>
        <w:r w:rsidRPr="19EA53E6" w:rsidR="51B2D5F9">
          <w:rPr>
            <w:rFonts w:ascii="Arial" w:hAnsi="Arial" w:eastAsia="Arial" w:cs="Arial"/>
            <w:noProof w:val="0"/>
            <w:sz w:val="20"/>
            <w:szCs w:val="20"/>
            <w:lang w:val="en-US"/>
          </w:rPr>
          <w:t>gebruikt</w:t>
        </w:r>
        <w:r w:rsidRPr="19EA53E6" w:rsidR="51B2D5F9">
          <w:rPr>
            <w:rFonts w:ascii="Arial" w:hAnsi="Arial" w:eastAsia="Arial" w:cs="Arial"/>
            <w:noProof w:val="0"/>
            <w:sz w:val="20"/>
            <w:szCs w:val="20"/>
            <w:lang w:val="en-US"/>
          </w:rPr>
          <w:t>.</w:t>
        </w:r>
      </w:ins>
    </w:p>
    <w:p w:rsidR="19EA53E6" w:rsidP="19EA53E6" w:rsidRDefault="19EA53E6" w14:paraId="2A53C200" w14:textId="74994E1E">
      <w:pPr>
        <w:spacing w:beforeAutospacing="on" w:afterAutospacing="on"/>
        <w:jc w:val="both"/>
        <w:rPr>
          <w:rFonts w:ascii="Arial" w:hAnsi="Arial" w:cs="Arial"/>
          <w:sz w:val="20"/>
          <w:szCs w:val="20"/>
          <w:lang w:val="en-US" w:eastAsia="en-US"/>
        </w:rPr>
      </w:pPr>
    </w:p>
    <w:p w:rsidRPr="0009574B" w:rsidR="00261A86" w:rsidP="00FB131D" w:rsidRDefault="00261A86" w14:paraId="3F16CE71" w14:textId="6D2ED322">
      <w:pPr>
        <w:spacing w:before="100" w:beforeAutospacing="1" w:after="100" w:afterAutospacing="1"/>
        <w:jc w:val="both"/>
        <w:rPr>
          <w:rFonts w:ascii="Arial" w:hAnsi="Arial" w:cs="Arial"/>
          <w:sz w:val="20"/>
          <w:szCs w:val="20"/>
          <w:lang w:val="en-BE" w:eastAsia="en-BE"/>
        </w:rPr>
      </w:pPr>
      <w:r w:rsidRPr="0009574B">
        <w:rPr>
          <w:rFonts w:ascii="Arial" w:hAnsi="Arial" w:cs="Arial" w:eastAsia="Arial"/>
          <w:noProof/>
          <w:color w:val="24303B"/>
          <w:sz w:val="18"/>
          <w:szCs w:val="18"/>
          <w:lang w:val="en-BE" w:eastAsia="en-BE"/>
        </w:rPr>
        <w:drawing>
          <wp:anchor distT="0" distB="0" distL="114300" distR="114300" simplePos="0" relativeHeight="251665920" behindDoc="0" locked="0" layoutInCell="1" allowOverlap="1" wp14:anchorId="6D37E481" wp14:editId="3B42224C">
            <wp:simplePos x="0" y="0"/>
            <wp:positionH relativeFrom="margin">
              <wp:posOffset>3832225</wp:posOffset>
            </wp:positionH>
            <wp:positionV relativeFrom="paragraph">
              <wp:posOffset>74930</wp:posOffset>
            </wp:positionV>
            <wp:extent cx="1463040" cy="1059180"/>
            <wp:effectExtent l="0" t="0" r="3810" b="7620"/>
            <wp:wrapSquare wrapText="bothSides"/>
            <wp:docPr id="730798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63040" cy="1059180"/>
                    </a:xfrm>
                    <a:prstGeom prst="rect">
                      <a:avLst/>
                    </a:prstGeom>
                    <a:noFill/>
                  </pic:spPr>
                </pic:pic>
              </a:graphicData>
            </a:graphic>
            <wp14:sizeRelH relativeFrom="page">
              <wp14:pctWidth>0</wp14:pctWidth>
            </wp14:sizeRelH>
            <wp14:sizeRelV relativeFrom="page">
              <wp14:pctHeight>0</wp14:pctHeight>
            </wp14:sizeRelV>
          </wp:anchor>
        </w:drawing>
      </w:r>
      <w:r w:rsidRPr="0009574B">
        <w:rPr>
          <w:rFonts w:ascii="Arial" w:hAnsi="Arial" w:cs="Arial" w:eastAsia="Arial"/>
          <w:noProof/>
          <w:color w:val="24303B"/>
          <w:sz w:val="20"/>
          <w:szCs w:val="20"/>
          <w:lang w:val="en-BE" w:eastAsia="en-BE"/>
        </w:rPr>
        <w:drawing>
          <wp:anchor distT="0" distB="0" distL="114300" distR="114300" simplePos="0" relativeHeight="251662848" behindDoc="0" locked="0" layoutInCell="1" allowOverlap="1" wp14:anchorId="3F31C544" wp14:editId="5B2BCF08">
            <wp:simplePos x="0" y="0"/>
            <wp:positionH relativeFrom="column">
              <wp:posOffset>2239645</wp:posOffset>
            </wp:positionH>
            <wp:positionV relativeFrom="paragraph">
              <wp:posOffset>91440</wp:posOffset>
            </wp:positionV>
            <wp:extent cx="1470660" cy="1013460"/>
            <wp:effectExtent l="0" t="0" r="0" b="0"/>
            <wp:wrapSquare wrapText="bothSides"/>
            <wp:docPr id="207711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0660" cy="1013460"/>
                    </a:xfrm>
                    <a:prstGeom prst="rect">
                      <a:avLst/>
                    </a:prstGeom>
                    <a:noFill/>
                  </pic:spPr>
                </pic:pic>
              </a:graphicData>
            </a:graphic>
            <wp14:sizeRelH relativeFrom="page">
              <wp14:pctWidth>0</wp14:pctWidth>
            </wp14:sizeRelH>
            <wp14:sizeRelV relativeFrom="page">
              <wp14:pctHeight>0</wp14:pctHeight>
            </wp14:sizeRelV>
          </wp:anchor>
        </w:drawing>
      </w:r>
      <w:r w:rsidRPr="0009574B">
        <w:rPr>
          <w:rFonts w:ascii="Arial" w:hAnsi="Arial" w:cs="Arial" w:eastAsia="Arial"/>
          <w:noProof/>
          <w:color w:val="24303B"/>
        </w:rPr>
        <w:drawing>
          <wp:anchor distT="0" distB="0" distL="114300" distR="114300" simplePos="0" relativeHeight="251664896" behindDoc="1" locked="0" layoutInCell="1" allowOverlap="1" wp14:anchorId="7F74CF36" wp14:editId="345DE8FD">
            <wp:simplePos x="0" y="0"/>
            <wp:positionH relativeFrom="margin">
              <wp:posOffset>0</wp:posOffset>
            </wp:positionH>
            <wp:positionV relativeFrom="paragraph">
              <wp:posOffset>70485</wp:posOffset>
            </wp:positionV>
            <wp:extent cx="2111375" cy="1066165"/>
            <wp:effectExtent l="0" t="0" r="3175" b="635"/>
            <wp:wrapTight wrapText="bothSides">
              <wp:wrapPolygon edited="0">
                <wp:start x="0" y="0"/>
                <wp:lineTo x="0" y="21227"/>
                <wp:lineTo x="21438" y="21227"/>
                <wp:lineTo x="21438" y="0"/>
                <wp:lineTo x="0" y="0"/>
              </wp:wrapPolygon>
            </wp:wrapTight>
            <wp:docPr id="559077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11375" cy="106616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9574B" w:rsidR="00FB131D" w:rsidP="19EA53E6" w:rsidRDefault="00FB131D" w14:paraId="36B0103B" w14:textId="05CE35B7">
      <w:pPr>
        <w:spacing w:before="100" w:beforeAutospacing="on" w:after="100" w:afterAutospacing="on"/>
        <w:jc w:val="both"/>
        <w:rPr>
          <w:del w:author="Janou De Buyser" w:date="2026-07-22T08:36:18.306Z" w16du:dateUtc="2026-07-22T08:36:18.306Z" w:id="598075313"/>
          <w:rFonts w:ascii="Arial" w:hAnsi="Arial" w:cs="Arial"/>
          <w:b w:val="1"/>
          <w:bCs w:val="1"/>
          <w:sz w:val="18"/>
          <w:szCs w:val="18"/>
          <w:lang w:val="en-US" w:eastAsia="en-US"/>
        </w:rPr>
      </w:pPr>
    </w:p>
    <w:p w:rsidRPr="0009574B" w:rsidR="00FB131D" w:rsidP="19EA53E6" w:rsidRDefault="00FB131D" w14:paraId="23557402" w14:textId="77777777">
      <w:pPr>
        <w:spacing w:before="100" w:beforeAutospacing="on" w:after="100" w:afterAutospacing="on"/>
        <w:jc w:val="both"/>
        <w:rPr>
          <w:del w:author="Janou De Buyser" w:date="2026-07-22T08:36:18.305Z" w16du:dateUtc="2026-07-22T08:36:18.305Z" w:id="280392231"/>
          <w:rFonts w:ascii="Arial" w:hAnsi="Arial" w:cs="Arial"/>
          <w:b w:val="1"/>
          <w:bCs w:val="1"/>
          <w:sz w:val="18"/>
          <w:szCs w:val="18"/>
          <w:lang w:val="en-US" w:eastAsia="en-US"/>
        </w:rPr>
      </w:pPr>
    </w:p>
    <w:p w:rsidRPr="0009574B" w:rsidR="00FB131D" w:rsidP="19EA53E6" w:rsidRDefault="00FB131D" w14:paraId="3FA8F81F" w14:textId="77777777">
      <w:pPr>
        <w:spacing w:before="100" w:beforeAutospacing="on" w:after="100" w:afterAutospacing="on"/>
        <w:jc w:val="both"/>
        <w:rPr>
          <w:del w:author="Janou De Buyser" w:date="2026-07-22T08:36:18.305Z" w16du:dateUtc="2026-07-22T08:36:18.305Z" w:id="1995113610"/>
          <w:rFonts w:ascii="Arial" w:hAnsi="Arial" w:cs="Arial"/>
          <w:b w:val="1"/>
          <w:bCs w:val="1"/>
          <w:sz w:val="18"/>
          <w:szCs w:val="18"/>
          <w:lang w:val="en-US" w:eastAsia="en-US"/>
        </w:rPr>
      </w:pPr>
    </w:p>
    <w:p w:rsidRPr="0009574B" w:rsidR="00261A86" w:rsidP="1DF66BFB" w:rsidRDefault="00FB131D" w14:paraId="65AE7F10" w14:textId="19057906">
      <w:pPr>
        <w:spacing w:before="100" w:beforeAutospacing="on" w:after="100" w:afterAutospacing="on"/>
        <w:jc w:val="both"/>
        <w:rPr>
          <w:ins w:author="Janou De Buyser" w:date="2026-07-22T08:43:56.009Z" w16du:dateUtc="2026-07-22T08:43:56.009Z" w:id="1426118640"/>
          <w:rFonts w:ascii="Arial" w:hAnsi="Arial" w:cs="Arial"/>
          <w:sz w:val="18"/>
          <w:szCs w:val="18"/>
          <w:lang w:val="en-US" w:eastAsia="en-US"/>
        </w:rPr>
      </w:pPr>
      <w:r w:rsidRPr="19EA53E6" w:rsidR="3031B222">
        <w:rPr>
          <w:rFonts w:ascii="Arial" w:hAnsi="Arial" w:cs="Arial" w:eastAsia="Arial"/>
          <w:b w:val="1"/>
          <w:bCs w:val="1"/>
          <w:color w:val="24303B"/>
          <w:sz w:val="18"/>
          <w:szCs w:val="18"/>
          <w:lang w:val="en-US" w:eastAsia="en-US"/>
        </w:rPr>
        <w:t xml:space="preserve">Figuur </w:t>
      </w:r>
      <w:r w:rsidRPr="19EA53E6" w:rsidR="2AA480C0">
        <w:rPr>
          <w:rFonts w:ascii="Arial" w:hAnsi="Arial" w:cs="Arial" w:eastAsia="Arial"/>
          <w:b w:val="1"/>
          <w:bCs w:val="1"/>
          <w:color w:val="24303B"/>
          <w:sz w:val="18"/>
          <w:szCs w:val="18"/>
          <w:lang w:val="en-US" w:eastAsia="en-US"/>
        </w:rPr>
        <w:t>1</w:t>
      </w:r>
      <w:r w:rsidRPr="19EA53E6" w:rsidR="3031B222">
        <w:rPr>
          <w:rFonts w:ascii="Arial" w:hAnsi="Arial" w:cs="Arial" w:eastAsia="Arial"/>
          <w:color w:val="24303B"/>
          <w:sz w:val="18"/>
          <w:szCs w:val="18"/>
          <w:lang w:val="en-US" w:eastAsia="en-US"/>
        </w:rPr>
        <w:t xml:space="preserve">. </w:t>
      </w:r>
      <w:r w:rsidRPr="19EA53E6" w:rsidR="3031B222">
        <w:rPr>
          <w:rFonts w:ascii="Arial" w:hAnsi="Arial" w:cs="Arial" w:eastAsia="Arial"/>
          <w:color w:val="24303B"/>
          <w:sz w:val="18"/>
          <w:szCs w:val="18"/>
          <w:lang w:val="en-US" w:eastAsia="en-US"/>
        </w:rPr>
        <w:t>Drukmeting</w:t>
      </w:r>
      <w:r w:rsidRPr="19EA53E6" w:rsidR="3031B222">
        <w:rPr>
          <w:rFonts w:ascii="Arial" w:hAnsi="Arial" w:cs="Arial" w:eastAsia="Arial"/>
          <w:color w:val="24303B"/>
          <w:sz w:val="18"/>
          <w:szCs w:val="18"/>
          <w:lang w:val="en-US" w:eastAsia="en-US"/>
        </w:rPr>
        <w:t xml:space="preserve"> </w:t>
      </w:r>
      <w:r w:rsidRPr="19EA53E6" w:rsidR="3031B222">
        <w:rPr>
          <w:rFonts w:ascii="Arial" w:hAnsi="Arial" w:cs="Arial" w:eastAsia="Arial"/>
          <w:color w:val="24303B"/>
          <w:sz w:val="18"/>
          <w:szCs w:val="18"/>
          <w:lang w:val="en-US" w:eastAsia="en-US"/>
        </w:rPr>
        <w:t>onder</w:t>
      </w:r>
      <w:r w:rsidRPr="19EA53E6" w:rsidR="3031B222">
        <w:rPr>
          <w:rFonts w:ascii="Arial" w:hAnsi="Arial" w:cs="Arial" w:eastAsia="Arial"/>
          <w:color w:val="24303B"/>
          <w:sz w:val="18"/>
          <w:szCs w:val="18"/>
          <w:lang w:val="en-US" w:eastAsia="en-US"/>
        </w:rPr>
        <w:t xml:space="preserve"> de </w:t>
      </w:r>
      <w:r w:rsidRPr="19EA53E6" w:rsidR="3031B222">
        <w:rPr>
          <w:rFonts w:ascii="Arial" w:hAnsi="Arial" w:cs="Arial" w:eastAsia="Arial"/>
          <w:color w:val="24303B"/>
          <w:sz w:val="18"/>
          <w:szCs w:val="18"/>
          <w:lang w:val="en-US" w:eastAsia="en-US"/>
        </w:rPr>
        <w:t>voeten</w:t>
      </w:r>
      <w:r w:rsidRPr="19EA53E6" w:rsidR="3031B222">
        <w:rPr>
          <w:rFonts w:ascii="Arial" w:hAnsi="Arial" w:cs="Arial" w:eastAsia="Arial"/>
          <w:color w:val="24303B"/>
          <w:sz w:val="18"/>
          <w:szCs w:val="18"/>
          <w:lang w:val="en-US" w:eastAsia="en-US"/>
        </w:rPr>
        <w:t>.</w:t>
      </w:r>
      <w:r>
        <w:rPr>
          <w:rFonts w:ascii="Arial" w:hAnsi="Arial" w:eastAsia="Arial" w:cs="Arial"/>
          <w:color w:val="24303B"/>
        </w:rPr>
        <w:tab/>
      </w:r>
      <w:r w:rsidRPr="19EA53E6" w:rsidR="3031B222">
        <w:rPr>
          <w:rFonts w:ascii="Arial" w:hAnsi="Arial" w:cs="Arial" w:eastAsia="Arial"/>
          <w:b w:val="1"/>
          <w:bCs w:val="1"/>
          <w:color w:val="24303B"/>
          <w:sz w:val="18"/>
          <w:szCs w:val="18"/>
          <w:lang w:val="en-US" w:eastAsia="en-US"/>
        </w:rPr>
        <w:t xml:space="preserve">Figuur </w:t>
      </w:r>
      <w:r w:rsidRPr="19EA53E6" w:rsidR="2AA480C0">
        <w:rPr>
          <w:rFonts w:ascii="Arial" w:hAnsi="Arial" w:cs="Arial" w:eastAsia="Arial"/>
          <w:b w:val="1"/>
          <w:bCs w:val="1"/>
          <w:color w:val="24303B"/>
          <w:sz w:val="18"/>
          <w:szCs w:val="18"/>
          <w:lang w:val="en-US" w:eastAsia="en-US"/>
        </w:rPr>
        <w:t>2</w:t>
      </w:r>
      <w:r w:rsidRPr="19EA53E6" w:rsidR="3031B222">
        <w:rPr>
          <w:rFonts w:ascii="Arial" w:hAnsi="Arial" w:cs="Arial" w:eastAsia="Arial"/>
          <w:b w:val="1"/>
          <w:bCs w:val="1"/>
          <w:color w:val="24303B"/>
          <w:sz w:val="18"/>
          <w:szCs w:val="18"/>
          <w:lang w:val="en-US" w:eastAsia="en-US"/>
        </w:rPr>
        <w:t>.</w:t>
      </w:r>
      <w:r w:rsidRPr="19EA53E6" w:rsidR="3031B222">
        <w:rPr>
          <w:rFonts w:ascii="Arial" w:hAnsi="Arial" w:cs="Arial" w:eastAsia="Arial"/>
          <w:color w:val="24303B"/>
          <w:sz w:val="18"/>
          <w:szCs w:val="18"/>
          <w:lang w:val="en-US" w:eastAsia="en-US"/>
        </w:rPr>
        <w:t xml:space="preserve"> Steunzool</w:t>
      </w:r>
      <w:r>
        <w:rPr>
          <w:rFonts w:ascii="Arial" w:hAnsi="Arial" w:eastAsia="Arial" w:cs="Arial"/>
          <w:color w:val="24303B"/>
        </w:rPr>
        <w:tab/>
      </w:r>
      <w:r w:rsidRPr="19EA53E6" w:rsidR="3031B222">
        <w:rPr>
          <w:rFonts w:ascii="Arial" w:hAnsi="Arial" w:cs="Arial" w:eastAsia="Arial"/>
          <w:color w:val="24303B"/>
          <w:sz w:val="18"/>
          <w:szCs w:val="18"/>
          <w:lang w:val="en-US" w:eastAsia="en-US"/>
        </w:rPr>
        <w:t xml:space="preserve">   </w:t>
      </w:r>
      <w:del w:author="Janou De Buyser" w:date="2026-07-22T08:36:24.721Z" w16du:dateUtc="2026-07-22T08:36:24.721Z" w:id="688502759">
        <w:r w:rsidRPr="19EA53E6" w:rsidDel="3031B222">
          <w:rPr>
            <w:rFonts w:ascii="Arial" w:hAnsi="Arial" w:cs="Arial"/>
            <w:sz w:val="18"/>
            <w:szCs w:val="18"/>
            <w:lang w:val="en-US" w:eastAsia="en-US"/>
          </w:rPr>
          <w:delText xml:space="preserve">  </w:delText>
        </w:r>
      </w:del>
      <w:r w:rsidRPr="19EA53E6" w:rsidR="3031B222">
        <w:rPr>
          <w:rFonts w:ascii="Arial" w:hAnsi="Arial" w:cs="Arial" w:eastAsia="Arial"/>
          <w:color w:val="24303B"/>
          <w:sz w:val="18"/>
          <w:szCs w:val="18"/>
          <w:lang w:val="en-US" w:eastAsia="en-US"/>
        </w:rPr>
        <w:t xml:space="preserve"> </w:t>
      </w:r>
      <w:r w:rsidRPr="19EA53E6" w:rsidR="3031B222">
        <w:rPr>
          <w:rFonts w:ascii="Arial" w:hAnsi="Arial" w:cs="Arial" w:eastAsia="Arial"/>
          <w:b w:val="1"/>
          <w:bCs w:val="1"/>
          <w:color w:val="24303B"/>
          <w:sz w:val="18"/>
          <w:szCs w:val="18"/>
          <w:lang w:val="en-US" w:eastAsia="en-US"/>
        </w:rPr>
        <w:t xml:space="preserve">Figuur </w:t>
      </w:r>
      <w:r w:rsidRPr="19EA53E6" w:rsidR="2AA480C0">
        <w:rPr>
          <w:rFonts w:ascii="Arial" w:hAnsi="Arial" w:cs="Arial" w:eastAsia="Arial"/>
          <w:b w:val="1"/>
          <w:bCs w:val="1"/>
          <w:color w:val="24303B"/>
          <w:sz w:val="18"/>
          <w:szCs w:val="18"/>
          <w:lang w:val="en-US" w:eastAsia="en-US"/>
        </w:rPr>
        <w:t>3</w:t>
      </w:r>
      <w:r w:rsidRPr="19EA53E6" w:rsidR="3031B222">
        <w:rPr>
          <w:rFonts w:ascii="Arial" w:hAnsi="Arial" w:cs="Arial" w:eastAsia="Arial"/>
          <w:color w:val="24303B"/>
          <w:sz w:val="18"/>
          <w:szCs w:val="18"/>
          <w:lang w:val="en-US" w:eastAsia="en-US"/>
        </w:rPr>
        <w:t xml:space="preserve">. </w:t>
      </w:r>
      <w:r w:rsidRPr="19EA53E6" w:rsidR="71A188ED">
        <w:rPr>
          <w:rFonts w:ascii="Arial" w:hAnsi="Arial" w:cs="Arial" w:eastAsia="Arial"/>
          <w:color w:val="24303B"/>
          <w:sz w:val="18"/>
          <w:szCs w:val="18"/>
          <w:lang w:val="en-US" w:eastAsia="en-US"/>
        </w:rPr>
        <w:t xml:space="preserve">Op </w:t>
      </w:r>
      <w:r w:rsidRPr="19EA53E6" w:rsidR="71A188ED">
        <w:rPr>
          <w:rFonts w:ascii="Arial" w:hAnsi="Arial" w:cs="Arial" w:eastAsia="Arial"/>
          <w:color w:val="24303B"/>
          <w:sz w:val="18"/>
          <w:szCs w:val="18"/>
          <w:lang w:val="en-US" w:eastAsia="en-US"/>
        </w:rPr>
        <w:t>maat</w:t>
      </w:r>
      <w:r w:rsidRPr="19EA53E6" w:rsidR="71A188ED">
        <w:rPr>
          <w:rFonts w:ascii="Arial" w:hAnsi="Arial" w:cs="Arial" w:eastAsia="Arial"/>
          <w:color w:val="24303B"/>
          <w:sz w:val="18"/>
          <w:szCs w:val="18"/>
          <w:lang w:val="en-US" w:eastAsia="en-US"/>
        </w:rPr>
        <w:t xml:space="preserve"> </w:t>
      </w:r>
      <w:r w:rsidRPr="19EA53E6" w:rsidR="71A188ED">
        <w:rPr>
          <w:rFonts w:ascii="Arial" w:hAnsi="Arial" w:cs="Arial" w:eastAsia="Arial"/>
          <w:color w:val="24303B"/>
          <w:sz w:val="18"/>
          <w:szCs w:val="18"/>
          <w:lang w:val="en-US" w:eastAsia="en-US"/>
        </w:rPr>
        <w:t>gemaakte</w:t>
      </w:r>
      <w:r w:rsidRPr="19EA53E6" w:rsidR="71A188ED">
        <w:rPr>
          <w:rFonts w:ascii="Arial" w:hAnsi="Arial" w:cs="Arial" w:eastAsia="Arial"/>
          <w:color w:val="24303B"/>
          <w:sz w:val="18"/>
          <w:szCs w:val="18"/>
          <w:lang w:val="en-US" w:eastAsia="en-US"/>
        </w:rPr>
        <w:t xml:space="preserve"> </w:t>
      </w:r>
      <w:r w:rsidRPr="19EA53E6" w:rsidR="71A188ED">
        <w:rPr>
          <w:rFonts w:ascii="Arial" w:hAnsi="Arial" w:cs="Arial" w:eastAsia="Arial"/>
          <w:color w:val="24303B"/>
          <w:sz w:val="18"/>
          <w:szCs w:val="18"/>
          <w:lang w:val="en-US" w:eastAsia="en-US"/>
        </w:rPr>
        <w:t>steunzool</w:t>
      </w:r>
      <w:commentRangeStart w:id="981417081"/>
      <w:commentRangeEnd w:id="981417081"/>
      <w:r>
        <w:rPr>
          <w:rStyle w:val="CommentReference"/>
          <w:rFonts w:ascii="Arial" w:hAnsi="Arial" w:eastAsia="Arial" w:cs="Arial"/>
          <w:color w:val="24303B"/>
        </w:rPr>
        <w:commentReference w:id="981417081"/>
      </w:r>
      <w:ins w:author="Janou De Buyser" w:date="2026-07-22T08:43:54.985Z" w16du:dateUtc="2026-07-22T08:43:54.985Z" w:id="1974857681">
        <w:r>
          <w:br/>
        </w:r>
      </w:ins>
    </w:p>
    <w:p w:rsidR="01DF12E5" w:rsidP="19EA53E6" w:rsidRDefault="01DF12E5" w14:paraId="7B65618A" w14:textId="4DC9D47D">
      <w:pPr>
        <w:pStyle w:val="Heading3"/>
        <w:spacing w:before="281" w:beforeAutospacing="off" w:after="281" w:afterAutospacing="off"/>
        <w:jc w:val="both"/>
        <w:rPr>
          <w:del w:author="Janou De Buyser" w:date="2026-07-22T08:49:33.62Z" w16du:dateUtc="2026-07-22T08:49:33.62Z" w:id="654221240"/>
          <w:rFonts w:ascii="Arial" w:hAnsi="Arial" w:eastAsia="Arial" w:cs="Arial"/>
          <w:b w:val="1"/>
          <w:bCs w:val="1"/>
          <w:noProof w:val="0"/>
          <w:sz w:val="20"/>
          <w:szCs w:val="20"/>
          <w:lang w:val="en-US"/>
        </w:rPr>
        <w:pPrChange w:author="Janou De Buyser" w:date="2026-07-22T08:43:56.747Z">
          <w:pPr/>
        </w:pPrChange>
      </w:pPr>
      <w:ins w:author="Janou De Buyser" w:date="2026-07-22T08:43:56.75Z" w16du:dateUtc="2026-07-22T08:43:56.75Z" w:id="1534563500">
        <w:r w:rsidRPr="19EA53E6" w:rsidR="01DF12E5">
          <w:rPr>
            <w:rFonts w:ascii="Arial" w:hAnsi="Arial" w:eastAsia="Arial" w:cs="Arial"/>
            <w:b w:val="1"/>
            <w:bCs w:val="1"/>
            <w:noProof w:val="0"/>
            <w:sz w:val="20"/>
            <w:szCs w:val="20"/>
            <w:lang w:val="en-US"/>
            <w:rPrChange w:author="Janou De Buyser" w:date="2026-07-22T08:44:01.229Z" w16du:dateUtc="2026-07-22T08:44:01.229Z" w:id="2032115768">
              <w:rPr>
                <w:rFonts w:ascii="Arial" w:hAnsi="Arial" w:eastAsia="Arial" w:cs="Arial"/>
                <w:b w:val="1"/>
                <w:bCs w:val="1"/>
                <w:noProof w:val="0"/>
                <w:sz w:val="28"/>
                <w:szCs w:val="28"/>
                <w:lang w:val="en-US"/>
              </w:rPr>
            </w:rPrChange>
          </w:rPr>
          <w:t xml:space="preserve">Meten van </w:t>
        </w:r>
        <w:r w:rsidRPr="19EA53E6" w:rsidR="01DF12E5">
          <w:rPr>
            <w:rFonts w:ascii="Arial" w:hAnsi="Arial" w:eastAsia="Arial" w:cs="Arial"/>
            <w:b w:val="1"/>
            <w:bCs w:val="1"/>
            <w:noProof w:val="0"/>
            <w:sz w:val="20"/>
            <w:szCs w:val="20"/>
            <w:lang w:val="en-US"/>
            <w:rPrChange w:author="Janou De Buyser" w:date="2026-07-22T08:44:01.229Z" w16du:dateUtc="2026-07-22T08:44:01.229Z" w:id="305443773">
              <w:rPr>
                <w:rFonts w:ascii="Arial" w:hAnsi="Arial" w:eastAsia="Arial" w:cs="Arial"/>
                <w:b w:val="1"/>
                <w:bCs w:val="1"/>
                <w:noProof w:val="0"/>
                <w:sz w:val="28"/>
                <w:szCs w:val="28"/>
                <w:lang w:val="en-US"/>
              </w:rPr>
            </w:rPrChange>
          </w:rPr>
          <w:t>uw</w:t>
        </w:r>
        <w:r w:rsidRPr="19EA53E6" w:rsidR="01DF12E5">
          <w:rPr>
            <w:rFonts w:ascii="Arial" w:hAnsi="Arial" w:eastAsia="Arial" w:cs="Arial"/>
            <w:b w:val="1"/>
            <w:bCs w:val="1"/>
            <w:noProof w:val="0"/>
            <w:sz w:val="20"/>
            <w:szCs w:val="20"/>
            <w:lang w:val="en-US"/>
            <w:rPrChange w:author="Janou De Buyser" w:date="2026-07-22T08:44:01.229Z" w16du:dateUtc="2026-07-22T08:44:01.229Z" w:id="1016883761">
              <w:rPr>
                <w:rFonts w:ascii="Arial" w:hAnsi="Arial" w:eastAsia="Arial" w:cs="Arial"/>
                <w:b w:val="1"/>
                <w:bCs w:val="1"/>
                <w:noProof w:val="0"/>
                <w:sz w:val="28"/>
                <w:szCs w:val="28"/>
                <w:lang w:val="en-US"/>
              </w:rPr>
            </w:rPrChange>
          </w:rPr>
          <w:t xml:space="preserve"> </w:t>
        </w:r>
        <w:r w:rsidRPr="19EA53E6" w:rsidR="01DF12E5">
          <w:rPr>
            <w:rFonts w:ascii="Arial" w:hAnsi="Arial" w:eastAsia="Arial" w:cs="Arial"/>
            <w:b w:val="1"/>
            <w:bCs w:val="1"/>
            <w:noProof w:val="0"/>
            <w:sz w:val="20"/>
            <w:szCs w:val="20"/>
            <w:lang w:val="en-US"/>
            <w:rPrChange w:author="Janou De Buyser" w:date="2026-07-22T08:44:01.229Z" w16du:dateUtc="2026-07-22T08:44:01.229Z" w:id="184301556">
              <w:rPr>
                <w:rFonts w:ascii="Arial" w:hAnsi="Arial" w:eastAsia="Arial" w:cs="Arial"/>
                <w:b w:val="1"/>
                <w:bCs w:val="1"/>
                <w:noProof w:val="0"/>
                <w:sz w:val="28"/>
                <w:szCs w:val="28"/>
                <w:lang w:val="en-US"/>
              </w:rPr>
            </w:rPrChange>
          </w:rPr>
          <w:t>dagelijkse</w:t>
        </w:r>
        <w:r w:rsidRPr="19EA53E6" w:rsidR="01DF12E5">
          <w:rPr>
            <w:rFonts w:ascii="Arial" w:hAnsi="Arial" w:eastAsia="Arial" w:cs="Arial"/>
            <w:b w:val="1"/>
            <w:bCs w:val="1"/>
            <w:noProof w:val="0"/>
            <w:sz w:val="20"/>
            <w:szCs w:val="20"/>
            <w:lang w:val="en-US"/>
            <w:rPrChange w:author="Janou De Buyser" w:date="2026-07-22T08:44:01.229Z" w16du:dateUtc="2026-07-22T08:44:01.229Z" w:id="508424905">
              <w:rPr>
                <w:rFonts w:ascii="Arial" w:hAnsi="Arial" w:eastAsia="Arial" w:cs="Arial"/>
                <w:b w:val="1"/>
                <w:bCs w:val="1"/>
                <w:noProof w:val="0"/>
                <w:sz w:val="28"/>
                <w:szCs w:val="28"/>
                <w:lang w:val="en-US"/>
              </w:rPr>
            </w:rPrChange>
          </w:rPr>
          <w:t xml:space="preserve"> </w:t>
        </w:r>
        <w:r w:rsidRPr="19EA53E6" w:rsidR="01DF12E5">
          <w:rPr>
            <w:rFonts w:ascii="Arial" w:hAnsi="Arial" w:eastAsia="Arial" w:cs="Arial"/>
            <w:b w:val="1"/>
            <w:bCs w:val="1"/>
            <w:noProof w:val="0"/>
            <w:sz w:val="20"/>
            <w:szCs w:val="20"/>
            <w:lang w:val="en-US"/>
            <w:rPrChange w:author="Janou De Buyser" w:date="2026-07-22T08:44:01.229Z" w16du:dateUtc="2026-07-22T08:44:01.229Z" w:id="1005102293">
              <w:rPr>
                <w:rFonts w:ascii="Arial" w:hAnsi="Arial" w:eastAsia="Arial" w:cs="Arial"/>
                <w:b w:val="1"/>
                <w:bCs w:val="1"/>
                <w:noProof w:val="0"/>
                <w:sz w:val="28"/>
                <w:szCs w:val="28"/>
                <w:lang w:val="en-US"/>
              </w:rPr>
            </w:rPrChange>
          </w:rPr>
          <w:t>activiteit</w:t>
        </w:r>
      </w:ins>
    </w:p>
    <w:p w:rsidRPr="0009574B" w:rsidR="00CC2723" w:rsidP="19EA53E6" w:rsidRDefault="00261A86" w14:paraId="2D0DEBAC" w14:textId="3B14F407">
      <w:pPr>
        <w:pStyle w:val="Normal"/>
        <w:spacing w:before="100" w:beforeAutospacing="on" w:after="100" w:afterAutospacing="on"/>
        <w:jc w:val="both"/>
        <w:rPr>
          <w:del w:author="Janou De Buyser" w:date="2026-07-22T08:45:10.918Z" w16du:dateUtc="2026-07-22T08:45:10.918Z" w:id="1150900021"/>
          <w:rFonts w:ascii="Arial" w:hAnsi="Arial" w:cs="Arial"/>
          <w:sz w:val="20"/>
          <w:szCs w:val="20"/>
          <w:lang w:val="en-US" w:eastAsia="en-US"/>
        </w:rPr>
      </w:pPr>
      <w:r w:rsidRPr="0009574B">
        <w:rPr>
          <w:rFonts w:ascii="Arial" w:hAnsi="Arial" w:cs="Arial" w:eastAsia="Arial"/>
          <w:noProof/>
          <w:color w:val="24303B"/>
        </w:rPr>
        <w:drawing>
          <wp:anchor distT="0" distB="0" distL="114300" distR="114300" simplePos="0" relativeHeight="251666944" behindDoc="0" locked="0" layoutInCell="1" allowOverlap="1" wp14:anchorId="450A6C91" wp14:editId="71E0135F">
            <wp:simplePos x="0" y="0"/>
            <wp:positionH relativeFrom="margin">
              <wp:align>right</wp:align>
            </wp:positionH>
            <wp:positionV relativeFrom="paragraph">
              <wp:posOffset>351790</wp:posOffset>
            </wp:positionV>
            <wp:extent cx="1661160" cy="1105830"/>
            <wp:effectExtent l="0" t="0" r="0" b="0"/>
            <wp:wrapSquare wrapText="bothSides"/>
            <wp:docPr id="1537514095" name="Picture 1" descr="Physical Activity Monitoring in Patients with Peripheral Arterial Disease:  Validation of an Activity Monitor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ysical Activity Monitoring in Patients with Peripheral Arterial Disease:  Validation of an Activity Monitor - ScienceDi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1160" cy="1105830"/>
                    </a:xfrm>
                    <a:prstGeom prst="rect">
                      <a:avLst/>
                    </a:prstGeom>
                    <a:noFill/>
                    <a:ln>
                      <a:noFill/>
                    </a:ln>
                  </pic:spPr>
                </pic:pic>
              </a:graphicData>
            </a:graphic>
            <wp14:sizeRelH relativeFrom="page">
              <wp14:pctWidth>0</wp14:pctWidth>
            </wp14:sizeRelH>
            <wp14:sizeRelV relativeFrom="page">
              <wp14:pctHeight>0</wp14:pctHeight>
            </wp14:sizeRelV>
          </wp:anchor>
        </w:drawing>
      </w:r>
      <w:del w:author="Janou De Buyser" w:date="2026-07-22T08:44:21.005Z" w16du:dateUtc="2026-07-22T08:44:21.005Z" w:id="790645257">
        <w:r w:rsidRPr="19EA53E6" w:rsidDel="239FEAEE">
          <w:rPr>
            <w:rFonts w:ascii="Arial" w:hAnsi="Arial" w:cs="Arial"/>
            <w:sz w:val="20"/>
            <w:szCs w:val="20"/>
            <w:lang w:val="en-US" w:eastAsia="en-US"/>
          </w:rPr>
          <w:delText>Daarnaast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zal</w:delText>
        </w:r>
        <w:r w:rsidRPr="19EA53E6" w:rsidDel="239FEAEE">
          <w:rPr>
            <w:rFonts w:ascii="Arial" w:hAnsi="Arial" w:cs="Arial"/>
            <w:sz w:val="20"/>
            <w:szCs w:val="20"/>
            <w:lang w:val="en-US" w:eastAsia="en-US"/>
          </w:rPr>
          <w:delText xml:space="preserve"> u, </w:delText>
        </w:r>
        <w:r w:rsidRPr="19EA53E6" w:rsidDel="239FEAEE">
          <w:rPr>
            <w:rFonts w:ascii="Arial" w:hAnsi="Arial" w:cs="Arial"/>
            <w:sz w:val="20"/>
            <w:szCs w:val="20"/>
            <w:lang w:val="en-US" w:eastAsia="en-US"/>
          </w:rPr>
          <w:delText>bij</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bepaalde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meetmomenten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gedurende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een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periode</w:delText>
        </w:r>
        <w:r w:rsidRPr="19EA53E6" w:rsidDel="239FEAEE">
          <w:rPr>
            <w:rFonts w:ascii="Arial" w:hAnsi="Arial" w:cs="Arial"/>
            <w:sz w:val="20"/>
            <w:szCs w:val="20"/>
            <w:lang w:val="en-US" w:eastAsia="en-US"/>
          </w:rPr>
          <w:delText xml:space="preserve"> van </w:delText>
        </w:r>
        <w:r w:rsidRPr="19EA53E6" w:rsidDel="239FEAEE">
          <w:rPr>
            <w:rFonts w:ascii="Arial" w:hAnsi="Arial" w:cs="Arial"/>
            <w:sz w:val="20"/>
            <w:szCs w:val="20"/>
            <w:lang w:val="en-US" w:eastAsia="en-US"/>
          </w:rPr>
          <w:delText>één</w:delText>
        </w:r>
        <w:r w:rsidRPr="19EA53E6" w:rsidDel="239FEAEE">
          <w:rPr>
            <w:rFonts w:ascii="Arial" w:hAnsi="Arial" w:cs="Arial"/>
            <w:sz w:val="20"/>
            <w:szCs w:val="20"/>
            <w:lang w:val="en-US" w:eastAsia="en-US"/>
          </w:rPr>
          <w:delText xml:space="preserve"> week </w:delText>
        </w:r>
        <w:r w:rsidRPr="19EA53E6" w:rsidDel="239FEAEE">
          <w:rPr>
            <w:rFonts w:ascii="Arial" w:hAnsi="Arial" w:cs="Arial"/>
            <w:sz w:val="20"/>
            <w:szCs w:val="20"/>
            <w:lang w:val="en-US" w:eastAsia="en-US"/>
          </w:rPr>
          <w:delText>een</w:delText>
        </w:r>
        <w:r w:rsidRPr="19EA53E6" w:rsidDel="239FEAEE">
          <w:rPr>
            <w:rFonts w:ascii="Arial" w:hAnsi="Arial" w:cs="Arial"/>
            <w:sz w:val="20"/>
            <w:szCs w:val="20"/>
            <w:lang w:val="en-US" w:eastAsia="en-US"/>
          </w:rPr>
          <w:delText xml:space="preserve"> </w:delText>
        </w:r>
        <w:r w:rsidRPr="19EA53E6" w:rsidDel="239FEAEE">
          <w:rPr>
            <w:rFonts w:ascii="Arial" w:hAnsi="Arial" w:cs="Arial"/>
            <w:b w:val="1"/>
            <w:bCs w:val="1"/>
            <w:sz w:val="20"/>
            <w:szCs w:val="20"/>
            <w:lang w:val="en-US" w:eastAsia="en-US"/>
          </w:rPr>
          <w:delText>activiteitstracker</w:delText>
        </w:r>
        <w:r w:rsidRPr="19EA53E6" w:rsidDel="6BCBBC0D">
          <w:rPr>
            <w:rFonts w:ascii="Arial" w:hAnsi="Arial" w:cs="Arial"/>
            <w:sz w:val="20"/>
            <w:szCs w:val="20"/>
            <w:lang w:val="en-US" w:eastAsia="en-US"/>
          </w:rPr>
          <w:delText xml:space="preserve"> (</w:delText>
        </w:r>
        <w:r w:rsidRPr="19EA53E6" w:rsidDel="6BCBBC0D">
          <w:rPr>
            <w:rFonts w:ascii="Arial" w:hAnsi="Arial" w:cs="Arial"/>
            <w:b w:val="1"/>
            <w:bCs w:val="1"/>
            <w:sz w:val="20"/>
            <w:szCs w:val="20"/>
            <w:lang w:val="en-US" w:eastAsia="en-US"/>
          </w:rPr>
          <w:delText>Figuur</w:delText>
        </w:r>
        <w:r w:rsidRPr="19EA53E6" w:rsidDel="6BCBBC0D">
          <w:rPr>
            <w:rFonts w:ascii="Arial" w:hAnsi="Arial" w:cs="Arial"/>
            <w:b w:val="1"/>
            <w:bCs w:val="1"/>
            <w:sz w:val="20"/>
            <w:szCs w:val="20"/>
            <w:lang w:val="en-US" w:eastAsia="en-US"/>
          </w:rPr>
          <w:delText xml:space="preserve"> </w:delText>
        </w:r>
        <w:r w:rsidRPr="19EA53E6" w:rsidDel="4732D081">
          <w:rPr>
            <w:rFonts w:ascii="Arial" w:hAnsi="Arial" w:cs="Arial"/>
            <w:b w:val="1"/>
            <w:bCs w:val="1"/>
            <w:sz w:val="20"/>
            <w:szCs w:val="20"/>
            <w:lang w:val="en-US" w:eastAsia="en-US"/>
          </w:rPr>
          <w:delText>5</w:delText>
        </w:r>
        <w:r w:rsidRPr="19EA53E6" w:rsidDel="6BCBBC0D">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dragen</w:delText>
        </w:r>
        <w:r w:rsidRPr="19EA53E6" w:rsidDel="239FEAEE">
          <w:rPr>
            <w:rFonts w:ascii="Arial" w:hAnsi="Arial" w:cs="Arial"/>
            <w:sz w:val="20"/>
            <w:szCs w:val="20"/>
            <w:lang w:val="en-US" w:eastAsia="en-US"/>
          </w:rPr>
          <w:delText xml:space="preserve"> ter </w:delText>
        </w:r>
        <w:r w:rsidRPr="19EA53E6" w:rsidDel="239FEAEE">
          <w:rPr>
            <w:rFonts w:ascii="Arial" w:hAnsi="Arial" w:cs="Arial"/>
            <w:sz w:val="20"/>
            <w:szCs w:val="20"/>
            <w:lang w:val="en-US" w:eastAsia="en-US"/>
          </w:rPr>
          <w:delText>hoogte</w:delText>
        </w:r>
        <w:r w:rsidRPr="19EA53E6" w:rsidDel="239FEAEE">
          <w:rPr>
            <w:rFonts w:ascii="Arial" w:hAnsi="Arial" w:cs="Arial"/>
            <w:sz w:val="20"/>
            <w:szCs w:val="20"/>
            <w:lang w:val="en-US" w:eastAsia="en-US"/>
          </w:rPr>
          <w:delText xml:space="preserve"> van de </w:delText>
        </w:r>
        <w:r w:rsidRPr="19EA53E6" w:rsidDel="239FEAEE">
          <w:rPr>
            <w:rFonts w:ascii="Arial" w:hAnsi="Arial" w:cs="Arial"/>
            <w:sz w:val="20"/>
            <w:szCs w:val="20"/>
            <w:lang w:val="en-US" w:eastAsia="en-US"/>
          </w:rPr>
          <w:delText>heup</w:delText>
        </w:r>
        <w:r w:rsidRPr="19EA53E6" w:rsidDel="239FEAEE">
          <w:rPr>
            <w:rFonts w:ascii="Arial" w:hAnsi="Arial" w:cs="Arial"/>
            <w:sz w:val="20"/>
            <w:szCs w:val="20"/>
            <w:lang w:val="en-US" w:eastAsia="en-US"/>
          </w:rPr>
          <w:delText xml:space="preserve"> of </w:delText>
        </w:r>
        <w:r w:rsidRPr="19EA53E6" w:rsidDel="239FEAEE">
          <w:rPr>
            <w:rFonts w:ascii="Arial" w:hAnsi="Arial" w:cs="Arial"/>
            <w:sz w:val="20"/>
            <w:szCs w:val="20"/>
            <w:lang w:val="en-US" w:eastAsia="en-US"/>
          </w:rPr>
          <w:delText>onderrug</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Deze</w:delText>
        </w:r>
        <w:r w:rsidRPr="19EA53E6" w:rsidDel="239FEAEE">
          <w:rPr>
            <w:rFonts w:ascii="Arial" w:hAnsi="Arial" w:cs="Arial"/>
            <w:sz w:val="20"/>
            <w:szCs w:val="20"/>
            <w:lang w:val="en-US" w:eastAsia="en-US"/>
          </w:rPr>
          <w:delText xml:space="preserve"> meet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dagelijkse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activiteit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zoals</w:delText>
        </w:r>
        <w:r w:rsidRPr="19EA53E6" w:rsidDel="239FEAEE">
          <w:rPr>
            <w:rFonts w:ascii="Arial" w:hAnsi="Arial" w:cs="Arial"/>
            <w:sz w:val="20"/>
            <w:szCs w:val="20"/>
            <w:lang w:val="en-US" w:eastAsia="en-US"/>
          </w:rPr>
          <w:delText xml:space="preserve"> het </w:delText>
        </w:r>
        <w:r w:rsidRPr="19EA53E6" w:rsidDel="239FEAEE">
          <w:rPr>
            <w:rFonts w:ascii="Arial" w:hAnsi="Arial" w:cs="Arial"/>
            <w:sz w:val="20"/>
            <w:szCs w:val="20"/>
            <w:lang w:val="en-US" w:eastAsia="en-US"/>
          </w:rPr>
          <w:delText>aantal</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stappen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dat</w:delText>
        </w:r>
        <w:r w:rsidRPr="19EA53E6" w:rsidDel="239FEAEE">
          <w:rPr>
            <w:rFonts w:ascii="Arial" w:hAnsi="Arial" w:cs="Arial"/>
            <w:sz w:val="20"/>
            <w:szCs w:val="20"/>
            <w:lang w:val="en-US" w:eastAsia="en-US"/>
          </w:rPr>
          <w:delText xml:space="preserve"> u </w:delText>
        </w:r>
        <w:r w:rsidRPr="19EA53E6" w:rsidDel="239FEAEE">
          <w:rPr>
            <w:rFonts w:ascii="Arial" w:hAnsi="Arial" w:cs="Arial"/>
            <w:sz w:val="20"/>
            <w:szCs w:val="20"/>
            <w:lang w:val="en-US" w:eastAsia="en-US"/>
          </w:rPr>
          <w:delText>zet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Deze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informatie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helpt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ons</w:delText>
        </w:r>
        <w:r w:rsidRPr="19EA53E6" w:rsidDel="239FEAEE">
          <w:rPr>
            <w:rFonts w:ascii="Arial" w:hAnsi="Arial" w:cs="Arial"/>
            <w:sz w:val="20"/>
            <w:szCs w:val="20"/>
            <w:lang w:val="en-US" w:eastAsia="en-US"/>
          </w:rPr>
          <w:delText xml:space="preserve"> om </w:delText>
        </w:r>
        <w:r w:rsidRPr="19EA53E6" w:rsidDel="239FEAEE">
          <w:rPr>
            <w:rFonts w:ascii="Arial" w:hAnsi="Arial" w:cs="Arial"/>
            <w:sz w:val="20"/>
            <w:szCs w:val="20"/>
            <w:lang w:val="en-US" w:eastAsia="en-US"/>
          </w:rPr>
          <w:delText>beter</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te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begrijpen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hoeveel</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voeten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belast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tijdens</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dagelijkse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activiteiten</w:delText>
        </w:r>
        <w:r w:rsidRPr="19EA53E6" w:rsidDel="239FEAEE">
          <w:rPr>
            <w:rFonts w:ascii="Arial" w:hAnsi="Arial" w:cs="Arial"/>
            <w:sz w:val="20"/>
            <w:szCs w:val="20"/>
            <w:lang w:val="en-US" w:eastAsia="en-US"/>
          </w:rPr>
          <w:delText>.</w:delText>
        </w:r>
      </w:del>
      <w:ins w:author="Fabienne Dobbels" w:date="2026-06-03T08:40:59.942Z" w16du:dateUtc="2026-06-03T08:40:59.942Z" w:id="1642870340">
        <w:del w:author="Janou De Buyser" w:date="2026-07-22T08:44:21.005Z" w16du:dateUtc="2026-07-22T08:44:21.005Z" w:id="1018132997">
          <w:r w:rsidRPr="19EA53E6" w:rsidDel="674C17E2">
            <w:rPr>
              <w:rFonts w:ascii="Arial" w:hAnsi="Arial" w:cs="Arial"/>
              <w:sz w:val="20"/>
              <w:szCs w:val="20"/>
              <w:lang w:val="en-US" w:eastAsia="en-US"/>
            </w:rPr>
            <w:delText xml:space="preserve"> U </w:delText>
          </w:r>
        </w:del>
      </w:ins>
      <w:ins w:author="Fabienne Dobbels" w:date="2026-06-03T08:41:10.144Z" w16du:dateUtc="2026-06-03T08:41:10.144Z" w:id="73871065">
        <w:del w:author="Janou De Buyser" w:date="2026-07-22T08:44:21.005Z" w16du:dateUtc="2026-07-22T08:44:21.005Z" w:id="1497744496">
          <w:r w:rsidRPr="19EA53E6" w:rsidDel="674C17E2">
            <w:rPr>
              <w:rFonts w:ascii="Arial" w:hAnsi="Arial" w:cs="Arial"/>
              <w:sz w:val="20"/>
              <w:szCs w:val="20"/>
              <w:lang w:val="en-US" w:eastAsia="en-US"/>
            </w:rPr>
            <w:delText>kan</w:delText>
          </w:r>
          <w:r w:rsidRPr="19EA53E6" w:rsidDel="674C17E2">
            <w:rPr>
              <w:rFonts w:ascii="Arial" w:hAnsi="Arial" w:cs="Arial"/>
              <w:sz w:val="20"/>
              <w:szCs w:val="20"/>
              <w:lang w:val="en-US" w:eastAsia="en-US"/>
            </w:rPr>
            <w:delText xml:space="preserve"> </w:delText>
          </w:r>
          <w:r w:rsidRPr="19EA53E6" w:rsidDel="674C17E2">
            <w:rPr>
              <w:rFonts w:ascii="Arial" w:hAnsi="Arial" w:cs="Arial"/>
              <w:sz w:val="20"/>
              <w:szCs w:val="20"/>
              <w:lang w:val="en-US" w:eastAsia="en-US"/>
            </w:rPr>
            <w:delText>dit</w:delText>
          </w:r>
          <w:r w:rsidRPr="19EA53E6" w:rsidDel="674C17E2">
            <w:rPr>
              <w:rFonts w:ascii="Arial" w:hAnsi="Arial" w:cs="Arial"/>
              <w:sz w:val="20"/>
              <w:szCs w:val="20"/>
              <w:lang w:val="en-US" w:eastAsia="en-US"/>
            </w:rPr>
            <w:delText xml:space="preserve"> </w:delText>
          </w:r>
          <w:r w:rsidRPr="19EA53E6" w:rsidDel="674C17E2">
            <w:rPr>
              <w:rFonts w:ascii="Arial" w:hAnsi="Arial" w:cs="Arial"/>
              <w:sz w:val="20"/>
              <w:szCs w:val="20"/>
              <w:lang w:val="en-US" w:eastAsia="en-US"/>
            </w:rPr>
            <w:delText>toestel</w:delText>
          </w:r>
          <w:r w:rsidRPr="19EA53E6" w:rsidDel="674C17E2">
            <w:rPr>
              <w:rFonts w:ascii="Arial" w:hAnsi="Arial" w:cs="Arial"/>
              <w:sz w:val="20"/>
              <w:szCs w:val="20"/>
              <w:lang w:val="en-US" w:eastAsia="en-US"/>
            </w:rPr>
            <w:delText xml:space="preserve"> </w:delText>
          </w:r>
          <w:r w:rsidRPr="19EA53E6" w:rsidDel="674C17E2">
            <w:rPr>
              <w:rFonts w:ascii="Arial" w:hAnsi="Arial" w:cs="Arial"/>
              <w:sz w:val="20"/>
              <w:szCs w:val="20"/>
              <w:lang w:val="en-US" w:eastAsia="en-US"/>
            </w:rPr>
            <w:delText>boven</w:delText>
          </w:r>
          <w:r w:rsidRPr="19EA53E6" w:rsidDel="674C17E2">
            <w:rPr>
              <w:rFonts w:ascii="Arial" w:hAnsi="Arial" w:cs="Arial"/>
              <w:sz w:val="20"/>
              <w:szCs w:val="20"/>
              <w:lang w:val="en-US" w:eastAsia="en-US"/>
            </w:rPr>
            <w:delText xml:space="preserve"> of </w:delText>
          </w:r>
          <w:r w:rsidRPr="19EA53E6" w:rsidDel="674C17E2">
            <w:rPr>
              <w:rFonts w:ascii="Arial" w:hAnsi="Arial" w:cs="Arial"/>
              <w:sz w:val="20"/>
              <w:szCs w:val="20"/>
              <w:lang w:val="en-US" w:eastAsia="en-US"/>
            </w:rPr>
            <w:delText>onder</w:delText>
          </w:r>
          <w:r w:rsidRPr="19EA53E6" w:rsidDel="674C17E2">
            <w:rPr>
              <w:rFonts w:ascii="Arial" w:hAnsi="Arial" w:cs="Arial"/>
              <w:sz w:val="20"/>
              <w:szCs w:val="20"/>
              <w:lang w:val="en-US" w:eastAsia="en-US"/>
            </w:rPr>
            <w:delText xml:space="preserve"> </w:delText>
          </w:r>
          <w:r w:rsidRPr="19EA53E6" w:rsidDel="674C17E2">
            <w:rPr>
              <w:rFonts w:ascii="Arial" w:hAnsi="Arial" w:cs="Arial"/>
              <w:sz w:val="20"/>
              <w:szCs w:val="20"/>
              <w:lang w:val="en-US" w:eastAsia="en-US"/>
            </w:rPr>
            <w:delText>uw</w:delText>
          </w:r>
          <w:r w:rsidRPr="19EA53E6" w:rsidDel="674C17E2">
            <w:rPr>
              <w:rFonts w:ascii="Arial" w:hAnsi="Arial" w:cs="Arial"/>
              <w:sz w:val="20"/>
              <w:szCs w:val="20"/>
              <w:lang w:val="en-US" w:eastAsia="en-US"/>
            </w:rPr>
            <w:delText xml:space="preserve"> kledij dragen.</w:delText>
          </w:r>
        </w:del>
      </w:ins>
      <w:ins w:author="Janou De Buyser" w:date="2026-07-22T08:44:21.017Z" w16du:dateUtc="2026-07-22T08:44:21.017Z" w:id="1444001339">
        <w:r w:rsidRPr="19EA53E6" w:rsidR="2FBA61B9">
          <w:rPr>
            <w:rFonts w:ascii="Arial" w:hAnsi="Arial" w:eastAsia="Arial" w:cs="Arial"/>
            <w:noProof w:val="0"/>
            <w:sz w:val="20"/>
            <w:szCs w:val="20"/>
            <w:lang w:val="en-US"/>
          </w:rPr>
          <w:t xml:space="preserve"> Op </w:t>
        </w:r>
        <w:r w:rsidRPr="19EA53E6" w:rsidR="2FBA61B9">
          <w:rPr>
            <w:rFonts w:ascii="Arial" w:hAnsi="Arial" w:eastAsia="Arial" w:cs="Arial"/>
            <w:noProof w:val="0"/>
            <w:sz w:val="20"/>
            <w:szCs w:val="20"/>
            <w:lang w:val="en-US"/>
          </w:rPr>
          <w:t>bepaalde</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momenten</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tijdens</w:t>
        </w:r>
        <w:r w:rsidRPr="19EA53E6" w:rsidR="2FBA61B9">
          <w:rPr>
            <w:rFonts w:ascii="Arial" w:hAnsi="Arial" w:eastAsia="Arial" w:cs="Arial"/>
            <w:noProof w:val="0"/>
            <w:sz w:val="20"/>
            <w:szCs w:val="20"/>
            <w:lang w:val="en-US"/>
          </w:rPr>
          <w:t xml:space="preserve"> de </w:t>
        </w:r>
        <w:r w:rsidRPr="19EA53E6" w:rsidR="2FBA61B9">
          <w:rPr>
            <w:rFonts w:ascii="Arial" w:hAnsi="Arial" w:eastAsia="Arial" w:cs="Arial"/>
            <w:noProof w:val="0"/>
            <w:sz w:val="20"/>
            <w:szCs w:val="20"/>
            <w:lang w:val="en-US"/>
          </w:rPr>
          <w:t>studie</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vragen</w:t>
        </w:r>
        <w:r w:rsidRPr="19EA53E6" w:rsidR="2FBA61B9">
          <w:rPr>
            <w:rFonts w:ascii="Arial" w:hAnsi="Arial" w:eastAsia="Arial" w:cs="Arial"/>
            <w:noProof w:val="0"/>
            <w:sz w:val="20"/>
            <w:szCs w:val="20"/>
            <w:lang w:val="en-US"/>
          </w:rPr>
          <w:t xml:space="preserve"> we u om </w:t>
        </w:r>
        <w:r w:rsidRPr="19EA53E6" w:rsidR="2FBA61B9">
          <w:rPr>
            <w:rFonts w:ascii="Arial" w:hAnsi="Arial" w:eastAsia="Arial" w:cs="Arial"/>
            <w:noProof w:val="0"/>
            <w:sz w:val="20"/>
            <w:szCs w:val="20"/>
            <w:lang w:val="en-US"/>
          </w:rPr>
          <w:t>gedurende</w:t>
        </w:r>
        <w:r w:rsidRPr="19EA53E6" w:rsidR="2FBA61B9">
          <w:rPr>
            <w:rFonts w:ascii="Arial" w:hAnsi="Arial" w:eastAsia="Arial" w:cs="Arial"/>
            <w:noProof w:val="0"/>
            <w:sz w:val="20"/>
            <w:szCs w:val="20"/>
            <w:lang w:val="en-US"/>
          </w:rPr>
          <w:t xml:space="preserve"> één week </w:t>
        </w:r>
        <w:r w:rsidRPr="19EA53E6" w:rsidR="2FBA61B9">
          <w:rPr>
            <w:rFonts w:ascii="Arial" w:hAnsi="Arial" w:eastAsia="Arial" w:cs="Arial"/>
            <w:noProof w:val="0"/>
            <w:sz w:val="20"/>
            <w:szCs w:val="20"/>
            <w:lang w:val="en-US"/>
          </w:rPr>
          <w:t>een</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kleine</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activiteitssensor</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te</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dragen</w:t>
        </w:r>
        <w:r w:rsidRPr="19EA53E6" w:rsidR="2FBA61B9">
          <w:rPr>
            <w:rFonts w:ascii="Arial" w:hAnsi="Arial" w:eastAsia="Arial" w:cs="Arial"/>
            <w:noProof w:val="0"/>
            <w:sz w:val="20"/>
            <w:szCs w:val="20"/>
            <w:lang w:val="en-US"/>
          </w:rPr>
          <w:t xml:space="preserve"> ter </w:t>
        </w:r>
        <w:r w:rsidRPr="19EA53E6" w:rsidR="2FBA61B9">
          <w:rPr>
            <w:rFonts w:ascii="Arial" w:hAnsi="Arial" w:eastAsia="Arial" w:cs="Arial"/>
            <w:noProof w:val="0"/>
            <w:sz w:val="20"/>
            <w:szCs w:val="20"/>
            <w:lang w:val="en-US"/>
          </w:rPr>
          <w:t>hoogte</w:t>
        </w:r>
        <w:r w:rsidRPr="19EA53E6" w:rsidR="2FBA61B9">
          <w:rPr>
            <w:rFonts w:ascii="Arial" w:hAnsi="Arial" w:eastAsia="Arial" w:cs="Arial"/>
            <w:noProof w:val="0"/>
            <w:sz w:val="20"/>
            <w:szCs w:val="20"/>
            <w:lang w:val="en-US"/>
          </w:rPr>
          <w:t xml:space="preserve"> van de </w:t>
        </w:r>
        <w:r w:rsidRPr="19EA53E6" w:rsidR="2FBA61B9">
          <w:rPr>
            <w:rFonts w:ascii="Arial" w:hAnsi="Arial" w:eastAsia="Arial" w:cs="Arial"/>
            <w:noProof w:val="0"/>
            <w:sz w:val="20"/>
            <w:szCs w:val="20"/>
            <w:lang w:val="en-US"/>
          </w:rPr>
          <w:t>onderrug</w:t>
        </w:r>
        <w:r w:rsidRPr="19EA53E6" w:rsidR="2FBA61B9">
          <w:rPr>
            <w:rFonts w:ascii="Arial" w:hAnsi="Arial" w:eastAsia="Arial" w:cs="Arial"/>
            <w:noProof w:val="0"/>
            <w:sz w:val="20"/>
            <w:szCs w:val="20"/>
            <w:lang w:val="en-US"/>
          </w:rPr>
          <w:t xml:space="preserve"> (Figuur 4). Deze sensor meet </w:t>
        </w:r>
        <w:r w:rsidRPr="19EA53E6" w:rsidR="2FBA61B9">
          <w:rPr>
            <w:rFonts w:ascii="Arial" w:hAnsi="Arial" w:eastAsia="Arial" w:cs="Arial"/>
            <w:noProof w:val="0"/>
            <w:sz w:val="20"/>
            <w:szCs w:val="20"/>
            <w:lang w:val="en-US"/>
          </w:rPr>
          <w:t>bijvoorbeeld</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hoeveel</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stappen</w:t>
        </w:r>
        <w:r w:rsidRPr="19EA53E6" w:rsidR="2FBA61B9">
          <w:rPr>
            <w:rFonts w:ascii="Arial" w:hAnsi="Arial" w:eastAsia="Arial" w:cs="Arial"/>
            <w:noProof w:val="0"/>
            <w:sz w:val="20"/>
            <w:szCs w:val="20"/>
            <w:lang w:val="en-US"/>
          </w:rPr>
          <w:t xml:space="preserve"> u </w:t>
        </w:r>
        <w:r w:rsidRPr="19EA53E6" w:rsidR="2FBA61B9">
          <w:rPr>
            <w:rFonts w:ascii="Arial" w:hAnsi="Arial" w:eastAsia="Arial" w:cs="Arial"/>
            <w:noProof w:val="0"/>
            <w:sz w:val="20"/>
            <w:szCs w:val="20"/>
            <w:lang w:val="en-US"/>
          </w:rPr>
          <w:t>dagelijks</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zet</w:t>
        </w:r>
        <w:r w:rsidRPr="19EA53E6" w:rsidR="2FBA61B9">
          <w:rPr>
            <w:rFonts w:ascii="Arial" w:hAnsi="Arial" w:eastAsia="Arial" w:cs="Arial"/>
            <w:noProof w:val="0"/>
            <w:sz w:val="20"/>
            <w:szCs w:val="20"/>
            <w:lang w:val="en-US"/>
          </w:rPr>
          <w:t xml:space="preserve">. Zo </w:t>
        </w:r>
        <w:r w:rsidRPr="19EA53E6" w:rsidR="2FBA61B9">
          <w:rPr>
            <w:rFonts w:ascii="Arial" w:hAnsi="Arial" w:eastAsia="Arial" w:cs="Arial"/>
            <w:noProof w:val="0"/>
            <w:sz w:val="20"/>
            <w:szCs w:val="20"/>
            <w:lang w:val="en-US"/>
          </w:rPr>
          <w:t>krijgen</w:t>
        </w:r>
        <w:r w:rsidRPr="19EA53E6" w:rsidR="2FBA61B9">
          <w:rPr>
            <w:rFonts w:ascii="Arial" w:hAnsi="Arial" w:eastAsia="Arial" w:cs="Arial"/>
            <w:noProof w:val="0"/>
            <w:sz w:val="20"/>
            <w:szCs w:val="20"/>
            <w:lang w:val="en-US"/>
          </w:rPr>
          <w:t xml:space="preserve"> we </w:t>
        </w:r>
        <w:r w:rsidRPr="19EA53E6" w:rsidR="2FBA61B9">
          <w:rPr>
            <w:rFonts w:ascii="Arial" w:hAnsi="Arial" w:eastAsia="Arial" w:cs="Arial"/>
            <w:noProof w:val="0"/>
            <w:sz w:val="20"/>
            <w:szCs w:val="20"/>
            <w:lang w:val="en-US"/>
          </w:rPr>
          <w:t>een</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beter</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beeld</w:t>
        </w:r>
        <w:r w:rsidRPr="19EA53E6" w:rsidR="2FBA61B9">
          <w:rPr>
            <w:rFonts w:ascii="Arial" w:hAnsi="Arial" w:eastAsia="Arial" w:cs="Arial"/>
            <w:noProof w:val="0"/>
            <w:sz w:val="20"/>
            <w:szCs w:val="20"/>
            <w:lang w:val="en-US"/>
          </w:rPr>
          <w:t xml:space="preserve"> van de </w:t>
        </w:r>
        <w:r w:rsidRPr="19EA53E6" w:rsidR="2FBA61B9">
          <w:rPr>
            <w:rFonts w:ascii="Arial" w:hAnsi="Arial" w:eastAsia="Arial" w:cs="Arial"/>
            <w:noProof w:val="0"/>
            <w:sz w:val="20"/>
            <w:szCs w:val="20"/>
            <w:lang w:val="en-US"/>
          </w:rPr>
          <w:t>belasting</w:t>
        </w:r>
        <w:r w:rsidRPr="19EA53E6" w:rsidR="2FBA61B9">
          <w:rPr>
            <w:rFonts w:ascii="Arial" w:hAnsi="Arial" w:eastAsia="Arial" w:cs="Arial"/>
            <w:noProof w:val="0"/>
            <w:sz w:val="20"/>
            <w:szCs w:val="20"/>
            <w:lang w:val="en-US"/>
          </w:rPr>
          <w:t xml:space="preserve"> van </w:t>
        </w:r>
        <w:r w:rsidRPr="19EA53E6" w:rsidR="2FBA61B9">
          <w:rPr>
            <w:rFonts w:ascii="Arial" w:hAnsi="Arial" w:eastAsia="Arial" w:cs="Arial"/>
            <w:noProof w:val="0"/>
            <w:sz w:val="20"/>
            <w:szCs w:val="20"/>
            <w:lang w:val="en-US"/>
          </w:rPr>
          <w:t>uw</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voeten</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tijdens</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uw</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gewone</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activiteiten</w:t>
        </w:r>
        <w:r w:rsidRPr="19EA53E6" w:rsidR="2FBA61B9">
          <w:rPr>
            <w:rFonts w:ascii="Arial" w:hAnsi="Arial" w:eastAsia="Arial" w:cs="Arial"/>
            <w:noProof w:val="0"/>
            <w:sz w:val="20"/>
            <w:szCs w:val="20"/>
            <w:lang w:val="en-US"/>
          </w:rPr>
          <w:t xml:space="preserve">. U </w:t>
        </w:r>
        <w:r w:rsidRPr="19EA53E6" w:rsidR="2FBA61B9">
          <w:rPr>
            <w:rFonts w:ascii="Arial" w:hAnsi="Arial" w:eastAsia="Arial" w:cs="Arial"/>
            <w:noProof w:val="0"/>
            <w:sz w:val="20"/>
            <w:szCs w:val="20"/>
            <w:lang w:val="en-US"/>
          </w:rPr>
          <w:t>kunt</w:t>
        </w:r>
        <w:r w:rsidRPr="19EA53E6" w:rsidR="2FBA61B9">
          <w:rPr>
            <w:rFonts w:ascii="Arial" w:hAnsi="Arial" w:eastAsia="Arial" w:cs="Arial"/>
            <w:noProof w:val="0"/>
            <w:sz w:val="20"/>
            <w:szCs w:val="20"/>
            <w:lang w:val="en-US"/>
          </w:rPr>
          <w:t xml:space="preserve"> het </w:t>
        </w:r>
        <w:r w:rsidRPr="19EA53E6" w:rsidR="2FBA61B9">
          <w:rPr>
            <w:rFonts w:ascii="Arial" w:hAnsi="Arial" w:eastAsia="Arial" w:cs="Arial"/>
            <w:noProof w:val="0"/>
            <w:sz w:val="20"/>
            <w:szCs w:val="20"/>
            <w:lang w:val="en-US"/>
          </w:rPr>
          <w:t>toestel</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zowel</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boven</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als</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onder</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uw</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kleding</w:t>
        </w:r>
        <w:r w:rsidRPr="19EA53E6" w:rsidR="2FBA61B9">
          <w:rPr>
            <w:rFonts w:ascii="Arial" w:hAnsi="Arial" w:eastAsia="Arial" w:cs="Arial"/>
            <w:noProof w:val="0"/>
            <w:sz w:val="20"/>
            <w:szCs w:val="20"/>
            <w:lang w:val="en-US"/>
          </w:rPr>
          <w:t xml:space="preserve"> </w:t>
        </w:r>
        <w:r w:rsidRPr="19EA53E6" w:rsidR="2FBA61B9">
          <w:rPr>
            <w:rFonts w:ascii="Arial" w:hAnsi="Arial" w:eastAsia="Arial" w:cs="Arial"/>
            <w:noProof w:val="0"/>
            <w:sz w:val="20"/>
            <w:szCs w:val="20"/>
            <w:lang w:val="en-US"/>
          </w:rPr>
          <w:t>dragen</w:t>
        </w:r>
        <w:r w:rsidRPr="19EA53E6" w:rsidR="2FBA61B9">
          <w:rPr>
            <w:rFonts w:ascii="Arial" w:hAnsi="Arial" w:eastAsia="Arial" w:cs="Arial"/>
            <w:noProof w:val="0"/>
            <w:sz w:val="20"/>
            <w:szCs w:val="20"/>
            <w:lang w:val="en-US"/>
          </w:rPr>
          <w:t>.</w:t>
        </w:r>
      </w:ins>
      <w:ins w:author="Fabienne Dobbels" w:date="2026-06-03T08:41:10.144Z" w16du:dateUtc="2026-06-03T08:41:10.144Z" w:id="403916336">
        <w:r w:rsidRPr="19EA53E6" w:rsidR="674C17E2">
          <w:rPr>
            <w:rFonts w:ascii="Arial" w:hAnsi="Arial" w:cs="Arial"/>
            <w:sz w:val="20"/>
            <w:szCs w:val="20"/>
            <w:lang w:val="en-US" w:eastAsia="en-US"/>
          </w:rPr>
          <w:t xml:space="preserve"> </w:t>
        </w:r>
      </w:ins>
    </w:p>
    <w:p w:rsidRPr="0009574B" w:rsidR="00261A86" w:rsidP="19EA53E6" w:rsidRDefault="00261A86" w14:paraId="2BB3694E" w14:textId="22B5DAD6">
      <w:pPr>
        <w:spacing w:before="100" w:beforeAutospacing="on" w:after="100" w:afterAutospacing="on"/>
        <w:jc w:val="both"/>
        <w:rPr>
          <w:del w:author="Janou De Buyser" w:date="2026-07-22T08:45:12.933Z" w16du:dateUtc="2026-07-22T08:45:12.933Z" w:id="1910909555"/>
          <w:rFonts w:ascii="Arial" w:hAnsi="Arial" w:cs="Arial"/>
          <w:sz w:val="20"/>
          <w:szCs w:val="20"/>
          <w:lang w:val="en-US" w:eastAsia="en-US"/>
        </w:rPr>
      </w:pPr>
    </w:p>
    <w:p w:rsidRPr="0009574B" w:rsidR="00261A86" w:rsidP="19EA53E6" w:rsidRDefault="00261A86" w14:paraId="4A7D5627" w14:textId="34ADB1B2">
      <w:pPr>
        <w:spacing w:before="100" w:beforeAutospacing="on" w:after="100" w:afterAutospacing="on"/>
        <w:ind w:firstLine="0"/>
        <w:jc w:val="both"/>
        <w:rPr>
          <w:ins w:author="Janou De Buyser" w:date="2026-07-22T08:45:16.4Z" w16du:dateUtc="2026-07-22T08:45:16.4Z" w:id="1957613072"/>
        </w:rPr>
      </w:pPr>
      <w:r w:rsidRPr="1DF66BFB" w:rsidR="6BCBBC0D">
        <w:rPr>
          <w:rFonts w:ascii="Arial" w:hAnsi="Arial" w:cs="Arial" w:eastAsia="Arial"/>
          <w:b w:val="1"/>
          <w:bCs w:val="1"/>
          <w:color w:val="24303B"/>
          <w:sz w:val="18"/>
          <w:szCs w:val="18"/>
          <w:lang w:val="en-US" w:eastAsia="en-US"/>
        </w:rPr>
        <w:t xml:space="preserve">Figuur </w:t>
      </w:r>
      <w:ins w:author="Janou De Buyser" w:date="2026-07-22T08:42:47.615Z" w16du:dateUtc="2026-07-22T08:42:47.615Z" w:id="1210748818">
        <w:r w:rsidRPr="19EA53E6" w:rsidR="4E9506F8">
          <w:rPr>
            <w:rFonts w:ascii="Arial" w:hAnsi="Arial" w:cs="Arial"/>
            <w:b w:val="1"/>
            <w:bCs w:val="1"/>
            <w:sz w:val="18"/>
            <w:szCs w:val="18"/>
            <w:lang w:val="en-US" w:eastAsia="en-US"/>
          </w:rPr>
          <w:t>4</w:t>
        </w:r>
      </w:ins>
      <w:del w:author="Janou De Buyser" w:date="2026-07-22T08:42:47.478Z" w16du:dateUtc="2026-07-22T08:42:47.478Z" w:id="596877281">
        <w:r w:rsidRPr="19EA53E6" w:rsidDel="5F820819">
          <w:rPr>
            <w:rFonts w:ascii="Arial" w:hAnsi="Arial" w:cs="Arial"/>
            <w:b w:val="1"/>
            <w:bCs w:val="1"/>
            <w:sz w:val="18"/>
            <w:szCs w:val="18"/>
            <w:lang w:val="en-US" w:eastAsia="en-US"/>
          </w:rPr>
          <w:delText>5</w:delText>
        </w:r>
      </w:del>
      <w:r w:rsidRPr="19EA53E6" w:rsidR="6BCBBC0D">
        <w:rPr>
          <w:rFonts w:ascii="Arial" w:hAnsi="Arial" w:cs="Arial" w:eastAsia="Arial"/>
          <w:color w:val="24303B"/>
          <w:sz w:val="18"/>
          <w:szCs w:val="18"/>
          <w:lang w:val="en-US" w:eastAsia="en-US"/>
        </w:rPr>
        <w:t xml:space="preserve">. </w:t>
      </w:r>
      <w:r w:rsidRPr="19EA53E6" w:rsidR="6BCBBC0D">
        <w:rPr>
          <w:rFonts w:ascii="Arial" w:hAnsi="Arial" w:cs="Arial" w:eastAsia="Arial"/>
          <w:color w:val="24303B"/>
          <w:sz w:val="18"/>
          <w:szCs w:val="18"/>
          <w:lang w:val="en-US" w:eastAsia="en-US"/>
        </w:rPr>
        <w:t>Activiteitsmonitoring</w:t>
      </w:r>
    </w:p>
    <w:p w:rsidRPr="0009574B" w:rsidR="00261A86" w:rsidP="19EA53E6" w:rsidRDefault="00261A86" w14:paraId="6C6FD267" w14:textId="68C16FDA">
      <w:pPr>
        <w:pStyle w:val="Normal"/>
        <w:spacing w:before="100" w:beforeAutospacing="on" w:after="100" w:afterAutospacing="on"/>
        <w:ind w:firstLine="0"/>
        <w:jc w:val="both"/>
        <w:rPr>
          <w:ins w:author="Janou De Buyser" w:date="2026-07-22T08:45:54.234Z" w16du:dateUtc="2026-07-22T08:45:54.234Z" w:id="2063334074"/>
          <w:rFonts w:ascii="Arial" w:hAnsi="Arial" w:eastAsia="Arial" w:cs="Arial"/>
          <w:b w:val="1"/>
          <w:bCs w:val="1"/>
          <w:noProof w:val="0"/>
          <w:sz w:val="20"/>
          <w:szCs w:val="20"/>
          <w:lang w:val="en-US"/>
        </w:rPr>
        <w:pPrChange w:author="Janou De Buyser" w:date="2026-07-22T08:45:17.854Z">
          <w:pPr/>
        </w:pPrChange>
      </w:pPr>
      <w:ins w:author="Janou De Buyser" w:date="2026-07-22T08:45:17.852Z" w16du:dateUtc="2026-07-22T08:45:17.852Z" w:id="1465364867">
        <w:r w:rsidRPr="19EA53E6" w:rsidR="2096DF84">
          <w:rPr>
            <w:rFonts w:ascii="Arial" w:hAnsi="Arial" w:eastAsia="Arial" w:cs="Arial"/>
            <w:b w:val="1"/>
            <w:bCs w:val="1"/>
            <w:noProof w:val="0"/>
            <w:sz w:val="20"/>
            <w:szCs w:val="20"/>
            <w:lang w:val="en-US"/>
            <w:rPrChange w:author="Janou De Buyser" w:date="2026-07-22T08:45:22.224Z" w16du:dateUtc="2026-07-22T08:45:22.224Z" w:id="1471920168">
              <w:rPr>
                <w:rFonts w:ascii="Arial" w:hAnsi="Arial" w:eastAsia="Arial" w:cs="Arial"/>
                <w:noProof w:val="0"/>
                <w:sz w:val="18"/>
                <w:szCs w:val="18"/>
                <w:lang w:val="en-US"/>
              </w:rPr>
            </w:rPrChange>
          </w:rPr>
          <w:t>Opvolgbezoeken</w:t>
        </w:r>
        <w:r w:rsidRPr="19EA53E6" w:rsidR="2096DF84">
          <w:rPr>
            <w:rFonts w:ascii="Arial" w:hAnsi="Arial" w:eastAsia="Arial" w:cs="Arial"/>
            <w:b w:val="1"/>
            <w:bCs w:val="1"/>
            <w:noProof w:val="0"/>
            <w:sz w:val="20"/>
            <w:szCs w:val="20"/>
            <w:lang w:val="en-US"/>
            <w:rPrChange w:author="Janou De Buyser" w:date="2026-07-22T08:45:21.361Z" w16du:dateUtc="2026-07-22T08:45:21.361Z" w:id="1239901939">
              <w:rPr>
                <w:rFonts w:ascii="Arial" w:hAnsi="Arial" w:eastAsia="Arial" w:cs="Arial"/>
                <w:noProof w:val="0"/>
                <w:sz w:val="18"/>
                <w:szCs w:val="18"/>
                <w:lang w:val="en-US"/>
              </w:rPr>
            </w:rPrChange>
          </w:rPr>
          <w:t xml:space="preserve"> </w:t>
        </w:r>
        <w:r w:rsidRPr="19EA53E6" w:rsidR="2096DF84">
          <w:rPr>
            <w:rFonts w:ascii="Arial" w:hAnsi="Arial" w:eastAsia="Arial" w:cs="Arial"/>
            <w:b w:val="1"/>
            <w:bCs w:val="1"/>
            <w:noProof w:val="0"/>
            <w:sz w:val="20"/>
            <w:szCs w:val="20"/>
            <w:lang w:val="en-US"/>
            <w:rPrChange w:author="Janou De Buyser" w:date="2026-07-22T08:45:21.361Z" w16du:dateUtc="2026-07-22T08:45:21.361Z" w:id="2022577084">
              <w:rPr>
                <w:rFonts w:ascii="Arial" w:hAnsi="Arial" w:eastAsia="Arial" w:cs="Arial"/>
                <w:noProof w:val="0"/>
                <w:sz w:val="18"/>
                <w:szCs w:val="18"/>
                <w:lang w:val="en-US"/>
              </w:rPr>
            </w:rPrChange>
          </w:rPr>
          <w:t>tijdens</w:t>
        </w:r>
        <w:r w:rsidRPr="19EA53E6" w:rsidR="2096DF84">
          <w:rPr>
            <w:rFonts w:ascii="Arial" w:hAnsi="Arial" w:eastAsia="Arial" w:cs="Arial"/>
            <w:b w:val="1"/>
            <w:bCs w:val="1"/>
            <w:noProof w:val="0"/>
            <w:sz w:val="20"/>
            <w:szCs w:val="20"/>
            <w:lang w:val="en-US"/>
            <w:rPrChange w:author="Janou De Buyser" w:date="2026-07-22T08:45:21.361Z" w16du:dateUtc="2026-07-22T08:45:21.361Z" w:id="881784028">
              <w:rPr>
                <w:rFonts w:ascii="Arial" w:hAnsi="Arial" w:eastAsia="Arial" w:cs="Arial"/>
                <w:noProof w:val="0"/>
                <w:sz w:val="18"/>
                <w:szCs w:val="18"/>
                <w:lang w:val="en-US"/>
              </w:rPr>
            </w:rPrChange>
          </w:rPr>
          <w:t xml:space="preserve"> de </w:t>
        </w:r>
        <w:r w:rsidRPr="19EA53E6" w:rsidR="2096DF84">
          <w:rPr>
            <w:rFonts w:ascii="Arial" w:hAnsi="Arial" w:eastAsia="Arial" w:cs="Arial"/>
            <w:b w:val="1"/>
            <w:bCs w:val="1"/>
            <w:noProof w:val="0"/>
            <w:sz w:val="20"/>
            <w:szCs w:val="20"/>
            <w:lang w:val="en-US"/>
            <w:rPrChange w:author="Janou De Buyser" w:date="2026-07-22T08:45:21.361Z" w16du:dateUtc="2026-07-22T08:45:21.361Z" w:id="1286413812">
              <w:rPr>
                <w:rFonts w:ascii="Arial" w:hAnsi="Arial" w:eastAsia="Arial" w:cs="Arial"/>
                <w:noProof w:val="0"/>
                <w:sz w:val="18"/>
                <w:szCs w:val="18"/>
                <w:lang w:val="en-US"/>
              </w:rPr>
            </w:rPrChange>
          </w:rPr>
          <w:t>studie</w:t>
        </w:r>
      </w:ins>
      <w:ins w:author="Janou De Buyser" w:date="2026-07-22T08:45:53.113Z" w16du:dateUtc="2026-07-22T08:45:53.113Z" w:id="11346087">
        <w:r>
          <w:br/>
        </w:r>
      </w:ins>
    </w:p>
    <w:p w:rsidRPr="0009574B" w:rsidR="00261A86" w:rsidP="19EA53E6" w:rsidRDefault="00261A86" w14:paraId="172D4C3E" w14:textId="39CA8A5A">
      <w:pPr>
        <w:spacing w:before="240" w:beforeAutospacing="off" w:after="240" w:afterAutospacing="off"/>
        <w:jc w:val="both"/>
        <w:rPr>
          <w:ins w:author="Janou De Buyser" w:date="2026-07-22T08:45:54.875Z" w16du:dateUtc="2026-07-22T08:45:54.875Z" w:id="1786931647"/>
          <w:rFonts w:ascii="Arial" w:hAnsi="Arial" w:eastAsia="Arial" w:cs="Arial"/>
          <w:noProof w:val="0"/>
          <w:sz w:val="20"/>
          <w:szCs w:val="20"/>
          <w:lang w:val="en-US"/>
        </w:rPr>
        <w:pPrChange w:author="Janou De Buyser" w:date="2026-07-22T08:45:54.815Z">
          <w:pPr/>
        </w:pPrChange>
      </w:pPr>
      <w:ins w:author="Janou De Buyser" w:date="2026-07-22T08:45:54.875Z" w16du:dateUtc="2026-07-22T08:45:54.875Z" w:id="12498361">
        <w:r w:rsidRPr="19EA53E6" w:rsidR="1082764A">
          <w:rPr>
            <w:rFonts w:ascii="Arial" w:hAnsi="Arial" w:eastAsia="Arial" w:cs="Arial"/>
            <w:noProof w:val="0"/>
            <w:sz w:val="20"/>
            <w:szCs w:val="20"/>
            <w:lang w:val="en-US"/>
          </w:rPr>
          <w:t>Tijdens</w:t>
        </w:r>
        <w:r w:rsidRPr="19EA53E6" w:rsidR="1082764A">
          <w:rPr>
            <w:rFonts w:ascii="Arial" w:hAnsi="Arial" w:eastAsia="Arial" w:cs="Arial"/>
            <w:noProof w:val="0"/>
            <w:sz w:val="20"/>
            <w:szCs w:val="20"/>
            <w:lang w:val="en-US"/>
          </w:rPr>
          <w:t xml:space="preserve"> de </w:t>
        </w:r>
        <w:r w:rsidRPr="19EA53E6" w:rsidR="1082764A">
          <w:rPr>
            <w:rFonts w:ascii="Arial" w:hAnsi="Arial" w:eastAsia="Arial" w:cs="Arial"/>
            <w:noProof w:val="0"/>
            <w:sz w:val="20"/>
            <w:szCs w:val="20"/>
            <w:lang w:val="en-US"/>
          </w:rPr>
          <w:t>studie</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komt</w:t>
        </w:r>
        <w:r w:rsidRPr="19EA53E6" w:rsidR="1082764A">
          <w:rPr>
            <w:rFonts w:ascii="Arial" w:hAnsi="Arial" w:eastAsia="Arial" w:cs="Arial"/>
            <w:noProof w:val="0"/>
            <w:sz w:val="20"/>
            <w:szCs w:val="20"/>
            <w:lang w:val="en-US"/>
          </w:rPr>
          <w:t xml:space="preserve"> u </w:t>
        </w:r>
        <w:r w:rsidRPr="19EA53E6" w:rsidR="1082764A">
          <w:rPr>
            <w:rFonts w:ascii="Arial" w:hAnsi="Arial" w:eastAsia="Arial" w:cs="Arial"/>
            <w:noProof w:val="0"/>
            <w:sz w:val="20"/>
            <w:szCs w:val="20"/>
            <w:lang w:val="en-US"/>
          </w:rPr>
          <w:t>regelmatig</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terug</w:t>
        </w:r>
        <w:r w:rsidRPr="19EA53E6" w:rsidR="1082764A">
          <w:rPr>
            <w:rFonts w:ascii="Arial" w:hAnsi="Arial" w:eastAsia="Arial" w:cs="Arial"/>
            <w:noProof w:val="0"/>
            <w:sz w:val="20"/>
            <w:szCs w:val="20"/>
            <w:lang w:val="en-US"/>
          </w:rPr>
          <w:t xml:space="preserve"> naar de </w:t>
        </w:r>
        <w:r w:rsidRPr="19EA53E6" w:rsidR="1082764A">
          <w:rPr>
            <w:rFonts w:ascii="Arial" w:hAnsi="Arial" w:eastAsia="Arial" w:cs="Arial"/>
            <w:noProof w:val="0"/>
            <w:sz w:val="20"/>
            <w:szCs w:val="20"/>
            <w:lang w:val="en-US"/>
          </w:rPr>
          <w:t>diabetesvoetkliniek</w:t>
        </w:r>
      </w:ins>
      <w:ins w:author="Janou De Buyser" w:date="2026-07-22T08:51:20.077Z" w16du:dateUtc="2026-07-22T08:51:20.077Z" w:id="1594963375">
        <w:r w:rsidRPr="19EA53E6" w:rsidR="793AA368">
          <w:rPr>
            <w:rFonts w:ascii="Arial" w:hAnsi="Arial" w:eastAsia="Arial" w:cs="Arial"/>
            <w:noProof w:val="0"/>
            <w:sz w:val="20"/>
            <w:szCs w:val="20"/>
            <w:lang w:val="en-US"/>
          </w:rPr>
          <w:t xml:space="preserve"> (om de 3 maand)</w:t>
        </w:r>
      </w:ins>
      <w:ins w:author="Janou De Buyser" w:date="2026-07-22T08:45:54.875Z" w16du:dateUtc="2026-07-22T08:45:54.875Z" w:id="1347449572">
        <w:r w:rsidRPr="19EA53E6" w:rsidR="1082764A">
          <w:rPr>
            <w:rFonts w:ascii="Arial" w:hAnsi="Arial" w:eastAsia="Arial" w:cs="Arial"/>
            <w:noProof w:val="0"/>
            <w:sz w:val="20"/>
            <w:szCs w:val="20"/>
            <w:lang w:val="en-US"/>
          </w:rPr>
          <w:t>. Tijdens deze bezoeken:</w:t>
        </w:r>
      </w:ins>
    </w:p>
    <w:p w:rsidRPr="0009574B" w:rsidR="00261A86" w:rsidP="19EA53E6" w:rsidRDefault="00261A86" w14:paraId="424082D1" w14:textId="29846958">
      <w:pPr>
        <w:pStyle w:val="ListParagraph"/>
        <w:numPr>
          <w:ilvl w:val="0"/>
          <w:numId w:val="45"/>
        </w:numPr>
        <w:spacing w:before="0" w:beforeAutospacing="off" w:after="0" w:afterAutospacing="off"/>
        <w:jc w:val="both"/>
        <w:rPr>
          <w:ins w:author="Janou De Buyser" w:date="2026-07-22T08:45:54.875Z" w16du:dateUtc="2026-07-22T08:45:54.875Z" w:id="762700008"/>
          <w:rFonts w:ascii="Arial" w:hAnsi="Arial" w:eastAsia="Arial" w:cs="Arial"/>
          <w:noProof w:val="0"/>
          <w:sz w:val="20"/>
          <w:szCs w:val="20"/>
          <w:lang w:val="en-US"/>
        </w:rPr>
        <w:pPrChange w:author="Janou De Buyser" w:date="2026-07-22T08:45:54.823Z">
          <w:pPr/>
        </w:pPrChange>
      </w:pPr>
      <w:ins w:author="Janou De Buyser" w:date="2026-07-22T08:45:54.875Z" w16du:dateUtc="2026-07-22T08:45:54.875Z" w:id="1158884570">
        <w:r w:rsidRPr="19EA53E6" w:rsidR="1082764A">
          <w:rPr>
            <w:rFonts w:ascii="Arial" w:hAnsi="Arial" w:eastAsia="Arial" w:cs="Arial"/>
            <w:noProof w:val="0"/>
            <w:sz w:val="20"/>
            <w:szCs w:val="20"/>
            <w:lang w:val="en-US"/>
          </w:rPr>
          <w:t xml:space="preserve">controleren we uw voeten; </w:t>
        </w:r>
      </w:ins>
    </w:p>
    <w:p w:rsidRPr="0009574B" w:rsidR="00261A86" w:rsidP="19EA53E6" w:rsidRDefault="00261A86" w14:paraId="07262DD7" w14:textId="403AB78F">
      <w:pPr>
        <w:pStyle w:val="ListParagraph"/>
        <w:numPr>
          <w:ilvl w:val="0"/>
          <w:numId w:val="45"/>
        </w:numPr>
        <w:spacing w:before="0" w:beforeAutospacing="off" w:after="0" w:afterAutospacing="off"/>
        <w:jc w:val="both"/>
        <w:rPr>
          <w:ins w:author="Janou De Buyser" w:date="2026-07-22T08:45:54.875Z" w16du:dateUtc="2026-07-22T08:45:54.875Z" w:id="959471629"/>
          <w:rFonts w:ascii="Arial" w:hAnsi="Arial" w:eastAsia="Arial" w:cs="Arial"/>
          <w:noProof w:val="0"/>
          <w:sz w:val="20"/>
          <w:szCs w:val="20"/>
          <w:lang w:val="en-US"/>
        </w:rPr>
        <w:pPrChange w:author="Janou De Buyser" w:date="2026-07-22T08:45:54.83Z">
          <w:pPr/>
        </w:pPrChange>
      </w:pPr>
      <w:ins w:author="Janou De Buyser" w:date="2026-07-22T08:45:54.875Z" w16du:dateUtc="2026-07-22T08:45:54.875Z" w:id="25118139">
        <w:r w:rsidRPr="19EA53E6" w:rsidR="1082764A">
          <w:rPr>
            <w:rFonts w:ascii="Arial" w:hAnsi="Arial" w:eastAsia="Arial" w:cs="Arial"/>
            <w:noProof w:val="0"/>
            <w:sz w:val="20"/>
            <w:szCs w:val="20"/>
            <w:lang w:val="en-US"/>
          </w:rPr>
          <w:t xml:space="preserve">bekijken we hoe goed u uw schoeisel gebruikt; </w:t>
        </w:r>
      </w:ins>
    </w:p>
    <w:p w:rsidRPr="0009574B" w:rsidR="00261A86" w:rsidP="19EA53E6" w:rsidRDefault="00261A86" w14:paraId="6CB4BA94" w14:textId="6991D7F7">
      <w:pPr>
        <w:pStyle w:val="ListParagraph"/>
        <w:numPr>
          <w:ilvl w:val="0"/>
          <w:numId w:val="45"/>
        </w:numPr>
        <w:spacing w:before="0" w:beforeAutospacing="off" w:after="0" w:afterAutospacing="off"/>
        <w:jc w:val="both"/>
        <w:rPr>
          <w:ins w:author="Janou De Buyser" w:date="2026-07-22T08:45:54.875Z" w16du:dateUtc="2026-07-22T08:45:54.875Z" w:id="1393095302"/>
          <w:rFonts w:ascii="Arial" w:hAnsi="Arial" w:eastAsia="Arial" w:cs="Arial"/>
          <w:noProof w:val="0"/>
          <w:sz w:val="20"/>
          <w:szCs w:val="20"/>
          <w:lang w:val="en-US"/>
        </w:rPr>
        <w:pPrChange w:author="Janou De Buyser" w:date="2026-07-22T08:45:54.836Z">
          <w:pPr/>
        </w:pPrChange>
      </w:pPr>
      <w:ins w:author="Janou De Buyser" w:date="2026-07-22T08:45:54.875Z" w16du:dateUtc="2026-07-22T08:45:54.875Z" w:id="122383272">
        <w:r w:rsidRPr="19EA53E6" w:rsidR="1082764A">
          <w:rPr>
            <w:rFonts w:ascii="Arial" w:hAnsi="Arial" w:eastAsia="Arial" w:cs="Arial"/>
            <w:noProof w:val="0"/>
            <w:sz w:val="20"/>
            <w:szCs w:val="20"/>
            <w:lang w:val="en-US"/>
          </w:rPr>
          <w:t xml:space="preserve">lezen we de gegevens van de sensoren uit; </w:t>
        </w:r>
      </w:ins>
    </w:p>
    <w:p w:rsidRPr="0009574B" w:rsidR="00261A86" w:rsidP="19EA53E6" w:rsidRDefault="00261A86" w14:paraId="19273797" w14:textId="6B1D0C08">
      <w:pPr>
        <w:pStyle w:val="ListParagraph"/>
        <w:numPr>
          <w:ilvl w:val="0"/>
          <w:numId w:val="45"/>
        </w:numPr>
        <w:spacing w:before="0" w:beforeAutospacing="off" w:after="0" w:afterAutospacing="off"/>
        <w:jc w:val="both"/>
        <w:rPr>
          <w:ins w:author="Janou De Buyser" w:date="2026-07-22T08:45:54.875Z" w16du:dateUtc="2026-07-22T08:45:54.875Z" w:id="892460115"/>
          <w:rFonts w:ascii="Arial" w:hAnsi="Arial" w:eastAsia="Arial" w:cs="Arial"/>
          <w:noProof w:val="0"/>
          <w:sz w:val="20"/>
          <w:szCs w:val="20"/>
          <w:lang w:val="en-US"/>
        </w:rPr>
        <w:pPrChange w:author="Janou De Buyser" w:date="2026-07-22T08:45:54.842Z">
          <w:pPr/>
        </w:pPrChange>
      </w:pPr>
      <w:ins w:author="Janou De Buyser" w:date="2026-07-22T08:45:54.875Z" w16du:dateUtc="2026-07-22T08:45:54.875Z" w:id="461381135">
        <w:r w:rsidRPr="19EA53E6" w:rsidR="1082764A">
          <w:rPr>
            <w:rFonts w:ascii="Arial" w:hAnsi="Arial" w:eastAsia="Arial" w:cs="Arial"/>
            <w:noProof w:val="0"/>
            <w:sz w:val="20"/>
            <w:szCs w:val="20"/>
            <w:lang w:val="en-US"/>
          </w:rPr>
          <w:t xml:space="preserve">voeren we enkele eenvoudige voetmetingen uit. </w:t>
        </w:r>
      </w:ins>
    </w:p>
    <w:p w:rsidRPr="0009574B" w:rsidR="00261A86" w:rsidP="19EA53E6" w:rsidRDefault="00261A86" w14:paraId="4637A275" w14:textId="62D95CD4">
      <w:pPr>
        <w:spacing w:before="240" w:beforeAutospacing="off" w:after="240" w:afterAutospacing="off"/>
        <w:jc w:val="both"/>
        <w:rPr>
          <w:ins w:author="Janou De Buyser" w:date="2026-07-22T08:45:54.875Z" w16du:dateUtc="2026-07-22T08:45:54.875Z" w:id="430102742"/>
          <w:rFonts w:ascii="Arial" w:hAnsi="Arial" w:eastAsia="Arial" w:cs="Arial"/>
          <w:noProof w:val="0"/>
          <w:sz w:val="20"/>
          <w:szCs w:val="20"/>
          <w:lang w:val="en-US"/>
        </w:rPr>
        <w:pPrChange w:author="Janou De Buyser" w:date="2026-07-22T08:45:54.845Z">
          <w:pPr>
            <w:numPr>
              <w:ilvl w:val="0"/>
              <w:numId w:val="45"/>
            </w:numPr>
          </w:pPr>
        </w:pPrChange>
      </w:pPr>
      <w:ins w:author="Janou De Buyser" w:date="2026-07-22T08:45:54.875Z" w16du:dateUtc="2026-07-22T08:45:54.875Z" w:id="1987106349">
        <w:r w:rsidRPr="19EA53E6" w:rsidR="1082764A">
          <w:rPr>
            <w:rFonts w:ascii="Arial" w:hAnsi="Arial" w:eastAsia="Arial" w:cs="Arial"/>
            <w:noProof w:val="0"/>
            <w:sz w:val="20"/>
            <w:szCs w:val="20"/>
            <w:lang w:val="en-US"/>
          </w:rPr>
          <w:t>Bij deze metingen controleren we onder andere:</w:t>
        </w:r>
      </w:ins>
    </w:p>
    <w:p w:rsidRPr="0009574B" w:rsidR="00261A86" w:rsidP="19EA53E6" w:rsidRDefault="00261A86" w14:paraId="6ECACA82" w14:textId="141B47C5">
      <w:pPr>
        <w:pStyle w:val="ListParagraph"/>
        <w:numPr>
          <w:ilvl w:val="0"/>
          <w:numId w:val="46"/>
        </w:numPr>
        <w:spacing w:before="0" w:beforeAutospacing="off" w:after="0" w:afterAutospacing="off"/>
        <w:jc w:val="both"/>
        <w:rPr>
          <w:ins w:author="Janou De Buyser" w:date="2026-07-22T08:45:54.876Z" w16du:dateUtc="2026-07-22T08:45:54.876Z" w:id="720307462"/>
          <w:rFonts w:ascii="Arial" w:hAnsi="Arial" w:eastAsia="Arial" w:cs="Arial"/>
          <w:noProof w:val="0"/>
          <w:sz w:val="20"/>
          <w:szCs w:val="20"/>
          <w:lang w:val="en-US"/>
        </w:rPr>
        <w:pPrChange w:author="Janou De Buyser" w:date="2026-07-22T08:45:54.849Z">
          <w:pPr/>
        </w:pPrChange>
      </w:pPr>
      <w:ins w:author="Janou De Buyser" w:date="2026-07-22T08:45:54.876Z" w16du:dateUtc="2026-07-22T08:45:54.876Z" w:id="701205256">
        <w:r w:rsidRPr="19EA53E6" w:rsidR="1082764A">
          <w:rPr>
            <w:rFonts w:ascii="Arial" w:hAnsi="Arial" w:eastAsia="Arial" w:cs="Arial"/>
            <w:noProof w:val="0"/>
            <w:sz w:val="20"/>
            <w:szCs w:val="20"/>
            <w:lang w:val="en-US"/>
          </w:rPr>
          <w:t xml:space="preserve">hoe goed u trillingen voelt met een stemvork; </w:t>
        </w:r>
      </w:ins>
    </w:p>
    <w:p w:rsidRPr="0009574B" w:rsidR="00261A86" w:rsidP="19EA53E6" w:rsidRDefault="00261A86" w14:paraId="2B0DE91F" w14:textId="4650A4A6">
      <w:pPr>
        <w:pStyle w:val="ListParagraph"/>
        <w:numPr>
          <w:ilvl w:val="0"/>
          <w:numId w:val="46"/>
        </w:numPr>
        <w:spacing w:before="0" w:beforeAutospacing="off" w:after="0" w:afterAutospacing="off"/>
        <w:jc w:val="both"/>
        <w:rPr>
          <w:ins w:author="Janou De Buyser" w:date="2026-07-22T08:45:54.876Z" w16du:dateUtc="2026-07-22T08:45:54.876Z" w:id="703151248"/>
          <w:rFonts w:ascii="Arial" w:hAnsi="Arial" w:eastAsia="Arial" w:cs="Arial"/>
          <w:noProof w:val="0"/>
          <w:sz w:val="20"/>
          <w:szCs w:val="20"/>
          <w:lang w:val="en-US"/>
        </w:rPr>
        <w:pPrChange w:author="Janou De Buyser" w:date="2026-07-22T08:45:54.854Z">
          <w:pPr/>
        </w:pPrChange>
      </w:pPr>
      <w:ins w:author="Janou De Buyser" w:date="2026-07-22T08:45:54.876Z" w16du:dateUtc="2026-07-22T08:45:54.876Z" w:id="344261786">
        <w:r w:rsidRPr="19EA53E6" w:rsidR="1082764A">
          <w:rPr>
            <w:rFonts w:ascii="Arial" w:hAnsi="Arial" w:eastAsia="Arial" w:cs="Arial"/>
            <w:noProof w:val="0"/>
            <w:sz w:val="20"/>
            <w:szCs w:val="20"/>
            <w:lang w:val="en-US"/>
          </w:rPr>
          <w:t xml:space="preserve">hoe gevoelig uw voeten zijn voor lichte druk; </w:t>
        </w:r>
      </w:ins>
    </w:p>
    <w:p w:rsidRPr="0009574B" w:rsidR="00261A86" w:rsidP="19EA53E6" w:rsidRDefault="00261A86" w14:paraId="5FB08955" w14:textId="7C90B6F7">
      <w:pPr>
        <w:pStyle w:val="ListParagraph"/>
        <w:numPr>
          <w:ilvl w:val="0"/>
          <w:numId w:val="46"/>
        </w:numPr>
        <w:spacing w:before="0" w:beforeAutospacing="off" w:after="0" w:afterAutospacing="off"/>
        <w:jc w:val="both"/>
        <w:rPr>
          <w:ins w:author="Janou De Buyser" w:date="2026-07-22T08:45:54.876Z" w16du:dateUtc="2026-07-22T08:45:54.876Z" w:id="1548600337"/>
          <w:rFonts w:ascii="Arial" w:hAnsi="Arial" w:eastAsia="Arial" w:cs="Arial"/>
          <w:noProof w:val="0"/>
          <w:sz w:val="20"/>
          <w:szCs w:val="20"/>
          <w:lang w:val="en-US"/>
        </w:rPr>
        <w:pPrChange w:author="Janou De Buyser" w:date="2026-07-22T08:45:54.861Z">
          <w:pPr/>
        </w:pPrChange>
      </w:pPr>
      <w:ins w:author="Janou De Buyser" w:date="2026-07-22T08:45:54.876Z" w16du:dateUtc="2026-07-22T08:45:54.876Z" w:id="863329783">
        <w:r w:rsidRPr="19EA53E6" w:rsidR="1082764A">
          <w:rPr>
            <w:rFonts w:ascii="Arial" w:hAnsi="Arial" w:eastAsia="Arial" w:cs="Arial"/>
            <w:noProof w:val="0"/>
            <w:sz w:val="20"/>
            <w:szCs w:val="20"/>
            <w:lang w:val="en-US"/>
          </w:rPr>
          <w:t xml:space="preserve">of de bloedvaten in uw voeten goed voelbaar zijn; </w:t>
        </w:r>
      </w:ins>
    </w:p>
    <w:p w:rsidRPr="0009574B" w:rsidR="00261A86" w:rsidP="19EA53E6" w:rsidRDefault="00261A86" w14:paraId="7AC573B7" w14:textId="5A405A54">
      <w:pPr>
        <w:pStyle w:val="ListParagraph"/>
        <w:numPr>
          <w:ilvl w:val="0"/>
          <w:numId w:val="46"/>
        </w:numPr>
        <w:spacing w:before="0" w:beforeAutospacing="off" w:after="0" w:afterAutospacing="off"/>
        <w:jc w:val="both"/>
        <w:rPr>
          <w:ins w:author="Janou De Buyser" w:date="2026-07-22T08:45:54.876Z" w16du:dateUtc="2026-07-22T08:45:54.876Z" w:id="399804259"/>
          <w:rFonts w:ascii="Arial" w:hAnsi="Arial" w:eastAsia="Arial" w:cs="Arial"/>
          <w:noProof w:val="0"/>
          <w:sz w:val="20"/>
          <w:szCs w:val="20"/>
          <w:lang w:val="en-US"/>
        </w:rPr>
        <w:pPrChange w:author="Janou De Buyser" w:date="2026-07-22T08:45:54.865Z">
          <w:pPr/>
        </w:pPrChange>
      </w:pPr>
      <w:ins w:author="Janou De Buyser" w:date="2026-07-22T08:45:54.876Z" w16du:dateUtc="2026-07-22T08:45:54.876Z" w:id="78276827">
        <w:r w:rsidRPr="19EA53E6" w:rsidR="1082764A">
          <w:rPr>
            <w:rFonts w:ascii="Arial" w:hAnsi="Arial" w:eastAsia="Arial" w:cs="Arial"/>
            <w:noProof w:val="0"/>
            <w:sz w:val="20"/>
            <w:szCs w:val="20"/>
            <w:lang w:val="en-US"/>
          </w:rPr>
          <w:t xml:space="preserve">de vorm van uw voeten; </w:t>
        </w:r>
      </w:ins>
    </w:p>
    <w:p w:rsidRPr="0009574B" w:rsidR="00261A86" w:rsidP="19EA53E6" w:rsidRDefault="00261A86" w14:paraId="6682B6E0" w14:textId="2023CC82">
      <w:pPr>
        <w:pStyle w:val="ListParagraph"/>
        <w:numPr>
          <w:ilvl w:val="0"/>
          <w:numId w:val="46"/>
        </w:numPr>
        <w:spacing w:before="0" w:beforeAutospacing="off" w:after="0" w:afterAutospacing="off"/>
        <w:jc w:val="both"/>
        <w:rPr>
          <w:ins w:author="Janou De Buyser" w:date="2026-07-22T08:45:54.876Z" w16du:dateUtc="2026-07-22T08:45:54.876Z" w:id="2030548424"/>
          <w:rFonts w:ascii="Arial" w:hAnsi="Arial" w:eastAsia="Arial" w:cs="Arial"/>
          <w:noProof w:val="0"/>
          <w:sz w:val="20"/>
          <w:szCs w:val="20"/>
          <w:lang w:val="en-US"/>
        </w:rPr>
        <w:pPrChange w:author="Janou De Buyser" w:date="2026-07-22T08:45:54.869Z">
          <w:pPr/>
        </w:pPrChange>
      </w:pPr>
      <w:ins w:author="Janou De Buyser" w:date="2026-07-22T08:45:54.876Z" w16du:dateUtc="2026-07-22T08:45:54.876Z" w:id="672956079">
        <w:r w:rsidRPr="19EA53E6" w:rsidR="1082764A">
          <w:rPr>
            <w:rFonts w:ascii="Arial" w:hAnsi="Arial" w:eastAsia="Arial" w:cs="Arial"/>
            <w:noProof w:val="0"/>
            <w:sz w:val="20"/>
            <w:szCs w:val="20"/>
            <w:lang w:val="en-US"/>
          </w:rPr>
          <w:t xml:space="preserve">de beweeglijkheid van uw grote teen en enkel. </w:t>
        </w:r>
      </w:ins>
    </w:p>
    <w:p w:rsidRPr="0009574B" w:rsidR="00261A86" w:rsidP="19EA53E6" w:rsidRDefault="00261A86" w14:paraId="0949A87C" w14:textId="1B9067B5">
      <w:pPr>
        <w:spacing w:before="240" w:beforeAutospacing="off" w:after="240" w:afterAutospacing="off"/>
        <w:jc w:val="both"/>
        <w:rPr>
          <w:ins w:author="Janou De Buyser" w:date="2026-07-22T08:45:54.876Z" w16du:dateUtc="2026-07-22T08:45:54.876Z" w:id="1538895887"/>
          <w:rFonts w:ascii="Arial" w:hAnsi="Arial" w:eastAsia="Arial" w:cs="Arial"/>
          <w:noProof w:val="0"/>
          <w:sz w:val="20"/>
          <w:szCs w:val="20"/>
          <w:lang w:val="en-US"/>
        </w:rPr>
        <w:pPrChange w:author="Janou De Buyser" w:date="2026-07-22T08:45:54.872Z">
          <w:pPr>
            <w:numPr>
              <w:ilvl w:val="0"/>
              <w:numId w:val="46"/>
            </w:numPr>
          </w:pPr>
        </w:pPrChange>
      </w:pPr>
      <w:ins w:author="Janou De Buyser" w:date="2026-07-22T08:45:54.876Z" w16du:dateUtc="2026-07-22T08:45:54.876Z" w:id="323120004">
        <w:r w:rsidRPr="19EA53E6" w:rsidR="1082764A">
          <w:rPr>
            <w:rFonts w:ascii="Arial" w:hAnsi="Arial" w:eastAsia="Arial" w:cs="Arial"/>
            <w:noProof w:val="0"/>
            <w:sz w:val="20"/>
            <w:szCs w:val="20"/>
            <w:lang w:val="en-US"/>
          </w:rPr>
          <w:t>Daarnaast</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vragen</w:t>
        </w:r>
        <w:r w:rsidRPr="19EA53E6" w:rsidR="1082764A">
          <w:rPr>
            <w:rFonts w:ascii="Arial" w:hAnsi="Arial" w:eastAsia="Arial" w:cs="Arial"/>
            <w:noProof w:val="0"/>
            <w:sz w:val="20"/>
            <w:szCs w:val="20"/>
            <w:lang w:val="en-US"/>
          </w:rPr>
          <w:t xml:space="preserve"> we u om </w:t>
        </w:r>
        <w:r w:rsidRPr="19EA53E6" w:rsidR="1082764A">
          <w:rPr>
            <w:rFonts w:ascii="Arial" w:hAnsi="Arial" w:eastAsia="Arial" w:cs="Arial"/>
            <w:noProof w:val="0"/>
            <w:sz w:val="20"/>
            <w:szCs w:val="20"/>
            <w:lang w:val="en-US"/>
          </w:rPr>
          <w:t>enkele</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vragenlijsten</w:t>
        </w:r>
        <w:r w:rsidRPr="19EA53E6" w:rsidR="1082764A">
          <w:rPr>
            <w:rFonts w:ascii="Arial" w:hAnsi="Arial" w:eastAsia="Arial" w:cs="Arial"/>
            <w:noProof w:val="0"/>
            <w:sz w:val="20"/>
            <w:szCs w:val="20"/>
            <w:lang w:val="en-US"/>
          </w:rPr>
          <w:t xml:space="preserve"> in </w:t>
        </w:r>
        <w:r w:rsidRPr="19EA53E6" w:rsidR="1082764A">
          <w:rPr>
            <w:rFonts w:ascii="Arial" w:hAnsi="Arial" w:eastAsia="Arial" w:cs="Arial"/>
            <w:noProof w:val="0"/>
            <w:sz w:val="20"/>
            <w:szCs w:val="20"/>
            <w:lang w:val="en-US"/>
          </w:rPr>
          <w:t>te</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vullen</w:t>
        </w:r>
        <w:r w:rsidRPr="19EA53E6" w:rsidR="1082764A">
          <w:rPr>
            <w:rFonts w:ascii="Arial" w:hAnsi="Arial" w:eastAsia="Arial" w:cs="Arial"/>
            <w:noProof w:val="0"/>
            <w:sz w:val="20"/>
            <w:szCs w:val="20"/>
            <w:lang w:val="en-US"/>
          </w:rPr>
          <w:t xml:space="preserve"> over </w:t>
        </w:r>
        <w:r w:rsidRPr="19EA53E6" w:rsidR="1082764A">
          <w:rPr>
            <w:rFonts w:ascii="Arial" w:hAnsi="Arial" w:eastAsia="Arial" w:cs="Arial"/>
            <w:noProof w:val="0"/>
            <w:sz w:val="20"/>
            <w:szCs w:val="20"/>
            <w:lang w:val="en-US"/>
          </w:rPr>
          <w:t>uw</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gezondheid</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dagelijks</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functioneren</w:t>
        </w:r>
        <w:r w:rsidRPr="19EA53E6" w:rsidR="1082764A">
          <w:rPr>
            <w:rFonts w:ascii="Arial" w:hAnsi="Arial" w:eastAsia="Arial" w:cs="Arial"/>
            <w:noProof w:val="0"/>
            <w:sz w:val="20"/>
            <w:szCs w:val="20"/>
            <w:lang w:val="en-US"/>
          </w:rPr>
          <w:t xml:space="preserve"> en </w:t>
        </w:r>
        <w:r w:rsidRPr="19EA53E6" w:rsidR="1082764A">
          <w:rPr>
            <w:rFonts w:ascii="Arial" w:hAnsi="Arial" w:eastAsia="Arial" w:cs="Arial"/>
            <w:noProof w:val="0"/>
            <w:sz w:val="20"/>
            <w:szCs w:val="20"/>
            <w:lang w:val="en-US"/>
          </w:rPr>
          <w:t>uw</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ervaringen</w:t>
        </w:r>
        <w:r w:rsidRPr="19EA53E6" w:rsidR="1082764A">
          <w:rPr>
            <w:rFonts w:ascii="Arial" w:hAnsi="Arial" w:eastAsia="Arial" w:cs="Arial"/>
            <w:noProof w:val="0"/>
            <w:sz w:val="20"/>
            <w:szCs w:val="20"/>
            <w:lang w:val="en-US"/>
          </w:rPr>
          <w:t xml:space="preserve"> met de </w:t>
        </w:r>
        <w:r w:rsidRPr="19EA53E6" w:rsidR="1082764A">
          <w:rPr>
            <w:rFonts w:ascii="Arial" w:hAnsi="Arial" w:eastAsia="Arial" w:cs="Arial"/>
            <w:noProof w:val="0"/>
            <w:sz w:val="20"/>
            <w:szCs w:val="20"/>
            <w:lang w:val="en-US"/>
          </w:rPr>
          <w:t>behandeling</w:t>
        </w:r>
        <w:r w:rsidRPr="19EA53E6" w:rsidR="1082764A">
          <w:rPr>
            <w:rFonts w:ascii="Arial" w:hAnsi="Arial" w:eastAsia="Arial" w:cs="Arial"/>
            <w:noProof w:val="0"/>
            <w:sz w:val="20"/>
            <w:szCs w:val="20"/>
            <w:lang w:val="en-US"/>
          </w:rPr>
          <w:t>.</w:t>
        </w:r>
      </w:ins>
      <w:ins w:author="Janou De Buyser" w:date="2026-07-22T08:51:59.997Z" w16du:dateUtc="2026-07-22T08:51:59.997Z" w:id="2115594172">
        <w:r w:rsidRPr="19EA53E6" w:rsidR="2AD0261B">
          <w:rPr>
            <w:rFonts w:ascii="Arial" w:hAnsi="Arial" w:eastAsia="Arial" w:cs="Arial"/>
            <w:noProof w:val="0"/>
            <w:sz w:val="20"/>
            <w:szCs w:val="20"/>
            <w:lang w:val="en-US"/>
          </w:rPr>
          <w:t xml:space="preserve"> We </w:t>
        </w:r>
        <w:r w:rsidRPr="19EA53E6" w:rsidR="2AD0261B">
          <w:rPr>
            <w:rFonts w:ascii="Arial" w:hAnsi="Arial" w:eastAsia="Arial" w:cs="Arial"/>
            <w:noProof w:val="0"/>
            <w:sz w:val="20"/>
            <w:szCs w:val="20"/>
            <w:lang w:val="en-US"/>
          </w:rPr>
          <w:t>vragen</w:t>
        </w:r>
      </w:ins>
      <w:ins w:author="Janou De Buyser" w:date="2026-07-22T08:52:24.314Z" w16du:dateUtc="2026-07-22T08:52:24.314Z" w:id="1934656901">
        <w:r w:rsidRPr="19EA53E6" w:rsidR="2AD0261B">
          <w:rPr>
            <w:rFonts w:ascii="Arial" w:hAnsi="Arial" w:eastAsia="Arial" w:cs="Arial"/>
            <w:noProof w:val="0"/>
            <w:sz w:val="20"/>
            <w:szCs w:val="20"/>
            <w:lang w:val="en-US"/>
          </w:rPr>
          <w:t xml:space="preserve"> u</w:t>
        </w:r>
      </w:ins>
      <w:ins w:author="Janou De Buyser" w:date="2026-07-22T08:51:59.997Z" w16du:dateUtc="2026-07-22T08:51:59.997Z" w:id="1047965046">
        <w:r w:rsidRPr="19EA53E6" w:rsidR="2AD0261B">
          <w:rPr>
            <w:rFonts w:ascii="Arial" w:hAnsi="Arial" w:eastAsia="Arial" w:cs="Arial"/>
            <w:noProof w:val="0"/>
            <w:sz w:val="20"/>
            <w:szCs w:val="20"/>
            <w:lang w:val="en-US"/>
          </w:rPr>
          <w:t xml:space="preserve"> </w:t>
        </w:r>
        <w:r w:rsidRPr="19EA53E6" w:rsidR="2AD0261B">
          <w:rPr>
            <w:rFonts w:ascii="Arial" w:hAnsi="Arial" w:eastAsia="Arial" w:cs="Arial"/>
            <w:noProof w:val="0"/>
            <w:sz w:val="20"/>
            <w:szCs w:val="20"/>
            <w:lang w:val="en-US"/>
          </w:rPr>
          <w:t>reke</w:t>
        </w:r>
      </w:ins>
      <w:ins w:author="Janou De Buyser" w:date="2026-07-22T08:52:18.403Z" w16du:dateUtc="2026-07-22T08:52:18.403Z" w:id="418489091">
        <w:r w:rsidRPr="19EA53E6" w:rsidR="2AD0261B">
          <w:rPr>
            <w:rFonts w:ascii="Arial" w:hAnsi="Arial" w:eastAsia="Arial" w:cs="Arial"/>
            <w:noProof w:val="0"/>
            <w:sz w:val="20"/>
            <w:szCs w:val="20"/>
            <w:lang w:val="en-US"/>
          </w:rPr>
          <w:t>ning</w:t>
        </w:r>
        <w:r w:rsidRPr="19EA53E6" w:rsidR="2AD0261B">
          <w:rPr>
            <w:rFonts w:ascii="Arial" w:hAnsi="Arial" w:eastAsia="Arial" w:cs="Arial"/>
            <w:noProof w:val="0"/>
            <w:sz w:val="20"/>
            <w:szCs w:val="20"/>
            <w:lang w:val="en-US"/>
          </w:rPr>
          <w:t xml:space="preserve"> </w:t>
        </w:r>
        <w:r w:rsidRPr="19EA53E6" w:rsidR="2AD0261B">
          <w:rPr>
            <w:rFonts w:ascii="Arial" w:hAnsi="Arial" w:eastAsia="Arial" w:cs="Arial"/>
            <w:noProof w:val="0"/>
            <w:sz w:val="20"/>
            <w:szCs w:val="20"/>
            <w:lang w:val="en-US"/>
          </w:rPr>
          <w:t>te</w:t>
        </w:r>
        <w:r w:rsidRPr="19EA53E6" w:rsidR="2AD0261B">
          <w:rPr>
            <w:rFonts w:ascii="Arial" w:hAnsi="Arial" w:eastAsia="Arial" w:cs="Arial"/>
            <w:noProof w:val="0"/>
            <w:sz w:val="20"/>
            <w:szCs w:val="20"/>
            <w:lang w:val="en-US"/>
          </w:rPr>
          <w:t xml:space="preserve"> </w:t>
        </w:r>
        <w:r w:rsidRPr="19EA53E6" w:rsidR="2AD0261B">
          <w:rPr>
            <w:rFonts w:ascii="Arial" w:hAnsi="Arial" w:eastAsia="Arial" w:cs="Arial"/>
            <w:noProof w:val="0"/>
            <w:sz w:val="20"/>
            <w:szCs w:val="20"/>
            <w:lang w:val="en-US"/>
          </w:rPr>
          <w:t>houden</w:t>
        </w:r>
        <w:r w:rsidRPr="19EA53E6" w:rsidR="2AD0261B">
          <w:rPr>
            <w:rFonts w:ascii="Arial" w:hAnsi="Arial" w:eastAsia="Arial" w:cs="Arial"/>
            <w:noProof w:val="0"/>
            <w:sz w:val="20"/>
            <w:szCs w:val="20"/>
            <w:lang w:val="en-US"/>
          </w:rPr>
          <w:t xml:space="preserve"> met </w:t>
        </w:r>
        <w:r w:rsidRPr="19EA53E6" w:rsidR="2AD0261B">
          <w:rPr>
            <w:rFonts w:ascii="Arial" w:hAnsi="Arial" w:eastAsia="Arial" w:cs="Arial"/>
            <w:noProof w:val="0"/>
            <w:sz w:val="20"/>
            <w:szCs w:val="20"/>
            <w:lang w:val="en-US"/>
          </w:rPr>
          <w:t>een</w:t>
        </w:r>
        <w:r w:rsidRPr="19EA53E6" w:rsidR="2AD0261B">
          <w:rPr>
            <w:rFonts w:ascii="Arial" w:hAnsi="Arial" w:eastAsia="Arial" w:cs="Arial"/>
            <w:noProof w:val="0"/>
            <w:sz w:val="20"/>
            <w:szCs w:val="20"/>
            <w:lang w:val="en-US"/>
          </w:rPr>
          <w:t xml:space="preserve"> </w:t>
        </w:r>
        <w:r w:rsidRPr="19EA53E6" w:rsidR="2AD0261B">
          <w:rPr>
            <w:rFonts w:ascii="Arial" w:hAnsi="Arial" w:eastAsia="Arial" w:cs="Arial"/>
            <w:noProof w:val="0"/>
            <w:sz w:val="20"/>
            <w:szCs w:val="20"/>
            <w:lang w:val="en-US"/>
          </w:rPr>
          <w:t>tijdsduur</w:t>
        </w:r>
        <w:r w:rsidRPr="19EA53E6" w:rsidR="2AD0261B">
          <w:rPr>
            <w:rFonts w:ascii="Arial" w:hAnsi="Arial" w:eastAsia="Arial" w:cs="Arial"/>
            <w:noProof w:val="0"/>
            <w:sz w:val="20"/>
            <w:szCs w:val="20"/>
            <w:lang w:val="en-US"/>
          </w:rPr>
          <w:t xml:space="preserve"> van 2 </w:t>
        </w:r>
        <w:r w:rsidRPr="19EA53E6" w:rsidR="2AD0261B">
          <w:rPr>
            <w:rFonts w:ascii="Arial" w:hAnsi="Arial" w:eastAsia="Arial" w:cs="Arial"/>
            <w:noProof w:val="0"/>
            <w:sz w:val="20"/>
            <w:szCs w:val="20"/>
            <w:lang w:val="en-US"/>
          </w:rPr>
          <w:t>uur</w:t>
        </w:r>
        <w:r w:rsidRPr="19EA53E6" w:rsidR="2AD0261B">
          <w:rPr>
            <w:rFonts w:ascii="Arial" w:hAnsi="Arial" w:eastAsia="Arial" w:cs="Arial"/>
            <w:noProof w:val="0"/>
            <w:sz w:val="20"/>
            <w:szCs w:val="20"/>
            <w:lang w:val="en-US"/>
          </w:rPr>
          <w:t xml:space="preserve"> voor elke </w:t>
        </w:r>
        <w:r w:rsidRPr="19EA53E6" w:rsidR="2AD0261B">
          <w:rPr>
            <w:rFonts w:ascii="Arial" w:hAnsi="Arial" w:eastAsia="Arial" w:cs="Arial"/>
            <w:noProof w:val="0"/>
            <w:sz w:val="20"/>
            <w:szCs w:val="20"/>
            <w:lang w:val="en-US"/>
          </w:rPr>
          <w:t>visite</w:t>
        </w:r>
        <w:r w:rsidRPr="19EA53E6" w:rsidR="2AD0261B">
          <w:rPr>
            <w:rFonts w:ascii="Arial" w:hAnsi="Arial" w:eastAsia="Arial" w:cs="Arial"/>
            <w:noProof w:val="0"/>
            <w:sz w:val="20"/>
            <w:szCs w:val="20"/>
            <w:lang w:val="en-US"/>
          </w:rPr>
          <w:t xml:space="preserve">. </w:t>
        </w:r>
      </w:ins>
    </w:p>
    <w:p w:rsidRPr="0009574B" w:rsidR="00261A86" w:rsidP="19EA53E6" w:rsidRDefault="00261A86" w14:paraId="2508871D" w14:textId="224E7E5F">
      <w:pPr>
        <w:spacing w:before="240" w:beforeAutospacing="off" w:after="240" w:afterAutospacing="off"/>
        <w:jc w:val="both"/>
        <w:rPr>
          <w:ins w:author="Janou De Buyser" w:date="2026-07-22T08:45:54.876Z" w16du:dateUtc="2026-07-22T08:45:54.876Z" w:id="352621025"/>
          <w:rFonts w:ascii="Arial" w:hAnsi="Arial" w:eastAsia="Arial" w:cs="Arial"/>
          <w:noProof w:val="0"/>
          <w:sz w:val="20"/>
          <w:szCs w:val="20"/>
          <w:lang w:val="en-US"/>
        </w:rPr>
        <w:pPrChange w:author="Janou De Buyser" w:date="2026-07-22T08:45:54.874Z">
          <w:pPr/>
        </w:pPrChange>
      </w:pPr>
      <w:ins w:author="Janou De Buyser" w:date="2026-07-22T08:45:54.876Z" w16du:dateUtc="2026-07-22T08:45:54.876Z" w:id="1909263180">
        <w:r w:rsidRPr="19EA53E6" w:rsidR="1082764A">
          <w:rPr>
            <w:rFonts w:ascii="Arial" w:hAnsi="Arial" w:eastAsia="Arial" w:cs="Arial"/>
            <w:noProof w:val="0"/>
            <w:sz w:val="20"/>
            <w:szCs w:val="20"/>
            <w:lang w:val="en-US"/>
          </w:rPr>
          <w:t xml:space="preserve">Als u </w:t>
        </w:r>
        <w:r w:rsidRPr="19EA53E6" w:rsidR="1082764A">
          <w:rPr>
            <w:rFonts w:ascii="Arial" w:hAnsi="Arial" w:eastAsia="Arial" w:cs="Arial"/>
            <w:noProof w:val="0"/>
            <w:sz w:val="20"/>
            <w:szCs w:val="20"/>
            <w:lang w:val="en-US"/>
          </w:rPr>
          <w:t>deelneemt</w:t>
        </w:r>
        <w:r w:rsidRPr="19EA53E6" w:rsidR="1082764A">
          <w:rPr>
            <w:rFonts w:ascii="Arial" w:hAnsi="Arial" w:eastAsia="Arial" w:cs="Arial"/>
            <w:noProof w:val="0"/>
            <w:sz w:val="20"/>
            <w:szCs w:val="20"/>
            <w:lang w:val="en-US"/>
          </w:rPr>
          <w:t xml:space="preserve"> aan de </w:t>
        </w:r>
        <w:r w:rsidRPr="19EA53E6" w:rsidR="1082764A">
          <w:rPr>
            <w:rFonts w:ascii="Arial" w:hAnsi="Arial" w:eastAsia="Arial" w:cs="Arial"/>
            <w:noProof w:val="0"/>
            <w:sz w:val="20"/>
            <w:szCs w:val="20"/>
            <w:lang w:val="en-US"/>
          </w:rPr>
          <w:t>groep</w:t>
        </w:r>
        <w:r w:rsidRPr="19EA53E6" w:rsidR="1082764A">
          <w:rPr>
            <w:rFonts w:ascii="Arial" w:hAnsi="Arial" w:eastAsia="Arial" w:cs="Arial"/>
            <w:noProof w:val="0"/>
            <w:sz w:val="20"/>
            <w:szCs w:val="20"/>
            <w:lang w:val="en-US"/>
          </w:rPr>
          <w:t xml:space="preserve"> die de PARADISE-</w:t>
        </w:r>
        <w:r w:rsidRPr="19EA53E6" w:rsidR="1082764A">
          <w:rPr>
            <w:rFonts w:ascii="Arial" w:hAnsi="Arial" w:eastAsia="Arial" w:cs="Arial"/>
            <w:noProof w:val="0"/>
            <w:sz w:val="20"/>
            <w:szCs w:val="20"/>
            <w:lang w:val="en-US"/>
          </w:rPr>
          <w:t>aanpak</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ontvangt</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krijgt</w:t>
        </w:r>
        <w:r w:rsidRPr="19EA53E6" w:rsidR="1082764A">
          <w:rPr>
            <w:rFonts w:ascii="Arial" w:hAnsi="Arial" w:eastAsia="Arial" w:cs="Arial"/>
            <w:noProof w:val="0"/>
            <w:sz w:val="20"/>
            <w:szCs w:val="20"/>
            <w:lang w:val="en-US"/>
          </w:rPr>
          <w:t xml:space="preserve"> u </w:t>
        </w:r>
        <w:r w:rsidRPr="19EA53E6" w:rsidR="1082764A">
          <w:rPr>
            <w:rFonts w:ascii="Arial" w:hAnsi="Arial" w:eastAsia="Arial" w:cs="Arial"/>
            <w:noProof w:val="0"/>
            <w:sz w:val="20"/>
            <w:szCs w:val="20"/>
            <w:lang w:val="en-US"/>
          </w:rPr>
          <w:t>tijdens</w:t>
        </w:r>
        <w:r w:rsidRPr="19EA53E6" w:rsidR="1082764A">
          <w:rPr>
            <w:rFonts w:ascii="Arial" w:hAnsi="Arial" w:eastAsia="Arial" w:cs="Arial"/>
            <w:noProof w:val="0"/>
            <w:sz w:val="20"/>
            <w:szCs w:val="20"/>
            <w:lang w:val="en-US"/>
          </w:rPr>
          <w:t xml:space="preserve"> deze </w:t>
        </w:r>
        <w:r w:rsidRPr="19EA53E6" w:rsidR="1082764A">
          <w:rPr>
            <w:rFonts w:ascii="Arial" w:hAnsi="Arial" w:eastAsia="Arial" w:cs="Arial"/>
            <w:noProof w:val="0"/>
            <w:sz w:val="20"/>
            <w:szCs w:val="20"/>
            <w:lang w:val="en-US"/>
          </w:rPr>
          <w:t>bezoeken</w:t>
        </w:r>
        <w:r w:rsidRPr="19EA53E6" w:rsidR="1082764A">
          <w:rPr>
            <w:rFonts w:ascii="Arial" w:hAnsi="Arial" w:eastAsia="Arial" w:cs="Arial"/>
            <w:noProof w:val="0"/>
            <w:sz w:val="20"/>
            <w:szCs w:val="20"/>
            <w:lang w:val="en-US"/>
          </w:rPr>
          <w:t xml:space="preserve"> extra </w:t>
        </w:r>
        <w:r w:rsidRPr="19EA53E6" w:rsidR="1082764A">
          <w:rPr>
            <w:rFonts w:ascii="Arial" w:hAnsi="Arial" w:eastAsia="Arial" w:cs="Arial"/>
            <w:noProof w:val="0"/>
            <w:sz w:val="20"/>
            <w:szCs w:val="20"/>
            <w:lang w:val="en-US"/>
          </w:rPr>
          <w:t>begeleiding</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rond</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voetverzorging</w:t>
        </w:r>
        <w:r w:rsidRPr="19EA53E6" w:rsidR="1082764A">
          <w:rPr>
            <w:rFonts w:ascii="Arial" w:hAnsi="Arial" w:eastAsia="Arial" w:cs="Arial"/>
            <w:noProof w:val="0"/>
            <w:sz w:val="20"/>
            <w:szCs w:val="20"/>
            <w:lang w:val="en-US"/>
          </w:rPr>
          <w:t xml:space="preserve"> en het </w:t>
        </w:r>
        <w:r w:rsidRPr="19EA53E6" w:rsidR="1082764A">
          <w:rPr>
            <w:rFonts w:ascii="Arial" w:hAnsi="Arial" w:eastAsia="Arial" w:cs="Arial"/>
            <w:noProof w:val="0"/>
            <w:sz w:val="20"/>
            <w:szCs w:val="20"/>
            <w:lang w:val="en-US"/>
          </w:rPr>
          <w:t>gebruik</w:t>
        </w:r>
        <w:r w:rsidRPr="19EA53E6" w:rsidR="1082764A">
          <w:rPr>
            <w:rFonts w:ascii="Arial" w:hAnsi="Arial" w:eastAsia="Arial" w:cs="Arial"/>
            <w:noProof w:val="0"/>
            <w:sz w:val="20"/>
            <w:szCs w:val="20"/>
            <w:lang w:val="en-US"/>
          </w:rPr>
          <w:t xml:space="preserve"> van </w:t>
        </w:r>
        <w:r w:rsidRPr="19EA53E6" w:rsidR="1082764A">
          <w:rPr>
            <w:rFonts w:ascii="Arial" w:hAnsi="Arial" w:eastAsia="Arial" w:cs="Arial"/>
            <w:noProof w:val="0"/>
            <w:sz w:val="20"/>
            <w:szCs w:val="20"/>
            <w:lang w:val="en-US"/>
          </w:rPr>
          <w:t>uw</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schoeisel</w:t>
        </w:r>
        <w:r w:rsidRPr="19EA53E6" w:rsidR="1082764A">
          <w:rPr>
            <w:rFonts w:ascii="Arial" w:hAnsi="Arial" w:eastAsia="Arial" w:cs="Arial"/>
            <w:noProof w:val="0"/>
            <w:sz w:val="20"/>
            <w:szCs w:val="20"/>
            <w:lang w:val="en-US"/>
          </w:rPr>
          <w:t xml:space="preserve">. Samen met </w:t>
        </w:r>
        <w:r w:rsidRPr="19EA53E6" w:rsidR="1082764A">
          <w:rPr>
            <w:rFonts w:ascii="Arial" w:hAnsi="Arial" w:eastAsia="Arial" w:cs="Arial"/>
            <w:noProof w:val="0"/>
            <w:sz w:val="20"/>
            <w:szCs w:val="20"/>
            <w:lang w:val="en-US"/>
          </w:rPr>
          <w:t>uw</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zorgverleners</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bespreken</w:t>
        </w:r>
        <w:r w:rsidRPr="19EA53E6" w:rsidR="1082764A">
          <w:rPr>
            <w:rFonts w:ascii="Arial" w:hAnsi="Arial" w:eastAsia="Arial" w:cs="Arial"/>
            <w:noProof w:val="0"/>
            <w:sz w:val="20"/>
            <w:szCs w:val="20"/>
            <w:lang w:val="en-US"/>
          </w:rPr>
          <w:t xml:space="preserve"> we </w:t>
        </w:r>
        <w:r w:rsidRPr="19EA53E6" w:rsidR="1082764A">
          <w:rPr>
            <w:rFonts w:ascii="Arial" w:hAnsi="Arial" w:eastAsia="Arial" w:cs="Arial"/>
            <w:noProof w:val="0"/>
            <w:sz w:val="20"/>
            <w:szCs w:val="20"/>
            <w:lang w:val="en-US"/>
          </w:rPr>
          <w:t>eventuele</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moeilijkheden</w:t>
        </w:r>
        <w:r w:rsidRPr="19EA53E6" w:rsidR="1082764A">
          <w:rPr>
            <w:rFonts w:ascii="Arial" w:hAnsi="Arial" w:eastAsia="Arial" w:cs="Arial"/>
            <w:noProof w:val="0"/>
            <w:sz w:val="20"/>
            <w:szCs w:val="20"/>
            <w:lang w:val="en-US"/>
          </w:rPr>
          <w:t xml:space="preserve"> en </w:t>
        </w:r>
        <w:r w:rsidRPr="19EA53E6" w:rsidR="1082764A">
          <w:rPr>
            <w:rFonts w:ascii="Arial" w:hAnsi="Arial" w:eastAsia="Arial" w:cs="Arial"/>
            <w:noProof w:val="0"/>
            <w:sz w:val="20"/>
            <w:szCs w:val="20"/>
            <w:lang w:val="en-US"/>
          </w:rPr>
          <w:t>zoeken</w:t>
        </w:r>
        <w:r w:rsidRPr="19EA53E6" w:rsidR="1082764A">
          <w:rPr>
            <w:rFonts w:ascii="Arial" w:hAnsi="Arial" w:eastAsia="Arial" w:cs="Arial"/>
            <w:noProof w:val="0"/>
            <w:sz w:val="20"/>
            <w:szCs w:val="20"/>
            <w:lang w:val="en-US"/>
          </w:rPr>
          <w:t xml:space="preserve"> we naar </w:t>
        </w:r>
        <w:r w:rsidRPr="19EA53E6" w:rsidR="1082764A">
          <w:rPr>
            <w:rFonts w:ascii="Arial" w:hAnsi="Arial" w:eastAsia="Arial" w:cs="Arial"/>
            <w:noProof w:val="0"/>
            <w:sz w:val="20"/>
            <w:szCs w:val="20"/>
            <w:lang w:val="en-US"/>
          </w:rPr>
          <w:t>oplossingen</w:t>
        </w:r>
        <w:r w:rsidRPr="19EA53E6" w:rsidR="1082764A">
          <w:rPr>
            <w:rFonts w:ascii="Arial" w:hAnsi="Arial" w:eastAsia="Arial" w:cs="Arial"/>
            <w:noProof w:val="0"/>
            <w:sz w:val="20"/>
            <w:szCs w:val="20"/>
            <w:lang w:val="en-US"/>
          </w:rPr>
          <w:t xml:space="preserve"> die </w:t>
        </w:r>
        <w:r w:rsidRPr="19EA53E6" w:rsidR="1082764A">
          <w:rPr>
            <w:rFonts w:ascii="Arial" w:hAnsi="Arial" w:eastAsia="Arial" w:cs="Arial"/>
            <w:noProof w:val="0"/>
            <w:sz w:val="20"/>
            <w:szCs w:val="20"/>
            <w:lang w:val="en-US"/>
          </w:rPr>
          <w:t>bij</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uw</w:t>
        </w:r>
        <w:r w:rsidRPr="19EA53E6" w:rsidR="1082764A">
          <w:rPr>
            <w:rFonts w:ascii="Arial" w:hAnsi="Arial" w:eastAsia="Arial" w:cs="Arial"/>
            <w:noProof w:val="0"/>
            <w:sz w:val="20"/>
            <w:szCs w:val="20"/>
            <w:lang w:val="en-US"/>
          </w:rPr>
          <w:t xml:space="preserve"> </w:t>
        </w:r>
        <w:r w:rsidRPr="19EA53E6" w:rsidR="1082764A">
          <w:rPr>
            <w:rFonts w:ascii="Arial" w:hAnsi="Arial" w:eastAsia="Arial" w:cs="Arial"/>
            <w:noProof w:val="0"/>
            <w:sz w:val="20"/>
            <w:szCs w:val="20"/>
            <w:lang w:val="en-US"/>
          </w:rPr>
          <w:t>situatie</w:t>
        </w:r>
        <w:r w:rsidRPr="19EA53E6" w:rsidR="1082764A">
          <w:rPr>
            <w:rFonts w:ascii="Arial" w:hAnsi="Arial" w:eastAsia="Arial" w:cs="Arial"/>
            <w:noProof w:val="0"/>
            <w:sz w:val="20"/>
            <w:szCs w:val="20"/>
            <w:lang w:val="en-US"/>
          </w:rPr>
          <w:t xml:space="preserve"> passen</w:t>
        </w:r>
      </w:ins>
      <w:ins w:author="Janou De Buyser" w:date="2026-07-22T08:52:49.117Z" w16du:dateUtc="2026-07-22T08:52:49.117Z" w:id="2017149744">
        <w:r w:rsidRPr="19EA53E6" w:rsidR="6AC07303">
          <w:rPr>
            <w:rFonts w:ascii="Arial" w:hAnsi="Arial" w:eastAsia="Arial" w:cs="Arial"/>
            <w:noProof w:val="0"/>
            <w:sz w:val="20"/>
            <w:szCs w:val="20"/>
            <w:lang w:val="en-US"/>
          </w:rPr>
          <w:t>.</w:t>
        </w:r>
      </w:ins>
    </w:p>
    <w:p w:rsidR="19EA53E6" w:rsidP="19EA53E6" w:rsidRDefault="19EA53E6" w14:paraId="639E0521" w14:textId="093B21E5">
      <w:pPr>
        <w:pStyle w:val="Normal"/>
        <w:spacing w:beforeAutospacing="on" w:afterAutospacing="on"/>
        <w:ind w:firstLine="0"/>
        <w:jc w:val="both"/>
        <w:rPr>
          <w:del w:author="Janou De Buyser" w:date="2026-07-22T08:46:11.039Z" w16du:dateUtc="2026-07-22T08:46:11.039Z" w:id="2063090997"/>
          <w:rFonts w:ascii="Arial" w:hAnsi="Arial" w:eastAsia="Arial" w:cs="Arial"/>
          <w:b w:val="1"/>
          <w:bCs w:val="1"/>
          <w:noProof w:val="0"/>
          <w:sz w:val="20"/>
          <w:szCs w:val="20"/>
          <w:lang w:val="en-US"/>
          <w:rPrChange w:author="Janou De Buyser" w:date="2026-07-22T08:45:22.226Z" w:id="387277946">
            <w:rPr>
              <w:del w:author="Janou De Buyser" w:date="2026-07-22T08:46:11.039Z" w16du:dateUtc="2026-07-22T08:46:11.039Z" w:id="1673234698"/>
              <w:rFonts w:ascii="Arial" w:hAnsi="Arial" w:eastAsia="Arial" w:cs="Arial"/>
              <w:noProof w:val="0"/>
              <w:sz w:val="18"/>
              <w:szCs w:val="18"/>
              <w:lang w:val="en-US"/>
            </w:rPr>
          </w:rPrChange>
        </w:rPr>
      </w:pPr>
    </w:p>
    <w:p w:rsidR="007543E5" w:rsidP="27B0FDDF" w:rsidRDefault="00CC2723" w14:paraId="2F59F645" w14:textId="116AB194">
      <w:pPr>
        <w:spacing w:before="100" w:beforeAutospacing="on" w:after="100" w:afterAutospacing="on"/>
        <w:jc w:val="both"/>
        <w:rPr>
          <w:del w:author="Janou De Buyser" w:date="2026-07-22T08:46:11.038Z" w16du:dateUtc="2026-07-22T08:46:11.038Z" w:id="1877734435"/>
          <w:rFonts w:ascii="Arial" w:hAnsi="Arial" w:cs="Arial"/>
          <w:sz w:val="20"/>
          <w:szCs w:val="20"/>
          <w:lang w:val="en-US" w:eastAsia="en-US"/>
        </w:rPr>
      </w:pPr>
      <w:del w:author="Janou De Buyser" w:date="2026-07-22T08:46:11.038Z" w16du:dateUtc="2026-07-22T08:46:11.038Z" w:id="552086188">
        <w:r w:rsidRPr="19EA53E6" w:rsidDel="239FEAEE">
          <w:rPr>
            <w:rFonts w:ascii="Arial" w:hAnsi="Arial" w:cs="Arial"/>
            <w:sz w:val="20"/>
            <w:szCs w:val="20"/>
            <w:lang w:val="en-US" w:eastAsia="en-US"/>
          </w:rPr>
          <w:delText>Tijdens</w:delText>
        </w:r>
        <w:r w:rsidRPr="19EA53E6" w:rsidDel="239FEAEE">
          <w:rPr>
            <w:rFonts w:ascii="Arial" w:hAnsi="Arial" w:cs="Arial"/>
            <w:sz w:val="20"/>
            <w:szCs w:val="20"/>
            <w:lang w:val="en-US" w:eastAsia="en-US"/>
          </w:rPr>
          <w:delText xml:space="preserve"> de </w:delText>
        </w:r>
        <w:r w:rsidRPr="19EA53E6" w:rsidDel="239FEAEE">
          <w:rPr>
            <w:rFonts w:ascii="Arial" w:hAnsi="Arial" w:cs="Arial"/>
            <w:sz w:val="20"/>
            <w:szCs w:val="20"/>
            <w:lang w:val="en-US" w:eastAsia="en-US"/>
          </w:rPr>
          <w:delText>studie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zal</w:delText>
        </w:r>
        <w:r w:rsidRPr="19EA53E6" w:rsidDel="239FEAEE">
          <w:rPr>
            <w:rFonts w:ascii="Arial" w:hAnsi="Arial" w:cs="Arial"/>
            <w:sz w:val="20"/>
            <w:szCs w:val="20"/>
            <w:lang w:val="en-US" w:eastAsia="en-US"/>
          </w:rPr>
          <w:delText xml:space="preserve"> u op </w:delText>
        </w:r>
        <w:r w:rsidRPr="19EA53E6" w:rsidDel="239FEAEE">
          <w:rPr>
            <w:rFonts w:ascii="Arial" w:hAnsi="Arial" w:cs="Arial"/>
            <w:sz w:val="20"/>
            <w:szCs w:val="20"/>
            <w:lang w:val="en-US" w:eastAsia="en-US"/>
          </w:rPr>
          <w:delText>regelmatige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tijdstippen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terugkomen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voor</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opvolgbezoeken</w:delText>
        </w:r>
        <w:r w:rsidRPr="19EA53E6" w:rsidDel="239FEAEE">
          <w:rPr>
            <w:rFonts w:ascii="Arial" w:hAnsi="Arial" w:cs="Arial"/>
            <w:sz w:val="20"/>
            <w:szCs w:val="20"/>
            <w:lang w:val="en-US" w:eastAsia="en-US"/>
          </w:rPr>
          <w:delText xml:space="preserve">. Tijdens </w:delText>
        </w:r>
        <w:r w:rsidRPr="19EA53E6" w:rsidDel="239FEAEE">
          <w:rPr>
            <w:rFonts w:ascii="Arial" w:hAnsi="Arial" w:cs="Arial"/>
            <w:sz w:val="20"/>
            <w:szCs w:val="20"/>
            <w:lang w:val="en-US" w:eastAsia="en-US"/>
          </w:rPr>
          <w:delText>deze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bezoeken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voeten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gecontroleerd</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nagegaan</w:delText>
        </w:r>
        <w:r w:rsidRPr="19EA53E6" w:rsidDel="239FEAEE">
          <w:rPr>
            <w:rFonts w:ascii="Arial" w:hAnsi="Arial" w:cs="Arial"/>
            <w:sz w:val="20"/>
            <w:szCs w:val="20"/>
            <w:lang w:val="en-US" w:eastAsia="en-US"/>
          </w:rPr>
          <w:delText xml:space="preserve"> hoe </w:delText>
        </w:r>
        <w:r w:rsidRPr="19EA53E6" w:rsidDel="239FEAEE">
          <w:rPr>
            <w:rFonts w:ascii="Arial" w:hAnsi="Arial" w:cs="Arial"/>
            <w:sz w:val="20"/>
            <w:szCs w:val="20"/>
            <w:lang w:val="en-US" w:eastAsia="en-US"/>
          </w:rPr>
          <w:delText>goed</w:delText>
        </w:r>
        <w:r w:rsidRPr="19EA53E6" w:rsidDel="239FEAEE">
          <w:rPr>
            <w:rFonts w:ascii="Arial" w:hAnsi="Arial" w:cs="Arial"/>
            <w:sz w:val="20"/>
            <w:szCs w:val="20"/>
            <w:lang w:val="en-US" w:eastAsia="en-US"/>
          </w:rPr>
          <w:delText xml:space="preserve"> u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schoeisel</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draagt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worden</w:delText>
        </w:r>
        <w:r w:rsidRPr="19EA53E6" w:rsidDel="239FEAEE">
          <w:rPr>
            <w:rFonts w:ascii="Arial" w:hAnsi="Arial" w:cs="Arial"/>
            <w:sz w:val="20"/>
            <w:szCs w:val="20"/>
            <w:lang w:val="en-US" w:eastAsia="en-US"/>
          </w:rPr>
          <w:delText xml:space="preserve"> de </w:delText>
        </w:r>
        <w:r w:rsidRPr="19EA53E6" w:rsidDel="239FEAEE">
          <w:rPr>
            <w:rFonts w:ascii="Arial" w:hAnsi="Arial" w:cs="Arial"/>
            <w:sz w:val="20"/>
            <w:szCs w:val="20"/>
            <w:lang w:val="en-US" w:eastAsia="en-US"/>
          </w:rPr>
          <w:delText>gegevens</w:delText>
        </w:r>
        <w:r w:rsidRPr="19EA53E6" w:rsidDel="239FEAEE">
          <w:rPr>
            <w:rFonts w:ascii="Arial" w:hAnsi="Arial" w:cs="Arial"/>
            <w:sz w:val="20"/>
            <w:szCs w:val="20"/>
            <w:lang w:val="en-US" w:eastAsia="en-US"/>
          </w:rPr>
          <w:delText xml:space="preserve"> van de </w:delText>
        </w:r>
        <w:r w:rsidRPr="19EA53E6" w:rsidDel="239FEAEE">
          <w:rPr>
            <w:rFonts w:ascii="Arial" w:hAnsi="Arial" w:cs="Arial"/>
            <w:sz w:val="20"/>
            <w:szCs w:val="20"/>
            <w:lang w:val="en-US" w:eastAsia="en-US"/>
          </w:rPr>
          <w:delText>sensoren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uitgelezen</w:delText>
        </w:r>
        <w:r w:rsidRPr="19EA53E6" w:rsidDel="239FEAEE">
          <w:rPr>
            <w:rFonts w:ascii="Arial" w:hAnsi="Arial" w:cs="Arial"/>
            <w:sz w:val="20"/>
            <w:szCs w:val="20"/>
            <w:lang w:val="en-US" w:eastAsia="en-US"/>
          </w:rPr>
          <w:delText xml:space="preserve">. </w:delText>
        </w:r>
        <w:r w:rsidRPr="19EA53E6" w:rsidDel="6BCBBC0D">
          <w:rPr>
            <w:rFonts w:ascii="Arial" w:hAnsi="Arial" w:cs="Arial"/>
            <w:color w:val="000000" w:themeColor="text1" w:themeTint="FF" w:themeShade="FF"/>
            <w:sz w:val="20"/>
            <w:szCs w:val="20"/>
            <w:lang w:val="nl-BE"/>
          </w:rPr>
          <w:delText>We testen hoe goed je trillingen kunt voelen met een stemvork (128-Hz); (2) We controleren hoe gevoelig je huid is voor druk door zachtjes te drukken op zes punten van je voet met een dun, flexibel s</w:delText>
        </w:r>
        <w:r w:rsidRPr="19EA53E6" w:rsidDel="457776A1">
          <w:rPr>
            <w:rFonts w:ascii="Arial" w:hAnsi="Arial" w:cs="Arial"/>
            <w:color w:val="000000" w:themeColor="text1" w:themeTint="FF" w:themeShade="FF"/>
            <w:sz w:val="20"/>
            <w:szCs w:val="20"/>
            <w:lang w:val="nl-BE"/>
          </w:rPr>
          <w:delText>taafje</w:delText>
        </w:r>
      </w:del>
      <w:commentRangeStart w:id="713258057"/>
      <w:del w:author="Janou De Buyser" w:date="2026-07-22T08:46:11.038Z" w16du:dateUtc="2026-07-22T08:46:11.038Z" w:id="341155580">
        <w:r w:rsidRPr="19EA53E6" w:rsidDel="6BCBBC0D">
          <w:rPr>
            <w:rFonts w:ascii="Arial" w:hAnsi="Arial" w:cs="Arial"/>
            <w:color w:val="000000" w:themeColor="text1" w:themeTint="FF" w:themeShade="FF"/>
            <w:sz w:val="20"/>
            <w:szCs w:val="20"/>
            <w:lang w:val="nl-BE"/>
          </w:rPr>
          <w:delText>;</w:delText>
        </w:r>
      </w:del>
      <w:commentRangeEnd w:id="713258057"/>
      <w:r>
        <w:rPr>
          <w:rStyle w:val="CommentReference"/>
          <w:rFonts w:ascii="Arial" w:hAnsi="Arial" w:eastAsia="Arial" w:cs="Arial"/>
          <w:color w:val="24303B"/>
        </w:rPr>
        <w:commentReference w:id="713258057"/>
      </w:r>
      <w:del w:author="Janou De Buyser" w:date="2026-07-22T08:46:11.038Z" w16du:dateUtc="2026-07-22T08:46:11.038Z" w:id="171111886">
        <w:r w:rsidRPr="19EA53E6" w:rsidDel="6BCBBC0D">
          <w:rPr>
            <w:rFonts w:ascii="Arial" w:hAnsi="Arial" w:cs="Arial"/>
            <w:color w:val="000000" w:themeColor="text1" w:themeTint="FF" w:themeShade="FF"/>
            <w:sz w:val="20"/>
            <w:szCs w:val="20"/>
            <w:lang w:val="nl-BE"/>
          </w:rPr>
          <w:delText xml:space="preserve"> (3) We voelen of de slagaders bovenop je voet en bij je enkel goed kloppen </w:delText>
        </w:r>
      </w:del>
      <w:del w:author="Fabienne Dobbels" w:date="2026-06-03T08:44:08.383Z" w16du:dateUtc="2026-06-03T08:44:08.383Z" w:id="397105881">
        <w:r w:rsidRPr="19EA53E6" w:rsidDel="239FEAEE">
          <w:rPr>
            <w:rFonts w:ascii="Arial" w:hAnsi="Arial" w:cs="Arial"/>
            <w:color w:val="000000" w:themeColor="text1" w:themeTint="FF" w:themeShade="FF"/>
            <w:sz w:val="20"/>
            <w:szCs w:val="20"/>
            <w:lang w:val="nl-BE"/>
          </w:rPr>
          <w:delText>(</w:delText>
        </w:r>
      </w:del>
      <w:del w:author="Janou De Buyser" w:date="2026-07-22T08:46:11.038Z" w16du:dateUtc="2026-07-22T08:46:11.038Z" w:id="1503414031">
        <w:r w:rsidRPr="19EA53E6" w:rsidDel="239FEAEE">
          <w:rPr>
            <w:rFonts w:ascii="Arial" w:hAnsi="Arial" w:cs="Arial"/>
            <w:color w:val="000000" w:themeColor="text1" w:themeTint="FF" w:themeShade="FF"/>
            <w:sz w:val="20"/>
            <w:szCs w:val="20"/>
            <w:lang w:val="nl-BE"/>
          </w:rPr>
          <w:delText>Arteria</w:delText>
        </w:r>
      </w:del>
      <w:del w:author="Fabienne Dobbels" w:date="2026-06-03T08:44:08.383Z" w16du:dateUtc="2026-06-03T08:44:08.383Z" w:id="852764746">
        <w:r w:rsidRPr="19EA53E6" w:rsidDel="239FEAEE">
          <w:rPr>
            <w:rFonts w:ascii="Arial" w:hAnsi="Arial" w:cs="Arial"/>
            <w:color w:val="000000" w:themeColor="text1" w:themeTint="FF" w:themeShade="FF"/>
            <w:sz w:val="20"/>
            <w:szCs w:val="20"/>
            <w:lang w:val="nl-BE"/>
          </w:rPr>
          <w:delText xml:space="preserve"> </w:delText>
        </w:r>
      </w:del>
      <w:del w:author="Janou De Buyser" w:date="2026-07-22T08:46:11.038Z" w16du:dateUtc="2026-07-22T08:46:11.038Z" w:id="1379273140">
        <w:r w:rsidRPr="19EA53E6" w:rsidDel="239FEAEE">
          <w:rPr>
            <w:rFonts w:ascii="Arial" w:hAnsi="Arial" w:cs="Arial"/>
            <w:color w:val="000000" w:themeColor="text1" w:themeTint="FF" w:themeShade="FF"/>
            <w:sz w:val="20"/>
            <w:szCs w:val="20"/>
            <w:lang w:val="nl-BE"/>
          </w:rPr>
          <w:delText>dorsalis</w:delText>
        </w:r>
      </w:del>
      <w:del w:author="Fabienne Dobbels" w:date="2026-06-03T08:44:08.383Z" w16du:dateUtc="2026-06-03T08:44:08.383Z" w:id="567163997">
        <w:r w:rsidRPr="19EA53E6" w:rsidDel="239FEAEE">
          <w:rPr>
            <w:rFonts w:ascii="Arial" w:hAnsi="Arial" w:cs="Arial"/>
            <w:color w:val="000000" w:themeColor="text1" w:themeTint="FF" w:themeShade="FF"/>
            <w:sz w:val="20"/>
            <w:szCs w:val="20"/>
            <w:lang w:val="nl-BE"/>
          </w:rPr>
          <w:delText xml:space="preserve"> pedis en </w:delText>
        </w:r>
      </w:del>
      <w:del w:author="Janou De Buyser" w:date="2026-07-22T08:46:11.038Z" w16du:dateUtc="2026-07-22T08:46:11.038Z" w:id="1145613999">
        <w:r w:rsidRPr="19EA53E6" w:rsidDel="239FEAEE">
          <w:rPr>
            <w:rFonts w:ascii="Arial" w:hAnsi="Arial" w:cs="Arial"/>
            <w:color w:val="000000" w:themeColor="text1" w:themeTint="FF" w:themeShade="FF"/>
            <w:sz w:val="20"/>
            <w:szCs w:val="20"/>
            <w:lang w:val="nl-BE"/>
          </w:rPr>
          <w:delText>tibialis</w:delText>
        </w:r>
      </w:del>
      <w:del w:author="Fabienne Dobbels" w:date="2026-06-03T08:44:08.383Z" w16du:dateUtc="2026-06-03T08:44:08.383Z" w:id="2007700796">
        <w:r w:rsidRPr="19EA53E6" w:rsidDel="239FEAEE">
          <w:rPr>
            <w:rFonts w:ascii="Arial" w:hAnsi="Arial" w:cs="Arial"/>
            <w:color w:val="000000" w:themeColor="text1" w:themeTint="FF" w:themeShade="FF"/>
            <w:sz w:val="20"/>
            <w:szCs w:val="20"/>
            <w:lang w:val="nl-BE"/>
          </w:rPr>
          <w:delText xml:space="preserve"> posterior</w:delText>
        </w:r>
      </w:del>
      <w:del w:author="Janou De Buyser" w:date="2026-07-22T08:46:11.038Z" w16du:dateUtc="2026-07-22T08:46:11.038Z" w:id="782327975">
        <w:r w:rsidRPr="19EA53E6" w:rsidDel="239FEAEE">
          <w:rPr>
            <w:rFonts w:ascii="Arial" w:hAnsi="Arial" w:cs="Arial"/>
            <w:color w:val="000000" w:themeColor="text1" w:themeTint="FF" w:themeShade="FF"/>
            <w:sz w:val="20"/>
            <w:szCs w:val="20"/>
            <w:lang w:val="nl-BE"/>
          </w:rPr>
          <w:delText>)</w:delText>
        </w:r>
        <w:r w:rsidRPr="19EA53E6" w:rsidDel="6BCBBC0D">
          <w:rPr>
            <w:rFonts w:ascii="Arial" w:hAnsi="Arial" w:cs="Arial"/>
            <w:color w:val="000000" w:themeColor="text1" w:themeTint="FF" w:themeShade="FF"/>
            <w:sz w:val="20"/>
            <w:szCs w:val="20"/>
            <w:lang w:val="nl-BE"/>
          </w:rPr>
          <w:delText xml:space="preserve">; (4) We bekijken of er afwijkingen aan de vorm van de voeten zijn aan de hand van een scoreblad; (5) We </w:delText>
        </w:r>
        <w:r w:rsidRPr="19EA53E6" w:rsidDel="6BCBBC0D">
          <w:rPr>
            <w:rFonts w:ascii="Arial" w:hAnsi="Arial" w:cs="Arial"/>
            <w:color w:val="000000" w:themeColor="text1" w:themeTint="FF" w:themeShade="FF"/>
            <w:sz w:val="20"/>
            <w:szCs w:val="20"/>
            <w:lang w:val="nl-BE"/>
          </w:rPr>
          <w:delText xml:space="preserve">meten hoe ver de gewrichten van de grote teen en enkel kunnen bewegen met een meetinstrument. </w:delText>
        </w:r>
        <w:r w:rsidRPr="19EA53E6" w:rsidDel="239FEAEE">
          <w:rPr>
            <w:rFonts w:ascii="Arial" w:hAnsi="Arial" w:cs="Arial"/>
            <w:sz w:val="20"/>
            <w:szCs w:val="20"/>
            <w:lang w:val="en-US" w:eastAsia="en-US"/>
          </w:rPr>
          <w:delText xml:space="preserve">U </w:delText>
        </w:r>
        <w:r w:rsidRPr="19EA53E6" w:rsidDel="239FEAEE">
          <w:rPr>
            <w:rFonts w:ascii="Arial" w:hAnsi="Arial" w:cs="Arial"/>
            <w:sz w:val="20"/>
            <w:szCs w:val="20"/>
            <w:lang w:val="en-US" w:eastAsia="en-US"/>
          </w:rPr>
          <w:delText>zal</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ook</w:delText>
        </w:r>
        <w:r w:rsidRPr="19EA53E6" w:rsidDel="239FEAEE">
          <w:rPr>
            <w:rFonts w:ascii="Arial" w:hAnsi="Arial" w:cs="Arial"/>
            <w:sz w:val="20"/>
            <w:szCs w:val="20"/>
            <w:lang w:val="en-US" w:eastAsia="en-US"/>
          </w:rPr>
          <w:delText xml:space="preserve"> </w:delText>
        </w:r>
        <w:r w:rsidRPr="19EA53E6" w:rsidDel="6BCBBC0D">
          <w:rPr>
            <w:rFonts w:ascii="Arial" w:hAnsi="Arial" w:cs="Arial"/>
            <w:sz w:val="20"/>
            <w:szCs w:val="20"/>
            <w:lang w:val="en-US" w:eastAsia="en-US"/>
          </w:rPr>
          <w:delText>gevraagd</w:delText>
        </w:r>
        <w:r w:rsidRPr="19EA53E6" w:rsidDel="6BCBBC0D">
          <w:rPr>
            <w:rFonts w:ascii="Arial" w:hAnsi="Arial" w:cs="Arial"/>
            <w:sz w:val="20"/>
            <w:szCs w:val="20"/>
            <w:lang w:val="en-US" w:eastAsia="en-US"/>
          </w:rPr>
          <w:delText xml:space="preserve"> </w:delText>
        </w:r>
        <w:r w:rsidRPr="19EA53E6" w:rsidDel="6BCBBC0D">
          <w:rPr>
            <w:rFonts w:ascii="Arial" w:hAnsi="Arial" w:cs="Arial"/>
            <w:sz w:val="20"/>
            <w:szCs w:val="20"/>
            <w:lang w:val="en-US" w:eastAsia="en-US"/>
          </w:rPr>
          <w:delText>worden</w:delText>
        </w:r>
        <w:r w:rsidRPr="19EA53E6" w:rsidDel="6BCBBC0D">
          <w:rPr>
            <w:rFonts w:ascii="Arial" w:hAnsi="Arial" w:cs="Arial"/>
            <w:sz w:val="20"/>
            <w:szCs w:val="20"/>
            <w:lang w:val="en-US" w:eastAsia="en-US"/>
          </w:rPr>
          <w:delText xml:space="preserve"> </w:delText>
        </w:r>
        <w:r w:rsidRPr="19EA53E6" w:rsidDel="6BCBBC0D">
          <w:rPr>
            <w:rFonts w:ascii="Arial" w:hAnsi="Arial" w:cs="Arial"/>
            <w:sz w:val="20"/>
            <w:szCs w:val="20"/>
            <w:lang w:val="en-US" w:eastAsia="en-US"/>
          </w:rPr>
          <w:delText>om</w:delText>
        </w:r>
        <w:r w:rsidRPr="19EA53E6" w:rsidDel="6BCBBC0D">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vragenlijsten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invullen</w:delText>
        </w:r>
        <w:r w:rsidRPr="19EA53E6" w:rsidDel="239FEAEE">
          <w:rPr>
            <w:rFonts w:ascii="Arial" w:hAnsi="Arial" w:cs="Arial"/>
            <w:sz w:val="20"/>
            <w:szCs w:val="20"/>
            <w:lang w:val="en-US" w:eastAsia="en-US"/>
          </w:rPr>
          <w:delText xml:space="preserve"> over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gezondheid</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dagelijks</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functioneren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ervaringen</w:delText>
        </w:r>
        <w:r w:rsidRPr="19EA53E6" w:rsidDel="239FEAEE">
          <w:rPr>
            <w:rFonts w:ascii="Arial" w:hAnsi="Arial" w:cs="Arial"/>
            <w:sz w:val="20"/>
            <w:szCs w:val="20"/>
            <w:lang w:val="en-US" w:eastAsia="en-US"/>
          </w:rPr>
          <w:delText xml:space="preserve"> met de </w:delText>
        </w:r>
        <w:r w:rsidRPr="19EA53E6" w:rsidDel="239FEAEE">
          <w:rPr>
            <w:rFonts w:ascii="Arial" w:hAnsi="Arial" w:cs="Arial"/>
            <w:sz w:val="20"/>
            <w:szCs w:val="20"/>
            <w:lang w:val="en-US" w:eastAsia="en-US"/>
          </w:rPr>
          <w:delText>behandeling</w:delText>
        </w:r>
        <w:r w:rsidRPr="19EA53E6" w:rsidDel="239FEAEE">
          <w:rPr>
            <w:rFonts w:ascii="Arial" w:hAnsi="Arial" w:cs="Arial"/>
            <w:sz w:val="20"/>
            <w:szCs w:val="20"/>
            <w:lang w:val="en-US" w:eastAsia="en-US"/>
          </w:rPr>
          <w:delText>.</w:delText>
        </w:r>
        <w:r w:rsidRPr="19EA53E6" w:rsidDel="0D5D8971">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Indien</w:delText>
        </w:r>
        <w:r w:rsidRPr="19EA53E6" w:rsidDel="239FEAEE">
          <w:rPr>
            <w:rFonts w:ascii="Arial" w:hAnsi="Arial" w:cs="Arial"/>
            <w:sz w:val="20"/>
            <w:szCs w:val="20"/>
            <w:lang w:val="en-US" w:eastAsia="en-US"/>
          </w:rPr>
          <w:delText xml:space="preserve"> u </w:delText>
        </w:r>
        <w:r w:rsidRPr="19EA53E6" w:rsidDel="239FEAEE">
          <w:rPr>
            <w:rFonts w:ascii="Arial" w:hAnsi="Arial" w:cs="Arial"/>
            <w:sz w:val="20"/>
            <w:szCs w:val="20"/>
            <w:lang w:val="en-US" w:eastAsia="en-US"/>
          </w:rPr>
          <w:delText>deelneemt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aan</w:delText>
        </w:r>
        <w:r w:rsidRPr="19EA53E6" w:rsidDel="239FEAEE">
          <w:rPr>
            <w:rFonts w:ascii="Arial" w:hAnsi="Arial" w:cs="Arial"/>
            <w:sz w:val="20"/>
            <w:szCs w:val="20"/>
            <w:lang w:val="en-US" w:eastAsia="en-US"/>
          </w:rPr>
          <w:delText xml:space="preserve"> de </w:delText>
        </w:r>
        <w:r w:rsidRPr="19EA53E6" w:rsidDel="239FEAEE">
          <w:rPr>
            <w:rFonts w:ascii="Arial" w:hAnsi="Arial" w:cs="Arial"/>
            <w:sz w:val="20"/>
            <w:szCs w:val="20"/>
            <w:lang w:val="en-US" w:eastAsia="en-US"/>
          </w:rPr>
          <w:delText>groep</w:delText>
        </w:r>
        <w:r w:rsidRPr="19EA53E6" w:rsidDel="239FEAEE">
          <w:rPr>
            <w:rFonts w:ascii="Arial" w:hAnsi="Arial" w:cs="Arial"/>
            <w:sz w:val="20"/>
            <w:szCs w:val="20"/>
            <w:lang w:val="en-US" w:eastAsia="en-US"/>
          </w:rPr>
          <w:delText xml:space="preserve"> die de </w:delText>
        </w:r>
        <w:r w:rsidRPr="19EA53E6" w:rsidDel="239FEAEE">
          <w:rPr>
            <w:rFonts w:ascii="Arial" w:hAnsi="Arial" w:cs="Arial"/>
            <w:sz w:val="20"/>
            <w:szCs w:val="20"/>
            <w:lang w:val="en-US" w:eastAsia="en-US"/>
          </w:rPr>
          <w:delText>uitgebreide</w:delText>
        </w:r>
        <w:r w:rsidRPr="19EA53E6" w:rsidDel="239FEAEE">
          <w:rPr>
            <w:rFonts w:ascii="Arial" w:hAnsi="Arial" w:cs="Arial"/>
            <w:sz w:val="20"/>
            <w:szCs w:val="20"/>
            <w:lang w:val="en-US" w:eastAsia="en-US"/>
          </w:rPr>
          <w:delText xml:space="preserve"> PARADISE-</w:delText>
        </w:r>
        <w:r w:rsidRPr="19EA53E6" w:rsidDel="239FEAEE">
          <w:rPr>
            <w:rFonts w:ascii="Arial" w:hAnsi="Arial" w:cs="Arial"/>
            <w:sz w:val="20"/>
            <w:szCs w:val="20"/>
            <w:lang w:val="en-US" w:eastAsia="en-US"/>
          </w:rPr>
          <w:delText>aanpak</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ontvangt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zullen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deze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opvolgbezoeken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ook</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gebruikt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worden</w:delText>
        </w:r>
        <w:r w:rsidRPr="19EA53E6" w:rsidDel="239FEAEE">
          <w:rPr>
            <w:rFonts w:ascii="Arial" w:hAnsi="Arial" w:cs="Arial"/>
            <w:sz w:val="20"/>
            <w:szCs w:val="20"/>
            <w:lang w:val="en-US" w:eastAsia="en-US"/>
          </w:rPr>
          <w:delText xml:space="preserve"> om u </w:delText>
        </w:r>
        <w:r w:rsidRPr="19EA53E6" w:rsidDel="239FEAEE">
          <w:rPr>
            <w:rFonts w:ascii="Arial" w:hAnsi="Arial" w:cs="Arial"/>
            <w:sz w:val="20"/>
            <w:szCs w:val="20"/>
            <w:lang w:val="en-US" w:eastAsia="en-US"/>
          </w:rPr>
          <w:delText>bijkomende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uitleg</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begeleiding</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te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geven</w:delText>
        </w:r>
        <w:r w:rsidRPr="19EA53E6" w:rsidDel="239FEAEE">
          <w:rPr>
            <w:rFonts w:ascii="Arial" w:hAnsi="Arial" w:cs="Arial"/>
            <w:sz w:val="20"/>
            <w:szCs w:val="20"/>
            <w:lang w:val="en-US" w:eastAsia="en-US"/>
          </w:rPr>
          <w:delText xml:space="preserve"> over </w:delText>
        </w:r>
        <w:r w:rsidRPr="19EA53E6" w:rsidDel="239FEAEE">
          <w:rPr>
            <w:rFonts w:ascii="Arial" w:hAnsi="Arial" w:cs="Arial"/>
            <w:sz w:val="20"/>
            <w:szCs w:val="20"/>
            <w:lang w:val="en-US" w:eastAsia="en-US"/>
          </w:rPr>
          <w:delText>voetverzorging</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en</w:delText>
        </w:r>
        <w:r w:rsidRPr="19EA53E6" w:rsidDel="239FEAEE">
          <w:rPr>
            <w:rFonts w:ascii="Arial" w:hAnsi="Arial" w:cs="Arial"/>
            <w:sz w:val="20"/>
            <w:szCs w:val="20"/>
            <w:lang w:val="en-US" w:eastAsia="en-US"/>
          </w:rPr>
          <w:delText xml:space="preserve"> het </w:delText>
        </w:r>
        <w:r w:rsidRPr="19EA53E6" w:rsidDel="239FEAEE">
          <w:rPr>
            <w:rFonts w:ascii="Arial" w:hAnsi="Arial" w:cs="Arial"/>
            <w:sz w:val="20"/>
            <w:szCs w:val="20"/>
            <w:lang w:val="en-US" w:eastAsia="en-US"/>
          </w:rPr>
          <w:delText>gebruik</w:delText>
        </w:r>
        <w:r w:rsidRPr="19EA53E6" w:rsidDel="239FEAEE">
          <w:rPr>
            <w:rFonts w:ascii="Arial" w:hAnsi="Arial" w:cs="Arial"/>
            <w:sz w:val="20"/>
            <w:szCs w:val="20"/>
            <w:lang w:val="en-US" w:eastAsia="en-US"/>
          </w:rPr>
          <w:delText xml:space="preserve"> van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schoeisel</w:delText>
        </w:r>
        <w:r w:rsidRPr="19EA53E6" w:rsidDel="239FEAEE">
          <w:rPr>
            <w:rFonts w:ascii="Arial" w:hAnsi="Arial" w:cs="Arial"/>
            <w:sz w:val="20"/>
            <w:szCs w:val="20"/>
            <w:lang w:val="en-US" w:eastAsia="en-US"/>
          </w:rPr>
          <w:delText xml:space="preserve">. Hierbij </w:delText>
        </w:r>
        <w:r w:rsidRPr="19EA53E6" w:rsidDel="239FEAEE">
          <w:rPr>
            <w:rFonts w:ascii="Arial" w:hAnsi="Arial" w:cs="Arial"/>
            <w:sz w:val="20"/>
            <w:szCs w:val="20"/>
            <w:lang w:val="en-US" w:eastAsia="en-US"/>
          </w:rPr>
          <w:delText>wordt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samen</w:delText>
        </w:r>
        <w:r w:rsidRPr="19EA53E6" w:rsidDel="239FEAEE">
          <w:rPr>
            <w:rFonts w:ascii="Arial" w:hAnsi="Arial" w:cs="Arial"/>
            <w:sz w:val="20"/>
            <w:szCs w:val="20"/>
            <w:lang w:val="en-US" w:eastAsia="en-US"/>
          </w:rPr>
          <w:delText xml:space="preserve"> met u </w:delText>
        </w:r>
        <w:r w:rsidRPr="19EA53E6" w:rsidDel="239FEAEE">
          <w:rPr>
            <w:rFonts w:ascii="Arial" w:hAnsi="Arial" w:cs="Arial"/>
            <w:sz w:val="20"/>
            <w:szCs w:val="20"/>
            <w:lang w:val="en-US" w:eastAsia="en-US"/>
          </w:rPr>
          <w:delText>gekeken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naar</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eventuele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moeilijkheden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gezocht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naar</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oplossingen</w:delText>
        </w:r>
        <w:r w:rsidRPr="19EA53E6" w:rsidDel="239FEAEE">
          <w:rPr>
            <w:rFonts w:ascii="Arial" w:hAnsi="Arial" w:cs="Arial"/>
            <w:sz w:val="20"/>
            <w:szCs w:val="20"/>
            <w:lang w:val="en-US" w:eastAsia="en-US"/>
          </w:rPr>
          <w:delText xml:space="preserve"> die </w:delText>
        </w:r>
        <w:r w:rsidRPr="19EA53E6" w:rsidDel="239FEAEE">
          <w:rPr>
            <w:rFonts w:ascii="Arial" w:hAnsi="Arial" w:cs="Arial"/>
            <w:sz w:val="20"/>
            <w:szCs w:val="20"/>
            <w:lang w:val="en-US" w:eastAsia="en-US"/>
          </w:rPr>
          <w:delText>voor</w:delText>
        </w:r>
        <w:r w:rsidRPr="19EA53E6" w:rsidDel="239FEAEE">
          <w:rPr>
            <w:rFonts w:ascii="Arial" w:hAnsi="Arial" w:cs="Arial"/>
            <w:sz w:val="20"/>
            <w:szCs w:val="20"/>
            <w:lang w:val="en-US" w:eastAsia="en-US"/>
          </w:rPr>
          <w:delText xml:space="preserve"> u </w:delText>
        </w:r>
        <w:r w:rsidRPr="19EA53E6" w:rsidDel="239FEAEE">
          <w:rPr>
            <w:rFonts w:ascii="Arial" w:hAnsi="Arial" w:cs="Arial"/>
            <w:sz w:val="20"/>
            <w:szCs w:val="20"/>
            <w:lang w:val="en-US" w:eastAsia="en-US"/>
          </w:rPr>
          <w:delText>haalbaar</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zijn</w:delText>
        </w:r>
        <w:r w:rsidRPr="19EA53E6" w:rsidDel="239FEAEE">
          <w:rPr>
            <w:rFonts w:ascii="Arial" w:hAnsi="Arial" w:cs="Arial"/>
            <w:sz w:val="20"/>
            <w:szCs w:val="20"/>
            <w:lang w:val="en-US" w:eastAsia="en-US"/>
          </w:rPr>
          <w:delText>.</w:delText>
        </w:r>
        <w:r w:rsidRPr="19EA53E6" w:rsidDel="0D5D8971">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Tijdens</w:delText>
        </w:r>
        <w:r w:rsidRPr="19EA53E6" w:rsidDel="239FEAEE">
          <w:rPr>
            <w:rFonts w:ascii="Arial" w:hAnsi="Arial" w:cs="Arial"/>
            <w:sz w:val="20"/>
            <w:szCs w:val="20"/>
            <w:lang w:val="en-US" w:eastAsia="en-US"/>
          </w:rPr>
          <w:delText xml:space="preserve"> de </w:delText>
        </w:r>
        <w:r w:rsidRPr="19EA53E6" w:rsidDel="239FEAEE">
          <w:rPr>
            <w:rFonts w:ascii="Arial" w:hAnsi="Arial" w:cs="Arial"/>
            <w:sz w:val="20"/>
            <w:szCs w:val="20"/>
            <w:lang w:val="en-US" w:eastAsia="en-US"/>
          </w:rPr>
          <w:delText>volledige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studieperiode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bijzondere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aandacht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besteed</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aan</w:delText>
        </w:r>
        <w:r w:rsidRPr="19EA53E6" w:rsidDel="239FEAEE">
          <w:rPr>
            <w:rFonts w:ascii="Arial" w:hAnsi="Arial" w:cs="Arial"/>
            <w:sz w:val="20"/>
            <w:szCs w:val="20"/>
            <w:lang w:val="en-US" w:eastAsia="en-US"/>
          </w:rPr>
          <w:delText xml:space="preserve"> het </w:delText>
        </w:r>
        <w:r w:rsidRPr="19EA53E6" w:rsidDel="239FEAEE">
          <w:rPr>
            <w:rFonts w:ascii="Arial" w:hAnsi="Arial" w:cs="Arial"/>
            <w:sz w:val="20"/>
            <w:szCs w:val="20"/>
            <w:lang w:val="en-US" w:eastAsia="en-US"/>
          </w:rPr>
          <w:delText>voorkomen</w:delText>
        </w:r>
        <w:r w:rsidRPr="19EA53E6" w:rsidDel="239FEAEE">
          <w:rPr>
            <w:rFonts w:ascii="Arial" w:hAnsi="Arial" w:cs="Arial"/>
            <w:sz w:val="20"/>
            <w:szCs w:val="20"/>
            <w:lang w:val="en-US" w:eastAsia="en-US"/>
          </w:rPr>
          <w:delText xml:space="preserve"> van </w:delText>
        </w:r>
        <w:r w:rsidRPr="19EA53E6" w:rsidDel="239FEAEE">
          <w:rPr>
            <w:rFonts w:ascii="Arial" w:hAnsi="Arial" w:cs="Arial"/>
            <w:sz w:val="20"/>
            <w:szCs w:val="20"/>
            <w:lang w:val="en-US" w:eastAsia="en-US"/>
          </w:rPr>
          <w:delText>voetproblemen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Indien</w:delText>
        </w:r>
        <w:r w:rsidRPr="19EA53E6" w:rsidDel="239FEAEE">
          <w:rPr>
            <w:rFonts w:ascii="Arial" w:hAnsi="Arial" w:cs="Arial"/>
            <w:sz w:val="20"/>
            <w:szCs w:val="20"/>
            <w:lang w:val="en-US" w:eastAsia="en-US"/>
          </w:rPr>
          <w:delText xml:space="preserve"> er </w:delText>
        </w:r>
        <w:r w:rsidRPr="19EA53E6" w:rsidDel="239FEAEE">
          <w:rPr>
            <w:rFonts w:ascii="Arial" w:hAnsi="Arial" w:cs="Arial"/>
            <w:sz w:val="20"/>
            <w:szCs w:val="20"/>
            <w:lang w:val="en-US" w:eastAsia="en-US"/>
          </w:rPr>
          <w:delText>zich</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toch</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klachten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voordoen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zoals</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pijn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blaren</w:delText>
        </w:r>
        <w:r w:rsidRPr="19EA53E6" w:rsidDel="239FEAEE">
          <w:rPr>
            <w:rFonts w:ascii="Arial" w:hAnsi="Arial" w:cs="Arial"/>
            <w:sz w:val="20"/>
            <w:szCs w:val="20"/>
            <w:lang w:val="en-US" w:eastAsia="en-US"/>
          </w:rPr>
          <w:delText xml:space="preserve"> of </w:delText>
        </w:r>
        <w:r w:rsidRPr="19EA53E6" w:rsidDel="239FEAEE">
          <w:rPr>
            <w:rFonts w:ascii="Arial" w:hAnsi="Arial" w:cs="Arial"/>
            <w:sz w:val="20"/>
            <w:szCs w:val="20"/>
            <w:lang w:val="en-US" w:eastAsia="en-US"/>
          </w:rPr>
          <w:delText>wondjes</w:delText>
        </w:r>
        <w:r w:rsidRPr="19EA53E6" w:rsidDel="239FEAEE">
          <w:rPr>
            <w:rFonts w:ascii="Arial" w:hAnsi="Arial" w:cs="Arial"/>
            <w:sz w:val="20"/>
            <w:szCs w:val="20"/>
            <w:lang w:val="en-US" w:eastAsia="en-US"/>
          </w:rPr>
          <w:delText xml:space="preserve">, is het </w:delText>
        </w:r>
        <w:r w:rsidRPr="19EA53E6" w:rsidDel="239FEAEE">
          <w:rPr>
            <w:rFonts w:ascii="Arial" w:hAnsi="Arial" w:cs="Arial"/>
            <w:sz w:val="20"/>
            <w:szCs w:val="20"/>
            <w:lang w:val="en-US" w:eastAsia="en-US"/>
          </w:rPr>
          <w:delText>belangrijk</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dat</w:delText>
        </w:r>
        <w:r w:rsidRPr="19EA53E6" w:rsidDel="239FEAEE">
          <w:rPr>
            <w:rFonts w:ascii="Arial" w:hAnsi="Arial" w:cs="Arial"/>
            <w:sz w:val="20"/>
            <w:szCs w:val="20"/>
            <w:lang w:val="en-US" w:eastAsia="en-US"/>
          </w:rPr>
          <w:delText xml:space="preserve"> u </w:delText>
        </w:r>
        <w:r w:rsidRPr="19EA53E6" w:rsidDel="239FEAEE">
          <w:rPr>
            <w:rFonts w:ascii="Arial" w:hAnsi="Arial" w:cs="Arial"/>
            <w:sz w:val="20"/>
            <w:szCs w:val="20"/>
            <w:lang w:val="en-US" w:eastAsia="en-US"/>
          </w:rPr>
          <w:delText>dit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onmiddellijk</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meldt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aan</w:delText>
        </w:r>
        <w:r w:rsidRPr="19EA53E6" w:rsidDel="239FEAEE">
          <w:rPr>
            <w:rFonts w:ascii="Arial" w:hAnsi="Arial" w:cs="Arial"/>
            <w:sz w:val="20"/>
            <w:szCs w:val="20"/>
            <w:lang w:val="en-US" w:eastAsia="en-US"/>
          </w:rPr>
          <w:delText xml:space="preserve"> de </w:delText>
        </w:r>
        <w:r w:rsidRPr="19EA53E6" w:rsidDel="239FEAEE">
          <w:rPr>
            <w:rFonts w:ascii="Arial" w:hAnsi="Arial" w:cs="Arial"/>
            <w:sz w:val="20"/>
            <w:szCs w:val="20"/>
            <w:lang w:val="en-US" w:eastAsia="en-US"/>
          </w:rPr>
          <w:delText>onderzoeker</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zodat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dit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snel</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kan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opgevolgd</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worden</w:delText>
        </w:r>
        <w:r w:rsidRPr="19EA53E6" w:rsidDel="239FEAEE">
          <w:rPr>
            <w:rFonts w:ascii="Arial" w:hAnsi="Arial" w:cs="Arial"/>
            <w:sz w:val="20"/>
            <w:szCs w:val="20"/>
            <w:lang w:val="en-US" w:eastAsia="en-US"/>
          </w:rPr>
          <w:delText>.</w:delText>
        </w:r>
      </w:del>
      <w:ins w:author="Fabienne Dobbels" w:date="2026-06-03T08:44:54.318Z" w16du:dateUtc="2026-06-03T08:44:54.318Z" w:id="1842284820">
        <w:del w:author="Janou De Buyser" w:date="2026-07-22T08:46:11.038Z" w16du:dateUtc="2026-07-22T08:46:11.038Z" w:id="1650915187">
          <w:r w:rsidRPr="19EA53E6" w:rsidDel="0DBA5B2A">
            <w:rPr>
              <w:rFonts w:ascii="Arial" w:hAnsi="Arial" w:cs="Arial"/>
              <w:sz w:val="20"/>
              <w:szCs w:val="20"/>
              <w:lang w:val="en-US" w:eastAsia="en-US"/>
            </w:rPr>
            <w:delText xml:space="preserve"> </w:delText>
          </w:r>
        </w:del>
      </w:ins>
      <w:del w:author="Janou De Buyser" w:date="2026-07-22T08:46:11.038Z" w16du:dateUtc="2026-07-22T08:46:11.038Z" w:id="1557707778">
        <w:r w:rsidRPr="19EA53E6" w:rsidDel="239FEAEE">
          <w:rPr>
            <w:rFonts w:ascii="Arial" w:hAnsi="Arial" w:cs="Arial"/>
            <w:sz w:val="20"/>
            <w:szCs w:val="20"/>
            <w:lang w:val="en-US" w:eastAsia="en-US"/>
          </w:rPr>
          <w:delText>Op</w:delText>
        </w:r>
        <w:r w:rsidRPr="19EA53E6" w:rsidDel="239FEAEE">
          <w:rPr>
            <w:rFonts w:ascii="Arial" w:hAnsi="Arial" w:cs="Arial"/>
            <w:sz w:val="20"/>
            <w:szCs w:val="20"/>
            <w:lang w:val="en-US" w:eastAsia="en-US"/>
          </w:rPr>
          <w:delText xml:space="preserve"> het </w:delText>
        </w:r>
        <w:r w:rsidRPr="19EA53E6" w:rsidDel="239FEAEE">
          <w:rPr>
            <w:rFonts w:ascii="Arial" w:hAnsi="Arial" w:cs="Arial"/>
            <w:sz w:val="20"/>
            <w:szCs w:val="20"/>
            <w:lang w:val="en-US" w:eastAsia="en-US"/>
          </w:rPr>
          <w:delText>einde</w:delText>
        </w:r>
        <w:r w:rsidRPr="19EA53E6" w:rsidDel="239FEAEE">
          <w:rPr>
            <w:rFonts w:ascii="Arial" w:hAnsi="Arial" w:cs="Arial"/>
            <w:sz w:val="20"/>
            <w:szCs w:val="20"/>
            <w:lang w:val="en-US" w:eastAsia="en-US"/>
          </w:rPr>
          <w:delText xml:space="preserve"> van de </w:delText>
        </w:r>
        <w:r w:rsidRPr="19EA53E6" w:rsidDel="239FEAEE">
          <w:rPr>
            <w:rFonts w:ascii="Arial" w:hAnsi="Arial" w:cs="Arial"/>
            <w:sz w:val="20"/>
            <w:szCs w:val="20"/>
            <w:lang w:val="en-US" w:eastAsia="en-US"/>
          </w:rPr>
          <w:delText>studie</w:delText>
        </w:r>
        <w:r w:rsidRPr="19EA53E6" w:rsidDel="239FEAEE">
          <w:rPr>
            <w:rFonts w:ascii="Arial" w:hAnsi="Arial" w:cs="Arial"/>
            <w:sz w:val="20"/>
            <w:szCs w:val="20"/>
            <w:lang w:val="en-US" w:eastAsia="en-US"/>
          </w:rPr>
          <w:delText xml:space="preserve">, </w:delText>
        </w:r>
        <w:r w:rsidRPr="19EA53E6" w:rsidDel="239FEAEE">
          <w:rPr>
            <w:rFonts w:ascii="Arial" w:hAnsi="Arial" w:cs="Arial"/>
            <w:b w:val="1"/>
            <w:bCs w:val="1"/>
            <w:sz w:val="20"/>
            <w:szCs w:val="20"/>
            <w:lang w:val="en-US" w:eastAsia="en-US"/>
          </w:rPr>
          <w:delText>na</w:delText>
        </w:r>
        <w:r w:rsidRPr="19EA53E6" w:rsidDel="239FEAEE">
          <w:rPr>
            <w:rFonts w:ascii="Arial" w:hAnsi="Arial" w:cs="Arial"/>
            <w:b w:val="1"/>
            <w:bCs w:val="1"/>
            <w:sz w:val="20"/>
            <w:szCs w:val="20"/>
            <w:lang w:val="en-US" w:eastAsia="en-US"/>
          </w:rPr>
          <w:delText xml:space="preserve"> 18 </w:delText>
        </w:r>
        <w:r w:rsidRPr="19EA53E6" w:rsidDel="239FEAEE">
          <w:rPr>
            <w:rFonts w:ascii="Arial" w:hAnsi="Arial" w:cs="Arial"/>
            <w:b w:val="1"/>
            <w:bCs w:val="1"/>
            <w:sz w:val="20"/>
            <w:szCs w:val="20"/>
            <w:lang w:val="en-US" w:eastAsia="en-US"/>
          </w:rPr>
          <w:delText>maanden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worden</w:delText>
        </w:r>
        <w:r w:rsidRPr="19EA53E6" w:rsidDel="239FEAEE">
          <w:rPr>
            <w:rFonts w:ascii="Arial" w:hAnsi="Arial" w:cs="Arial"/>
            <w:sz w:val="20"/>
            <w:szCs w:val="20"/>
            <w:lang w:val="en-US" w:eastAsia="en-US"/>
          </w:rPr>
          <w:delText xml:space="preserve"> de </w:delText>
        </w:r>
        <w:r w:rsidRPr="19EA53E6" w:rsidDel="239FEAEE">
          <w:rPr>
            <w:rFonts w:ascii="Arial" w:hAnsi="Arial" w:cs="Arial"/>
            <w:sz w:val="20"/>
            <w:szCs w:val="20"/>
            <w:lang w:val="en-US" w:eastAsia="en-US"/>
          </w:rPr>
          <w:delText>laatste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metingen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uitgevoerd</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en</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wordt</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uw</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deelname</w:delText>
        </w:r>
        <w:r w:rsidRPr="19EA53E6" w:rsidDel="239FEAEE">
          <w:rPr>
            <w:rFonts w:ascii="Arial" w:hAnsi="Arial" w:cs="Arial"/>
            <w:sz w:val="20"/>
            <w:szCs w:val="20"/>
            <w:lang w:val="en-US" w:eastAsia="en-US"/>
          </w:rPr>
          <w:delText xml:space="preserve"> </w:delText>
        </w:r>
        <w:r w:rsidRPr="19EA53E6" w:rsidDel="239FEAEE">
          <w:rPr>
            <w:rFonts w:ascii="Arial" w:hAnsi="Arial" w:cs="Arial"/>
            <w:sz w:val="20"/>
            <w:szCs w:val="20"/>
            <w:lang w:val="en-US" w:eastAsia="en-US"/>
          </w:rPr>
          <w:delText>afgerond</w:delText>
        </w:r>
        <w:r w:rsidRPr="19EA53E6" w:rsidDel="239FEAEE">
          <w:rPr>
            <w:rFonts w:ascii="Arial" w:hAnsi="Arial" w:cs="Arial"/>
            <w:sz w:val="20"/>
            <w:szCs w:val="20"/>
            <w:lang w:val="en-US" w:eastAsia="en-US"/>
          </w:rPr>
          <w:delText>.</w:delText>
        </w:r>
      </w:del>
    </w:p>
    <w:p w:rsidRPr="0009574B" w:rsidR="0009574B" w:rsidP="19EA53E6" w:rsidRDefault="0009574B" w14:paraId="02164CAD" w14:textId="581B00E1">
      <w:pPr>
        <w:spacing w:before="100" w:beforeAutospacing="on" w:after="100" w:afterAutospacing="on"/>
        <w:jc w:val="both"/>
        <w:rPr>
          <w:del w:author="Janou De Buyser" w:date="2026-07-22T08:46:11.037Z" w16du:dateUtc="2026-07-22T08:46:11.037Z" w:id="285803023"/>
          <w:rFonts w:ascii="Arial" w:hAnsi="Arial" w:cs="Arial"/>
          <w:sz w:val="20"/>
          <w:szCs w:val="20"/>
          <w:lang w:val="nl-NL" w:eastAsia="en-US"/>
        </w:rPr>
      </w:pPr>
      <w:del w:author="Janou De Buyser" w:date="2026-07-22T08:46:11.038Z" w16du:dateUtc="2026-07-22T08:46:11.038Z" w:id="1534117820">
        <w:r w:rsidRPr="19EA53E6" w:rsidDel="05974A2D">
          <w:rPr>
            <w:rFonts w:ascii="Arial" w:hAnsi="Arial" w:cs="Arial"/>
            <w:sz w:val="20"/>
            <w:szCs w:val="20"/>
            <w:lang w:val="nl-NL" w:eastAsia="en-US"/>
          </w:rPr>
          <w:delText xml:space="preserve">Naast deze metingen en opvolging voeren we ook een </w:delText>
        </w:r>
        <w:r w:rsidRPr="19EA53E6" w:rsidDel="05974A2D">
          <w:rPr>
            <w:rFonts w:ascii="Arial" w:hAnsi="Arial" w:cs="Arial"/>
            <w:b w:val="1"/>
            <w:bCs w:val="1"/>
            <w:sz w:val="20"/>
            <w:szCs w:val="20"/>
            <w:lang w:val="nl-NL" w:eastAsia="en-US"/>
          </w:rPr>
          <w:delText xml:space="preserve">procesevaluatie </w:delText>
        </w:r>
        <w:r w:rsidRPr="19EA53E6" w:rsidDel="05974A2D">
          <w:rPr>
            <w:rFonts w:ascii="Arial" w:hAnsi="Arial" w:cs="Arial"/>
            <w:sz w:val="20"/>
            <w:szCs w:val="20"/>
            <w:lang w:val="nl-NL" w:eastAsia="en-US"/>
          </w:rPr>
          <w:delText xml:space="preserve">uit. Dit betekent dat we willen nagaan hoe de behandeling in de praktijk verloopt en hoe u deze ervaart. Daarom kan het zijn dat we u op een bepaald moment vragen om deel te nemen aan een kort gesprek of interview over uw ervaringen met de behandeling en het gebruik van uw schoeisel. Dit helpt ons om de zorg in de toekomst verder te verbeteren. Uw deelname aan dit onderdeel is volledig vrijwillig en u kan dit weigeren zonder gevolgen voor uw verdere deelname aan de studie. In sommige gevallen kunnen ook (delen van) begeleidingsmomenten worden geobserveerd of opgenomen, enkel </w:delText>
        </w:r>
        <w:r w:rsidRPr="19EA53E6" w:rsidDel="05974A2D">
          <w:rPr>
            <w:rFonts w:ascii="Arial" w:hAnsi="Arial" w:cs="Arial"/>
            <w:sz w:val="20"/>
            <w:szCs w:val="20"/>
            <w:lang w:val="nl-NL" w:eastAsia="en-US"/>
          </w:rPr>
          <w:delText>indien</w:delText>
        </w:r>
        <w:r w:rsidRPr="19EA53E6" w:rsidDel="05974A2D">
          <w:rPr>
            <w:rFonts w:ascii="Arial" w:hAnsi="Arial" w:cs="Arial"/>
            <w:sz w:val="20"/>
            <w:szCs w:val="20"/>
            <w:lang w:val="nl-NL" w:eastAsia="en-US"/>
          </w:rPr>
          <w:delText xml:space="preserve"> u hiervoor vooraf toestemming geeft.</w:delText>
        </w:r>
      </w:del>
    </w:p>
    <w:p w:rsidR="3F255B65" w:rsidP="19EA53E6" w:rsidRDefault="3F255B65" w14:paraId="3FD9F055" w14:textId="66D1A43C">
      <w:pPr>
        <w:spacing w:before="281" w:beforeAutospacing="off" w:after="281" w:afterAutospacing="off"/>
        <w:jc w:val="both"/>
        <w:rPr>
          <w:ins w:author="Janou De Buyser" w:date="2026-07-22T08:46:11.064Z" w16du:dateUtc="2026-07-22T08:46:11.064Z" w:id="1231773518"/>
          <w:rFonts w:ascii="Arial" w:hAnsi="Arial" w:eastAsia="Arial" w:cs="Arial"/>
          <w:b w:val="1"/>
          <w:bCs w:val="1"/>
          <w:noProof w:val="0"/>
          <w:sz w:val="20"/>
          <w:szCs w:val="20"/>
          <w:lang w:val="en-US"/>
          <w:rPrChange w:author="Janou De Buyser" w:date="2026-07-22T08:46:27.465Z" w:id="253695468">
            <w:rPr>
              <w:ins w:author="Janou De Buyser" w:date="2026-07-22T08:46:11.064Z" w16du:dateUtc="2026-07-22T08:46:11.064Z" w:id="610720941"/>
              <w:rFonts w:ascii="Arial" w:hAnsi="Arial" w:eastAsia="Arial" w:cs="Arial"/>
              <w:b w:val="1"/>
              <w:bCs w:val="1"/>
              <w:noProof w:val="0"/>
              <w:sz w:val="28"/>
              <w:szCs w:val="28"/>
              <w:lang w:val="en-US"/>
            </w:rPr>
          </w:rPrChange>
        </w:rPr>
      </w:pPr>
      <w:del w:author="Janou De Buyser" w:date="2026-07-22T08:46:11.037Z" w16du:dateUtc="2026-07-22T08:46:11.037Z" w:id="1013257857">
        <w:r w:rsidRPr="19EA53E6" w:rsidDel="3F255B65">
          <w:rPr>
            <w:rFonts w:ascii="Arial" w:hAnsi="Arial" w:cs="Arial"/>
            <w:sz w:val="20"/>
            <w:szCs w:val="20"/>
            <w:lang w:val="en-US" w:eastAsia="en-US"/>
          </w:rPr>
          <w:delText>Hieronder kan u een globaal overzicht terugvinden van het verloop van de studie en de verschillende contactmomenten en onderzoeken die zullen gebeuren</w:delText>
        </w:r>
        <w:r w:rsidRPr="19EA53E6" w:rsidDel="5F820819">
          <w:rPr>
            <w:rFonts w:ascii="Arial" w:hAnsi="Arial" w:cs="Arial"/>
            <w:sz w:val="20"/>
            <w:szCs w:val="20"/>
            <w:lang w:val="en-US" w:eastAsia="en-US"/>
          </w:rPr>
          <w:delText xml:space="preserve"> (</w:delText>
        </w:r>
        <w:r w:rsidRPr="19EA53E6" w:rsidDel="5F820819">
          <w:rPr>
            <w:rFonts w:ascii="Arial" w:hAnsi="Arial" w:cs="Arial"/>
            <w:b w:val="1"/>
            <w:bCs w:val="1"/>
            <w:sz w:val="20"/>
            <w:szCs w:val="20"/>
            <w:lang w:val="en-US" w:eastAsia="en-US"/>
          </w:rPr>
          <w:delText>Figuur 5</w:delText>
        </w:r>
        <w:r w:rsidRPr="19EA53E6" w:rsidDel="5F820819">
          <w:rPr>
            <w:rFonts w:ascii="Arial" w:hAnsi="Arial" w:cs="Arial"/>
            <w:sz w:val="20"/>
            <w:szCs w:val="20"/>
            <w:lang w:val="en-US" w:eastAsia="en-US"/>
          </w:rPr>
          <w:delText>)</w:delText>
        </w:r>
        <w:r w:rsidRPr="19EA53E6" w:rsidDel="3F255B65">
          <w:rPr>
            <w:rFonts w:ascii="Arial" w:hAnsi="Arial" w:cs="Arial"/>
            <w:sz w:val="20"/>
            <w:szCs w:val="20"/>
            <w:lang w:val="en-US" w:eastAsia="en-US"/>
          </w:rPr>
          <w:delText xml:space="preserve">. </w:delText>
        </w:r>
      </w:del>
      <w:commentRangeStart w:id="1053056179"/>
      <w:commentRangeEnd w:id="1053056179"/>
      <w:r>
        <w:rPr>
          <w:rStyle w:val="CommentReference"/>
          <w:rFonts w:ascii="Arial" w:hAnsi="Arial" w:eastAsia="Arial" w:cs="Arial"/>
          <w:color w:val="24303B"/>
        </w:rPr>
        <w:commentReference w:id="1053056179"/>
      </w:r>
      <w:ins w:author="Janou De Buyser" w:date="2026-07-22T08:46:11.064Z" w16du:dateUtc="2026-07-22T08:46:11.064Z" w:id="1311489824">
        <w:r w:rsidRPr="19EA53E6" w:rsidR="710BADD3">
          <w:rPr>
            <w:rFonts w:ascii="Arial" w:hAnsi="Arial" w:eastAsia="Arial" w:cs="Arial"/>
            <w:b w:val="1"/>
            <w:bCs w:val="1"/>
            <w:noProof w:val="0"/>
            <w:sz w:val="20"/>
            <w:szCs w:val="20"/>
            <w:lang w:val="en-US"/>
            <w:rPrChange w:author="Janou De Buyser" w:date="2026-07-22T08:46:27.463Z" w16du:dateUtc="2026-07-22T08:46:27.463Z" w:id="271424431">
              <w:rPr>
                <w:rFonts w:ascii="Arial" w:hAnsi="Arial" w:eastAsia="Arial" w:cs="Arial"/>
                <w:b w:val="1"/>
                <w:bCs w:val="1"/>
                <w:noProof w:val="0"/>
                <w:sz w:val="28"/>
                <w:szCs w:val="28"/>
                <w:lang w:val="en-US"/>
              </w:rPr>
            </w:rPrChange>
          </w:rPr>
          <w:t>Tijdens</w:t>
        </w:r>
        <w:r w:rsidRPr="19EA53E6" w:rsidR="710BADD3">
          <w:rPr>
            <w:rFonts w:ascii="Arial" w:hAnsi="Arial" w:eastAsia="Arial" w:cs="Arial"/>
            <w:b w:val="1"/>
            <w:bCs w:val="1"/>
            <w:noProof w:val="0"/>
            <w:sz w:val="20"/>
            <w:szCs w:val="20"/>
            <w:lang w:val="en-US"/>
            <w:rPrChange w:author="Janou De Buyser" w:date="2026-07-22T08:46:27.463Z" w16du:dateUtc="2026-07-22T08:46:27.463Z" w:id="1334442047">
              <w:rPr>
                <w:rFonts w:ascii="Arial" w:hAnsi="Arial" w:eastAsia="Arial" w:cs="Arial"/>
                <w:b w:val="1"/>
                <w:bCs w:val="1"/>
                <w:noProof w:val="0"/>
                <w:sz w:val="28"/>
                <w:szCs w:val="28"/>
                <w:lang w:val="en-US"/>
              </w:rPr>
            </w:rPrChange>
          </w:rPr>
          <w:t xml:space="preserve"> de </w:t>
        </w:r>
        <w:r w:rsidRPr="19EA53E6" w:rsidR="710BADD3">
          <w:rPr>
            <w:rFonts w:ascii="Arial" w:hAnsi="Arial" w:eastAsia="Arial" w:cs="Arial"/>
            <w:b w:val="1"/>
            <w:bCs w:val="1"/>
            <w:noProof w:val="0"/>
            <w:sz w:val="20"/>
            <w:szCs w:val="20"/>
            <w:lang w:val="en-US"/>
            <w:rPrChange w:author="Janou De Buyser" w:date="2026-07-22T08:46:26.696Z" w16du:dateUtc="2026-07-22T08:46:26.696Z" w:id="1418154754">
              <w:rPr>
                <w:rFonts w:ascii="Arial" w:hAnsi="Arial" w:eastAsia="Arial" w:cs="Arial"/>
                <w:b w:val="1"/>
                <w:bCs w:val="1"/>
                <w:noProof w:val="0"/>
                <w:sz w:val="28"/>
                <w:szCs w:val="28"/>
                <w:lang w:val="en-US"/>
              </w:rPr>
            </w:rPrChange>
          </w:rPr>
          <w:t>volledige</w:t>
        </w:r>
        <w:r w:rsidRPr="19EA53E6" w:rsidR="710BADD3">
          <w:rPr>
            <w:rFonts w:ascii="Arial" w:hAnsi="Arial" w:eastAsia="Arial" w:cs="Arial"/>
            <w:b w:val="1"/>
            <w:bCs w:val="1"/>
            <w:noProof w:val="0"/>
            <w:sz w:val="20"/>
            <w:szCs w:val="20"/>
            <w:lang w:val="en-US"/>
            <w:rPrChange w:author="Janou De Buyser" w:date="2026-07-22T08:46:26.696Z" w16du:dateUtc="2026-07-22T08:46:26.696Z" w:id="1002977723">
              <w:rPr>
                <w:rFonts w:ascii="Arial" w:hAnsi="Arial" w:eastAsia="Arial" w:cs="Arial"/>
                <w:b w:val="1"/>
                <w:bCs w:val="1"/>
                <w:noProof w:val="0"/>
                <w:sz w:val="28"/>
                <w:szCs w:val="28"/>
                <w:lang w:val="en-US"/>
              </w:rPr>
            </w:rPrChange>
          </w:rPr>
          <w:t xml:space="preserve"> </w:t>
        </w:r>
        <w:r w:rsidRPr="19EA53E6" w:rsidR="710BADD3">
          <w:rPr>
            <w:rFonts w:ascii="Arial" w:hAnsi="Arial" w:eastAsia="Arial" w:cs="Arial"/>
            <w:b w:val="1"/>
            <w:bCs w:val="1"/>
            <w:noProof w:val="0"/>
            <w:sz w:val="20"/>
            <w:szCs w:val="20"/>
            <w:lang w:val="en-US"/>
            <w:rPrChange w:author="Janou De Buyser" w:date="2026-07-22T08:46:26.696Z" w16du:dateUtc="2026-07-22T08:46:26.696Z" w:id="1532125387">
              <w:rPr>
                <w:rFonts w:ascii="Arial" w:hAnsi="Arial" w:eastAsia="Arial" w:cs="Arial"/>
                <w:b w:val="1"/>
                <w:bCs w:val="1"/>
                <w:noProof w:val="0"/>
                <w:sz w:val="28"/>
                <w:szCs w:val="28"/>
                <w:lang w:val="en-US"/>
              </w:rPr>
            </w:rPrChange>
          </w:rPr>
          <w:t>studie</w:t>
        </w:r>
      </w:ins>
    </w:p>
    <w:p w:rsidR="710BADD3" w:rsidP="19EA53E6" w:rsidRDefault="710BADD3" w14:paraId="0D285D79" w14:textId="03263F83">
      <w:pPr>
        <w:spacing w:before="240" w:beforeAutospacing="off" w:after="240" w:afterAutospacing="off"/>
        <w:jc w:val="both"/>
        <w:rPr>
          <w:ins w:author="Janou De Buyser" w:date="2026-07-22T08:46:11.064Z" w16du:dateUtc="2026-07-22T08:46:11.064Z" w:id="5969416"/>
          <w:rFonts w:ascii="Arial" w:hAnsi="Arial" w:eastAsia="Arial" w:cs="Arial"/>
          <w:noProof w:val="0"/>
          <w:sz w:val="20"/>
          <w:szCs w:val="20"/>
          <w:lang w:val="en-US"/>
        </w:rPr>
        <w:pPrChange w:author="Janou De Buyser" w:date="2026-07-22T08:46:11.054Z">
          <w:pPr/>
        </w:pPrChange>
      </w:pPr>
      <w:ins w:author="Janou De Buyser" w:date="2026-07-22T08:46:11.064Z" w16du:dateUtc="2026-07-22T08:46:11.064Z" w:id="455648310">
        <w:r w:rsidRPr="19EA53E6" w:rsidR="710BADD3">
          <w:rPr>
            <w:rFonts w:ascii="Arial" w:hAnsi="Arial" w:eastAsia="Arial" w:cs="Arial"/>
            <w:noProof w:val="0"/>
            <w:sz w:val="20"/>
            <w:szCs w:val="20"/>
            <w:lang w:val="en-US"/>
          </w:rPr>
          <w:t>Gedurende de volledige studieperiode besteden we aandacht aan het voorkomen van voetproblemen. Als u klachten krijgt, zoals pijn, blaren of wondjes, is het belangrijk dat u dit zo snel mogelijk meldt aan uw zorgteam, zodat dit tijdig kan worden opgevolgd.</w:t>
        </w:r>
      </w:ins>
    </w:p>
    <w:p w:rsidR="710BADD3" w:rsidP="19EA53E6" w:rsidRDefault="710BADD3" w14:paraId="26BE26DD" w14:textId="06A3C785">
      <w:pPr>
        <w:spacing w:before="240" w:beforeAutospacing="off" w:after="240" w:afterAutospacing="off"/>
        <w:jc w:val="both"/>
        <w:rPr>
          <w:ins w:author="Janou De Buyser" w:date="2026-07-22T08:46:11.064Z" w16du:dateUtc="2026-07-22T08:46:11.064Z" w:id="677275056"/>
          <w:rFonts w:ascii="Arial" w:hAnsi="Arial" w:eastAsia="Arial" w:cs="Arial"/>
          <w:noProof w:val="0"/>
          <w:sz w:val="20"/>
          <w:szCs w:val="20"/>
          <w:lang w:val="en-US"/>
        </w:rPr>
        <w:pPrChange w:author="Janou De Buyser" w:date="2026-07-22T08:46:11.056Z">
          <w:pPr/>
        </w:pPrChange>
      </w:pPr>
      <w:ins w:author="Janou De Buyser" w:date="2026-07-22T08:46:11.064Z" w16du:dateUtc="2026-07-22T08:46:11.064Z" w:id="1672496292">
        <w:r w:rsidRPr="19EA53E6" w:rsidR="710BADD3">
          <w:rPr>
            <w:rFonts w:ascii="Arial" w:hAnsi="Arial" w:eastAsia="Arial" w:cs="Arial"/>
            <w:noProof w:val="0"/>
            <w:sz w:val="20"/>
            <w:szCs w:val="20"/>
            <w:lang w:val="en-US"/>
          </w:rPr>
          <w:t>Na 18 maanden vindt het laatste studiebezoek plaats. Tijdens dit bezoek worden de laatste metingen uitgevoerd en wordt uw deelname afgerond.</w:t>
        </w:r>
      </w:ins>
    </w:p>
    <w:p w:rsidR="710BADD3" w:rsidP="19EA53E6" w:rsidRDefault="710BADD3" w14:paraId="105698B2" w14:textId="42AEE096">
      <w:pPr>
        <w:pStyle w:val="Heading3"/>
        <w:spacing w:before="281" w:beforeAutospacing="off" w:after="281" w:afterAutospacing="off"/>
        <w:jc w:val="both"/>
        <w:rPr>
          <w:ins w:author="Janou De Buyser" w:date="2026-07-22T08:46:11.064Z" w16du:dateUtc="2026-07-22T08:46:11.064Z" w:id="147209933"/>
          <w:rFonts w:ascii="Arial" w:hAnsi="Arial" w:eastAsia="Arial" w:cs="Arial"/>
          <w:b w:val="1"/>
          <w:bCs w:val="1"/>
          <w:noProof w:val="0"/>
          <w:sz w:val="20"/>
          <w:szCs w:val="20"/>
          <w:lang w:val="en-US"/>
          <w:rPrChange w:author="Janou De Buyser" w:date="2026-07-22T08:46:15.8Z" w:id="946123432">
            <w:rPr>
              <w:ins w:author="Janou De Buyser" w:date="2026-07-22T08:46:11.064Z" w16du:dateUtc="2026-07-22T08:46:11.064Z" w:id="1206913918"/>
              <w:rFonts w:ascii="Arial" w:hAnsi="Arial" w:eastAsia="Arial" w:cs="Arial"/>
              <w:b w:val="1"/>
              <w:bCs w:val="1"/>
              <w:noProof w:val="0"/>
              <w:sz w:val="28"/>
              <w:szCs w:val="28"/>
              <w:lang w:val="en-US"/>
            </w:rPr>
          </w:rPrChange>
        </w:rPr>
        <w:pPrChange w:author="Janou De Buyser" w:date="2026-07-22T08:46:11.058Z">
          <w:pPr/>
        </w:pPrChange>
      </w:pPr>
      <w:ins w:author="Janou De Buyser" w:date="2026-07-22T08:46:11.064Z" w16du:dateUtc="2026-07-22T08:46:11.064Z" w:id="1380138381">
        <w:r w:rsidRPr="19EA53E6" w:rsidR="710BADD3">
          <w:rPr>
            <w:rFonts w:ascii="Arial" w:hAnsi="Arial" w:eastAsia="Arial" w:cs="Arial"/>
            <w:b w:val="1"/>
            <w:bCs w:val="1"/>
            <w:noProof w:val="0"/>
            <w:sz w:val="20"/>
            <w:szCs w:val="20"/>
            <w:lang w:val="en-US"/>
            <w:rPrChange w:author="Janou De Buyser" w:date="2026-07-22T08:46:15.799Z" w16du:dateUtc="2026-07-22T08:46:15.799Z" w:id="1121088804">
              <w:rPr>
                <w:rFonts w:ascii="Arial" w:hAnsi="Arial" w:eastAsia="Arial" w:cs="Arial"/>
                <w:b w:val="1"/>
                <w:bCs w:val="1"/>
                <w:noProof w:val="0"/>
                <w:sz w:val="28"/>
                <w:szCs w:val="28"/>
                <w:lang w:val="en-US"/>
              </w:rPr>
            </w:rPrChange>
          </w:rPr>
          <w:t xml:space="preserve">Ervaringen met de </w:t>
        </w:r>
        <w:r w:rsidRPr="19EA53E6" w:rsidR="710BADD3">
          <w:rPr>
            <w:rFonts w:ascii="Arial" w:hAnsi="Arial" w:eastAsia="Arial" w:cs="Arial"/>
            <w:b w:val="1"/>
            <w:bCs w:val="1"/>
            <w:noProof w:val="0"/>
            <w:sz w:val="20"/>
            <w:szCs w:val="20"/>
            <w:lang w:val="en-US"/>
            <w:rPrChange w:author="Janou De Buyser" w:date="2026-07-22T08:46:15.456Z" w16du:dateUtc="2026-07-22T08:46:15.456Z" w:id="1117154314">
              <w:rPr>
                <w:rFonts w:ascii="Arial" w:hAnsi="Arial" w:eastAsia="Arial" w:cs="Arial"/>
                <w:b w:val="1"/>
                <w:bCs w:val="1"/>
                <w:noProof w:val="0"/>
                <w:sz w:val="28"/>
                <w:szCs w:val="28"/>
                <w:lang w:val="en-US"/>
              </w:rPr>
            </w:rPrChange>
          </w:rPr>
          <w:t>behandeling</w:t>
        </w:r>
      </w:ins>
    </w:p>
    <w:p w:rsidR="710BADD3" w:rsidP="19EA53E6" w:rsidRDefault="710BADD3" w14:paraId="76EA90E2" w14:textId="1CFAE5BB">
      <w:pPr>
        <w:spacing w:before="240" w:beforeAutospacing="off" w:after="240" w:afterAutospacing="off"/>
        <w:jc w:val="both"/>
        <w:rPr>
          <w:ins w:author="Janou De Buyser" w:date="2026-07-22T08:46:11.064Z" w16du:dateUtc="2026-07-22T08:46:11.064Z" w:id="1901770355"/>
          <w:rFonts w:ascii="Arial" w:hAnsi="Arial" w:eastAsia="Arial" w:cs="Arial"/>
          <w:noProof w:val="0"/>
          <w:sz w:val="20"/>
          <w:szCs w:val="20"/>
          <w:lang w:val="en-US"/>
        </w:rPr>
        <w:pPrChange w:author="Janou De Buyser" w:date="2026-07-22T08:46:11.06Z">
          <w:pPr/>
        </w:pPrChange>
      </w:pPr>
      <w:ins w:author="Janou De Buyser" w:date="2026-07-22T08:46:11.064Z" w16du:dateUtc="2026-07-22T08:46:11.064Z" w:id="896909116">
        <w:r w:rsidRPr="19EA53E6" w:rsidR="710BADD3">
          <w:rPr>
            <w:rFonts w:ascii="Arial" w:hAnsi="Arial" w:eastAsia="Arial" w:cs="Arial"/>
            <w:noProof w:val="0"/>
            <w:sz w:val="20"/>
            <w:szCs w:val="20"/>
            <w:lang w:val="en-US"/>
          </w:rPr>
          <w:t>Naast</w:t>
        </w:r>
        <w:r w:rsidRPr="19EA53E6" w:rsidR="710BADD3">
          <w:rPr>
            <w:rFonts w:ascii="Arial" w:hAnsi="Arial" w:eastAsia="Arial" w:cs="Arial"/>
            <w:noProof w:val="0"/>
            <w:sz w:val="20"/>
            <w:szCs w:val="20"/>
            <w:lang w:val="en-US"/>
          </w:rPr>
          <w:t xml:space="preserve"> de </w:t>
        </w:r>
        <w:r w:rsidRPr="19EA53E6" w:rsidR="710BADD3">
          <w:rPr>
            <w:rFonts w:ascii="Arial" w:hAnsi="Arial" w:eastAsia="Arial" w:cs="Arial"/>
            <w:noProof w:val="0"/>
            <w:sz w:val="20"/>
            <w:szCs w:val="20"/>
            <w:lang w:val="en-US"/>
          </w:rPr>
          <w:t>medische</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opvolging</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willen</w:t>
        </w:r>
        <w:r w:rsidRPr="19EA53E6" w:rsidR="710BADD3">
          <w:rPr>
            <w:rFonts w:ascii="Arial" w:hAnsi="Arial" w:eastAsia="Arial" w:cs="Arial"/>
            <w:noProof w:val="0"/>
            <w:sz w:val="20"/>
            <w:szCs w:val="20"/>
            <w:lang w:val="en-US"/>
          </w:rPr>
          <w:t xml:space="preserve"> we </w:t>
        </w:r>
        <w:r w:rsidRPr="19EA53E6" w:rsidR="710BADD3">
          <w:rPr>
            <w:rFonts w:ascii="Arial" w:hAnsi="Arial" w:eastAsia="Arial" w:cs="Arial"/>
            <w:noProof w:val="0"/>
            <w:sz w:val="20"/>
            <w:szCs w:val="20"/>
            <w:lang w:val="en-US"/>
          </w:rPr>
          <w:t>ook</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graag</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weten</w:t>
        </w:r>
        <w:r w:rsidRPr="19EA53E6" w:rsidR="710BADD3">
          <w:rPr>
            <w:rFonts w:ascii="Arial" w:hAnsi="Arial" w:eastAsia="Arial" w:cs="Arial"/>
            <w:noProof w:val="0"/>
            <w:sz w:val="20"/>
            <w:szCs w:val="20"/>
            <w:lang w:val="en-US"/>
          </w:rPr>
          <w:t xml:space="preserve"> hoe u de </w:t>
        </w:r>
        <w:r w:rsidRPr="19EA53E6" w:rsidR="710BADD3">
          <w:rPr>
            <w:rFonts w:ascii="Arial" w:hAnsi="Arial" w:eastAsia="Arial" w:cs="Arial"/>
            <w:noProof w:val="0"/>
            <w:sz w:val="20"/>
            <w:szCs w:val="20"/>
            <w:lang w:val="en-US"/>
          </w:rPr>
          <w:t>behandeling</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ervaart</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Daarom</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kunnen</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sommige</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deelnemers</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gevraagd</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worden</w:t>
        </w:r>
        <w:r w:rsidRPr="19EA53E6" w:rsidR="710BADD3">
          <w:rPr>
            <w:rFonts w:ascii="Arial" w:hAnsi="Arial" w:eastAsia="Arial" w:cs="Arial"/>
            <w:noProof w:val="0"/>
            <w:sz w:val="20"/>
            <w:szCs w:val="20"/>
            <w:lang w:val="en-US"/>
          </w:rPr>
          <w:t xml:space="preserve"> om </w:t>
        </w:r>
        <w:r w:rsidRPr="19EA53E6" w:rsidR="710BADD3">
          <w:rPr>
            <w:rFonts w:ascii="Arial" w:hAnsi="Arial" w:eastAsia="Arial" w:cs="Arial"/>
            <w:noProof w:val="0"/>
            <w:sz w:val="20"/>
            <w:szCs w:val="20"/>
            <w:lang w:val="en-US"/>
          </w:rPr>
          <w:t>deel</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te</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nemen</w:t>
        </w:r>
        <w:r w:rsidRPr="19EA53E6" w:rsidR="710BADD3">
          <w:rPr>
            <w:rFonts w:ascii="Arial" w:hAnsi="Arial" w:eastAsia="Arial" w:cs="Arial"/>
            <w:noProof w:val="0"/>
            <w:sz w:val="20"/>
            <w:szCs w:val="20"/>
            <w:lang w:val="en-US"/>
          </w:rPr>
          <w:t xml:space="preserve"> aan </w:t>
        </w:r>
        <w:r w:rsidRPr="19EA53E6" w:rsidR="710BADD3">
          <w:rPr>
            <w:rFonts w:ascii="Arial" w:hAnsi="Arial" w:eastAsia="Arial" w:cs="Arial"/>
            <w:noProof w:val="0"/>
            <w:sz w:val="20"/>
            <w:szCs w:val="20"/>
            <w:lang w:val="en-US"/>
          </w:rPr>
          <w:t>een</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kort</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gesprek</w:t>
        </w:r>
        <w:r w:rsidRPr="19EA53E6" w:rsidR="710BADD3">
          <w:rPr>
            <w:rFonts w:ascii="Arial" w:hAnsi="Arial" w:eastAsia="Arial" w:cs="Arial"/>
            <w:noProof w:val="0"/>
            <w:sz w:val="20"/>
            <w:szCs w:val="20"/>
            <w:lang w:val="en-US"/>
          </w:rPr>
          <w:t xml:space="preserve"> of interview. Deelname </w:t>
        </w:r>
        <w:r w:rsidRPr="19EA53E6" w:rsidR="710BADD3">
          <w:rPr>
            <w:rFonts w:ascii="Arial" w:hAnsi="Arial" w:eastAsia="Arial" w:cs="Arial"/>
            <w:noProof w:val="0"/>
            <w:sz w:val="20"/>
            <w:szCs w:val="20"/>
            <w:lang w:val="en-US"/>
          </w:rPr>
          <w:t>hieraan</w:t>
        </w:r>
        <w:r w:rsidRPr="19EA53E6" w:rsidR="710BADD3">
          <w:rPr>
            <w:rFonts w:ascii="Arial" w:hAnsi="Arial" w:eastAsia="Arial" w:cs="Arial"/>
            <w:noProof w:val="0"/>
            <w:sz w:val="20"/>
            <w:szCs w:val="20"/>
            <w:lang w:val="en-US"/>
          </w:rPr>
          <w:t xml:space="preserve"> is </w:t>
        </w:r>
        <w:r w:rsidRPr="19EA53E6" w:rsidR="710BADD3">
          <w:rPr>
            <w:rFonts w:ascii="Arial" w:hAnsi="Arial" w:eastAsia="Arial" w:cs="Arial"/>
            <w:noProof w:val="0"/>
            <w:sz w:val="20"/>
            <w:szCs w:val="20"/>
            <w:lang w:val="en-US"/>
          </w:rPr>
          <w:t>volledig</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vrijwillig</w:t>
        </w:r>
        <w:r w:rsidRPr="19EA53E6" w:rsidR="710BADD3">
          <w:rPr>
            <w:rFonts w:ascii="Arial" w:hAnsi="Arial" w:eastAsia="Arial" w:cs="Arial"/>
            <w:noProof w:val="0"/>
            <w:sz w:val="20"/>
            <w:szCs w:val="20"/>
            <w:lang w:val="en-US"/>
          </w:rPr>
          <w:t xml:space="preserve"> en </w:t>
        </w:r>
        <w:r w:rsidRPr="19EA53E6" w:rsidR="710BADD3">
          <w:rPr>
            <w:rFonts w:ascii="Arial" w:hAnsi="Arial" w:eastAsia="Arial" w:cs="Arial"/>
            <w:noProof w:val="0"/>
            <w:sz w:val="20"/>
            <w:szCs w:val="20"/>
            <w:lang w:val="en-US"/>
          </w:rPr>
          <w:t>weigeren</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heeft</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geen</w:t>
        </w:r>
        <w:r w:rsidRPr="19EA53E6" w:rsidR="710BADD3">
          <w:rPr>
            <w:rFonts w:ascii="Arial" w:hAnsi="Arial" w:eastAsia="Arial" w:cs="Arial"/>
            <w:noProof w:val="0"/>
            <w:sz w:val="20"/>
            <w:szCs w:val="20"/>
            <w:lang w:val="en-US"/>
          </w:rPr>
          <w:t xml:space="preserve"> </w:t>
        </w:r>
        <w:r w:rsidRPr="19EA53E6" w:rsidR="710BADD3">
          <w:rPr>
            <w:rFonts w:ascii="Arial" w:hAnsi="Arial" w:eastAsia="Arial" w:cs="Arial"/>
            <w:noProof w:val="0"/>
            <w:sz w:val="20"/>
            <w:szCs w:val="20"/>
            <w:lang w:val="en-US"/>
          </w:rPr>
          <w:t>gevolgen</w:t>
        </w:r>
        <w:r w:rsidRPr="19EA53E6" w:rsidR="710BADD3">
          <w:rPr>
            <w:rFonts w:ascii="Arial" w:hAnsi="Arial" w:eastAsia="Arial" w:cs="Arial"/>
            <w:noProof w:val="0"/>
            <w:sz w:val="20"/>
            <w:szCs w:val="20"/>
            <w:lang w:val="en-US"/>
          </w:rPr>
          <w:t xml:space="preserve"> voor </w:t>
        </w:r>
        <w:r w:rsidRPr="19EA53E6" w:rsidR="710BADD3">
          <w:rPr>
            <w:rFonts w:ascii="Arial" w:hAnsi="Arial" w:eastAsia="Arial" w:cs="Arial"/>
            <w:noProof w:val="0"/>
            <w:sz w:val="20"/>
            <w:szCs w:val="20"/>
            <w:lang w:val="en-US"/>
          </w:rPr>
          <w:t>uw</w:t>
        </w:r>
        <w:r w:rsidRPr="19EA53E6" w:rsidR="710BADD3">
          <w:rPr>
            <w:rFonts w:ascii="Arial" w:hAnsi="Arial" w:eastAsia="Arial" w:cs="Arial"/>
            <w:noProof w:val="0"/>
            <w:sz w:val="20"/>
            <w:szCs w:val="20"/>
            <w:lang w:val="en-US"/>
          </w:rPr>
          <w:t xml:space="preserve"> deelname aan de </w:t>
        </w:r>
        <w:r w:rsidRPr="19EA53E6" w:rsidR="710BADD3">
          <w:rPr>
            <w:rFonts w:ascii="Arial" w:hAnsi="Arial" w:eastAsia="Arial" w:cs="Arial"/>
            <w:noProof w:val="0"/>
            <w:sz w:val="20"/>
            <w:szCs w:val="20"/>
            <w:lang w:val="en-US"/>
          </w:rPr>
          <w:t>studie</w:t>
        </w:r>
        <w:r w:rsidRPr="19EA53E6" w:rsidR="710BADD3">
          <w:rPr>
            <w:rFonts w:ascii="Arial" w:hAnsi="Arial" w:eastAsia="Arial" w:cs="Arial"/>
            <w:noProof w:val="0"/>
            <w:sz w:val="20"/>
            <w:szCs w:val="20"/>
            <w:lang w:val="en-US"/>
          </w:rPr>
          <w:t>.</w:t>
        </w:r>
      </w:ins>
    </w:p>
    <w:p w:rsidR="710BADD3" w:rsidP="19EA53E6" w:rsidRDefault="710BADD3" w14:paraId="1852F630" w14:textId="352B605F">
      <w:pPr>
        <w:spacing w:before="240" w:beforeAutospacing="off" w:after="240" w:afterAutospacing="off"/>
        <w:jc w:val="both"/>
        <w:rPr>
          <w:ins w:author="Janou De Buyser" w:date="2026-07-22T08:46:11.064Z" w16du:dateUtc="2026-07-22T08:46:11.064Z" w:id="1043849082"/>
          <w:rFonts w:ascii="Arial" w:hAnsi="Arial" w:eastAsia="Arial" w:cs="Arial"/>
          <w:noProof w:val="0"/>
          <w:sz w:val="20"/>
          <w:szCs w:val="20"/>
          <w:lang w:val="en-US"/>
        </w:rPr>
        <w:pPrChange w:author="Janou De Buyser" w:date="2026-07-22T08:46:11.061Z">
          <w:pPr/>
        </w:pPrChange>
      </w:pPr>
      <w:ins w:author="Janou De Buyser" w:date="2026-07-22T08:46:11.064Z" w16du:dateUtc="2026-07-22T08:46:11.064Z" w:id="2103805947">
        <w:r w:rsidRPr="19EA53E6" w:rsidR="710BADD3">
          <w:rPr>
            <w:rFonts w:ascii="Arial" w:hAnsi="Arial" w:eastAsia="Arial" w:cs="Arial"/>
            <w:noProof w:val="0"/>
            <w:sz w:val="20"/>
            <w:szCs w:val="20"/>
            <w:lang w:val="en-US"/>
          </w:rPr>
          <w:t>Soms kunnen begeleidingsmomenten worden geobserveerd of opgenomen, maar dit gebeurt alleen als u hiervoor vooraf afzonderlijk toestemming geeft.</w:t>
        </w:r>
      </w:ins>
    </w:p>
    <w:p w:rsidR="710BADD3" w:rsidP="19EA53E6" w:rsidRDefault="710BADD3" w14:paraId="4C652D06" w14:textId="6CC2F5FB">
      <w:pPr>
        <w:spacing w:before="240" w:beforeAutospacing="off" w:after="240" w:afterAutospacing="off"/>
        <w:jc w:val="both"/>
        <w:rPr>
          <w:ins w:author="Janou De Buyser" w:date="2026-07-22T08:46:11.065Z" w16du:dateUtc="2026-07-22T08:46:11.065Z" w:id="263854342"/>
          <w:rFonts w:ascii="Arial" w:hAnsi="Arial" w:eastAsia="Arial" w:cs="Arial"/>
          <w:noProof w:val="0"/>
          <w:sz w:val="20"/>
          <w:szCs w:val="20"/>
          <w:lang w:val="en-US"/>
        </w:rPr>
        <w:pPrChange w:author="Janou De Buyser" w:date="2026-07-22T08:46:11.063Z">
          <w:pPr/>
        </w:pPrChange>
      </w:pPr>
      <w:ins w:author="Janou De Buyser" w:date="2026-07-22T08:46:11.065Z" w16du:dateUtc="2026-07-22T08:46:11.065Z" w:id="191253864">
        <w:r w:rsidRPr="19EA53E6" w:rsidR="710BADD3">
          <w:rPr>
            <w:rFonts w:ascii="Arial" w:hAnsi="Arial" w:eastAsia="Arial" w:cs="Arial"/>
            <w:noProof w:val="0"/>
            <w:sz w:val="20"/>
            <w:szCs w:val="20"/>
            <w:lang w:val="en-US"/>
          </w:rPr>
          <w:t>Een overzicht van alle bezoeken en onderzoeken vindt u in het schema hieronder (Figuur 5).</w:t>
        </w:r>
      </w:ins>
    </w:p>
    <w:p w:rsidR="19EA53E6" w:rsidP="19EA53E6" w:rsidRDefault="19EA53E6" w14:paraId="36CBEBEB" w14:textId="01D36180">
      <w:pPr>
        <w:spacing w:beforeAutospacing="on" w:afterAutospacing="on"/>
        <w:jc w:val="both"/>
        <w:rPr>
          <w:rFonts w:ascii="Arial" w:hAnsi="Arial" w:cs="Arial"/>
          <w:sz w:val="20"/>
          <w:szCs w:val="20"/>
          <w:lang w:val="en-US" w:eastAsia="en-US"/>
        </w:rPr>
      </w:pPr>
    </w:p>
    <w:p w:rsidR="005C0E55" w:rsidRDefault="00B779FF" w14:paraId="22A1BF78" w14:textId="29D7B006">
      <w:pPr>
        <w:rPr>
          <w:rFonts w:ascii="Arial" w:hAnsi="Arial" w:cs="Arial"/>
          <w:noProof/>
          <w:sz w:val="20"/>
          <w:szCs w:val="20"/>
          <w:lang w:val="en-BE" w:eastAsia="en-BE"/>
        </w:rPr>
      </w:pPr>
      <w:r>
        <w:rPr>
          <w:rFonts w:ascii="Arial" w:hAnsi="Arial" w:cs="Arial" w:eastAsia="Arial"/>
          <w:noProof/>
          <w:color w:val="24303B"/>
          <w:sz w:val="20"/>
          <w:szCs w:val="20"/>
          <w:lang w:val="en-BE" w:eastAsia="en-BE"/>
        </w:rPr>
        <w:drawing>
          <wp:inline distT="0" distB="0" distL="0" distR="0" wp14:anchorId="0E95F5D5" wp14:editId="24C49F43">
            <wp:extent cx="5886026" cy="4815840"/>
            <wp:effectExtent l="0" t="0" r="635" b="3810"/>
            <wp:docPr id="173749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07558" cy="4833457"/>
                    </a:xfrm>
                    <a:prstGeom prst="rect">
                      <a:avLst/>
                    </a:prstGeom>
                    <a:noFill/>
                  </pic:spPr>
                </pic:pic>
              </a:graphicData>
            </a:graphic>
          </wp:inline>
        </w:drawing>
      </w:r>
    </w:p>
    <w:p w:rsidR="00B779FF" w:rsidRDefault="00B779FF" w14:paraId="7CE62397" w14:textId="77777777">
      <w:pPr>
        <w:rPr>
          <w:rFonts w:ascii="Arial" w:hAnsi="Arial" w:cs="Arial"/>
          <w:noProof/>
          <w:sz w:val="20"/>
          <w:szCs w:val="20"/>
          <w:lang w:val="en-BE" w:eastAsia="en-BE"/>
        </w:rPr>
      </w:pPr>
    </w:p>
    <w:p w:rsidR="007543E5" w:rsidRDefault="005C0E55" w14:paraId="3C0C9A54" w14:textId="591D545A">
      <w:pPr>
        <w:rPr>
          <w:rFonts w:ascii="Arial" w:hAnsi="Arial" w:cs="Arial"/>
          <w:sz w:val="18"/>
          <w:szCs w:val="18"/>
          <w:lang w:val="nl-NL" w:eastAsia="en-BE"/>
        </w:rPr>
      </w:pPr>
      <w:r w:rsidRPr="0009574B">
        <w:rPr>
          <w:rFonts w:ascii="Arial" w:hAnsi="Arial" w:cs="Arial" w:eastAsia="Arial"/>
          <w:b/>
          <w:bCs/>
          <w:color w:val="24303B"/>
          <w:sz w:val="18"/>
          <w:szCs w:val="18"/>
          <w:lang w:val="en-BE" w:eastAsia="en-BE"/>
        </w:rPr>
        <w:t>Figuur 5.</w:t>
      </w:r>
      <w:r w:rsidRPr="0009574B">
        <w:rPr>
          <w:rFonts w:ascii="Arial" w:hAnsi="Arial" w:cs="Arial" w:eastAsia="Arial"/>
          <w:color w:val="24303B"/>
          <w:sz w:val="18"/>
          <w:szCs w:val="18"/>
          <w:lang w:val="en-BE" w:eastAsia="en-BE"/>
        </w:rPr>
        <w:t xml:space="preserve"> </w:t>
      </w:r>
      <w:r w:rsidRPr="0009574B">
        <w:rPr>
          <w:rFonts w:ascii="Arial" w:hAnsi="Arial" w:cs="Arial" w:eastAsia="Arial"/>
          <w:color w:val="24303B"/>
          <w:sz w:val="18"/>
          <w:szCs w:val="18"/>
          <w:lang w:val="nl-NL" w:eastAsia="en-BE"/>
        </w:rPr>
        <w:t>Overzicht van contactmomenten en metingen per studiegroep over 18 maanden.</w:t>
      </w:r>
    </w:p>
    <w:p w:rsidRPr="0009574B" w:rsidR="00FA13DE" w:rsidRDefault="00FA13DE" w14:paraId="11777AA2" w14:textId="77777777">
      <w:pPr>
        <w:rPr>
          <w:rFonts w:ascii="Arial" w:hAnsi="Arial" w:cs="Arial"/>
          <w:sz w:val="18"/>
          <w:szCs w:val="18"/>
          <w:lang w:val="en-BE" w:eastAsia="en-BE"/>
        </w:rPr>
      </w:pPr>
    </w:p>
    <w:p w:rsidRPr="0009574B" w:rsidR="005C0E55" w:rsidP="00FA13DE" w:rsidRDefault="00FA13DE" w14:paraId="759A159B" w14:textId="396B994F">
      <w:pPr>
        <w:pStyle w:val="Heading3"/>
        <w:rPr>
          <w:lang w:val="nl-BE"/>
        </w:rPr>
      </w:pPr>
      <w:r>
        <w:rPr>
          <w:rFonts w:ascii="Arial" w:hAnsi="Arial" w:eastAsia="Arial" w:cs="Arial"/>
          <w:color w:val="24303B"/>
          <w:lang w:val="nl-BE"/>
        </w:rPr>
        <w:t xml:space="preserve">8. </w:t>
      </w:r>
      <w:r w:rsidRPr="0009574B" w:rsidR="00A4306D">
        <w:rPr>
          <w:rFonts w:ascii="Arial" w:hAnsi="Arial" w:eastAsia="Arial" w:cs="Arial"/>
          <w:color w:val="24303B"/>
          <w:lang w:val="nl-BE"/>
        </w:rPr>
        <w:t>Wat zijn uw rechten bij deelname aan deze studie?</w:t>
      </w:r>
    </w:p>
    <w:p w:rsidRPr="0009574B" w:rsidR="00A4306D" w:rsidP="27B0FDDF" w:rsidRDefault="00A4306D" w14:paraId="6EE38F5E" w14:textId="1138CCDC">
      <w:pPr>
        <w:autoSpaceDE w:val="0"/>
        <w:autoSpaceDN w:val="0"/>
        <w:adjustRightInd w:val="0"/>
        <w:spacing w:before="120" w:after="60"/>
        <w:jc w:val="both"/>
        <w:rPr>
          <w:rFonts w:ascii="Arial" w:hAnsi="Arial" w:cs="Arial"/>
          <w:color w:val="000000"/>
          <w:sz w:val="20"/>
          <w:szCs w:val="20"/>
          <w:lang w:val="nl-BE"/>
        </w:rPr>
      </w:pPr>
      <w:r w:rsidRPr="27B0FDDF" w:rsidR="00A4306D">
        <w:rPr>
          <w:rFonts w:ascii="Arial" w:hAnsi="Arial" w:cs="Arial" w:eastAsia="Arial"/>
          <w:color w:val="000000" w:themeColor="text1" w:themeTint="FF" w:themeShade="FF"/>
          <w:sz w:val="20"/>
          <w:szCs w:val="20"/>
          <w:lang w:val="nl-BE"/>
        </w:rPr>
        <w:t>De deelname aan deze studie is volledig vrijwillig</w:t>
      </w:r>
      <w:ins w:author="Fabienne Dobbels" w:date="2026-06-03T08:47:42.579Z" w16du:dateUtc="2026-06-03T08:47:42.579Z" w:id="1028424214">
        <w:r w:rsidRPr="27B0FDDF" w:rsidR="5E7FC4AA">
          <w:rPr>
            <w:rFonts w:ascii="Arial" w:hAnsi="Arial" w:cs="Arial"/>
            <w:color w:val="000000" w:themeColor="text1" w:themeTint="FF" w:themeShade="FF"/>
            <w:sz w:val="20"/>
            <w:szCs w:val="20"/>
            <w:lang w:val="nl-BE"/>
          </w:rPr>
          <w:t>. E</w:t>
        </w:r>
      </w:ins>
      <w:del w:author="Fabienne Dobbels" w:date="2026-06-03T08:47:40.424Z" w16du:dateUtc="2026-06-03T08:47:40.424Z" w:id="552457091">
        <w:r w:rsidRPr="27B0FDDF" w:rsidDel="00A4306D">
          <w:rPr>
            <w:rFonts w:ascii="Arial" w:hAnsi="Arial" w:cs="Arial"/>
            <w:color w:val="000000" w:themeColor="text1" w:themeTint="FF" w:themeShade="FF"/>
            <w:sz w:val="20"/>
            <w:szCs w:val="20"/>
            <w:lang w:val="nl-BE"/>
          </w:rPr>
          <w:delText>, e</w:delText>
        </w:r>
      </w:del>
      <w:r w:rsidRPr="27B0FDDF" w:rsidR="00A4306D">
        <w:rPr>
          <w:rFonts w:ascii="Arial" w:hAnsi="Arial" w:cs="Arial" w:eastAsia="Arial"/>
          <w:color w:val="000000" w:themeColor="text1" w:themeTint="FF" w:themeShade="FF"/>
          <w:sz w:val="20"/>
          <w:szCs w:val="20"/>
          <w:lang w:val="nl-BE"/>
        </w:rPr>
        <w:t xml:space="preserve">r kan op geen enkele manier sprake zijn van dwang. U kunt weigeren om deel te nemen aan de studie en u kunt zich op elk ogenblik terugtrekken uit de studie zonder dat u hiervoor een reden moet opgeven en zonder dat dit op enige wijze een invloed zal hebben op uw behandeling of de verdere relatie met de onderzoeker of </w:t>
      </w:r>
      <w:ins w:author="Fabienne Dobbels" w:date="2026-06-03T08:48:01.591Z" w16du:dateUtc="2026-06-03T08:48:01.591Z" w:id="1599982753">
        <w:r w:rsidRPr="27B0FDDF" w:rsidR="5AA9F0E3">
          <w:rPr>
            <w:rFonts w:ascii="Arial" w:hAnsi="Arial" w:cs="Arial"/>
            <w:color w:val="000000" w:themeColor="text1" w:themeTint="FF" w:themeShade="FF"/>
            <w:sz w:val="20"/>
            <w:szCs w:val="20"/>
            <w:lang w:val="nl-BE"/>
          </w:rPr>
          <w:t>uw</w:t>
        </w:r>
      </w:ins>
      <w:del w:author="Fabienne Dobbels" w:date="2026-06-03T08:48:00.086Z" w16du:dateUtc="2026-06-03T08:48:00.086Z" w:id="1204310331">
        <w:r w:rsidRPr="27B0FDDF" w:rsidDel="00A4306D">
          <w:rPr>
            <w:rFonts w:ascii="Arial" w:hAnsi="Arial" w:cs="Arial"/>
            <w:color w:val="000000" w:themeColor="text1" w:themeTint="FF" w:themeShade="FF"/>
            <w:sz w:val="20"/>
            <w:szCs w:val="20"/>
            <w:lang w:val="nl-BE"/>
          </w:rPr>
          <w:delText>de</w:delText>
        </w:r>
      </w:del>
      <w:r w:rsidRPr="27B0FDDF" w:rsidR="00A4306D">
        <w:rPr>
          <w:rFonts w:ascii="Arial" w:hAnsi="Arial" w:cs="Arial" w:eastAsia="Arial"/>
          <w:color w:val="000000" w:themeColor="text1" w:themeTint="FF" w:themeShade="FF"/>
          <w:sz w:val="20"/>
          <w:szCs w:val="20"/>
          <w:lang w:val="nl-BE"/>
        </w:rPr>
        <w:t xml:space="preserve"> behandelend</w:t>
      </w:r>
      <w:ins w:author="Fabienne Dobbels" w:date="2026-06-03T08:48:08.018Z" w16du:dateUtc="2026-06-03T08:48:08.018Z" w:id="689121720">
        <w:r w:rsidRPr="27B0FDDF" w:rsidR="44D1D0B3">
          <w:rPr>
            <w:rFonts w:ascii="Arial" w:hAnsi="Arial" w:cs="Arial"/>
            <w:color w:val="000000" w:themeColor="text1" w:themeTint="FF" w:themeShade="FF"/>
            <w:sz w:val="20"/>
            <w:szCs w:val="20"/>
            <w:lang w:val="nl-BE"/>
          </w:rPr>
          <w:t xml:space="preserve"> team</w:t>
        </w:r>
      </w:ins>
      <w:del w:author="Fabienne Dobbels" w:date="2026-06-03T08:48:05.467Z" w16du:dateUtc="2026-06-03T08:48:05.467Z" w:id="1713541225">
        <w:r w:rsidRPr="27B0FDDF" w:rsidDel="00A4306D">
          <w:rPr>
            <w:rFonts w:ascii="Arial" w:hAnsi="Arial" w:cs="Arial"/>
            <w:color w:val="000000" w:themeColor="text1" w:themeTint="FF" w:themeShade="FF"/>
            <w:sz w:val="20"/>
            <w:szCs w:val="20"/>
            <w:lang w:val="nl-BE"/>
          </w:rPr>
          <w:delText>e arts</w:delText>
        </w:r>
      </w:del>
      <w:r w:rsidRPr="27B0FDDF" w:rsidR="00A4306D">
        <w:rPr>
          <w:rFonts w:ascii="Arial" w:hAnsi="Arial" w:cs="Arial" w:eastAsia="Arial"/>
          <w:color w:val="000000" w:themeColor="text1" w:themeTint="FF" w:themeShade="FF"/>
          <w:sz w:val="20"/>
          <w:szCs w:val="20"/>
          <w:lang w:val="nl-BE"/>
        </w:rPr>
        <w:t xml:space="preserve">. Dit zal ook geen negatieve invloed hebben op de kwaliteit van de zorgen en uw verdere opvolging. </w:t>
      </w:r>
    </w:p>
    <w:p w:rsidRPr="0009574B" w:rsidR="00A4306D" w:rsidP="00A4306D" w:rsidRDefault="00A4306D" w14:paraId="2AFFF725"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eastAsia="Arial"/>
          <w:bCs/>
          <w:color w:val="000000"/>
          <w:sz w:val="20"/>
          <w:szCs w:val="20"/>
          <w:lang w:val="nl-BE"/>
        </w:rPr>
        <w:t>Uw deelname aan deze studie zal beëindigd worden als de onderzoeker meent dat dit in uw belang is. U kan ook voortijdig uit de studie teruggetrokken worden door de onderzoeker als u de in deze informatiebrief beschreven procedures niet goed opvolgt of u de beschreven items niet respecteert.</w:t>
      </w:r>
    </w:p>
    <w:p w:rsidRPr="0009574B" w:rsidR="00A4306D" w:rsidP="27B0FDDF" w:rsidRDefault="00A4306D" w14:paraId="38B912CB" w14:textId="77777777">
      <w:pPr>
        <w:autoSpaceDE w:val="0"/>
        <w:autoSpaceDN w:val="0"/>
        <w:adjustRightInd w:val="0"/>
        <w:spacing w:before="120" w:after="60"/>
        <w:jc w:val="both"/>
        <w:rPr>
          <w:del w:author="Fabienne Dobbels" w:date="2026-06-03T08:48:57.597Z" w16du:dateUtc="2026-06-03T08:48:57.597Z" w:id="538994588"/>
          <w:rFonts w:ascii="Arial" w:hAnsi="Arial" w:cs="Arial"/>
          <w:color w:val="000000"/>
          <w:sz w:val="20"/>
          <w:szCs w:val="20"/>
          <w:lang w:val="nl-BE"/>
        </w:rPr>
      </w:pPr>
      <w:r w:rsidRPr="27B0FDDF" w:rsidR="00A4306D">
        <w:rPr>
          <w:rFonts w:ascii="Arial" w:hAnsi="Arial" w:cs="Arial" w:eastAsia="Arial"/>
          <w:color w:val="000000" w:themeColor="text1" w:themeTint="FF" w:themeShade="FF"/>
          <w:sz w:val="20"/>
          <w:szCs w:val="20"/>
          <w:lang w:val="nl-BE"/>
        </w:rPr>
        <w:t>Indien</w:t>
      </w:r>
      <w:r w:rsidRPr="27B0FDDF" w:rsidR="00A4306D">
        <w:rPr>
          <w:rFonts w:ascii="Arial" w:hAnsi="Arial" w:cs="Arial" w:eastAsia="Arial"/>
          <w:color w:val="000000" w:themeColor="text1" w:themeTint="FF" w:themeShade="FF"/>
          <w:sz w:val="20"/>
          <w:szCs w:val="20"/>
          <w:lang w:val="nl-BE"/>
        </w:rPr>
        <w:t xml:space="preserve"> u uit de studie gehaald wordt, zullen de </w:t>
      </w:r>
      <w:r w:rsidRPr="27B0FDDF" w:rsidR="00A4306D">
        <w:rPr>
          <w:rFonts w:ascii="Arial" w:hAnsi="Arial" w:cs="Arial" w:eastAsia="Arial"/>
          <w:color w:val="000000" w:themeColor="text1" w:themeTint="FF" w:themeShade="FF"/>
          <w:sz w:val="20"/>
          <w:szCs w:val="20"/>
          <w:lang w:val="nl-BE"/>
        </w:rPr>
        <w:t>reeds</w:t>
      </w:r>
      <w:r w:rsidRPr="27B0FDDF" w:rsidR="00A4306D">
        <w:rPr>
          <w:rFonts w:ascii="Arial" w:hAnsi="Arial" w:cs="Arial" w:eastAsia="Arial"/>
          <w:color w:val="000000" w:themeColor="text1" w:themeTint="FF" w:themeShade="FF"/>
          <w:sz w:val="20"/>
          <w:szCs w:val="20"/>
          <w:lang w:val="nl-BE"/>
        </w:rPr>
        <w:t xml:space="preserve"> verzamelde </w:t>
      </w:r>
      <w:del w:author="Fabienne Dobbels" w:date="2026-06-03T08:48:26.777Z" w16du:dateUtc="2026-06-03T08:48:26.777Z" w:id="931822314">
        <w:r w:rsidRPr="27B0FDDF" w:rsidDel="00A4306D">
          <w:rPr>
            <w:rFonts w:ascii="Arial" w:hAnsi="Arial" w:cs="Arial"/>
            <w:color w:val="000000" w:themeColor="text1" w:themeTint="FF" w:themeShade="FF"/>
            <w:sz w:val="20"/>
            <w:szCs w:val="20"/>
            <w:lang w:val="nl-BE"/>
          </w:rPr>
          <w:delText>ge</w:delText>
        </w:r>
        <w:r w:rsidRPr="27B0FDDF" w:rsidDel="00683101">
          <w:rPr>
            <w:rFonts w:ascii="Arial" w:hAnsi="Arial" w:cs="Arial"/>
            <w:color w:val="000000" w:themeColor="text1" w:themeTint="FF" w:themeShade="FF"/>
            <w:sz w:val="20"/>
            <w:szCs w:val="20"/>
            <w:lang w:val="nl-BE"/>
          </w:rPr>
          <w:delText>pseudo</w:delText>
        </w:r>
        <w:r w:rsidRPr="27B0FDDF" w:rsidDel="00A4306D">
          <w:rPr>
            <w:rFonts w:ascii="Arial" w:hAnsi="Arial" w:cs="Arial"/>
            <w:color w:val="000000" w:themeColor="text1" w:themeTint="FF" w:themeShade="FF"/>
            <w:sz w:val="20"/>
            <w:szCs w:val="20"/>
            <w:lang w:val="nl-BE"/>
          </w:rPr>
          <w:delText xml:space="preserve">nimiseerde </w:delText>
        </w:r>
      </w:del>
      <w:r w:rsidRPr="27B0FDDF" w:rsidR="00A4306D">
        <w:rPr>
          <w:rFonts w:ascii="Arial" w:hAnsi="Arial" w:cs="Arial" w:eastAsia="Arial"/>
          <w:color w:val="000000" w:themeColor="text1" w:themeTint="FF" w:themeShade="FF"/>
          <w:sz w:val="20"/>
          <w:szCs w:val="20"/>
          <w:lang w:val="nl-BE"/>
        </w:rPr>
        <w:t xml:space="preserve">gegevens in de databank blijven voor analyse, maar er zal geen nieuwe data toegevoegd worden. </w:t>
      </w:r>
      <w:del w:author="Fabienne Dobbels" w:date="2026-06-03T08:48:57.597Z" w16du:dateUtc="2026-06-03T08:48:57.597Z" w:id="1769740586">
        <w:r w:rsidRPr="27B0FDDF" w:rsidDel="00683101">
          <w:rPr>
            <w:rFonts w:ascii="Arial" w:hAnsi="Arial" w:cs="Arial"/>
            <w:color w:val="000000" w:themeColor="text1" w:themeTint="FF" w:themeShade="FF"/>
            <w:sz w:val="20"/>
            <w:szCs w:val="20"/>
            <w:lang w:val="nl-BE"/>
          </w:rPr>
          <w:delText>Pseudonimisering</w:delText>
        </w:r>
        <w:r w:rsidRPr="27B0FDDF" w:rsidDel="00683101">
          <w:rPr>
            <w:rFonts w:ascii="Arial" w:hAnsi="Arial" w:cs="Arial"/>
            <w:color w:val="000000" w:themeColor="text1" w:themeTint="FF" w:themeShade="FF"/>
            <w:sz w:val="20"/>
            <w:szCs w:val="20"/>
            <w:lang w:val="nl-BE"/>
          </w:rPr>
          <w:delText xml:space="preserve"> is het zodanig verwerken van persoonsgegevens dat de persoonsgegevens niet meer kunnen worden herleid tot een specifieke betrokkene zonder gebruik te maken van aanvullende informatie.</w:delText>
        </w:r>
      </w:del>
      <w:commentRangeStart w:id="1487454346"/>
      <w:commentRangeEnd w:id="1487454346"/>
      <w:r>
        <w:rPr>
          <w:rStyle w:val="CommentReference"/>
          <w:rFonts w:ascii="Arial" w:hAnsi="Arial" w:eastAsia="Arial" w:cs="Arial"/>
          <w:color w:val="24303B"/>
        </w:rPr>
        <w:commentReference w:id="1487454346"/>
      </w:r>
    </w:p>
    <w:p w:rsidRPr="0009574B" w:rsidR="00A4306D" w:rsidP="27B0FDDF" w:rsidRDefault="00A4306D" w14:paraId="2F12D31C" w14:textId="3D6A3F78">
      <w:pPr>
        <w:autoSpaceDE w:val="0"/>
        <w:autoSpaceDN w:val="0"/>
        <w:adjustRightInd w:val="0"/>
        <w:spacing w:before="120" w:after="60"/>
        <w:jc w:val="both"/>
        <w:rPr>
          <w:rFonts w:ascii="Arial" w:hAnsi="Arial" w:cs="Arial"/>
          <w:color w:val="000000"/>
          <w:sz w:val="20"/>
          <w:szCs w:val="20"/>
          <w:lang w:val="nl-BE"/>
        </w:rPr>
      </w:pPr>
      <w:r w:rsidRPr="27B0FDDF" w:rsidR="00A4306D">
        <w:rPr>
          <w:rFonts w:ascii="Arial" w:hAnsi="Arial" w:cs="Arial" w:eastAsia="Arial"/>
          <w:color w:val="000000" w:themeColor="text1" w:themeTint="FF" w:themeShade="FF"/>
          <w:sz w:val="20"/>
          <w:szCs w:val="20"/>
          <w:lang w:val="nl-BE"/>
        </w:rPr>
        <w:t>Deze studie werd vooraf goedgekeur</w:t>
      </w:r>
      <w:r w:rsidRPr="27B0FDDF" w:rsidR="00A4306D">
        <w:rPr>
          <w:rFonts w:ascii="Arial" w:hAnsi="Arial" w:cs="Arial" w:eastAsia="Arial"/>
          <w:color w:val="000000" w:themeColor="text1" w:themeTint="FF" w:themeShade="FF"/>
          <w:sz w:val="20"/>
          <w:szCs w:val="20"/>
          <w:lang w:val="nl-BE"/>
        </w:rPr>
        <w:t>d door</w:t>
      </w:r>
      <w:r w:rsidRPr="27B0FDDF" w:rsidR="00683101">
        <w:rPr>
          <w:rFonts w:ascii="Arial" w:hAnsi="Arial" w:cs="Arial" w:eastAsia="Arial"/>
          <w:color w:val="000000" w:themeColor="text1" w:themeTint="FF" w:themeShade="FF"/>
          <w:sz w:val="20"/>
          <w:szCs w:val="20"/>
          <w:lang w:val="nl-BE"/>
        </w:rPr>
        <w:t xml:space="preserve"> de ethische commissie onderzoek UZ/KU Leuven</w:t>
      </w:r>
      <w:r w:rsidRPr="27B0FDDF" w:rsidR="005C0E55">
        <w:rPr>
          <w:rFonts w:ascii="Arial" w:hAnsi="Arial" w:cs="Arial" w:eastAsia="Arial"/>
          <w:color w:val="000000" w:themeColor="text1" w:themeTint="FF" w:themeShade="FF"/>
          <w:sz w:val="20"/>
          <w:szCs w:val="20"/>
          <w:lang w:val="nl-BE"/>
        </w:rPr>
        <w:t xml:space="preserve"> alsook door de lokale </w:t>
      </w:r>
      <w:ins w:author="Fabienne Dobbels" w:date="2026-06-03T08:49:58.463Z" w16du:dateUtc="2026-06-03T08:49:58.463Z" w:id="735794779">
        <w:r w:rsidRPr="27B0FDDF" w:rsidR="24429255">
          <w:rPr>
            <w:rFonts w:ascii="Arial" w:hAnsi="Arial" w:cs="Arial"/>
            <w:color w:val="000000" w:themeColor="text1" w:themeTint="FF" w:themeShade="FF"/>
            <w:sz w:val="20"/>
            <w:szCs w:val="20"/>
            <w:lang w:val="nl-BE"/>
          </w:rPr>
          <w:t xml:space="preserve">ethische commissie </w:t>
        </w:r>
      </w:ins>
      <w:del w:author="Fabienne Dobbels" w:date="2026-06-03T08:49:54.336Z" w16du:dateUtc="2026-06-03T08:49:54.336Z" w:id="198326347">
        <w:r w:rsidRPr="27B0FDDF" w:rsidDel="005C0E55">
          <w:rPr>
            <w:rFonts w:ascii="Arial" w:hAnsi="Arial" w:cs="Arial"/>
            <w:color w:val="000000" w:themeColor="text1" w:themeTint="FF" w:themeShade="FF"/>
            <w:sz w:val="20"/>
            <w:szCs w:val="20"/>
            <w:lang w:val="nl-BE"/>
          </w:rPr>
          <w:delText xml:space="preserve">EC </w:delText>
        </w:r>
      </w:del>
      <w:r w:rsidRPr="27B0FDDF" w:rsidR="005C0E55">
        <w:rPr>
          <w:rFonts w:ascii="Arial" w:hAnsi="Arial" w:cs="Arial" w:eastAsia="Arial"/>
          <w:color w:val="000000" w:themeColor="text1" w:themeTint="FF" w:themeShade="FF"/>
          <w:sz w:val="20"/>
          <w:szCs w:val="20"/>
          <w:lang w:val="nl-BE"/>
        </w:rPr>
        <w:t>van uw ziekenhuis</w:t>
      </w:r>
      <w:r w:rsidRPr="27B0FDDF" w:rsidR="00A4306D">
        <w:rPr>
          <w:rFonts w:ascii="Arial" w:hAnsi="Arial" w:cs="Arial" w:eastAsia="Arial"/>
          <w:color w:val="000000" w:themeColor="text1" w:themeTint="FF" w:themeShade="FF"/>
          <w:sz w:val="20"/>
          <w:szCs w:val="20"/>
          <w:lang w:val="nl-BE"/>
        </w:rPr>
        <w:t>. De studie wordt uitgevoerd volgens de richtlijnen voor de goede klinische praktijk (ICH/GCP) en de verklaring van Helsinki opgesteld ter bescherming van mensen deelnemend aan klinische studies. In geen geval dient u de goedkeuring door de Commissie voor Medische Ethiek te beschouwen als een aanzet tot deelname aan deze studie.</w:t>
      </w:r>
    </w:p>
    <w:p w:rsidRPr="00FA13DE" w:rsidR="00A4306D" w:rsidP="00FA13DE" w:rsidRDefault="00FA13DE" w14:paraId="3CB2B882" w14:textId="233A4E07">
      <w:pPr>
        <w:autoSpaceDE w:val="0"/>
        <w:autoSpaceDN w:val="0"/>
        <w:adjustRightInd w:val="0"/>
        <w:spacing w:before="120" w:after="60"/>
        <w:ind w:left="360"/>
        <w:jc w:val="both"/>
        <w:rPr>
          <w:rFonts w:ascii="Arial" w:hAnsi="Arial" w:cs="Arial"/>
          <w:b/>
          <w:color w:val="000000"/>
          <w:sz w:val="20"/>
          <w:szCs w:val="20"/>
          <w:u w:val="single"/>
          <w:lang w:val="nl-BE"/>
        </w:rPr>
      </w:pPr>
      <w:r w:rsidRPr="00FA13DE">
        <w:rPr>
          <w:rFonts w:ascii="Arial" w:hAnsi="Arial" w:cs="Arial" w:eastAsia="Arial"/>
          <w:b/>
          <w:color w:val="123A5F"/>
          <w:sz w:val="20"/>
          <w:szCs w:val="20"/>
          <w:u w:val="single"/>
          <w:lang w:val="nl-BE"/>
        </w:rPr>
        <w:t xml:space="preserve">8.1. </w:t>
      </w:r>
      <w:r w:rsidRPr="00FA13DE" w:rsidR="00A4306D">
        <w:rPr>
          <w:rFonts w:ascii="Arial" w:hAnsi="Arial" w:cs="Arial" w:eastAsia="Arial"/>
          <w:b/>
          <w:color w:val="123A5F"/>
          <w:sz w:val="20"/>
          <w:szCs w:val="20"/>
          <w:u w:val="single"/>
          <w:lang w:val="nl-BE"/>
        </w:rPr>
        <w:t>Vertrouwelijkheid</w:t>
      </w:r>
    </w:p>
    <w:p w:rsidRPr="0009574B" w:rsidR="00683101" w:rsidP="00A4306D" w:rsidRDefault="00683101" w14:paraId="2F5D3310"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eastAsia="Arial"/>
          <w:bCs/>
          <w:color w:val="000000"/>
          <w:sz w:val="20"/>
          <w:szCs w:val="20"/>
          <w:lang w:val="nl-BE"/>
        </w:rPr>
        <w:t>Uw deelname aan de studie betekent dat u ermee akkoord gaat dat de onderzoeker gegevens over u verzamelt en dat de opdrachtgever van de studie die gebruikt voor onderzoek en in het kader van wetenschappelijke en medische publicaties.</w:t>
      </w:r>
    </w:p>
    <w:p w:rsidRPr="0009574B" w:rsidR="00A4306D" w:rsidP="00A4306D" w:rsidRDefault="00A4306D" w14:paraId="257CBAE4"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eastAsia="Arial"/>
          <w:bCs/>
          <w:color w:val="000000"/>
          <w:sz w:val="20"/>
          <w:szCs w:val="20"/>
          <w:lang w:val="nl-BE"/>
        </w:rPr>
        <w:t>In overeenstemming met Algemene Verordening Gegevensbescherming (of GDPR) (EU) 2016/679 van 27 april 2016 (die vanaf 25 mei 2018 in voege is) en de Belgische wet van 30 juli 2018, betreffende de rechten van de patiënt en de betreffende de bescherming van natuurlijke personen in verband met de verwerking van persoonsgegevens en betreffende het vrije verkeer van die gegevens, zal uw persoonlijke levenssfeer worden gerespecteerd. Elk onjuist gegeven kan op uw verzoek verbeterd worden.</w:t>
      </w:r>
    </w:p>
    <w:p w:rsidRPr="0009574B" w:rsidR="00A4306D" w:rsidP="27B0FDDF" w:rsidRDefault="00A4306D" w14:paraId="3D1A7AA5" w14:textId="77777777">
      <w:pPr>
        <w:autoSpaceDE w:val="0"/>
        <w:autoSpaceDN w:val="0"/>
        <w:adjustRightInd w:val="0"/>
        <w:spacing w:before="120" w:after="60"/>
        <w:jc w:val="both"/>
        <w:rPr>
          <w:rFonts w:ascii="Arial" w:hAnsi="Arial" w:cs="Arial"/>
          <w:color w:val="000000"/>
          <w:sz w:val="20"/>
          <w:szCs w:val="20"/>
          <w:lang w:val="nl-BE"/>
        </w:rPr>
      </w:pPr>
      <w:r w:rsidRPr="27B0FDDF" w:rsidR="00A4306D">
        <w:rPr>
          <w:rFonts w:ascii="Arial" w:hAnsi="Arial" w:cs="Arial" w:eastAsia="Arial"/>
          <w:color w:val="000000" w:themeColor="text1" w:themeTint="FF" w:themeShade="FF"/>
          <w:sz w:val="20"/>
          <w:szCs w:val="20"/>
          <w:lang w:val="nl-BE"/>
        </w:rPr>
        <w:t xml:space="preserve">Uw toestemming om deel te nemen aan de studie betekent dat we gegevens van u verwerken voor het doel van de klinische studie. </w:t>
      </w:r>
      <w:r w:rsidRPr="27B0FDDF" w:rsidR="00683101">
        <w:rPr>
          <w:rFonts w:ascii="Arial" w:hAnsi="Arial" w:cs="Arial" w:eastAsia="Arial"/>
          <w:color w:val="000000" w:themeColor="text1" w:themeTint="FF" w:themeShade="FF"/>
          <w:sz w:val="20"/>
          <w:szCs w:val="20"/>
          <w:lang w:val="nl-BE"/>
        </w:rPr>
        <w:t>De rechtsgrond op basis van de PRET-vragenlijst is algemeen belang (art. 6, 1, e GDPR)/wetenschappelijk onderzoek (art. 9, 2, (j) GDPR).</w:t>
      </w:r>
      <w:commentRangeStart w:id="1515572875"/>
      <w:commentRangeStart w:id="129275504"/>
      <w:commentRangeEnd w:id="1515572875"/>
      <w:r>
        <w:rPr>
          <w:rStyle w:val="CommentReference"/>
          <w:rFonts w:ascii="Arial" w:hAnsi="Arial" w:eastAsia="Arial" w:cs="Arial"/>
          <w:color w:val="24303B"/>
        </w:rPr>
        <w:commentReference w:id="1515572875"/>
      </w:r>
      <w:commentRangeEnd w:id="129275504"/>
      <w:r>
        <w:rPr>
          <w:rStyle w:val="CommentReference"/>
          <w:rFonts w:ascii="Arial" w:hAnsi="Arial" w:eastAsia="Arial" w:cs="Arial"/>
          <w:color w:val="24303B"/>
        </w:rPr>
        <w:commentReference w:id="129275504"/>
      </w:r>
    </w:p>
    <w:p w:rsidRPr="0009574B" w:rsidR="00683101" w:rsidP="00683101" w:rsidRDefault="00683101" w14:paraId="16A76508" w14:textId="2956A641">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eastAsia="Arial"/>
          <w:bCs/>
          <w:color w:val="000000"/>
          <w:sz w:val="20"/>
          <w:szCs w:val="20"/>
          <w:lang w:val="nl-BE"/>
        </w:rPr>
        <w:t>U hebt het recht om aan de onderzoeker te vragen welke gegevens hij/zij over u heeft verzameld en waarvoor ze gebruikt worden in het kader van de studie. Deze gegevens hebben betrekking op uw huidige klinische situatie maar ook op uw medische voorgeschiedenis en op de resultaten van onderzoeken die werden uitgevoerd voor de behandeling van uw gezondheid volgens de geldende zorgstandaard. U hebt het recht om deze gegevens in te kijken en om verbeteringen te laten aanbrengen indien ze foutief zouden zijn.</w:t>
      </w:r>
    </w:p>
    <w:p w:rsidRPr="0009574B" w:rsidR="005C0E55" w:rsidP="19EA53E6" w:rsidRDefault="00683101" w14:paraId="4B2A7570" w14:textId="4B899774">
      <w:pPr>
        <w:autoSpaceDE w:val="0"/>
        <w:autoSpaceDN w:val="0"/>
        <w:adjustRightInd w:val="0"/>
        <w:spacing w:before="120" w:after="60"/>
        <w:jc w:val="both"/>
        <w:rPr>
          <w:rFonts w:ascii="Arial" w:hAnsi="Arial" w:cs="Arial"/>
          <w:color w:val="000000"/>
          <w:sz w:val="20"/>
          <w:szCs w:val="20"/>
          <w:lang w:val="nl-BE"/>
        </w:rPr>
      </w:pPr>
      <w:r w:rsidRPr="19EA53E6" w:rsidR="40F7D796">
        <w:rPr>
          <w:rFonts w:ascii="Arial" w:hAnsi="Arial" w:cs="Arial" w:eastAsia="Arial"/>
          <w:color w:val="000000" w:themeColor="text1" w:themeTint="FF" w:themeShade="FF"/>
          <w:sz w:val="20"/>
          <w:szCs w:val="20"/>
          <w:lang w:val="nl-BE"/>
        </w:rPr>
        <w:t xml:space="preserve">De onderzoeker is verplicht om deze verzamelde gegevens vertrouwelijk te behandelen. </w:t>
      </w:r>
      <w:r w:rsidRPr="19EA53E6" w:rsidR="618572A9">
        <w:rPr>
          <w:rFonts w:ascii="Arial" w:hAnsi="Arial" w:cs="Arial" w:eastAsia="Arial"/>
          <w:color w:val="000000" w:themeColor="text1" w:themeTint="FF" w:themeShade="FF"/>
          <w:sz w:val="20"/>
          <w:szCs w:val="20"/>
          <w:lang w:val="nl-BE"/>
        </w:rPr>
        <w:t xml:space="preserve">Alle informatie die tijdens deze studie verzameld wordt zal </w:t>
      </w:r>
      <w:r w:rsidRPr="19EA53E6" w:rsidR="618572A9">
        <w:rPr>
          <w:rFonts w:ascii="Arial" w:hAnsi="Arial" w:cs="Arial" w:eastAsia="Arial"/>
          <w:color w:val="000000" w:themeColor="text1" w:themeTint="FF" w:themeShade="FF"/>
          <w:sz w:val="20"/>
          <w:szCs w:val="20"/>
          <w:u w:val="single"/>
          <w:lang w:val="nl-BE"/>
        </w:rPr>
        <w:t>gepseudonimiseerd</w:t>
      </w:r>
      <w:r w:rsidRPr="19EA53E6" w:rsidR="618572A9">
        <w:rPr>
          <w:rFonts w:ascii="Arial" w:hAnsi="Arial" w:cs="Arial" w:eastAsia="Arial"/>
          <w:color w:val="000000" w:themeColor="text1" w:themeTint="FF" w:themeShade="FF"/>
          <w:sz w:val="20"/>
          <w:szCs w:val="20"/>
          <w:lang w:val="nl-BE"/>
        </w:rPr>
        <w:t xml:space="preserve"> worden (hierbij kan men uw gegevens nog terugkoppelen naar uw persoonlijk dossier). In het geval van </w:t>
      </w:r>
      <w:r w:rsidRPr="19EA53E6" w:rsidR="618572A9">
        <w:rPr>
          <w:rFonts w:ascii="Arial" w:hAnsi="Arial" w:cs="Arial" w:eastAsia="Arial"/>
          <w:color w:val="000000" w:themeColor="text1" w:themeTint="FF" w:themeShade="FF"/>
          <w:sz w:val="20"/>
          <w:szCs w:val="20"/>
          <w:lang w:val="nl-BE"/>
        </w:rPr>
        <w:t>pseudonimisering</w:t>
      </w:r>
      <w:r w:rsidRPr="19EA53E6" w:rsidR="618572A9">
        <w:rPr>
          <w:rFonts w:ascii="Arial" w:hAnsi="Arial" w:cs="Arial" w:eastAsia="Arial"/>
          <w:color w:val="000000" w:themeColor="text1" w:themeTint="FF" w:themeShade="FF"/>
          <w:sz w:val="20"/>
          <w:szCs w:val="20"/>
          <w:lang w:val="nl-BE"/>
        </w:rPr>
        <w:t xml:space="preserve"> zal de sleutel tot deze codes enkel toegankelijk zijn voor de onderzoekende en behandelende arts of de door hem/haar aangestelde vervanger. Enkel de </w:t>
      </w:r>
      <w:r w:rsidRPr="19EA53E6" w:rsidR="618572A9">
        <w:rPr>
          <w:rFonts w:ascii="Arial" w:hAnsi="Arial" w:cs="Arial" w:eastAsia="Arial"/>
          <w:color w:val="000000" w:themeColor="text1" w:themeTint="FF" w:themeShade="FF"/>
          <w:sz w:val="20"/>
          <w:szCs w:val="20"/>
          <w:lang w:val="nl-BE"/>
        </w:rPr>
        <w:t>ge</w:t>
      </w:r>
      <w:r w:rsidRPr="19EA53E6" w:rsidR="2AA480C0">
        <w:rPr>
          <w:rFonts w:ascii="Arial" w:hAnsi="Arial" w:cs="Arial" w:eastAsia="Arial"/>
          <w:color w:val="000000" w:themeColor="text1" w:themeTint="FF" w:themeShade="FF"/>
          <w:sz w:val="20"/>
          <w:szCs w:val="20"/>
          <w:lang w:val="nl-BE"/>
        </w:rPr>
        <w:t>pseudonimiseerde</w:t>
      </w:r>
      <w:r w:rsidRPr="19EA53E6" w:rsidR="618572A9">
        <w:rPr>
          <w:rFonts w:ascii="Arial" w:hAnsi="Arial" w:cs="Arial" w:eastAsia="Arial"/>
          <w:color w:val="000000" w:themeColor="text1" w:themeTint="FF" w:themeShade="FF"/>
          <w:sz w:val="20"/>
          <w:szCs w:val="20"/>
          <w:lang w:val="nl-BE"/>
        </w:rPr>
        <w:t xml:space="preserve"> gegevens zullen gebruikt worden in alle documentatie, rapporten of publicaties (in medische tijdschriften of congressen) over de studie.</w:t>
      </w:r>
      <w:r w:rsidRPr="19EA53E6" w:rsidR="40F7D796">
        <w:rPr>
          <w:rFonts w:ascii="Arial" w:hAnsi="Arial" w:cs="Arial" w:eastAsia="Arial"/>
          <w:color w:val="000000" w:themeColor="text1" w:themeTint="FF" w:themeShade="FF"/>
          <w:sz w:val="20"/>
          <w:szCs w:val="20"/>
          <w:lang w:val="nl-BE"/>
        </w:rPr>
        <w:t xml:space="preserve"> Dit betekent dat onderzoeker zich ertoe verbindt om uw naam nooit bekend te maken bv in het kader van een publicatie of een conferentie.</w:t>
      </w:r>
      <w:r w:rsidRPr="19EA53E6" w:rsidR="618572A9">
        <w:rPr>
          <w:rFonts w:ascii="Arial" w:hAnsi="Arial" w:cs="Arial" w:eastAsia="Arial"/>
          <w:color w:val="000000" w:themeColor="text1" w:themeTint="FF" w:themeShade="FF"/>
          <w:sz w:val="20"/>
          <w:szCs w:val="20"/>
          <w:lang w:val="nl-BE"/>
        </w:rPr>
        <w:t xml:space="preserve"> Vertrouwelijkheid van uw gegevens wordt dus steeds gegarandeerd. Zowel persoonlijke gegevens als gegevens </w:t>
      </w:r>
      <w:r w:rsidRPr="19EA53E6" w:rsidR="6BCBBC0D">
        <w:rPr>
          <w:rFonts w:ascii="Arial" w:hAnsi="Arial" w:cs="Arial" w:eastAsia="Arial"/>
          <w:color w:val="000000" w:themeColor="text1" w:themeTint="FF" w:themeShade="FF"/>
          <w:sz w:val="20"/>
          <w:szCs w:val="20"/>
          <w:lang w:val="nl-BE"/>
        </w:rPr>
        <w:t>over</w:t>
      </w:r>
      <w:r w:rsidRPr="19EA53E6" w:rsidR="618572A9">
        <w:rPr>
          <w:rFonts w:ascii="Arial" w:hAnsi="Arial" w:cs="Arial" w:eastAsia="Arial"/>
          <w:color w:val="000000" w:themeColor="text1" w:themeTint="FF" w:themeShade="FF"/>
          <w:sz w:val="20"/>
          <w:szCs w:val="20"/>
          <w:lang w:val="nl-BE"/>
        </w:rPr>
        <w:t xml:space="preserve"> uw gezondheid zullen verwerkt en bewaard worden gedurende minstens 2</w:t>
      </w:r>
      <w:ins w:author="Janou De Buyser" w:date="2026-07-22T09:00:06.532Z" w16du:dateUtc="2026-07-22T09:00:06.532Z" w:id="1367428852">
        <w:r w:rsidRPr="19EA53E6" w:rsidR="2E3AC819">
          <w:rPr>
            <w:rFonts w:ascii="Arial" w:hAnsi="Arial" w:cs="Arial"/>
            <w:color w:val="000000" w:themeColor="text1" w:themeTint="FF" w:themeShade="FF"/>
            <w:sz w:val="20"/>
            <w:szCs w:val="20"/>
            <w:lang w:val="nl-BE"/>
          </w:rPr>
          <w:t>5</w:t>
        </w:r>
      </w:ins>
      <w:del w:author="Janou De Buyser" w:date="2026-07-22T09:00:05.947Z" w16du:dateUtc="2026-07-22T09:00:05.947Z" w:id="1434376270">
        <w:r w:rsidRPr="19EA53E6" w:rsidDel="618572A9">
          <w:rPr>
            <w:rFonts w:ascii="Arial" w:hAnsi="Arial" w:cs="Arial"/>
            <w:color w:val="000000" w:themeColor="text1" w:themeTint="FF" w:themeShade="FF"/>
            <w:sz w:val="20"/>
            <w:szCs w:val="20"/>
            <w:lang w:val="nl-BE"/>
          </w:rPr>
          <w:delText>0</w:delText>
        </w:r>
      </w:del>
      <w:r w:rsidRPr="19EA53E6" w:rsidR="618572A9">
        <w:rPr>
          <w:rFonts w:ascii="Arial" w:hAnsi="Arial" w:cs="Arial" w:eastAsia="Arial"/>
          <w:color w:val="000000" w:themeColor="text1" w:themeTint="FF" w:themeShade="FF"/>
          <w:sz w:val="20"/>
          <w:szCs w:val="20"/>
          <w:lang w:val="nl-BE"/>
        </w:rPr>
        <w:t xml:space="preserve"> jaar. </w:t>
      </w:r>
    </w:p>
    <w:p w:rsidRPr="0009574B" w:rsidR="00AE6232" w:rsidP="00AE6232" w:rsidRDefault="005C0E55" w14:paraId="2EDB991B" w14:textId="04F2221A">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eastAsia="Arial"/>
          <w:bCs/>
          <w:color w:val="000000"/>
          <w:sz w:val="20"/>
          <w:szCs w:val="20"/>
          <w:lang w:val="nl-BE"/>
        </w:rPr>
        <w:t xml:space="preserve">De lokale hoofdonderzoeker van uw diabetesvoetkliniek zal instaan voor de gegevensbescherming. Enkel de gepseudonimiseerde gegevens zullen doorgestuurd worden naar </w:t>
      </w:r>
      <w:r w:rsidRPr="0009574B" w:rsidR="00AE6232">
        <w:rPr>
          <w:rFonts w:ascii="Arial" w:hAnsi="Arial" w:cs="Arial" w:eastAsia="Arial"/>
          <w:bCs/>
          <w:color w:val="000000"/>
          <w:sz w:val="20"/>
          <w:szCs w:val="20"/>
          <w:lang w:val="nl-BE"/>
        </w:rPr>
        <w:t xml:space="preserve">de hoofonderzoeker van de studie, Prof. Dr. Kevin Deschamps (KU Leuven). Zijn onderzoeksteam zal toegang krijgen tot </w:t>
      </w:r>
      <w:r w:rsidRPr="0009574B">
        <w:rPr>
          <w:rFonts w:ascii="Arial" w:hAnsi="Arial" w:cs="Arial" w:eastAsia="Arial"/>
          <w:bCs/>
          <w:color w:val="000000"/>
          <w:sz w:val="20"/>
          <w:szCs w:val="20"/>
          <w:lang w:val="nl-BE"/>
        </w:rPr>
        <w:t>deze gegevens</w:t>
      </w:r>
      <w:r w:rsidRPr="0009574B" w:rsidR="00AE6232">
        <w:rPr>
          <w:rFonts w:ascii="Arial" w:hAnsi="Arial" w:cs="Arial" w:eastAsia="Arial"/>
          <w:bCs/>
          <w:color w:val="000000"/>
          <w:sz w:val="20"/>
          <w:szCs w:val="20"/>
          <w:lang w:val="nl-BE"/>
        </w:rPr>
        <w:t>. In het kader van de gegevensbescherming zullen de gegevens verwerkt worden door personen behorend tot het onderzoeksteam en aangeduid door en onder de verantwoordelijkheid van de hoofdonderzoeker, inclusief medewerkers met een niet gezondheidszorgberoep.</w:t>
      </w:r>
    </w:p>
    <w:p w:rsidRPr="0009574B" w:rsidR="00683101" w:rsidP="00683101" w:rsidRDefault="00683101" w14:paraId="398D794D"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eastAsia="Arial"/>
          <w:bCs/>
          <w:color w:val="000000"/>
          <w:sz w:val="20"/>
          <w:szCs w:val="20"/>
          <w:lang w:val="nl-BE"/>
        </w:rPr>
        <w:t>De (gecodeerde) onderzoeksgegevens kunnen doorgegeven worden aan Belgische of andere regelgevende instanties, aan de betrokken ethische comités, aan andere artsen en/of instellingen die samenwerken met de opdrachtgever.</w:t>
      </w:r>
    </w:p>
    <w:p w:rsidRPr="0009574B" w:rsidR="00683101" w:rsidP="0056300C" w:rsidRDefault="00683101" w14:paraId="0373464F" w14:textId="11068DAC">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eastAsia="Arial"/>
          <w:bCs/>
          <w:color w:val="000000"/>
          <w:sz w:val="20"/>
          <w:szCs w:val="20"/>
          <w:lang w:val="nl-BE"/>
        </w:rPr>
        <w:t>Ze</w:t>
      </w:r>
      <w:r w:rsidRPr="0009574B">
        <w:rPr>
          <w:rFonts w:ascii="Arial" w:hAnsi="Arial" w:cs="Arial" w:eastAsia="Arial"/>
          <w:color w:val="000000"/>
          <w:sz w:val="20"/>
          <w:szCs w:val="20"/>
          <w:lang w:val="nl-BE"/>
        </w:rPr>
        <w:t xml:space="preserve"> kunnen ook doorgegeven worden </w:t>
      </w:r>
      <w:r w:rsidRPr="0009574B">
        <w:rPr>
          <w:rFonts w:ascii="Arial" w:hAnsi="Arial" w:cs="Arial" w:eastAsia="Arial"/>
          <w:color w:val="000000"/>
          <w:sz w:val="20"/>
          <w:lang w:val="nl-BE"/>
        </w:rPr>
        <w:t xml:space="preserve">aan andere sites van de opdrachtgever in België en in andere landen waar de normen inzake de bescherming van persoonsgegevens verschillend of minder strikt </w:t>
      </w:r>
      <w:r w:rsidRPr="0009574B">
        <w:rPr>
          <w:rFonts w:ascii="Arial" w:hAnsi="Arial" w:cs="Arial" w:eastAsia="Arial"/>
          <w:bCs/>
          <w:color w:val="000000"/>
          <w:sz w:val="20"/>
          <w:szCs w:val="20"/>
          <w:lang w:val="nl-BE"/>
        </w:rPr>
        <w:t xml:space="preserve">kunnen zijn. Dit gebeurt dan steeds in gecodeerde vorm zoals hierboven uitgelegd. </w:t>
      </w:r>
    </w:p>
    <w:p w:rsidRPr="0009574B" w:rsidR="00683101" w:rsidP="00683101" w:rsidRDefault="00683101" w14:paraId="785CF52D" w14:textId="77777777">
      <w:pPr>
        <w:autoSpaceDE w:val="0"/>
        <w:autoSpaceDN w:val="0"/>
        <w:adjustRightInd w:val="0"/>
        <w:spacing w:before="120" w:after="60"/>
        <w:jc w:val="both"/>
        <w:rPr>
          <w:rFonts w:ascii="Arial" w:hAnsi="Arial" w:cs="Arial"/>
          <w:color w:val="000000"/>
          <w:sz w:val="20"/>
          <w:szCs w:val="20"/>
          <w:lang w:val="nl-BE"/>
        </w:rPr>
      </w:pPr>
      <w:r w:rsidRPr="0009574B">
        <w:rPr>
          <w:rFonts w:ascii="Arial" w:hAnsi="Arial" w:cs="Arial" w:eastAsia="Arial"/>
          <w:bCs/>
          <w:color w:val="000000"/>
          <w:sz w:val="20"/>
          <w:szCs w:val="20"/>
          <w:lang w:val="nl-BE"/>
        </w:rPr>
        <w:t>Uw</w:t>
      </w:r>
      <w:r w:rsidRPr="0009574B">
        <w:rPr>
          <w:rFonts w:ascii="Arial" w:hAnsi="Arial" w:cs="Arial" w:eastAsia="Arial"/>
          <w:color w:val="000000"/>
          <w:sz w:val="20"/>
          <w:lang w:val="nl-BE"/>
        </w:rPr>
        <w:t xml:space="preserve"> toestemming om aan deze studie deel te nemen betekent dus ook dat u akkoord gaat dat uw gecodeerde medische gegevens gebruikt worden voor doeleinden die in dit informatieformulier beschreven staan en dat ze overgedragen worden aan bovenvermelde personen en/of instellingen.</w:t>
      </w:r>
    </w:p>
    <w:p w:rsidRPr="0009574B" w:rsidR="00683101" w:rsidP="00683101" w:rsidRDefault="00683101" w14:paraId="2136AD32" w14:textId="77777777">
      <w:pPr>
        <w:autoSpaceDE w:val="0"/>
        <w:autoSpaceDN w:val="0"/>
        <w:adjustRightInd w:val="0"/>
        <w:spacing w:before="120" w:after="60"/>
        <w:jc w:val="both"/>
        <w:rPr>
          <w:rFonts w:ascii="Arial" w:hAnsi="Arial" w:cs="Arial"/>
          <w:bCs/>
          <w:color w:val="000000"/>
          <w:sz w:val="20"/>
          <w:szCs w:val="20"/>
          <w:lang w:val="nl-BE"/>
        </w:rPr>
      </w:pPr>
      <w:r w:rsidRPr="0009574B">
        <w:rPr>
          <w:rFonts w:ascii="Arial" w:hAnsi="Arial" w:cs="Arial" w:eastAsia="Arial"/>
          <w:bCs/>
          <w:color w:val="000000"/>
          <w:sz w:val="20"/>
          <w:szCs w:val="20"/>
          <w:lang w:val="nl-BE"/>
        </w:rPr>
        <w:t>Indien u uw toestemming tot deelname aan de studie intrekt, zullen de gecodeerde gegevens die al verzameld waren voor uw terugtrekking, bewaard worden. Hierdoor wordt de geldigheid van de studie gegarandeerd. Er zal geen enkel nieuw gegeven aan de opdrachtgever worden doorgegeven.</w:t>
      </w:r>
    </w:p>
    <w:p w:rsidRPr="0009574B" w:rsidR="00AE6232" w:rsidP="19EA53E6" w:rsidRDefault="007565EA" w14:paraId="499F15BB" w14:textId="460FE46F">
      <w:pPr>
        <w:pStyle w:val="Normal"/>
        <w:suppressLineNumbers w:val="0"/>
        <w:bidi w:val="0"/>
        <w:spacing w:before="120" w:beforeAutospacing="off" w:after="60" w:afterAutospacing="off" w:line="259" w:lineRule="auto"/>
        <w:ind w:left="0" w:right="0"/>
        <w:jc w:val="both"/>
        <w:rPr>
          <w:rFonts w:ascii="Arial" w:hAnsi="Arial" w:cs="Arial"/>
          <w:sz w:val="20"/>
          <w:szCs w:val="20"/>
          <w:lang w:val="nl-BE"/>
        </w:rPr>
      </w:pPr>
      <w:r w:rsidRPr="19EA53E6" w:rsidR="6F39D4AD">
        <w:rPr>
          <w:rFonts w:ascii="Arial" w:hAnsi="Arial" w:cs="Arial" w:eastAsia="Arial"/>
          <w:color w:val="000000" w:themeColor="text1" w:themeTint="FF" w:themeShade="FF"/>
          <w:sz w:val="20"/>
          <w:szCs w:val="20"/>
          <w:lang w:val="nl-BE"/>
        </w:rPr>
        <w:t>Indien</w:t>
      </w:r>
      <w:r w:rsidRPr="19EA53E6" w:rsidR="6F39D4AD">
        <w:rPr>
          <w:rFonts w:ascii="Arial" w:hAnsi="Arial" w:cs="Arial" w:eastAsia="Arial"/>
          <w:color w:val="000000" w:themeColor="text1" w:themeTint="FF" w:themeShade="FF"/>
          <w:sz w:val="20"/>
          <w:szCs w:val="20"/>
          <w:lang w:val="nl-BE"/>
        </w:rPr>
        <w:t xml:space="preserve"> u vragen hebt over hoe wij de gegevens gebruiken of </w:t>
      </w:r>
      <w:r w:rsidRPr="19EA53E6" w:rsidR="6F39D4AD">
        <w:rPr>
          <w:rFonts w:ascii="Arial" w:hAnsi="Arial" w:cs="Arial" w:eastAsia="Arial"/>
          <w:color w:val="000000" w:themeColor="text1" w:themeTint="FF" w:themeShade="FF"/>
          <w:sz w:val="20"/>
          <w:szCs w:val="20"/>
          <w:lang w:val="nl-BE"/>
        </w:rPr>
        <w:t>indien</w:t>
      </w:r>
      <w:r w:rsidRPr="19EA53E6" w:rsidR="6F39D4AD">
        <w:rPr>
          <w:rFonts w:ascii="Arial" w:hAnsi="Arial" w:cs="Arial" w:eastAsia="Arial"/>
          <w:color w:val="000000" w:themeColor="text1" w:themeTint="FF" w:themeShade="FF"/>
          <w:sz w:val="20"/>
          <w:szCs w:val="20"/>
          <w:lang w:val="nl-BE"/>
        </w:rPr>
        <w:t xml:space="preserve"> u uw recht op inzage, correctie, eventueel stopzetting van de verdere verwerking wilt uitoefenen, dan kan u hiervoor steeds terecht bij de onderzoeker op volgend contactadres: </w:t>
      </w:r>
      <w:del w:author="Janou De Buyser" w:date="2026-07-22T08:56:11.619Z" w16du:dateUtc="2026-07-22T08:56:11.619Z" w:id="962497645">
        <w:r w:rsidRPr="19EA53E6" w:rsidDel="73486C88">
          <w:rPr>
            <w:rFonts w:ascii="Arial" w:hAnsi="Arial" w:cs="Arial"/>
            <w:color w:val="000000" w:themeColor="text1" w:themeTint="FF" w:themeShade="FF"/>
            <w:sz w:val="20"/>
            <w:szCs w:val="20"/>
            <w:lang w:val="nl-BE"/>
          </w:rPr>
          <w:delText>stijn.rosseel</w:delText>
        </w:r>
        <w:r w:rsidRPr="19EA53E6" w:rsidDel="6F39D4AD">
          <w:rPr>
            <w:rFonts w:ascii="Arial" w:hAnsi="Arial" w:cs="Arial"/>
            <w:color w:val="000000" w:themeColor="text1" w:themeTint="FF" w:themeShade="FF"/>
            <w:sz w:val="20"/>
            <w:szCs w:val="20"/>
            <w:lang w:val="nl-BE"/>
          </w:rPr>
          <w:delText>@</w:delText>
        </w:r>
      </w:del>
      <w:ins w:author="Janou De Buyser" w:date="2026-07-22T08:56:16.228Z" w16du:dateUtc="2026-07-22T08:56:16.228Z" w:id="10734576">
        <w:r w:rsidRPr="19EA53E6" w:rsidR="3A1E86DC">
          <w:rPr>
            <w:rFonts w:ascii="Arial" w:hAnsi="Arial" w:cs="Arial"/>
            <w:color w:val="000000" w:themeColor="text1" w:themeTint="FF" w:themeShade="FF"/>
            <w:sz w:val="20"/>
            <w:szCs w:val="20"/>
            <w:lang w:val="nl-BE"/>
          </w:rPr>
          <w:t>janou.debuyser@</w:t>
        </w:r>
      </w:ins>
      <w:r w:rsidRPr="19EA53E6" w:rsidR="6F39D4AD">
        <w:rPr>
          <w:rFonts w:ascii="Arial" w:hAnsi="Arial" w:cs="Arial" w:eastAsia="Arial"/>
          <w:color w:val="000000" w:themeColor="text1" w:themeTint="FF" w:themeShade="FF"/>
          <w:sz w:val="20"/>
          <w:szCs w:val="20"/>
          <w:lang w:val="nl-BE"/>
        </w:rPr>
        <w:t xml:space="preserve">kuleuven.be. </w:t>
      </w:r>
      <w:r w:rsidRPr="19EA53E6" w:rsidR="6F39D4AD">
        <w:rPr>
          <w:rFonts w:ascii="Arial" w:hAnsi="Arial" w:cs="Arial" w:eastAsia="Arial"/>
          <w:color w:val="000000" w:themeColor="text1" w:themeTint="FF" w:themeShade="FF"/>
          <w:sz w:val="20"/>
          <w:szCs w:val="20"/>
          <w:lang w:val="nl-BE"/>
        </w:rPr>
        <w:t>Indien</w:t>
      </w:r>
      <w:r w:rsidRPr="19EA53E6" w:rsidR="6F39D4AD">
        <w:rPr>
          <w:rFonts w:ascii="Arial" w:hAnsi="Arial" w:cs="Arial" w:eastAsia="Arial"/>
          <w:color w:val="000000" w:themeColor="text1" w:themeTint="FF" w:themeShade="FF"/>
          <w:sz w:val="20"/>
          <w:szCs w:val="20"/>
          <w:lang w:val="nl-BE"/>
        </w:rPr>
        <w:t xml:space="preserve"> u naderhand nog bijzondere aandachtspunten heeft of klacht wenst neer te leggen, kan u terecht bij </w:t>
      </w:r>
      <w:r w:rsidRPr="19EA53E6" w:rsidR="73486C88">
        <w:rPr>
          <w:rFonts w:ascii="Arial" w:hAnsi="Arial" w:cs="Arial" w:eastAsia="Arial"/>
          <w:color w:val="000000" w:themeColor="text1" w:themeTint="FF" w:themeShade="FF"/>
          <w:sz w:val="20"/>
          <w:szCs w:val="20"/>
          <w:lang w:val="nl-BE"/>
        </w:rPr>
        <w:t>d</w:t>
      </w:r>
      <w:r w:rsidRPr="19EA53E6" w:rsidR="466A1557">
        <w:rPr>
          <w:rFonts w:ascii="Arial" w:hAnsi="Arial" w:cs="Arial" w:eastAsia="Arial"/>
          <w:color w:val="000000" w:themeColor="text1" w:themeTint="FF" w:themeShade="FF"/>
          <w:sz w:val="20"/>
          <w:szCs w:val="20"/>
          <w:lang w:val="nl-BE"/>
        </w:rPr>
        <w:t xml:space="preserve">e Data </w:t>
      </w:r>
      <w:r w:rsidRPr="19EA53E6" w:rsidR="466A1557">
        <w:rPr>
          <w:rFonts w:ascii="Arial" w:hAnsi="Arial" w:cs="Arial" w:eastAsia="Arial"/>
          <w:color w:val="000000" w:themeColor="text1" w:themeTint="FF" w:themeShade="FF"/>
          <w:sz w:val="20"/>
          <w:szCs w:val="20"/>
          <w:lang w:val="nl-BE"/>
        </w:rPr>
        <w:t>Protection</w:t>
      </w:r>
      <w:r w:rsidRPr="19EA53E6" w:rsidR="466A1557">
        <w:rPr>
          <w:rFonts w:ascii="Arial" w:hAnsi="Arial" w:cs="Arial" w:eastAsia="Arial"/>
          <w:color w:val="000000" w:themeColor="text1" w:themeTint="FF" w:themeShade="FF"/>
          <w:sz w:val="20"/>
          <w:szCs w:val="20"/>
          <w:lang w:val="nl-BE"/>
        </w:rPr>
        <w:t xml:space="preserve"> </w:t>
      </w:r>
      <w:r w:rsidRPr="19EA53E6" w:rsidR="466A1557">
        <w:rPr>
          <w:rFonts w:ascii="Arial" w:hAnsi="Arial" w:cs="Arial" w:eastAsia="Arial"/>
          <w:color w:val="000000" w:themeColor="text1" w:themeTint="FF" w:themeShade="FF"/>
          <w:sz w:val="20"/>
          <w:szCs w:val="20"/>
          <w:lang w:val="nl-BE"/>
        </w:rPr>
        <w:t>Officer</w:t>
      </w:r>
      <w:r w:rsidRPr="19EA53E6" w:rsidR="466A1557">
        <w:rPr>
          <w:rFonts w:ascii="Arial" w:hAnsi="Arial" w:cs="Arial" w:eastAsia="Arial"/>
          <w:color w:val="000000" w:themeColor="text1" w:themeTint="FF" w:themeShade="FF"/>
          <w:sz w:val="20"/>
          <w:szCs w:val="20"/>
          <w:lang w:val="nl-BE"/>
        </w:rPr>
        <w:t xml:space="preserve"> (DPO)</w:t>
      </w:r>
      <w:r w:rsidRPr="19EA53E6" w:rsidR="73486C88">
        <w:rPr>
          <w:rFonts w:ascii="Arial" w:hAnsi="Arial" w:cs="Arial" w:eastAsia="Arial"/>
          <w:color w:val="000000" w:themeColor="text1" w:themeTint="FF" w:themeShade="FF"/>
          <w:sz w:val="20"/>
          <w:szCs w:val="20"/>
          <w:lang w:val="nl-BE"/>
        </w:rPr>
        <w:t>. Hier</w:t>
      </w:r>
      <w:r w:rsidRPr="19EA53E6" w:rsidR="466A1557">
        <w:rPr>
          <w:rFonts w:ascii="Arial" w:hAnsi="Arial" w:cs="Arial" w:eastAsia="Arial"/>
          <w:color w:val="000000" w:themeColor="text1" w:themeTint="FF" w:themeShade="FF"/>
          <w:sz w:val="20"/>
          <w:szCs w:val="20"/>
          <w:lang w:val="nl-BE"/>
        </w:rPr>
        <w:t xml:space="preserve"> kan u desgewenst meer informatie verschaffen over de bescherming van uw persoonsgegevens. </w:t>
      </w:r>
      <w:commentRangeStart w:id="0"/>
      <w:r w:rsidRPr="19EA53E6" w:rsidR="466A1557">
        <w:rPr>
          <w:rFonts w:ascii="Arial" w:hAnsi="Arial" w:cs="Arial" w:eastAsia="Arial"/>
          <w:color w:val="24303B"/>
          <w:sz w:val="20"/>
          <w:szCs w:val="20"/>
          <w:lang w:val="nl-BE"/>
        </w:rPr>
        <w:t xml:space="preserve">De contactgegevens van deze laatste zijn als volgt: </w:t>
      </w:r>
      <w:r w:rsidRPr="19EA53E6" w:rsidR="466A1557">
        <w:rPr>
          <w:rFonts w:ascii="Arial" w:hAnsi="Arial" w:cs="Arial" w:eastAsia="Arial"/>
          <w:color w:val="24303B"/>
          <w:sz w:val="20"/>
          <w:szCs w:val="20"/>
          <w:highlight w:val="yellow"/>
          <w:lang w:val="nl-BE"/>
        </w:rPr>
        <w:t xml:space="preserve">DPO - UZ Leuven, Herestraat 49, 3000 Leuven, e-mail </w:t>
      </w:r>
      <w:del w:author="Janou De Buyser" w:date="2026-07-22T08:56:11.665Z" w16du:dateUtc="2026-07-22T08:56:11.665Z" w:id="1361938541">
        <w:r>
          <w:fldChar w:fldCharType="begin"/>
        </w:r>
        <w:r>
          <w:delInstrText xml:space="preserve">HYPERLINK "mailto:dpo@uzleuven.be"</w:delInstrText>
        </w:r>
        <w:r>
          <w:fldChar w:fldCharType="separate"/>
        </w:r>
      </w:del>
      <w:del w:author="Janou De Buyser" w:date="2026-07-22T08:56:11.666Z" w16du:dateUtc="2026-07-22T08:56:11.666Z" w:id="1476661865">
        <w:r w:rsidRPr="19EA53E6" w:rsidDel="6F39D4AD">
          <w:rPr>
            <w:rStyle w:val="Hyperlink"/>
            <w:rFonts w:ascii="Arial" w:hAnsi="Arial" w:cs="Arial"/>
            <w:sz w:val="20"/>
            <w:szCs w:val="20"/>
            <w:highlight w:val="yellow"/>
            <w:lang w:val="nl-BE"/>
          </w:rPr>
          <w:delText>dpo@uzleuven.be</w:delText>
        </w:r>
      </w:del>
      <w:del w:author="Janou De Buyser" w:date="2026-07-22T08:56:11.665Z" w16du:dateUtc="2026-07-22T08:56:11.665Z" w:id="1949301188">
        <w:r>
          <w:fldChar w:fldCharType="end"/>
        </w:r>
      </w:del>
      <w:ins w:author="Janou De Buyser" w:date="2026-07-22T08:56:11.668Z" w16du:dateUtc="2026-07-22T08:56:11.668Z" w:id="1176312026">
        <w:r w:rsidRPr="19EA53E6" w:rsidR="3A1E86DC">
          <w:rPr>
            <w:rFonts w:ascii="Arial" w:hAnsi="Arial" w:cs="Arial"/>
            <w:sz w:val="20"/>
            <w:szCs w:val="20"/>
            <w:highlight w:val="yellow"/>
            <w:lang w:val="nl-BE"/>
          </w:rPr>
          <w:t>dpo@uzleuven.be</w:t>
        </w:r>
      </w:ins>
      <w:r w:rsidRPr="19EA53E6" w:rsidR="466A1557">
        <w:rPr>
          <w:rFonts w:ascii="Arial" w:hAnsi="Arial" w:cs="Arial" w:eastAsia="Arial"/>
          <w:color w:val="24303B"/>
          <w:sz w:val="20"/>
          <w:szCs w:val="20"/>
          <w:highlight w:val="yellow"/>
          <w:lang w:val="nl-BE"/>
        </w:rPr>
        <w:t>.</w:t>
      </w:r>
      <w:commentRangeEnd w:id="0"/>
      <w:r>
        <w:rPr>
          <w:rStyle w:val="CommentReference"/>
          <w:rFonts w:ascii="Arial" w:hAnsi="Arial" w:eastAsia="Arial" w:cs="Arial"/>
          <w:color w:val="24303B"/>
        </w:rPr>
        <w:commentReference w:id="0"/>
      </w:r>
      <w:commentRangeStart w:id="1845249106"/>
      <w:commentRangeEnd w:id="1845249106"/>
      <w:r>
        <w:rPr>
          <w:rStyle w:val="CommentReference"/>
          <w:rFonts w:ascii="Arial" w:hAnsi="Arial" w:eastAsia="Arial" w:cs="Arial"/>
          <w:color w:val="24303B"/>
        </w:rPr>
        <w:commentReference w:id="1845249106"/>
      </w:r>
    </w:p>
    <w:p w:rsidRPr="0009574B" w:rsidR="00AE6232" w:rsidP="00B7571E" w:rsidRDefault="007565EA" w14:paraId="63E2EEE3" w14:textId="719FFE00">
      <w:pPr>
        <w:autoSpaceDE w:val="0"/>
        <w:autoSpaceDN w:val="0"/>
        <w:adjustRightInd w:val="0"/>
        <w:spacing w:before="120" w:after="60"/>
        <w:jc w:val="both"/>
        <w:rPr>
          <w:rFonts w:ascii="Arial" w:hAnsi="Arial" w:cs="Arial"/>
          <w:sz w:val="20"/>
          <w:szCs w:val="20"/>
          <w:lang w:val="nl-BE"/>
        </w:rPr>
      </w:pPr>
      <w:r w:rsidRPr="0009574B">
        <w:rPr>
          <w:rFonts w:ascii="Arial" w:hAnsi="Arial" w:cs="Arial" w:eastAsia="Arial"/>
          <w:bCs/>
          <w:color w:val="000000"/>
          <w:sz w:val="20"/>
          <w:szCs w:val="20"/>
          <w:lang w:val="nl-BE"/>
        </w:rPr>
        <w:t xml:space="preserve">Vertegenwoordigers van de opdrachtgever, auditoren, de Commissie voor Medische Ethiek en de bevoegde overheden, allen gebonden door het beroepsgeheim, hebben rechtstreeks toegang tot uw medische dossiers om de procedures van de studie en/of de gegevens te controleren, zonder de vertrouwelijkheid te schenden. Dit kan enkel binnen de grenzen die door de betreffende wetten zijn toegestaan. Door het toestemmingsformulier, na voorafgaande uitleg, te ondertekenen, stemt u in met </w:t>
      </w:r>
      <w:r w:rsidRPr="0009574B">
        <w:rPr>
          <w:rFonts w:ascii="Arial" w:hAnsi="Arial" w:cs="Arial" w:eastAsia="Arial"/>
          <w:color w:val="24303B"/>
          <w:sz w:val="20"/>
          <w:szCs w:val="20"/>
          <w:lang w:val="nl-BE"/>
        </w:rPr>
        <w:t>deze toegang.</w:t>
      </w:r>
      <w:r w:rsidR="00B7571E">
        <w:rPr>
          <w:rFonts w:ascii="Arial" w:hAnsi="Arial" w:cs="Arial" w:eastAsia="Arial"/>
          <w:color w:val="24303B"/>
          <w:sz w:val="20"/>
          <w:szCs w:val="20"/>
          <w:lang w:val="nl-BE"/>
        </w:rPr>
        <w:t xml:space="preserve"> </w:t>
      </w:r>
      <w:r w:rsidRPr="0009574B" w:rsidR="00AE6232">
        <w:rPr>
          <w:rFonts w:ascii="Arial" w:hAnsi="Arial" w:cs="Arial" w:eastAsia="Arial"/>
          <w:color w:val="24303B"/>
          <w:sz w:val="20"/>
          <w:szCs w:val="20"/>
          <w:lang w:val="nl-BE"/>
        </w:rPr>
        <w:t>Tot slot, indien u een klacht heeft over de verwerking van uw gegevens, kunt u contact opnemen met de Belgische toezichthoudende instantie die toeziet op de naleving van de grondbeginselen van de bescherming van persoonsgegevens:</w:t>
      </w:r>
    </w:p>
    <w:p w:rsidRPr="0009574B" w:rsidR="00AE6232" w:rsidP="00AE6232" w:rsidRDefault="00AE6232" w14:paraId="13F35D26" w14:textId="77777777">
      <w:pPr>
        <w:jc w:val="both"/>
        <w:rPr>
          <w:rFonts w:ascii="Arial" w:hAnsi="Arial" w:cs="Arial"/>
          <w:sz w:val="20"/>
          <w:szCs w:val="20"/>
          <w:lang w:val="nl-BE"/>
        </w:rPr>
      </w:pPr>
      <w:r w:rsidRPr="0009574B">
        <w:rPr>
          <w:rFonts w:ascii="Arial" w:hAnsi="Arial" w:cs="Arial" w:eastAsia="Arial"/>
          <w:color w:val="24303B"/>
          <w:sz w:val="20"/>
          <w:szCs w:val="20"/>
          <w:lang w:val="nl-BE"/>
        </w:rPr>
        <w:t xml:space="preserve">De Belgische toezichthoudende instantie heet: </w:t>
      </w:r>
    </w:p>
    <w:p w:rsidRPr="0009574B" w:rsidR="00AE6232" w:rsidP="00AE6232" w:rsidRDefault="00AE6232" w14:paraId="7A4936BE" w14:textId="77777777">
      <w:pPr>
        <w:jc w:val="both"/>
        <w:rPr>
          <w:rFonts w:ascii="Arial" w:hAnsi="Arial" w:cs="Arial"/>
          <w:sz w:val="20"/>
          <w:szCs w:val="20"/>
          <w:lang w:val="nl-BE"/>
        </w:rPr>
      </w:pPr>
      <w:r w:rsidRPr="0009574B">
        <w:rPr>
          <w:rFonts w:ascii="Arial" w:hAnsi="Arial" w:cs="Arial" w:eastAsia="Arial"/>
          <w:color w:val="24303B"/>
          <w:sz w:val="20"/>
          <w:szCs w:val="20"/>
          <w:lang w:val="nl-BE"/>
        </w:rPr>
        <w:t>Gegevensbeschermingsautoriteit (GBA)</w:t>
      </w:r>
    </w:p>
    <w:p w:rsidRPr="0009574B" w:rsidR="00AE6232" w:rsidP="00AE6232" w:rsidRDefault="00AE6232" w14:paraId="65C62336" w14:textId="77777777">
      <w:pPr>
        <w:jc w:val="both"/>
        <w:rPr>
          <w:rFonts w:ascii="Arial" w:hAnsi="Arial" w:cs="Arial"/>
          <w:sz w:val="20"/>
          <w:szCs w:val="20"/>
          <w:lang w:val="nl-BE"/>
        </w:rPr>
      </w:pPr>
      <w:r w:rsidRPr="0009574B">
        <w:rPr>
          <w:rFonts w:ascii="Arial" w:hAnsi="Arial" w:cs="Arial" w:eastAsia="Arial"/>
          <w:color w:val="24303B"/>
          <w:sz w:val="20"/>
          <w:szCs w:val="20"/>
          <w:lang w:val="nl-BE"/>
        </w:rPr>
        <w:t>Drukpersstraat 35,</w:t>
      </w:r>
    </w:p>
    <w:p w:rsidRPr="0009574B" w:rsidR="00AE6232" w:rsidP="00AE6232" w:rsidRDefault="00AE6232" w14:paraId="7D41C91F" w14:textId="77777777">
      <w:pPr>
        <w:jc w:val="both"/>
        <w:rPr>
          <w:rFonts w:ascii="Arial" w:hAnsi="Arial" w:cs="Arial"/>
          <w:sz w:val="20"/>
          <w:szCs w:val="20"/>
          <w:lang w:val="nl-BE"/>
        </w:rPr>
      </w:pPr>
      <w:r w:rsidRPr="0009574B">
        <w:rPr>
          <w:rFonts w:ascii="Arial" w:hAnsi="Arial" w:cs="Arial" w:eastAsia="Arial"/>
          <w:color w:val="24303B"/>
          <w:sz w:val="20"/>
          <w:szCs w:val="20"/>
          <w:lang w:val="nl-BE"/>
        </w:rPr>
        <w:t>1000 Brussel</w:t>
      </w:r>
    </w:p>
    <w:p w:rsidRPr="0009574B" w:rsidR="00AE6232" w:rsidP="00AE6232" w:rsidRDefault="00AE6232" w14:paraId="5FCDA9CA" w14:textId="77777777">
      <w:pPr>
        <w:jc w:val="both"/>
        <w:rPr>
          <w:rFonts w:ascii="Arial" w:hAnsi="Arial" w:cs="Arial"/>
          <w:sz w:val="20"/>
          <w:szCs w:val="20"/>
          <w:lang w:val="nl-BE"/>
        </w:rPr>
      </w:pPr>
      <w:r w:rsidRPr="0009574B">
        <w:rPr>
          <w:rFonts w:ascii="Arial" w:hAnsi="Arial" w:cs="Arial" w:eastAsia="Arial"/>
          <w:color w:val="24303B"/>
          <w:sz w:val="20"/>
          <w:szCs w:val="20"/>
          <w:lang w:val="nl-BE"/>
        </w:rPr>
        <w:t>Tel. +32 2 274 48 00</w:t>
      </w:r>
    </w:p>
    <w:p w:rsidRPr="0009574B" w:rsidR="00AE6232" w:rsidP="00AE6232" w:rsidRDefault="00AE6232" w14:paraId="6FF78A37" w14:textId="77777777">
      <w:pPr>
        <w:jc w:val="both"/>
        <w:rPr>
          <w:rFonts w:ascii="Arial" w:hAnsi="Arial" w:cs="Arial"/>
          <w:sz w:val="20"/>
          <w:szCs w:val="20"/>
          <w:lang w:val="en-US"/>
        </w:rPr>
      </w:pPr>
      <w:r w:rsidRPr="0009574B">
        <w:rPr>
          <w:rFonts w:ascii="Arial" w:hAnsi="Arial" w:cs="Arial" w:eastAsia="Arial"/>
          <w:color w:val="24303B"/>
          <w:sz w:val="20"/>
          <w:szCs w:val="20"/>
          <w:lang w:val="en-US"/>
        </w:rPr>
        <w:t>e-mail: contact(at)apd-gba.be</w:t>
      </w:r>
    </w:p>
    <w:p w:rsidRPr="0009574B" w:rsidR="00AE6232" w:rsidP="00AE6232" w:rsidRDefault="00AE6232" w14:paraId="067E4609" w14:textId="77777777">
      <w:pPr>
        <w:jc w:val="both"/>
        <w:rPr>
          <w:rFonts w:ascii="Arial" w:hAnsi="Arial" w:cs="Arial"/>
          <w:sz w:val="20"/>
          <w:szCs w:val="20"/>
          <w:lang w:val="nl-BE"/>
        </w:rPr>
      </w:pPr>
      <w:r w:rsidRPr="0009574B">
        <w:rPr>
          <w:rFonts w:ascii="Arial" w:hAnsi="Arial" w:cs="Arial" w:eastAsia="Arial"/>
          <w:color w:val="24303B"/>
          <w:sz w:val="20"/>
          <w:szCs w:val="20"/>
          <w:lang w:val="nl-BE"/>
        </w:rPr>
        <w:t xml:space="preserve">Website: </w:t>
      </w:r>
      <w:hyperlink w:history="1" r:id="rId27">
        <w:r w:rsidRPr="0009574B">
          <w:rPr>
            <w:rStyle w:val="Hyperlink"/>
            <w:rFonts w:ascii="Arial" w:hAnsi="Arial" w:cs="Arial"/>
            <w:sz w:val="20"/>
            <w:szCs w:val="20"/>
            <w:lang w:val="nl-BE"/>
          </w:rPr>
          <w:t>www.gegevensbeschermingsautoriteit.be</w:t>
        </w:r>
      </w:hyperlink>
      <w:r w:rsidRPr="0009574B">
        <w:rPr>
          <w:rFonts w:ascii="Arial" w:hAnsi="Arial" w:cs="Arial" w:eastAsia="Arial"/>
          <w:color w:val="24303B"/>
          <w:sz w:val="20"/>
          <w:szCs w:val="20"/>
          <w:lang w:val="nl-BE"/>
        </w:rPr>
        <w:t xml:space="preserve"> </w:t>
      </w:r>
    </w:p>
    <w:p w:rsidRPr="0009574B" w:rsidR="007565EA" w:rsidP="00AE6232" w:rsidRDefault="007565EA" w14:paraId="35518A08" w14:textId="77777777">
      <w:pPr>
        <w:jc w:val="both"/>
        <w:rPr>
          <w:rFonts w:ascii="Arial" w:hAnsi="Arial" w:cs="Arial"/>
          <w:sz w:val="20"/>
          <w:szCs w:val="20"/>
          <w:lang w:val="nl-BE"/>
        </w:rPr>
      </w:pPr>
    </w:p>
    <w:p w:rsidRPr="00FA13DE" w:rsidR="007565EA" w:rsidP="00FA13DE" w:rsidRDefault="00FA13DE" w14:paraId="0A0A518A" w14:textId="755450B2">
      <w:pPr>
        <w:ind w:left="360"/>
        <w:jc w:val="both"/>
        <w:rPr>
          <w:rFonts w:ascii="Arial" w:hAnsi="Arial" w:cs="Arial"/>
          <w:b/>
          <w:bCs/>
          <w:sz w:val="20"/>
          <w:szCs w:val="20"/>
          <w:u w:val="single"/>
          <w:lang w:val="nl-BE"/>
        </w:rPr>
      </w:pPr>
      <w:r w:rsidRPr="00FA13DE">
        <w:rPr>
          <w:rFonts w:ascii="Arial" w:hAnsi="Arial" w:cs="Arial" w:eastAsia="Arial"/>
          <w:b/>
          <w:bCs/>
          <w:color w:val="123A5F"/>
          <w:sz w:val="20"/>
          <w:szCs w:val="20"/>
          <w:u w:val="single"/>
          <w:lang w:val="nl-BE"/>
        </w:rPr>
        <w:t xml:space="preserve">8.2. </w:t>
      </w:r>
      <w:r w:rsidRPr="00FA13DE" w:rsidR="007565EA">
        <w:rPr>
          <w:rFonts w:ascii="Arial" w:hAnsi="Arial" w:cs="Arial" w:eastAsia="Arial"/>
          <w:b/>
          <w:bCs/>
          <w:color w:val="123A5F"/>
          <w:sz w:val="20"/>
          <w:szCs w:val="20"/>
          <w:u w:val="single"/>
          <w:lang w:val="nl-BE"/>
        </w:rPr>
        <w:t>Verzekering</w:t>
      </w:r>
    </w:p>
    <w:p w:rsidRPr="0009574B" w:rsidR="007565EA" w:rsidP="00AE6232" w:rsidRDefault="007565EA" w14:paraId="48E6C2B2" w14:textId="77777777">
      <w:pPr>
        <w:jc w:val="both"/>
        <w:rPr>
          <w:rFonts w:ascii="Arial" w:hAnsi="Arial" w:cs="Arial"/>
          <w:sz w:val="20"/>
          <w:szCs w:val="20"/>
          <w:lang w:val="nl-BE"/>
        </w:rPr>
      </w:pPr>
    </w:p>
    <w:p w:rsidR="0009574B" w:rsidP="00AE6232" w:rsidRDefault="00777990" w14:paraId="57C7FCE8" w14:textId="6B13C0A0">
      <w:pPr>
        <w:jc w:val="both"/>
        <w:rPr>
          <w:rStyle w:val="normaltextrun"/>
          <w:rFonts w:ascii="Arial" w:hAnsi="Arial" w:cs="Arial"/>
          <w:color w:val="000000"/>
          <w:sz w:val="20"/>
          <w:szCs w:val="20"/>
          <w:shd w:val="clear" w:color="auto" w:fill="FFFFFF"/>
          <w:lang w:val="nl-BE"/>
        </w:rPr>
      </w:pPr>
      <w:r w:rsidRPr="0009574B">
        <w:rPr>
          <w:rStyle w:val="normaltextrun"/>
          <w:rFonts w:ascii="Arial" w:hAnsi="Arial" w:cs="Arial" w:eastAsia="Arial"/>
          <w:color w:val="000000"/>
          <w:sz w:val="20"/>
          <w:szCs w:val="20"/>
          <w:shd w:val="clear" w:color="auto" w:fill="FFFFFF"/>
          <w:lang w:val="nl-BE"/>
        </w:rPr>
        <w:t>Conform de Belgische wet van 7 mei 2004 inzake experimenten op de menselijke persoon, is de opdrachtgever zelfs foutloos, aansprakelijk voor alle schade die de deelnemer of zijn rechthebbenden opliepen en die rechtstreeks dan wel onrechtstreeks verband vertoont met het experiment. De opdrachtgever van deze studie, KU Leuven, heeft een verzekering afgesloten die deze aansprakelijkheid dekt. Indien U schade zou oplopen ten gevolge van deelname aan deze studie zal die schade bijgevolg worden vergoed conform de Belgische wet van 7 mei 2004. Als deelnemer aan deze studie bent U gedekt door de verzekeringspolis die de KU Leuven heeft afgesloten bij de verzekeringsmakelaar Amlin Europe NV met adres Koning Albert II Laan 9, 1210 Sint-Joost-ten-Node onder polis nummer 299.053.710. U kunt een kopie van deze verzekeringspolis en de voorwaarden ervan bij uw onderzoeker verkrijgen. Indien er zich in de loop van het onderzoek echter problemen voordoen als gevolg van uw deelname aan de studie, kan er dus beroep worden gedaan op de boven vernoemde afgesloten verzekering, voor alle schade die rechtstreeks of onrechtstreeks verband houden met de studie. Bij eventuele problemen wordt u dan ook verzocht om zo snel mogelijk contact op te nemen met de onderzoeker.</w:t>
      </w:r>
    </w:p>
    <w:p w:rsidR="0009574B" w:rsidRDefault="0009574B" w14:paraId="6FD1AA98" w14:textId="77777777">
      <w:pPr>
        <w:rPr>
          <w:rStyle w:val="normaltextrun"/>
          <w:rFonts w:ascii="Arial" w:hAnsi="Arial" w:cs="Arial"/>
          <w:color w:val="000000"/>
          <w:sz w:val="20"/>
          <w:szCs w:val="20"/>
          <w:shd w:val="clear" w:color="auto" w:fill="FFFFFF"/>
          <w:lang w:val="nl-BE"/>
        </w:rPr>
      </w:pPr>
      <w:r>
        <w:rPr>
          <w:rStyle w:val="normaltextrun"/>
          <w:rFonts w:ascii="Arial" w:hAnsi="Arial" w:cs="Arial" w:eastAsia="Arial"/>
          <w:color w:val="000000"/>
          <w:sz w:val="20"/>
          <w:szCs w:val="20"/>
          <w:shd w:val="clear" w:color="auto" w:fill="FFFFFF"/>
          <w:lang w:val="nl-BE"/>
        </w:rPr>
        <w:br w:type="page"/>
      </w:r>
    </w:p>
    <w:p w:rsidRPr="0009574B" w:rsidR="007565EA" w:rsidP="00FA13DE" w:rsidRDefault="00FA13DE" w14:paraId="257DFC64" w14:textId="0BB1BEF5">
      <w:pPr>
        <w:pStyle w:val="Heading3"/>
        <w:rPr>
          <w:u w:val="single"/>
          <w:lang w:val="nl-BE"/>
        </w:rPr>
      </w:pPr>
      <w:r>
        <w:rPr>
          <w:rFonts w:ascii="Arial" w:hAnsi="Arial" w:eastAsia="Arial" w:cs="Arial"/>
          <w:color w:val="24303B"/>
          <w:u w:val="single"/>
          <w:lang w:val="nl-BE"/>
        </w:rPr>
        <w:t xml:space="preserve">9. </w:t>
      </w:r>
      <w:r w:rsidRPr="0009574B" w:rsidR="00777990">
        <w:rPr>
          <w:rFonts w:ascii="Arial" w:hAnsi="Arial" w:eastAsia="Arial" w:cs="Arial"/>
          <w:color w:val="24303B"/>
          <w:u w:val="single"/>
          <w:lang w:val="nl-BE"/>
        </w:rPr>
        <w:t>Wat zijn de risico’s en verwachte voordelen bij deelname aan deze studie?</w:t>
      </w:r>
    </w:p>
    <w:p w:rsidRPr="0009574B" w:rsidR="00777990" w:rsidP="00777990" w:rsidRDefault="00777990" w14:paraId="6D483D4D" w14:textId="77777777">
      <w:pPr>
        <w:jc w:val="both"/>
        <w:rPr>
          <w:rFonts w:ascii="Arial" w:hAnsi="Arial" w:cs="Arial"/>
          <w:sz w:val="20"/>
          <w:szCs w:val="20"/>
          <w:lang w:val="nl-BE"/>
        </w:rPr>
      </w:pPr>
    </w:p>
    <w:p w:rsidRPr="0009574B" w:rsidR="00BB65B5" w:rsidP="1DF66BFB" w:rsidRDefault="00BB65B5" w14:paraId="060AB9AA" w14:textId="77777777">
      <w:pPr>
        <w:jc w:val="both"/>
        <w:rPr>
          <w:rFonts w:ascii="Arial" w:hAnsi="Arial" w:cs="Arial"/>
          <w:sz w:val="20"/>
          <w:szCs w:val="20"/>
          <w:lang w:val="en-US"/>
        </w:rPr>
      </w:pPr>
      <w:r w:rsidRPr="1DF66BFB" w:rsidR="00BB65B5">
        <w:rPr>
          <w:rFonts w:ascii="Arial" w:hAnsi="Arial" w:cs="Arial" w:eastAsia="Arial"/>
          <w:color w:val="24303B"/>
          <w:sz w:val="20"/>
          <w:szCs w:val="20"/>
          <w:lang w:val="en-US"/>
        </w:rPr>
        <w:t>De risico’s verbonden aan deze studie zijn beperkt. De meeste procedures komen overeen met de standaardzorg die u normaal gezien ook zou krijgen. Toch kunnen er lichte ongemakken optreden, zoals vermoeidheid door het uitvoeren van testen of lichte huidirritatie door het dragen van steunzolen of sensoren. In zeldzame gevallen kunnen blaren of kleine wondjes ontstaan.</w:t>
      </w:r>
    </w:p>
    <w:p w:rsidRPr="0009574B" w:rsidR="00BB65B5" w:rsidP="1DF66BFB" w:rsidRDefault="00BB65B5" w14:paraId="648170FE" w14:textId="77777777">
      <w:pPr>
        <w:jc w:val="both"/>
        <w:rPr>
          <w:rFonts w:ascii="Arial" w:hAnsi="Arial" w:cs="Arial"/>
          <w:sz w:val="20"/>
          <w:szCs w:val="20"/>
          <w:lang w:val="en-US"/>
        </w:rPr>
      </w:pPr>
      <w:r w:rsidRPr="1DF66BFB" w:rsidR="00BB65B5">
        <w:rPr>
          <w:rFonts w:ascii="Arial" w:hAnsi="Arial" w:cs="Arial" w:eastAsia="Arial"/>
          <w:color w:val="24303B"/>
          <w:sz w:val="20"/>
          <w:szCs w:val="20"/>
          <w:lang w:val="en-US"/>
        </w:rPr>
        <w:t>Aangezien u diabetes heeft, is het belangrijk om extra aandacht te besteden aan de gezondheid van uw voeten. Daarom vragen wij u om eventuele klachten onmiddellijk te melden, ongeacht of u denkt dat deze verband houden met de studie.</w:t>
      </w:r>
    </w:p>
    <w:p w:rsidRPr="0009574B" w:rsidR="00BB65B5" w:rsidP="00494FB0" w:rsidRDefault="00BB65B5" w14:paraId="52CAF9DB" w14:textId="6C0708A4">
      <w:pPr>
        <w:jc w:val="both"/>
        <w:rPr>
          <w:rFonts w:ascii="Arial" w:hAnsi="Arial" w:cs="Arial"/>
          <w:sz w:val="20"/>
          <w:szCs w:val="20"/>
          <w:lang w:val="nl-NL"/>
        </w:rPr>
      </w:pPr>
      <w:r w:rsidRPr="0009574B">
        <w:rPr>
          <w:rFonts w:ascii="Arial" w:hAnsi="Arial" w:cs="Arial" w:eastAsia="Arial"/>
          <w:color w:val="24303B"/>
          <w:sz w:val="20"/>
          <w:szCs w:val="20"/>
          <w:lang w:val="nl-NL"/>
        </w:rPr>
        <w:t>Uw deelname aan deze studie kan een direct voordeel opleveren doordat u nauwgezet wordt opgevolgd en aangepaste steunzolen krijgt. Indien u deelneemt aan de uitgebreide (PARADISE) aanpak, kan u bovendien extra begeleiding krijgen die u helpt om uw voeten beter te beschermen. Daarnaast draagt u met uw deelname bij aan wetenschappelijk onderzoek dat in de toekomst andere patiënten kan helpen.</w:t>
      </w:r>
    </w:p>
    <w:p w:rsidRPr="0009574B" w:rsidR="00494FB0" w:rsidP="00494FB0" w:rsidRDefault="00494FB0" w14:paraId="37C07540" w14:textId="77777777">
      <w:pPr>
        <w:autoSpaceDE w:val="0"/>
        <w:autoSpaceDN w:val="0"/>
        <w:adjustRightInd w:val="0"/>
        <w:spacing w:after="60"/>
        <w:jc w:val="both"/>
        <w:rPr>
          <w:rFonts w:ascii="Arial" w:hAnsi="Arial" w:cs="Arial"/>
          <w:color w:val="FF0000"/>
          <w:sz w:val="20"/>
          <w:szCs w:val="20"/>
          <w:lang w:val="nl-BE"/>
        </w:rPr>
      </w:pPr>
      <w:r w:rsidRPr="0009574B">
        <w:rPr>
          <w:rFonts w:ascii="Arial" w:hAnsi="Arial" w:cs="Arial" w:eastAsia="Arial"/>
          <w:color w:val="24303B"/>
          <w:sz w:val="20"/>
          <w:szCs w:val="20"/>
          <w:lang w:val="nl-BE"/>
        </w:rPr>
        <w:t>Ook is het mogelijk dat zich andere risico's en ongemakken voordoen die op dit moment nog onbekend zijn. Het is daarom van groot belang om elke nieuwe gezondheidsklacht zo snel mogelijk aan de onderzoeker te melden, ongeacht of de klacht volgens u te maken heeft met de studie of niet.</w:t>
      </w:r>
      <w:r w:rsidRPr="0009574B">
        <w:rPr>
          <w:rFonts w:ascii="Arial" w:hAnsi="Arial" w:cs="Arial" w:eastAsia="Arial"/>
          <w:color w:val="FF0000"/>
          <w:sz w:val="20"/>
          <w:szCs w:val="20"/>
          <w:lang w:val="nl-BE"/>
        </w:rPr>
        <w:t xml:space="preserve"> </w:t>
      </w:r>
    </w:p>
    <w:p w:rsidRPr="0009574B" w:rsidR="00494FB0" w:rsidP="00494FB0" w:rsidRDefault="00494FB0" w14:paraId="6E57AF94" w14:textId="77777777">
      <w:pPr>
        <w:jc w:val="both"/>
        <w:rPr>
          <w:rFonts w:ascii="Arial" w:hAnsi="Arial" w:cs="Arial"/>
          <w:sz w:val="20"/>
          <w:szCs w:val="20"/>
          <w:lang w:val="nl-BE"/>
        </w:rPr>
      </w:pPr>
      <w:r w:rsidRPr="0009574B">
        <w:rPr>
          <w:rFonts w:ascii="Arial" w:hAnsi="Arial" w:cs="Arial" w:eastAsia="Arial"/>
          <w:color w:val="24303B"/>
          <w:sz w:val="20"/>
          <w:szCs w:val="20"/>
          <w:lang w:val="nl-BE"/>
        </w:rPr>
        <w:t>U hebt het recht op elk ogenblik vragen te stellen over de mogelijke en/of gekende risico’s van deze studie. Als er in het verloop van de studie gegevens aan het licht komen die een invloed zouden kunnen hebben op uw bereidheid om te blijven deelnemen aan deze studie, zult u daarvan op de hoogte worden gebracht. Mocht u door uw deelname aan de studie toch enig nadeel ondervinden, zal u een gepaste behandeling krijgen.</w:t>
      </w:r>
    </w:p>
    <w:p w:rsidRPr="0009574B" w:rsidR="00D5473E" w:rsidP="00494FB0" w:rsidRDefault="00D5473E" w14:paraId="34F7A565" w14:textId="77777777">
      <w:pPr>
        <w:jc w:val="both"/>
        <w:rPr>
          <w:rFonts w:ascii="Arial" w:hAnsi="Arial" w:cs="Arial"/>
          <w:sz w:val="20"/>
          <w:szCs w:val="20"/>
          <w:lang w:val="nl-BE"/>
        </w:rPr>
      </w:pPr>
    </w:p>
    <w:p w:rsidRPr="0009574B" w:rsidR="00D5473E" w:rsidP="00FA13DE" w:rsidRDefault="00FA13DE" w14:paraId="1B90EB6F" w14:textId="74E22145">
      <w:pPr>
        <w:ind w:left="720"/>
        <w:jc w:val="both"/>
        <w:rPr>
          <w:rFonts w:ascii="Arial" w:hAnsi="Arial" w:cs="Arial"/>
          <w:b/>
          <w:bCs/>
          <w:sz w:val="20"/>
          <w:szCs w:val="20"/>
          <w:u w:val="single"/>
          <w:lang w:val="nl-BE"/>
        </w:rPr>
      </w:pPr>
      <w:r>
        <w:rPr>
          <w:rFonts w:ascii="Arial" w:hAnsi="Arial" w:cs="Arial" w:eastAsia="Arial"/>
          <w:b/>
          <w:bCs/>
          <w:color w:val="123A5F"/>
          <w:sz w:val="20"/>
          <w:szCs w:val="20"/>
          <w:u w:val="single"/>
          <w:lang w:val="nl-BE"/>
        </w:rPr>
        <w:t xml:space="preserve">9.1. </w:t>
      </w:r>
      <w:r w:rsidRPr="0009574B" w:rsidR="00D5473E">
        <w:rPr>
          <w:rFonts w:ascii="Arial" w:hAnsi="Arial" w:cs="Arial" w:eastAsia="Arial"/>
          <w:b/>
          <w:bCs/>
          <w:color w:val="123A5F"/>
          <w:sz w:val="20"/>
          <w:szCs w:val="20"/>
          <w:u w:val="single"/>
          <w:lang w:val="nl-BE"/>
        </w:rPr>
        <w:t>Stopzetting van de deelname</w:t>
      </w:r>
    </w:p>
    <w:p w:rsidRPr="0009574B" w:rsidR="00D5473E" w:rsidP="00D5473E" w:rsidRDefault="00D5473E" w14:paraId="21A4CFB4" w14:textId="77777777">
      <w:pPr>
        <w:spacing w:after="60"/>
        <w:rPr>
          <w:rFonts w:ascii="Arial" w:hAnsi="Arial" w:cs="Arial"/>
          <w:sz w:val="20"/>
          <w:szCs w:val="20"/>
          <w:lang w:val="nl-BE"/>
        </w:rPr>
      </w:pPr>
    </w:p>
    <w:p w:rsidRPr="0009574B" w:rsidR="00D5473E" w:rsidP="00B7571E" w:rsidRDefault="00D5473E" w14:paraId="6F5BB659" w14:textId="38160B92">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Uw deelname is vrijwillig. U heeft het recht om uw deelname aan de studie om eender welke reden en zonder opgave van redenen stop te zetten. Wel kan het voor de onderzoeker en de opdrachtgever nuttig zijn om te weten of u zich terugtrekt </w:t>
      </w:r>
      <w:r w:rsidRPr="0009574B">
        <w:rPr>
          <w:rFonts w:ascii="Arial" w:hAnsi="Arial" w:cs="Arial" w:eastAsia="Arial"/>
          <w:color w:val="000000"/>
          <w:sz w:val="20"/>
          <w:szCs w:val="20"/>
          <w:lang w:val="nl-BE"/>
        </w:rPr>
        <w:t>omdat de aan de testen, (be)handelingen en onderzoeken</w:t>
      </w:r>
      <w:r w:rsidRPr="0009574B">
        <w:rPr>
          <w:rFonts w:ascii="Arial" w:hAnsi="Arial" w:cs="Arial" w:eastAsia="Arial"/>
          <w:color w:val="0000FF"/>
          <w:sz w:val="20"/>
          <w:szCs w:val="20"/>
          <w:lang w:val="nl-BE"/>
        </w:rPr>
        <w:t xml:space="preserve"> </w:t>
      </w:r>
      <w:r w:rsidRPr="0009574B">
        <w:rPr>
          <w:rFonts w:ascii="Arial" w:hAnsi="Arial" w:cs="Arial" w:eastAsia="Arial"/>
          <w:color w:val="24303B"/>
          <w:sz w:val="20"/>
          <w:szCs w:val="20"/>
          <w:lang w:val="nl-BE"/>
        </w:rPr>
        <w:t>verbonden beperkingen te zwaar zijn (bijvoorbeeld te veel onaangename bijwerkingen, te veel follow-upbezoeken).</w:t>
      </w:r>
      <w:r w:rsidR="00B7571E">
        <w:rPr>
          <w:rFonts w:ascii="Arial" w:hAnsi="Arial" w:cs="Arial" w:eastAsia="Arial"/>
          <w:color w:val="24303B"/>
          <w:sz w:val="20"/>
          <w:szCs w:val="20"/>
          <w:lang w:val="nl-BE"/>
        </w:rPr>
        <w:t xml:space="preserve"> </w:t>
      </w:r>
      <w:r w:rsidRPr="0009574B">
        <w:rPr>
          <w:rFonts w:ascii="Arial" w:hAnsi="Arial" w:cs="Arial" w:eastAsia="Arial"/>
          <w:color w:val="24303B"/>
          <w:sz w:val="20"/>
          <w:szCs w:val="20"/>
          <w:lang w:val="nl-BE"/>
        </w:rPr>
        <w:t xml:space="preserve">Het is ook mogelijk dat de onderzoeker uw deelname aan de studie stopzet omdat hij/zij van mening is dat dit beter is voor uw gezondheid of omdat hij/zij vaststelt dat u zich niet aan de voorschriften voor deelname houdt. </w:t>
      </w:r>
      <w:r w:rsidR="00B7571E">
        <w:rPr>
          <w:rFonts w:ascii="Arial" w:hAnsi="Arial" w:cs="Arial" w:eastAsia="Arial"/>
          <w:color w:val="24303B"/>
          <w:sz w:val="20"/>
          <w:szCs w:val="20"/>
          <w:lang w:val="nl-BE"/>
        </w:rPr>
        <w:t xml:space="preserve"> </w:t>
      </w:r>
      <w:r w:rsidRPr="0009574B">
        <w:rPr>
          <w:rFonts w:ascii="Arial" w:hAnsi="Arial" w:cs="Arial" w:eastAsia="Arial"/>
          <w:color w:val="24303B"/>
          <w:sz w:val="20"/>
          <w:szCs w:val="20"/>
          <w:lang w:val="nl-BE"/>
        </w:rPr>
        <w:t>Ook gebeurt het soms dat de bevoegde ethische comités die aanvankelijk goedkeuring hadden gegeven voor de studie of de opdrachtgever de studie stopzetten omwille van gezondheidsredenen.</w:t>
      </w:r>
      <w:r w:rsidR="00B7571E">
        <w:rPr>
          <w:rFonts w:ascii="Arial" w:hAnsi="Arial" w:cs="Arial" w:eastAsia="Arial"/>
          <w:color w:val="24303B"/>
          <w:sz w:val="20"/>
          <w:szCs w:val="20"/>
          <w:lang w:val="nl-BE"/>
        </w:rPr>
        <w:t xml:space="preserve"> </w:t>
      </w:r>
      <w:r w:rsidRPr="0009574B">
        <w:rPr>
          <w:rFonts w:ascii="Arial" w:hAnsi="Arial" w:cs="Arial" w:eastAsia="Arial"/>
          <w:color w:val="24303B"/>
          <w:sz w:val="20"/>
          <w:szCs w:val="20"/>
          <w:lang w:val="nl-BE"/>
        </w:rPr>
        <w:t>Na stopzetting van de studie zal de deelnemer het normale klinische zorgtraject voor follow-up</w:t>
      </w:r>
      <w:r w:rsidRPr="0009574B" w:rsidR="007543E5">
        <w:rPr>
          <w:rFonts w:ascii="Arial" w:hAnsi="Arial" w:cs="Arial" w:eastAsia="Arial"/>
          <w:color w:val="24303B"/>
          <w:sz w:val="20"/>
          <w:szCs w:val="20"/>
          <w:lang w:val="nl-BE"/>
        </w:rPr>
        <w:t xml:space="preserve"> </w:t>
      </w:r>
      <w:r w:rsidRPr="0009574B">
        <w:rPr>
          <w:rFonts w:ascii="Arial" w:hAnsi="Arial" w:cs="Arial" w:eastAsia="Arial"/>
          <w:color w:val="24303B"/>
          <w:sz w:val="20"/>
          <w:szCs w:val="20"/>
          <w:lang w:val="nl-BE"/>
        </w:rPr>
        <w:t>bij</w:t>
      </w:r>
      <w:r w:rsidRPr="0009574B" w:rsidR="007543E5">
        <w:rPr>
          <w:rFonts w:ascii="Arial" w:hAnsi="Arial" w:cs="Arial" w:eastAsia="Arial"/>
          <w:color w:val="24303B"/>
          <w:sz w:val="20"/>
          <w:szCs w:val="20"/>
          <w:lang w:val="nl-BE"/>
        </w:rPr>
        <w:t xml:space="preserve"> zijn eigen voetkliniek</w:t>
      </w:r>
      <w:r w:rsidRPr="0009574B">
        <w:rPr>
          <w:rFonts w:ascii="Arial" w:hAnsi="Arial" w:cs="Arial" w:eastAsia="Arial"/>
          <w:color w:val="24303B"/>
          <w:sz w:val="20"/>
          <w:szCs w:val="20"/>
          <w:lang w:val="nl-BE"/>
        </w:rPr>
        <w:t xml:space="preserve"> volgen.</w:t>
      </w:r>
    </w:p>
    <w:p w:rsidRPr="0009574B" w:rsidR="00635DA3" w:rsidP="00635DA3" w:rsidRDefault="00635DA3" w14:paraId="2C6F7775" w14:textId="77777777">
      <w:pPr>
        <w:jc w:val="both"/>
        <w:rPr>
          <w:rFonts w:ascii="Arial" w:hAnsi="Arial" w:cs="Arial"/>
          <w:lang w:val="nl-BE"/>
        </w:rPr>
      </w:pPr>
    </w:p>
    <w:p w:rsidRPr="0009574B" w:rsidR="00635DA3" w:rsidP="00B779FF" w:rsidRDefault="00B779FF" w14:paraId="4B46988C" w14:textId="69C4DF1D">
      <w:pPr>
        <w:ind w:left="720"/>
        <w:jc w:val="both"/>
        <w:rPr>
          <w:rFonts w:ascii="Arial" w:hAnsi="Arial" w:cs="Arial"/>
          <w:b/>
          <w:bCs/>
          <w:sz w:val="20"/>
          <w:szCs w:val="20"/>
          <w:u w:val="single"/>
          <w:lang w:val="nl-BE"/>
        </w:rPr>
      </w:pPr>
      <w:r>
        <w:rPr>
          <w:rFonts w:ascii="Arial" w:hAnsi="Arial" w:cs="Arial" w:eastAsia="Arial"/>
          <w:b/>
          <w:bCs/>
          <w:color w:val="123A5F"/>
          <w:sz w:val="20"/>
          <w:szCs w:val="20"/>
          <w:u w:val="single"/>
          <w:lang w:val="nl-BE"/>
        </w:rPr>
        <w:t xml:space="preserve">9.2. </w:t>
      </w:r>
      <w:r w:rsidRPr="0009574B" w:rsidR="005C47B6">
        <w:rPr>
          <w:rFonts w:ascii="Arial" w:hAnsi="Arial" w:cs="Arial" w:eastAsia="Arial"/>
          <w:b/>
          <w:bCs/>
          <w:color w:val="123A5F"/>
          <w:sz w:val="20"/>
          <w:szCs w:val="20"/>
          <w:u w:val="single"/>
          <w:lang w:val="nl-BE"/>
        </w:rPr>
        <w:t>Zijn er kosten verbonden bij de deelname aan deze studie?</w:t>
      </w:r>
    </w:p>
    <w:p w:rsidRPr="0009574B" w:rsidR="005C47B6" w:rsidP="005C47B6" w:rsidRDefault="005C47B6" w14:paraId="6E5712EA" w14:textId="77777777">
      <w:pPr>
        <w:jc w:val="both"/>
        <w:rPr>
          <w:rFonts w:ascii="Arial" w:hAnsi="Arial" w:cs="Arial"/>
          <w:sz w:val="20"/>
          <w:szCs w:val="20"/>
          <w:lang w:val="nl-BE"/>
        </w:rPr>
      </w:pPr>
    </w:p>
    <w:p w:rsidRPr="0009574B" w:rsidR="005C47B6" w:rsidP="005C47B6" w:rsidRDefault="005C47B6" w14:paraId="1D7D95F8" w14:textId="77777777">
      <w:pPr>
        <w:jc w:val="both"/>
        <w:rPr>
          <w:rFonts w:ascii="Arial" w:hAnsi="Arial" w:cs="Arial"/>
          <w:sz w:val="20"/>
          <w:szCs w:val="20"/>
          <w:lang w:val="nl-BE"/>
        </w:rPr>
      </w:pPr>
      <w:r w:rsidRPr="0009574B">
        <w:rPr>
          <w:rFonts w:ascii="Arial" w:hAnsi="Arial" w:cs="Arial" w:eastAsia="Arial"/>
          <w:color w:val="24303B"/>
          <w:sz w:val="20"/>
          <w:szCs w:val="20"/>
          <w:lang w:val="nl-BE"/>
        </w:rPr>
        <w:t>Uw deelname</w:t>
      </w:r>
      <w:r w:rsidRPr="0009574B" w:rsidR="00561C70">
        <w:rPr>
          <w:rFonts w:ascii="Arial" w:hAnsi="Arial" w:cs="Arial" w:eastAsia="Arial"/>
          <w:color w:val="24303B"/>
          <w:sz w:val="20"/>
          <w:szCs w:val="20"/>
          <w:lang w:val="nl-BE"/>
        </w:rPr>
        <w:t xml:space="preserve"> aan deze studie brengt geen extra kosten mee voor u.</w:t>
      </w:r>
    </w:p>
    <w:p w:rsidRPr="0009574B" w:rsidR="00561C70" w:rsidP="005C47B6" w:rsidRDefault="00561C70" w14:paraId="75EF016A" w14:textId="77777777">
      <w:pPr>
        <w:jc w:val="both"/>
        <w:rPr>
          <w:rFonts w:ascii="Arial" w:hAnsi="Arial" w:cs="Arial"/>
          <w:b/>
          <w:bCs/>
          <w:sz w:val="20"/>
          <w:szCs w:val="20"/>
          <w:lang w:val="nl-BE"/>
        </w:rPr>
      </w:pPr>
    </w:p>
    <w:p w:rsidRPr="0009574B" w:rsidR="00561C70" w:rsidP="00B779FF" w:rsidRDefault="00B779FF" w14:paraId="6D1633CB" w14:textId="5BC92BD8">
      <w:pPr>
        <w:ind w:left="720"/>
        <w:jc w:val="both"/>
        <w:rPr>
          <w:rFonts w:ascii="Arial" w:hAnsi="Arial" w:cs="Arial"/>
          <w:b/>
          <w:bCs/>
          <w:sz w:val="20"/>
          <w:szCs w:val="20"/>
          <w:u w:val="single"/>
          <w:lang w:val="nl-BE"/>
        </w:rPr>
      </w:pPr>
      <w:r>
        <w:rPr>
          <w:rFonts w:ascii="Arial" w:hAnsi="Arial" w:cs="Arial" w:eastAsia="Arial"/>
          <w:b/>
          <w:bCs/>
          <w:color w:val="123A5F"/>
          <w:sz w:val="20"/>
          <w:szCs w:val="20"/>
          <w:u w:val="single"/>
          <w:lang w:val="nl-BE"/>
        </w:rPr>
        <w:t xml:space="preserve">9.3. </w:t>
      </w:r>
      <w:r w:rsidRPr="0009574B" w:rsidR="00561C70">
        <w:rPr>
          <w:rFonts w:ascii="Arial" w:hAnsi="Arial" w:cs="Arial" w:eastAsia="Arial"/>
          <w:b/>
          <w:bCs/>
          <w:color w:val="123A5F"/>
          <w:sz w:val="20"/>
          <w:szCs w:val="20"/>
          <w:u w:val="single"/>
          <w:lang w:val="nl-BE"/>
        </w:rPr>
        <w:t xml:space="preserve">Is een vergoeding voorzien bij deelname aan deze studie? </w:t>
      </w:r>
    </w:p>
    <w:p w:rsidRPr="0009574B" w:rsidR="00561C70" w:rsidP="00561C70" w:rsidRDefault="00561C70" w14:paraId="07CDEF5B" w14:textId="77777777">
      <w:pPr>
        <w:jc w:val="both"/>
        <w:rPr>
          <w:rFonts w:ascii="Arial" w:hAnsi="Arial" w:cs="Arial"/>
          <w:sz w:val="20"/>
          <w:szCs w:val="20"/>
          <w:lang w:val="nl-BE"/>
        </w:rPr>
      </w:pPr>
    </w:p>
    <w:p w:rsidRPr="0009574B" w:rsidR="00683101" w:rsidP="005C47B6" w:rsidRDefault="00BB65B5" w14:paraId="5801B9C9" w14:textId="4BF58520">
      <w:pPr>
        <w:jc w:val="both"/>
        <w:rPr>
          <w:rFonts w:ascii="Arial" w:hAnsi="Arial" w:cs="Arial"/>
          <w:sz w:val="20"/>
          <w:szCs w:val="20"/>
          <w:lang w:val="nl-NL"/>
        </w:rPr>
      </w:pPr>
      <w:r w:rsidRPr="0009574B">
        <w:rPr>
          <w:rFonts w:ascii="Arial" w:hAnsi="Arial" w:cs="Arial" w:eastAsia="Arial"/>
          <w:color w:val="24303B"/>
          <w:sz w:val="20"/>
          <w:szCs w:val="20"/>
          <w:lang w:val="nl-NL"/>
        </w:rPr>
        <w:t xml:space="preserve">Voor uw deelname aan deze studie ontvangt u een vergoeding van </w:t>
      </w:r>
      <w:r w:rsidRPr="0009574B">
        <w:rPr>
          <w:rFonts w:ascii="Arial" w:hAnsi="Arial" w:cs="Arial" w:eastAsia="Arial"/>
          <w:b/>
          <w:bCs/>
          <w:color w:val="24303B"/>
          <w:sz w:val="20"/>
          <w:szCs w:val="20"/>
          <w:lang w:val="nl-NL"/>
        </w:rPr>
        <w:t>350 euro</w:t>
      </w:r>
      <w:r w:rsidRPr="0009574B">
        <w:rPr>
          <w:rFonts w:ascii="Arial" w:hAnsi="Arial" w:cs="Arial" w:eastAsia="Arial"/>
          <w:color w:val="24303B"/>
          <w:sz w:val="20"/>
          <w:szCs w:val="20"/>
          <w:lang w:val="nl-NL"/>
        </w:rPr>
        <w:t>. Deze vergoeding dient in de eerste plaats om de kosten van uw steunzolen te dekken. Het resterende bedrag vormt een bijkomende vergoeding voor uw deelname aan de studie.</w:t>
      </w:r>
    </w:p>
    <w:p w:rsidRPr="0009574B" w:rsidR="00683101" w:rsidP="005C47B6" w:rsidRDefault="00683101" w14:paraId="55413281" w14:textId="77777777">
      <w:pPr>
        <w:jc w:val="both"/>
        <w:rPr>
          <w:rFonts w:ascii="Arial" w:hAnsi="Arial" w:cs="Arial"/>
          <w:sz w:val="20"/>
          <w:szCs w:val="20"/>
          <w:lang w:val="nl-BE"/>
        </w:rPr>
      </w:pPr>
    </w:p>
    <w:p w:rsidRPr="0009574B" w:rsidR="007565EA" w:rsidP="00B779FF" w:rsidRDefault="00B779FF" w14:paraId="413B7194" w14:textId="4DD82707">
      <w:pPr>
        <w:ind w:left="720"/>
        <w:jc w:val="both"/>
        <w:rPr>
          <w:rFonts w:ascii="Arial" w:hAnsi="Arial" w:cs="Arial"/>
          <w:b/>
          <w:bCs/>
          <w:sz w:val="20"/>
          <w:szCs w:val="20"/>
          <w:u w:val="single"/>
          <w:lang w:val="nl-BE"/>
        </w:rPr>
      </w:pPr>
      <w:r>
        <w:rPr>
          <w:rFonts w:ascii="Arial" w:hAnsi="Arial" w:cs="Arial" w:eastAsia="Arial"/>
          <w:b/>
          <w:bCs/>
          <w:color w:val="123A5F"/>
          <w:sz w:val="20"/>
          <w:szCs w:val="20"/>
          <w:u w:val="single"/>
          <w:lang w:val="nl-BE"/>
        </w:rPr>
        <w:t xml:space="preserve">9.4. </w:t>
      </w:r>
      <w:r w:rsidRPr="0009574B" w:rsidR="00CC15AA">
        <w:rPr>
          <w:rFonts w:ascii="Arial" w:hAnsi="Arial" w:cs="Arial" w:eastAsia="Arial"/>
          <w:b/>
          <w:bCs/>
          <w:color w:val="123A5F"/>
          <w:sz w:val="20"/>
          <w:szCs w:val="20"/>
          <w:u w:val="single"/>
          <w:lang w:val="nl-BE"/>
        </w:rPr>
        <w:t xml:space="preserve">Tot wie kunt u zich richten in het geval van problemen of indien u vragen heeft? </w:t>
      </w:r>
    </w:p>
    <w:p w:rsidRPr="0009574B" w:rsidR="00CC15AA" w:rsidP="00CC15AA" w:rsidRDefault="00CC15AA" w14:paraId="20811821" w14:textId="77777777">
      <w:pPr>
        <w:jc w:val="both"/>
        <w:rPr>
          <w:rFonts w:ascii="Arial" w:hAnsi="Arial" w:cs="Arial"/>
          <w:sz w:val="20"/>
          <w:szCs w:val="20"/>
          <w:lang w:val="nl-BE"/>
        </w:rPr>
      </w:pPr>
    </w:p>
    <w:p w:rsidRPr="0009574B" w:rsidR="00CC15AA" w:rsidP="00CC15AA" w:rsidRDefault="00CC15AA" w14:paraId="138769E8" w14:textId="77777777">
      <w:pPr>
        <w:jc w:val="both"/>
        <w:rPr>
          <w:rFonts w:ascii="Arial" w:hAnsi="Arial" w:cs="Arial"/>
          <w:sz w:val="20"/>
          <w:szCs w:val="20"/>
          <w:lang w:val="nl-BE"/>
        </w:rPr>
      </w:pPr>
      <w:r w:rsidRPr="0009574B">
        <w:rPr>
          <w:rFonts w:ascii="Arial" w:hAnsi="Arial" w:cs="Arial" w:eastAsia="Arial"/>
          <w:color w:val="24303B"/>
          <w:sz w:val="20"/>
          <w:szCs w:val="20"/>
          <w:lang w:val="nl-BE"/>
        </w:rPr>
        <w:t>Als er een letsel optreedt ten gevolge van de studie, of als u aanvullende informatie wenst over de studie of over uw rechten en plichten, kunt u in de loop van de studie op elk ogenblik contact opnemen met de arts-onderzoeker of een medewerker van zijn of haar team:</w:t>
      </w:r>
    </w:p>
    <w:p w:rsidRPr="0009574B" w:rsidR="00CC15AA" w:rsidP="00CC15AA" w:rsidRDefault="00CC15AA" w14:paraId="4CF69A6F" w14:textId="77777777">
      <w:pPr>
        <w:jc w:val="both"/>
        <w:rPr>
          <w:rFonts w:ascii="Arial" w:hAnsi="Arial" w:cs="Arial"/>
          <w:sz w:val="20"/>
          <w:szCs w:val="20"/>
          <w:lang w:val="nl-BE"/>
        </w:rPr>
      </w:pPr>
    </w:p>
    <w:p w:rsidRPr="0009574B" w:rsidR="00CC15AA" w:rsidP="00CC15AA" w:rsidRDefault="00CC15AA" w14:paraId="2B8F7429" w14:textId="77777777">
      <w:pPr>
        <w:jc w:val="both"/>
        <w:rPr>
          <w:rFonts w:ascii="Arial" w:hAnsi="Arial" w:cs="Arial"/>
          <w:sz w:val="20"/>
          <w:szCs w:val="20"/>
          <w:lang w:val="de-DE"/>
        </w:rPr>
      </w:pPr>
    </w:p>
    <w:p w:rsidRPr="0009574B" w:rsidR="00354558" w:rsidP="00354558" w:rsidRDefault="007543E5" w14:paraId="39680896" w14:textId="0671A0C9">
      <w:pPr>
        <w:jc w:val="both"/>
        <w:rPr>
          <w:rFonts w:ascii="Arial" w:hAnsi="Arial" w:cs="Arial"/>
          <w:sz w:val="20"/>
          <w:szCs w:val="20"/>
          <w:u w:val="single"/>
          <w:lang w:val="nl-BE"/>
        </w:rPr>
      </w:pPr>
      <w:r w:rsidRPr="0009574B">
        <w:rPr>
          <w:rFonts w:ascii="Arial" w:hAnsi="Arial" w:cs="Arial" w:eastAsia="Arial"/>
          <w:color w:val="24303B"/>
          <w:sz w:val="20"/>
          <w:szCs w:val="20"/>
          <w:u w:val="single"/>
          <w:lang w:val="nl-BE"/>
        </w:rPr>
        <w:t>Lokale hoofdo</w:t>
      </w:r>
      <w:r w:rsidRPr="0009574B" w:rsidR="00354558">
        <w:rPr>
          <w:rFonts w:ascii="Arial" w:hAnsi="Arial" w:cs="Arial" w:eastAsia="Arial"/>
          <w:color w:val="24303B"/>
          <w:sz w:val="20"/>
          <w:szCs w:val="20"/>
          <w:u w:val="single"/>
          <w:lang w:val="nl-BE"/>
        </w:rPr>
        <w:t>nderzoeker:</w:t>
      </w:r>
    </w:p>
    <w:p w:rsidRPr="0009574B" w:rsidR="00354558" w:rsidP="00354558" w:rsidRDefault="00354558" w14:paraId="671E251A" w14:textId="77777777">
      <w:pPr>
        <w:jc w:val="both"/>
        <w:rPr>
          <w:rFonts w:ascii="Arial" w:hAnsi="Arial" w:cs="Arial"/>
          <w:sz w:val="20"/>
          <w:szCs w:val="20"/>
          <w:lang w:val="nl-BE"/>
        </w:rPr>
      </w:pPr>
    </w:p>
    <w:p w:rsidRPr="0009574B" w:rsidR="00354558" w:rsidP="00354558" w:rsidRDefault="00354558" w14:paraId="0A8242A5" w14:textId="07F40276">
      <w:pPr>
        <w:jc w:val="both"/>
        <w:rPr>
          <w:rFonts w:ascii="Arial" w:hAnsi="Arial" w:cs="Arial"/>
          <w:sz w:val="20"/>
          <w:szCs w:val="20"/>
          <w:lang w:val="nl-BE"/>
        </w:rPr>
      </w:pPr>
      <w:r w:rsidRPr="0009574B">
        <w:rPr>
          <w:rFonts w:ascii="Arial" w:hAnsi="Arial" w:cs="Arial" w:eastAsia="Arial"/>
          <w:color w:val="24303B"/>
          <w:sz w:val="20"/>
          <w:szCs w:val="20"/>
          <w:lang w:val="nl-BE"/>
        </w:rPr>
        <w:t xml:space="preserve">Naam: </w:t>
      </w:r>
      <w:r w:rsidRPr="0009574B" w:rsidR="007543E5">
        <w:rPr>
          <w:rFonts w:ascii="Arial" w:hAnsi="Arial" w:cs="Arial" w:eastAsia="Arial"/>
          <w:color w:val="EE0000"/>
          <w:sz w:val="20"/>
          <w:szCs w:val="20"/>
          <w:lang w:val="nl-BE"/>
        </w:rPr>
        <w:t>XXXXXXXXX</w:t>
      </w:r>
    </w:p>
    <w:p w:rsidRPr="0009574B" w:rsidR="00354558" w:rsidP="00354558" w:rsidRDefault="00354558" w14:paraId="42437282" w14:textId="0C42B6DD">
      <w:pPr>
        <w:jc w:val="both"/>
        <w:rPr>
          <w:rFonts w:ascii="Arial" w:hAnsi="Arial" w:cs="Arial"/>
          <w:sz w:val="20"/>
          <w:szCs w:val="20"/>
          <w:lang w:val="nl-BE"/>
        </w:rPr>
      </w:pPr>
      <w:r w:rsidRPr="0009574B">
        <w:rPr>
          <w:rFonts w:ascii="Arial" w:hAnsi="Arial" w:cs="Arial" w:eastAsia="Arial"/>
          <w:color w:val="24303B"/>
          <w:sz w:val="20"/>
          <w:szCs w:val="20"/>
          <w:lang w:val="nl-BE"/>
        </w:rPr>
        <w:t xml:space="preserve">Adres: </w:t>
      </w:r>
      <w:r w:rsidRPr="0009574B" w:rsidR="007543E5">
        <w:rPr>
          <w:rFonts w:ascii="Arial" w:hAnsi="Arial" w:cs="Arial" w:eastAsia="Arial"/>
          <w:color w:val="EE0000"/>
          <w:sz w:val="20"/>
          <w:szCs w:val="20"/>
          <w:lang w:val="nl-BE"/>
        </w:rPr>
        <w:t>XXXXXXXXX</w:t>
      </w:r>
    </w:p>
    <w:p w:rsidRPr="0009574B" w:rsidR="00354558" w:rsidP="00354558" w:rsidRDefault="00354558" w14:paraId="308CB267" w14:textId="627745F4">
      <w:pPr>
        <w:jc w:val="both"/>
        <w:rPr>
          <w:rFonts w:ascii="Arial" w:hAnsi="Arial" w:cs="Arial"/>
          <w:sz w:val="20"/>
          <w:szCs w:val="20"/>
          <w:lang w:val="de-DE"/>
        </w:rPr>
      </w:pPr>
      <w:r w:rsidRPr="0009574B">
        <w:rPr>
          <w:rFonts w:ascii="Arial" w:hAnsi="Arial" w:cs="Arial" w:eastAsia="Arial"/>
          <w:color w:val="24303B"/>
          <w:sz w:val="20"/>
          <w:szCs w:val="20"/>
          <w:lang w:val="de-DE"/>
        </w:rPr>
        <w:t xml:space="preserve">Telefoonnummer: </w:t>
      </w:r>
      <w:r w:rsidRPr="0009574B" w:rsidR="007543E5">
        <w:rPr>
          <w:rFonts w:ascii="Arial" w:hAnsi="Arial" w:cs="Arial" w:eastAsia="Arial"/>
          <w:color w:val="EE0000"/>
          <w:sz w:val="20"/>
          <w:szCs w:val="20"/>
          <w:lang w:val="de-DE"/>
        </w:rPr>
        <w:t>XXXXXXXXXX</w:t>
      </w:r>
    </w:p>
    <w:p w:rsidRPr="0009574B" w:rsidR="00354558" w:rsidP="00354558" w:rsidRDefault="00354558" w14:paraId="20A4F6B5" w14:textId="3C4A1090">
      <w:pPr>
        <w:jc w:val="both"/>
        <w:rPr>
          <w:rFonts w:ascii="Arial" w:hAnsi="Arial" w:cs="Arial"/>
          <w:sz w:val="20"/>
          <w:szCs w:val="20"/>
          <w:lang w:val="de-DE"/>
        </w:rPr>
      </w:pPr>
      <w:r w:rsidRPr="0009574B">
        <w:rPr>
          <w:rFonts w:ascii="Arial" w:hAnsi="Arial" w:cs="Arial" w:eastAsia="Arial"/>
          <w:color w:val="24303B"/>
          <w:sz w:val="20"/>
          <w:szCs w:val="20"/>
          <w:lang w:val="de-DE"/>
        </w:rPr>
        <w:t xml:space="preserve">E-mail: </w:t>
      </w:r>
      <w:r w:rsidRPr="0009574B" w:rsidR="007543E5">
        <w:rPr>
          <w:rFonts w:ascii="Arial" w:hAnsi="Arial" w:cs="Arial" w:eastAsia="Arial"/>
          <w:color w:val="EE0000"/>
          <w:sz w:val="20"/>
          <w:szCs w:val="20"/>
          <w:lang w:val="de-DE"/>
        </w:rPr>
        <w:t>XXXXXXXXXXXXXXX</w:t>
      </w:r>
    </w:p>
    <w:p w:rsidRPr="0009574B" w:rsidR="00A52384" w:rsidP="001539C3" w:rsidRDefault="00A52384" w14:paraId="3D6BA782" w14:textId="2BADC52B">
      <w:pPr>
        <w:pBdr>
          <w:bottom w:val="single" w:color="auto" w:sz="4" w:space="1"/>
        </w:pBdr>
        <w:spacing w:before="120" w:after="120"/>
        <w:ind w:left="709" w:firstLine="709"/>
        <w:rPr>
          <w:rFonts w:ascii="Arial" w:hAnsi="Arial" w:cs="Arial"/>
          <w:b/>
          <w:lang w:val="nl-BE"/>
        </w:rPr>
      </w:pPr>
      <w:r w:rsidRPr="0009574B">
        <w:rPr>
          <w:rFonts w:ascii="Arial" w:hAnsi="Arial" w:cs="Arial" w:eastAsia="Arial"/>
          <w:b/>
          <w:color w:val="123A5F"/>
          <w:lang w:val="nl-BE"/>
        </w:rPr>
        <w:t xml:space="preserve">Geïnformeerde toestemming </w:t>
      </w:r>
      <w:r w:rsidRPr="0009574B" w:rsidR="001539C3">
        <w:rPr>
          <w:rFonts w:ascii="Arial" w:hAnsi="Arial" w:cs="Arial" w:eastAsia="Arial"/>
          <w:b/>
          <w:color w:val="123A5F"/>
          <w:lang w:val="nl-BE"/>
        </w:rPr>
        <w:t>– Exemplaar deelnemer</w:t>
      </w:r>
    </w:p>
    <w:p w:rsidRPr="0009574B" w:rsidR="00184BFB" w:rsidP="001539C3" w:rsidRDefault="001539C3" w14:paraId="5E04A73F" w14:textId="341E81C3">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Naar een druk-, therapietrouw- en educatiegestuurde zorg bij diabetische voetaandoeningen</w:t>
      </w:r>
      <w:r w:rsidR="0009574B">
        <w:rPr>
          <w:rFonts w:ascii="Arial" w:hAnsi="Arial" w:cs="Arial" w:eastAsia="Arial"/>
          <w:b/>
          <w:bCs/>
          <w:color w:val="123A5F"/>
          <w:sz w:val="22"/>
          <w:szCs w:val="22"/>
          <w:lang w:val="nl-NL"/>
        </w:rPr>
        <w:t>: klinische, gezondheidseconomische en procesevaluaties</w:t>
      </w:r>
    </w:p>
    <w:p w:rsidRPr="0009574B" w:rsidR="001539C3" w:rsidP="001539C3" w:rsidRDefault="001539C3" w14:paraId="2CCF358E" w14:textId="77777777">
      <w:pPr>
        <w:pStyle w:val="paragraph"/>
        <w:spacing w:before="0" w:beforeAutospacing="0" w:after="0" w:afterAutospacing="0"/>
        <w:jc w:val="center"/>
        <w:textAlignment w:val="baseline"/>
        <w:rPr>
          <w:rStyle w:val="normaltextrun"/>
          <w:rFonts w:ascii="Arial" w:hAnsi="Arial" w:cs="Arial"/>
          <w:sz w:val="20"/>
          <w:szCs w:val="20"/>
        </w:rPr>
      </w:pPr>
    </w:p>
    <w:p w:rsidRPr="0009574B" w:rsidR="00D76428" w:rsidP="00D76428" w:rsidRDefault="00D76428" w14:paraId="73910DA0" w14:textId="77777777">
      <w:pPr>
        <w:pStyle w:val="paragraph"/>
        <w:spacing w:before="0" w:beforeAutospacing="0" w:after="0" w:afterAutospacing="0"/>
        <w:jc w:val="both"/>
        <w:textAlignment w:val="baseline"/>
        <w:rPr>
          <w:rFonts w:ascii="Arial" w:hAnsi="Arial" w:cs="Arial"/>
          <w:sz w:val="18"/>
          <w:szCs w:val="18"/>
        </w:rPr>
      </w:pPr>
      <w:r w:rsidRPr="0009574B">
        <w:rPr>
          <w:rStyle w:val="normaltextrun"/>
          <w:rFonts w:ascii="Arial" w:hAnsi="Arial" w:cs="Arial" w:eastAsia="Arial"/>
          <w:color w:val="24303B"/>
          <w:sz w:val="20"/>
          <w:szCs w:val="20"/>
        </w:rPr>
        <w:t>Indien u toestemming geeft om deel te nemen aan dit onderzoek, vragen wij u deze brief te ondertekenen.</w:t>
      </w:r>
      <w:r w:rsidRPr="0009574B">
        <w:rPr>
          <w:rStyle w:val="eop"/>
          <w:rFonts w:ascii="Arial" w:hAnsi="Arial" w:cs="Arial" w:eastAsia="Arial"/>
          <w:color w:val="24303B"/>
          <w:sz w:val="20"/>
          <w:szCs w:val="20"/>
        </w:rPr>
        <w:t> </w:t>
      </w:r>
    </w:p>
    <w:p w:rsidRPr="0009574B" w:rsidR="00D76428" w:rsidP="00D76428" w:rsidRDefault="00D76428" w14:paraId="7993C11B" w14:textId="06687180">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rFonts w:ascii="Arial" w:hAnsi="Arial" w:cs="Arial" w:eastAsia="Arial"/>
          <w:color w:val="24303B"/>
          <w:sz w:val="20"/>
          <w:szCs w:val="20"/>
        </w:rPr>
        <w:t> </w:t>
      </w:r>
    </w:p>
    <w:p w:rsidRPr="0009574B" w:rsidR="00D76428" w:rsidP="00D76428" w:rsidRDefault="00D76428" w14:paraId="346428CA"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heb voldoende tijd gehad om na te denken en met een door mij gekozen persoon, zoals mijn huisarts of een familielid, te praten.</w:t>
      </w:r>
      <w:r w:rsidRPr="0009574B">
        <w:rPr>
          <w:rStyle w:val="eop"/>
          <w:rFonts w:ascii="Arial" w:hAnsi="Arial" w:cs="Arial" w:eastAsia="Arial"/>
          <w:color w:val="24303B"/>
          <w:sz w:val="20"/>
          <w:szCs w:val="20"/>
        </w:rPr>
        <w:t> </w:t>
      </w:r>
    </w:p>
    <w:p w:rsidRPr="0009574B" w:rsidR="00D76428" w:rsidP="00D76428" w:rsidRDefault="00D76428" w14:paraId="017D8A27"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heb alle vragen kunnen stellen die bij me opkwamen en ik heb een duidelijk antwoord gekregen op mijn vragen.</w:t>
      </w:r>
      <w:r w:rsidRPr="0009574B">
        <w:rPr>
          <w:rStyle w:val="eop"/>
          <w:rFonts w:ascii="Arial" w:hAnsi="Arial" w:cs="Arial" w:eastAsia="Arial"/>
          <w:color w:val="24303B"/>
          <w:sz w:val="20"/>
          <w:szCs w:val="20"/>
        </w:rPr>
        <w:t> </w:t>
      </w:r>
    </w:p>
    <w:p w:rsidRPr="0009574B" w:rsidR="00D76428" w:rsidP="00D76428" w:rsidRDefault="00D76428" w14:paraId="4829B98F"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rFonts w:ascii="Arial" w:hAnsi="Arial" w:cs="Arial" w:eastAsia="Arial"/>
          <w:color w:val="24303B"/>
          <w:sz w:val="20"/>
          <w:szCs w:val="20"/>
        </w:rPr>
        <w:t> </w:t>
      </w:r>
    </w:p>
    <w:p w:rsidRPr="0009574B" w:rsidR="00D76428" w:rsidP="00D76428" w:rsidRDefault="00D76428" w14:paraId="03C0700E"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rFonts w:ascii="Arial" w:hAnsi="Arial" w:cs="Arial" w:eastAsia="Arial"/>
          <w:color w:val="24303B"/>
          <w:sz w:val="20"/>
          <w:szCs w:val="20"/>
        </w:rPr>
        <w:t> </w:t>
      </w:r>
    </w:p>
    <w:p w:rsidRPr="0009574B" w:rsidR="00D76428" w:rsidP="00D76428" w:rsidRDefault="00D76428" w14:paraId="08978482"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begrijp dat het uitvoeren van deze studie door KU Leuven het algemeen belang dient en de verwerking van mijn persoonsgegevens noodzakelijk is voor het uitvoeren van deze studie. </w:t>
      </w:r>
      <w:r w:rsidRPr="0009574B">
        <w:rPr>
          <w:rStyle w:val="eop"/>
          <w:rFonts w:ascii="Arial" w:hAnsi="Arial" w:cs="Arial" w:eastAsia="Arial"/>
          <w:color w:val="24303B"/>
          <w:sz w:val="20"/>
          <w:szCs w:val="20"/>
        </w:rPr>
        <w:t> </w:t>
      </w:r>
    </w:p>
    <w:p w:rsidRPr="0009574B" w:rsidR="00D76428" w:rsidP="00D76428" w:rsidRDefault="00D76428" w14:paraId="37C32447" w14:textId="77777777">
      <w:pPr>
        <w:pStyle w:val="paragraph"/>
        <w:numPr>
          <w:ilvl w:val="0"/>
          <w:numId w:val="22"/>
        </w:numPr>
        <w:spacing w:before="0" w:beforeAutospacing="0" w:after="120" w:afterAutospacing="0"/>
        <w:jc w:val="both"/>
        <w:textAlignment w:val="baseline"/>
        <w:rPr>
          <w:rStyle w:val="eop"/>
          <w:rFonts w:ascii="Arial" w:hAnsi="Arial" w:cs="Arial"/>
          <w:sz w:val="20"/>
          <w:szCs w:val="20"/>
        </w:rPr>
      </w:pPr>
      <w:r w:rsidRPr="0009574B">
        <w:rPr>
          <w:rStyle w:val="normaltextrun"/>
          <w:rFonts w:ascii="Arial" w:hAnsi="Arial" w:cs="Arial" w:eastAsia="Arial"/>
          <w:color w:val="24303B"/>
          <w:sz w:val="20"/>
          <w:szCs w:val="20"/>
        </w:rPr>
        <w:t>Ik ga ermee akkoord dat mijn huisarts en andere specialisten die betrokken zijn bij mijn behandeling op de hoogte worden gesteld van mijn deelname aan deze klinische studie.</w:t>
      </w:r>
      <w:r w:rsidRPr="0009574B">
        <w:rPr>
          <w:rStyle w:val="eop"/>
          <w:rFonts w:ascii="Arial" w:hAnsi="Arial" w:cs="Arial" w:eastAsia="Arial"/>
          <w:color w:val="24303B"/>
          <w:sz w:val="20"/>
          <w:szCs w:val="20"/>
        </w:rPr>
        <w:t> </w:t>
      </w:r>
    </w:p>
    <w:p w:rsidRPr="0009574B" w:rsidR="00522350" w:rsidP="00522350" w:rsidRDefault="00522350" w14:paraId="54538259"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Fonts w:ascii="Arial" w:hAnsi="Arial" w:cs="Arial" w:eastAsia="Arial"/>
          <w:color w:val="24303B"/>
          <w:sz w:val="20"/>
          <w:szCs w:val="20"/>
        </w:rPr>
        <w:t>Ik stem ermee in dat ik niet gelijktijdig aan een andere studie deelneem zonder de onderzoeker of het studiepersoneel daarvan op de hoogte te hebben gebracht, en dat zij deze deelname om gemotiveerde redenen zouden kunnen weigeren.</w:t>
      </w:r>
    </w:p>
    <w:p w:rsidRPr="0009574B" w:rsidR="00D76428" w:rsidP="00D76428" w:rsidRDefault="00D76428" w14:paraId="22BC5FE8"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heb een exemplaar ontvangen van de informatie aan de deelnemer en de geïnformeerde toestemming.</w:t>
      </w:r>
      <w:r w:rsidRPr="0009574B">
        <w:rPr>
          <w:rStyle w:val="eop"/>
          <w:rFonts w:ascii="Arial" w:hAnsi="Arial" w:cs="Arial" w:eastAsia="Arial"/>
          <w:color w:val="24303B"/>
          <w:sz w:val="20"/>
          <w:szCs w:val="20"/>
        </w:rPr>
        <w:t> </w:t>
      </w:r>
    </w:p>
    <w:p w:rsidRPr="0009574B" w:rsidR="00D76428" w:rsidP="00D76428" w:rsidRDefault="00D76428" w14:paraId="2FB81D60" w14:textId="77777777">
      <w:pPr>
        <w:pStyle w:val="paragraph"/>
        <w:spacing w:before="0" w:beforeAutospacing="0" w:after="120" w:afterAutospacing="0"/>
        <w:jc w:val="both"/>
        <w:textAlignment w:val="baseline"/>
        <w:rPr>
          <w:rStyle w:val="eop"/>
          <w:rFonts w:ascii="Arial" w:hAnsi="Arial" w:cs="Arial"/>
          <w:sz w:val="18"/>
          <w:szCs w:val="18"/>
        </w:rPr>
      </w:pPr>
      <w:r w:rsidRPr="0009574B">
        <w:rPr>
          <w:rStyle w:val="eop"/>
          <w:rFonts w:ascii="Arial" w:hAnsi="Arial" w:cs="Arial" w:eastAsia="Arial"/>
          <w:color w:val="24303B"/>
          <w:sz w:val="20"/>
          <w:szCs w:val="20"/>
        </w:rPr>
        <w:t> </w:t>
      </w:r>
    </w:p>
    <w:p w:rsidRPr="0009574B" w:rsidR="00D76428" w:rsidP="00D76428" w:rsidRDefault="00D76428" w14:paraId="454BBA66" w14:textId="77777777">
      <w:pPr>
        <w:pStyle w:val="paragraph"/>
        <w:spacing w:before="0" w:beforeAutospacing="0" w:after="0" w:afterAutospacing="0"/>
        <w:textAlignment w:val="baseline"/>
        <w:rPr>
          <w:rFonts w:ascii="Arial" w:hAnsi="Arial" w:cs="Arial"/>
          <w:sz w:val="18"/>
          <w:szCs w:val="18"/>
        </w:rPr>
      </w:pPr>
      <w:r w:rsidRPr="0009574B">
        <w:rPr>
          <w:rStyle w:val="normaltextrun"/>
          <w:rFonts w:ascii="Arial" w:hAnsi="Arial" w:cs="Arial" w:eastAsia="Arial"/>
          <w:color w:val="24303B"/>
          <w:sz w:val="20"/>
          <w:szCs w:val="20"/>
        </w:rPr>
        <w:t>Naam, voornaam, datum en handtekening van de deelnemer</w:t>
      </w:r>
    </w:p>
    <w:p w:rsidRPr="0009574B" w:rsidR="00D76428" w:rsidP="00D76428" w:rsidRDefault="00D76428" w14:paraId="053AC2AF" w14:textId="77777777">
      <w:pPr>
        <w:pStyle w:val="paragraph"/>
        <w:spacing w:before="0" w:beforeAutospacing="0" w:after="0" w:afterAutospacing="0"/>
        <w:textAlignment w:val="baseline"/>
        <w:rPr>
          <w:rFonts w:ascii="Arial" w:hAnsi="Arial" w:cs="Arial"/>
          <w:sz w:val="18"/>
          <w:szCs w:val="18"/>
        </w:rPr>
      </w:pPr>
      <w:r w:rsidRPr="0009574B">
        <w:rPr>
          <w:rStyle w:val="eop"/>
          <w:rFonts w:ascii="Arial" w:hAnsi="Arial" w:cs="Arial" w:eastAsia="Arial"/>
          <w:color w:val="24303B"/>
          <w:sz w:val="20"/>
          <w:szCs w:val="20"/>
        </w:rPr>
        <w:t> </w:t>
      </w:r>
    </w:p>
    <w:p w:rsidRPr="0009574B" w:rsidR="00D76428" w:rsidP="00D76428" w:rsidRDefault="00D76428" w14:paraId="3A4B6F11" w14:textId="2F735ADE">
      <w:pPr>
        <w:pStyle w:val="paragraph"/>
        <w:spacing w:before="0" w:beforeAutospacing="0" w:after="0" w:afterAutospacing="0"/>
        <w:textAlignment w:val="baseline"/>
        <w:rPr>
          <w:rFonts w:ascii="Arial" w:hAnsi="Arial" w:cs="Arial"/>
          <w:sz w:val="18"/>
          <w:szCs w:val="18"/>
        </w:rPr>
      </w:pPr>
      <w:r w:rsidRPr="0009574B">
        <w:rPr>
          <w:rStyle w:val="normaltextrun"/>
          <w:rFonts w:ascii="Arial" w:hAnsi="Arial" w:cs="Arial" w:eastAsia="Arial"/>
          <w:color w:val="24303B"/>
          <w:sz w:val="20"/>
          <w:szCs w:val="20"/>
        </w:rPr>
        <w:t>……………………………………………</w:t>
      </w:r>
      <w:r w:rsidRPr="0009574B" w:rsidR="001539C3">
        <w:rPr>
          <w:rStyle w:val="normaltextrun"/>
          <w:rFonts w:ascii="Arial" w:hAnsi="Arial" w:cs="Arial" w:eastAsia="Arial"/>
          <w:color w:val="24303B"/>
          <w:sz w:val="20"/>
          <w:szCs w:val="20"/>
        </w:rPr>
        <w:tab/>
      </w:r>
      <w:r w:rsidRPr="0009574B" w:rsidR="001539C3">
        <w:rPr>
          <w:rStyle w:val="normaltextrun"/>
          <w:rFonts w:ascii="Arial" w:hAnsi="Arial" w:cs="Arial" w:eastAsia="Arial"/>
          <w:color w:val="24303B"/>
          <w:sz w:val="20"/>
          <w:szCs w:val="20"/>
        </w:rPr>
        <w:tab/>
      </w:r>
      <w:r w:rsidRPr="0009574B" w:rsidR="001539C3">
        <w:rPr>
          <w:rStyle w:val="normaltextrun"/>
          <w:rFonts w:ascii="Arial" w:hAnsi="Arial" w:cs="Arial" w:eastAsia="Arial"/>
          <w:color w:val="24303B"/>
          <w:sz w:val="20"/>
          <w:szCs w:val="20"/>
        </w:rPr>
        <w:tab/>
      </w:r>
      <w:r w:rsidRPr="0009574B" w:rsidR="001539C3">
        <w:rPr>
          <w:rStyle w:val="normaltextrun"/>
          <w:rFonts w:ascii="Arial" w:hAnsi="Arial" w:cs="Arial" w:eastAsia="Arial"/>
          <w:color w:val="24303B"/>
          <w:sz w:val="20"/>
          <w:szCs w:val="20"/>
        </w:rPr>
        <w:t>Datum: ………………………….</w:t>
      </w:r>
    </w:p>
    <w:p w:rsidRPr="0009574B" w:rsidR="00D76428" w:rsidP="00D76428" w:rsidRDefault="00D76428" w14:paraId="7AF0C18E"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t> </w:t>
      </w:r>
    </w:p>
    <w:p w:rsidRPr="0009574B" w:rsidR="00D76428" w:rsidP="00D76428" w:rsidRDefault="00D76428" w14:paraId="013E5163"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t>  </w:t>
      </w:r>
    </w:p>
    <w:p w:rsidRPr="0009574B" w:rsidR="001539C3" w:rsidP="00D76428" w:rsidRDefault="001539C3" w14:paraId="6D36BF98" w14:textId="77777777">
      <w:pPr>
        <w:pStyle w:val="paragraph"/>
        <w:spacing w:before="0" w:beforeAutospacing="0" w:after="0" w:afterAutospacing="0"/>
        <w:jc w:val="both"/>
        <w:textAlignment w:val="baseline"/>
        <w:rPr>
          <w:rStyle w:val="eop"/>
          <w:rFonts w:ascii="Arial" w:hAnsi="Arial" w:cs="Arial"/>
          <w:sz w:val="20"/>
          <w:szCs w:val="20"/>
        </w:rPr>
      </w:pPr>
    </w:p>
    <w:p w:rsidRPr="0009574B" w:rsidR="00D76428" w:rsidP="00D76428" w:rsidRDefault="001539C3" w14:paraId="4F6BEA7E" w14:textId="7EA5B3A1">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t>……………………………………………..</w:t>
      </w:r>
      <w:r w:rsidRPr="0009574B">
        <w:rPr>
          <w:rStyle w:val="eop"/>
          <w:rFonts w:ascii="Arial" w:hAnsi="Arial" w:cs="Arial" w:eastAsia="Arial"/>
          <w:color w:val="24303B"/>
          <w:sz w:val="20"/>
          <w:szCs w:val="20"/>
        </w:rPr>
        <w:tab/>
      </w:r>
      <w:r w:rsidRPr="0009574B">
        <w:rPr>
          <w:rStyle w:val="eop"/>
          <w:rFonts w:ascii="Arial" w:hAnsi="Arial" w:cs="Arial" w:eastAsia="Arial"/>
          <w:color w:val="24303B"/>
          <w:sz w:val="20"/>
          <w:szCs w:val="20"/>
        </w:rPr>
        <w:tab/>
      </w:r>
      <w:r w:rsidRPr="0009574B" w:rsidR="00D76428">
        <w:rPr>
          <w:rStyle w:val="tabchar"/>
          <w:rFonts w:ascii="Arial" w:hAnsi="Arial" w:cs="Arial" w:eastAsia="Arial"/>
          <w:color w:val="24303B"/>
          <w:sz w:val="20"/>
          <w:szCs w:val="20"/>
        </w:rPr>
        <w:tab/>
      </w:r>
      <w:r w:rsidRPr="0009574B" w:rsidR="00D76428">
        <w:rPr>
          <w:rStyle w:val="tabchar"/>
          <w:rFonts w:ascii="Arial" w:hAnsi="Arial" w:cs="Arial" w:eastAsia="Arial"/>
          <w:color w:val="24303B"/>
          <w:sz w:val="20"/>
          <w:szCs w:val="20"/>
        </w:rPr>
        <w:tab/>
      </w:r>
      <w:r w:rsidRPr="0009574B" w:rsidR="00D76428">
        <w:rPr>
          <w:rStyle w:val="tabchar"/>
          <w:rFonts w:ascii="Arial" w:hAnsi="Arial" w:cs="Arial" w:eastAsia="Arial"/>
          <w:color w:val="24303B"/>
          <w:sz w:val="20"/>
          <w:szCs w:val="20"/>
        </w:rPr>
        <w:tab/>
      </w:r>
      <w:r w:rsidRPr="0009574B" w:rsidR="00D76428">
        <w:rPr>
          <w:rStyle w:val="tabchar"/>
          <w:rFonts w:ascii="Arial" w:hAnsi="Arial" w:cs="Arial" w:eastAsia="Arial"/>
          <w:color w:val="24303B"/>
          <w:sz w:val="20"/>
          <w:szCs w:val="20"/>
        </w:rPr>
        <w:tab/>
      </w:r>
      <w:r w:rsidRPr="0009574B" w:rsidR="00D76428">
        <w:rPr>
          <w:rStyle w:val="tabchar"/>
          <w:rFonts w:ascii="Arial" w:hAnsi="Arial" w:cs="Arial" w:eastAsia="Arial"/>
          <w:color w:val="24303B"/>
          <w:sz w:val="20"/>
          <w:szCs w:val="20"/>
        </w:rPr>
        <w:tab/>
      </w:r>
      <w:r w:rsidRPr="0009574B" w:rsidR="00D76428">
        <w:rPr>
          <w:rStyle w:val="eop"/>
          <w:rFonts w:ascii="Arial" w:hAnsi="Arial" w:cs="Arial" w:eastAsia="Arial"/>
          <w:color w:val="24303B"/>
          <w:sz w:val="20"/>
          <w:szCs w:val="20"/>
        </w:rPr>
        <w:t> </w:t>
      </w:r>
    </w:p>
    <w:p w:rsidRPr="0009574B" w:rsidR="00D76428" w:rsidP="19EA53E6" w:rsidRDefault="00D76428" w14:paraId="7A0FC567" w14:textId="7C786A5E">
      <w:pPr>
        <w:pStyle w:val="paragraph"/>
        <w:spacing w:before="0" w:beforeAutospacing="off" w:after="0" w:afterAutospacing="off"/>
        <w:ind w:left="5925" w:right="165" w:hanging="5925"/>
        <w:jc w:val="both"/>
        <w:textAlignment w:val="baseline"/>
        <w:rPr>
          <w:rStyle w:val="normaltextrun"/>
          <w:rFonts w:ascii="Arial" w:hAnsi="Arial" w:cs="Arial"/>
          <w:sz w:val="20"/>
          <w:szCs w:val="20"/>
        </w:rPr>
      </w:pPr>
      <w:r w:rsidRPr="19EA53E6" w:rsidR="330EC07C">
        <w:rPr>
          <w:rStyle w:val="normaltextrun"/>
          <w:rFonts w:ascii="Arial" w:hAnsi="Arial" w:cs="Arial" w:eastAsia="Arial"/>
          <w:color w:val="24303B"/>
          <w:sz w:val="20"/>
          <w:szCs w:val="20"/>
        </w:rPr>
        <w:t xml:space="preserve">Handtekening </w:t>
      </w:r>
      <w:r w:rsidRPr="19EA53E6" w:rsidR="0D5D8971">
        <w:rPr>
          <w:rStyle w:val="normaltextrun"/>
          <w:rFonts w:ascii="Arial" w:hAnsi="Arial" w:cs="Arial" w:eastAsia="Arial"/>
          <w:color w:val="24303B"/>
          <w:sz w:val="20"/>
          <w:szCs w:val="20"/>
        </w:rPr>
        <w:t>loka</w:t>
      </w:r>
      <w:ins w:author="Janou De Buyser" w:date="2026-07-22T09:00:37.52Z" w16du:dateUtc="2026-07-22T09:00:37.52Z" w:id="1344064960">
        <w:r w:rsidRPr="19EA53E6" w:rsidR="2DAB8979">
          <w:rPr>
            <w:rStyle w:val="normaltextrun"/>
            <w:rFonts w:ascii="Arial" w:hAnsi="Arial" w:cs="Arial"/>
            <w:sz w:val="20"/>
            <w:szCs w:val="20"/>
          </w:rPr>
          <w:t>l</w:t>
        </w:r>
      </w:ins>
      <w:del w:author="Janou De Buyser" w:date="2026-07-22T09:00:37.177Z" w16du:dateUtc="2026-07-22T09:00:37.177Z" w:id="280033699">
        <w:r w:rsidRPr="19EA53E6" w:rsidDel="0D5D8971">
          <w:rPr>
            <w:rStyle w:val="normaltextrun"/>
            <w:rFonts w:ascii="Arial" w:hAnsi="Arial" w:cs="Arial"/>
            <w:sz w:val="20"/>
            <w:szCs w:val="20"/>
          </w:rPr>
          <w:delText>k</w:delText>
        </w:r>
      </w:del>
      <w:r w:rsidRPr="19EA53E6" w:rsidR="0D5D8971">
        <w:rPr>
          <w:rStyle w:val="normaltextrun"/>
          <w:rFonts w:ascii="Arial" w:hAnsi="Arial" w:cs="Arial" w:eastAsia="Arial"/>
          <w:color w:val="24303B"/>
          <w:sz w:val="20"/>
          <w:szCs w:val="20"/>
        </w:rPr>
        <w:t>e</w:t>
      </w:r>
      <w:r w:rsidRPr="19EA53E6" w:rsidR="0D5D8971">
        <w:rPr>
          <w:rStyle w:val="normaltextrun"/>
          <w:rFonts w:ascii="Arial" w:hAnsi="Arial" w:cs="Arial" w:eastAsia="Arial"/>
          <w:color w:val="24303B"/>
          <w:sz w:val="20"/>
          <w:szCs w:val="20"/>
        </w:rPr>
        <w:t xml:space="preserve"> hoofdonderzoeker </w:t>
      </w:r>
      <w:r w:rsidRPr="19EA53E6" w:rsidR="330EC07C">
        <w:rPr>
          <w:rStyle w:val="normaltextrun"/>
          <w:rFonts w:ascii="Arial" w:hAnsi="Arial" w:cs="Arial" w:eastAsia="Arial"/>
          <w:color w:val="24303B"/>
          <w:sz w:val="20"/>
          <w:szCs w:val="20"/>
        </w:rPr>
        <w:t xml:space="preserve"> </w:t>
      </w:r>
    </w:p>
    <w:p w:rsidRPr="0009574B" w:rsidR="00D76428" w:rsidP="00D76428" w:rsidRDefault="00D76428" w14:paraId="20EB5AED" w14:textId="2A716D95">
      <w:pPr>
        <w:pStyle w:val="paragraph"/>
        <w:spacing w:before="0" w:beforeAutospacing="0" w:after="0" w:afterAutospacing="0"/>
        <w:ind w:left="5925" w:right="165" w:hanging="5925"/>
        <w:jc w:val="both"/>
        <w:textAlignment w:val="baseline"/>
        <w:rPr>
          <w:rFonts w:ascii="Arial" w:hAnsi="Arial" w:cs="Arial"/>
          <w:sz w:val="18"/>
          <w:szCs w:val="18"/>
        </w:rPr>
      </w:pPr>
      <w:r w:rsidRPr="0009574B">
        <w:rPr>
          <w:rStyle w:val="normaltextrun"/>
          <w:rFonts w:ascii="Arial" w:hAnsi="Arial" w:cs="Arial" w:eastAsia="Arial"/>
          <w:color w:val="24303B"/>
          <w:sz w:val="20"/>
          <w:szCs w:val="20"/>
        </w:rPr>
        <w:t xml:space="preserve">Dr. </w:t>
      </w:r>
      <w:r w:rsidRPr="0009574B" w:rsidR="001539C3">
        <w:rPr>
          <w:rStyle w:val="normaltextrun"/>
          <w:rFonts w:ascii="Arial" w:hAnsi="Arial" w:cs="Arial" w:eastAsia="Arial"/>
          <w:color w:val="EE0000"/>
          <w:sz w:val="20"/>
          <w:szCs w:val="20"/>
        </w:rPr>
        <w:t xml:space="preserve">XXXXXXX                                                                  </w:t>
      </w:r>
      <w:r w:rsidRPr="0009574B" w:rsidR="001539C3">
        <w:rPr>
          <w:rStyle w:val="normaltextrun"/>
          <w:rFonts w:ascii="Arial" w:hAnsi="Arial" w:cs="Arial" w:eastAsia="Arial"/>
          <w:color w:val="24303B"/>
          <w:sz w:val="20"/>
          <w:szCs w:val="20"/>
        </w:rPr>
        <w:t>Datum: …………………………...</w:t>
      </w:r>
    </w:p>
    <w:p w:rsidRPr="0009574B" w:rsidR="00D76428" w:rsidP="00D76428" w:rsidRDefault="00D76428" w14:paraId="000BEC80"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D76428" w:rsidP="001539C3" w:rsidRDefault="00D76428" w14:paraId="38C2A145" w14:textId="2A756858">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D76428" w:rsidP="00D76428" w:rsidRDefault="00D76428" w14:paraId="1DB199AD" w14:textId="5E2C37FC">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ondergetekende </w:t>
      </w:r>
      <w:r w:rsidRPr="0009574B" w:rsidR="001539C3">
        <w:rPr>
          <w:rFonts w:ascii="Arial" w:hAnsi="Arial" w:cs="Arial" w:eastAsia="Arial"/>
          <w:color w:val="24303B"/>
          <w:sz w:val="20"/>
          <w:szCs w:val="20"/>
          <w:lang w:val="nl-BE"/>
        </w:rPr>
        <w:t xml:space="preserve"> _________________________________ </w:t>
      </w:r>
      <w:r w:rsidRPr="0009574B">
        <w:rPr>
          <w:rFonts w:ascii="Arial" w:hAnsi="Arial" w:cs="Arial" w:eastAsia="Arial"/>
          <w:color w:val="24303B"/>
          <w:sz w:val="20"/>
          <w:szCs w:val="20"/>
          <w:lang w:val="nl-BE"/>
        </w:rPr>
        <w:t xml:space="preserve">, onderzoeker/bevoegde onderzoeksmederwerker, verklaar de benodigde informatie inzake deze studie mondeling te hebben verstrekt evenals een exemplaar van het informatiedocument aan de deelnemer te hebben verstrekt. </w:t>
      </w:r>
    </w:p>
    <w:p w:rsidRPr="0009574B" w:rsidR="00D76428" w:rsidP="00D76428" w:rsidRDefault="00D76428" w14:paraId="4D8EB18D"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D76428" w:rsidP="00D76428" w:rsidRDefault="00D76428" w14:paraId="4EB87B7A"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rsidRPr="0009574B" w:rsidR="00D76428" w:rsidP="00D76428" w:rsidRDefault="00D76428" w14:paraId="1665C420" w14:textId="77777777">
      <w:pPr>
        <w:spacing w:after="60"/>
        <w:jc w:val="both"/>
        <w:rPr>
          <w:rFonts w:ascii="Arial" w:hAnsi="Arial" w:cs="Arial"/>
          <w:sz w:val="20"/>
          <w:szCs w:val="20"/>
          <w:lang w:val="nl-BE"/>
        </w:rPr>
      </w:pPr>
    </w:p>
    <w:p w:rsidRPr="0009574B" w:rsidR="00D76428" w:rsidP="00D76428" w:rsidRDefault="00D76428" w14:paraId="5921BA11"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 </w:t>
      </w:r>
    </w:p>
    <w:p w:rsidRPr="0009574B" w:rsidR="00D76428" w:rsidP="00D76428" w:rsidRDefault="001539C3" w14:paraId="7DEC1216" w14:textId="1A949B0F">
      <w:pPr>
        <w:spacing w:after="60"/>
        <w:jc w:val="both"/>
        <w:rPr>
          <w:rFonts w:ascii="Arial" w:hAnsi="Arial" w:cs="Arial"/>
          <w:sz w:val="20"/>
          <w:szCs w:val="20"/>
          <w:lang w:val="nl-BE"/>
        </w:rPr>
      </w:pPr>
      <w:r w:rsidRPr="0009574B">
        <w:rPr>
          <w:rFonts w:ascii="Arial" w:hAnsi="Arial" w:cs="Arial" w:eastAsia="Arial"/>
          <w:color w:val="24303B"/>
          <w:sz w:val="20"/>
          <w:szCs w:val="20"/>
          <w:lang w:val="nl-BE"/>
        </w:rPr>
        <w:t>………………………………………………</w:t>
      </w:r>
      <w:r w:rsidRPr="0009574B">
        <w:rPr>
          <w:rFonts w:ascii="Arial" w:hAnsi="Arial" w:cs="Arial" w:eastAsia="Arial"/>
          <w:color w:val="24303B"/>
          <w:sz w:val="20"/>
          <w:szCs w:val="20"/>
          <w:lang w:val="nl-BE"/>
        </w:rPr>
        <w:tab/>
      </w:r>
      <w:r w:rsidRPr="0009574B">
        <w:rPr>
          <w:rFonts w:ascii="Arial" w:hAnsi="Arial" w:cs="Arial" w:eastAsia="Arial"/>
          <w:color w:val="24303B"/>
          <w:sz w:val="20"/>
          <w:szCs w:val="20"/>
          <w:lang w:val="nl-BE"/>
        </w:rPr>
        <w:tab/>
      </w:r>
      <w:r w:rsidRPr="0009574B">
        <w:rPr>
          <w:rFonts w:ascii="Arial" w:hAnsi="Arial" w:cs="Arial" w:eastAsia="Arial"/>
          <w:color w:val="24303B"/>
          <w:sz w:val="20"/>
          <w:szCs w:val="20"/>
          <w:lang w:val="nl-BE"/>
        </w:rPr>
        <w:t>Datum:…………………………</w:t>
      </w:r>
    </w:p>
    <w:p w:rsidRPr="0009574B" w:rsidR="004A506D" w:rsidP="001539C3" w:rsidRDefault="00D76428" w14:paraId="3A7AA3BB" w14:textId="14B39EFA">
      <w:pPr>
        <w:spacing w:after="60"/>
        <w:jc w:val="both"/>
        <w:rPr>
          <w:rFonts w:ascii="Arial" w:hAnsi="Arial" w:cs="Arial"/>
          <w:sz w:val="20"/>
          <w:szCs w:val="20"/>
          <w:lang w:val="de-DE"/>
        </w:rPr>
      </w:pPr>
      <w:r w:rsidRPr="0009574B">
        <w:rPr>
          <w:rFonts w:ascii="Arial" w:hAnsi="Arial" w:cs="Arial" w:eastAsia="Arial"/>
          <w:color w:val="24303B"/>
          <w:sz w:val="20"/>
          <w:szCs w:val="20"/>
          <w:lang w:val="nl-BE"/>
        </w:rPr>
        <w:t xml:space="preserve">Naam, Voornaam, Datum en handtekening </w:t>
      </w:r>
    </w:p>
    <w:p w:rsidRPr="0009574B" w:rsidR="00696411" w:rsidP="00696411" w:rsidRDefault="00696411" w14:paraId="12550C1C" w14:textId="4973BB9D">
      <w:pPr>
        <w:pBdr>
          <w:bottom w:val="single" w:color="auto" w:sz="4" w:space="1"/>
        </w:pBdr>
        <w:spacing w:before="120" w:after="120"/>
        <w:ind w:left="709" w:firstLine="709"/>
        <w:rPr>
          <w:rFonts w:ascii="Arial" w:hAnsi="Arial" w:cs="Arial"/>
          <w:b/>
          <w:lang w:val="nl-BE"/>
        </w:rPr>
      </w:pPr>
      <w:r w:rsidRPr="0009574B">
        <w:rPr>
          <w:rFonts w:ascii="Arial" w:hAnsi="Arial" w:cs="Arial" w:eastAsia="Arial"/>
          <w:b/>
          <w:color w:val="123A5F"/>
          <w:lang w:val="nl-BE"/>
        </w:rPr>
        <w:t>Geïnformeerde toestemming – Exemplaar onderzoeksteam</w:t>
      </w:r>
    </w:p>
    <w:p w:rsidRPr="0009574B" w:rsidR="00696411" w:rsidP="00696411" w:rsidRDefault="00696411" w14:paraId="63BE4072" w14:textId="5AB1E892">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Naar een druk-, therapietrouw- en educatiegestuurde zorg bij diabetische voetaandoeningen</w:t>
      </w:r>
      <w:r w:rsidR="0009574B">
        <w:rPr>
          <w:rFonts w:ascii="Arial" w:hAnsi="Arial" w:cs="Arial" w:eastAsia="Arial"/>
          <w:b/>
          <w:bCs/>
          <w:color w:val="123A5F"/>
          <w:sz w:val="22"/>
          <w:szCs w:val="22"/>
          <w:lang w:val="nl-NL"/>
        </w:rPr>
        <w:t>: klinische, gezondheidseconomische en procesevaluaties</w:t>
      </w:r>
    </w:p>
    <w:p w:rsidRPr="0009574B" w:rsidR="00696411" w:rsidP="00696411" w:rsidRDefault="00696411" w14:paraId="14BB510C" w14:textId="77777777">
      <w:pPr>
        <w:pStyle w:val="paragraph"/>
        <w:spacing w:before="0" w:beforeAutospacing="0" w:after="0" w:afterAutospacing="0"/>
        <w:jc w:val="center"/>
        <w:textAlignment w:val="baseline"/>
        <w:rPr>
          <w:rStyle w:val="normaltextrun"/>
          <w:rFonts w:ascii="Arial" w:hAnsi="Arial" w:cs="Arial"/>
          <w:sz w:val="20"/>
          <w:szCs w:val="20"/>
        </w:rPr>
      </w:pPr>
    </w:p>
    <w:p w:rsidRPr="0009574B" w:rsidR="00696411" w:rsidP="00696411" w:rsidRDefault="00696411" w14:paraId="712107F5" w14:textId="77777777">
      <w:pPr>
        <w:pStyle w:val="paragraph"/>
        <w:spacing w:before="0" w:beforeAutospacing="0" w:after="0" w:afterAutospacing="0"/>
        <w:jc w:val="both"/>
        <w:textAlignment w:val="baseline"/>
        <w:rPr>
          <w:rFonts w:ascii="Arial" w:hAnsi="Arial" w:cs="Arial"/>
          <w:sz w:val="18"/>
          <w:szCs w:val="18"/>
        </w:rPr>
      </w:pPr>
      <w:r w:rsidRPr="0009574B">
        <w:rPr>
          <w:rStyle w:val="normaltextrun"/>
          <w:rFonts w:ascii="Arial" w:hAnsi="Arial" w:cs="Arial" w:eastAsia="Arial"/>
          <w:color w:val="24303B"/>
          <w:sz w:val="20"/>
          <w:szCs w:val="20"/>
        </w:rPr>
        <w:t>Indien u toestemming geeft om deel te nemen aan dit onderzoek, vragen wij u deze brief te ondertekenen.</w:t>
      </w:r>
      <w:r w:rsidRPr="0009574B">
        <w:rPr>
          <w:rStyle w:val="eop"/>
          <w:rFonts w:ascii="Arial" w:hAnsi="Arial" w:cs="Arial" w:eastAsia="Arial"/>
          <w:color w:val="24303B"/>
          <w:sz w:val="20"/>
          <w:szCs w:val="20"/>
        </w:rPr>
        <w:t> </w:t>
      </w:r>
    </w:p>
    <w:p w:rsidRPr="0009574B" w:rsidR="00696411" w:rsidP="00696411" w:rsidRDefault="00696411" w14:paraId="1B3B309A"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rFonts w:ascii="Arial" w:hAnsi="Arial" w:cs="Arial" w:eastAsia="Arial"/>
          <w:color w:val="24303B"/>
          <w:sz w:val="20"/>
          <w:szCs w:val="20"/>
        </w:rPr>
        <w:t> </w:t>
      </w:r>
    </w:p>
    <w:p w:rsidRPr="0009574B" w:rsidR="00696411" w:rsidP="00696411" w:rsidRDefault="00696411" w14:paraId="48C43B51"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heb voldoende tijd gehad om na te denken en met een door mij gekozen persoon, zoals mijn huisarts of een familielid, te praten.</w:t>
      </w:r>
      <w:r w:rsidRPr="0009574B">
        <w:rPr>
          <w:rStyle w:val="eop"/>
          <w:rFonts w:ascii="Arial" w:hAnsi="Arial" w:cs="Arial" w:eastAsia="Arial"/>
          <w:color w:val="24303B"/>
          <w:sz w:val="20"/>
          <w:szCs w:val="20"/>
        </w:rPr>
        <w:t> </w:t>
      </w:r>
    </w:p>
    <w:p w:rsidRPr="0009574B" w:rsidR="00696411" w:rsidP="00696411" w:rsidRDefault="00696411" w14:paraId="2B24752F"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heb alle vragen kunnen stellen die bij me opkwamen en ik heb een duidelijk antwoord gekregen op mijn vragen.</w:t>
      </w:r>
      <w:r w:rsidRPr="0009574B">
        <w:rPr>
          <w:rStyle w:val="eop"/>
          <w:rFonts w:ascii="Arial" w:hAnsi="Arial" w:cs="Arial" w:eastAsia="Arial"/>
          <w:color w:val="24303B"/>
          <w:sz w:val="20"/>
          <w:szCs w:val="20"/>
        </w:rPr>
        <w:t> </w:t>
      </w:r>
    </w:p>
    <w:p w:rsidRPr="0009574B" w:rsidR="00696411" w:rsidP="00696411" w:rsidRDefault="00696411" w14:paraId="30B04EFD"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rFonts w:ascii="Arial" w:hAnsi="Arial" w:cs="Arial" w:eastAsia="Arial"/>
          <w:color w:val="24303B"/>
          <w:sz w:val="20"/>
          <w:szCs w:val="20"/>
        </w:rPr>
        <w:t> </w:t>
      </w:r>
    </w:p>
    <w:p w:rsidRPr="0009574B" w:rsidR="00696411" w:rsidP="00696411" w:rsidRDefault="00696411" w14:paraId="76D2FB40"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rFonts w:ascii="Arial" w:hAnsi="Arial" w:cs="Arial" w:eastAsia="Arial"/>
          <w:color w:val="24303B"/>
          <w:sz w:val="20"/>
          <w:szCs w:val="20"/>
        </w:rPr>
        <w:t> </w:t>
      </w:r>
    </w:p>
    <w:p w:rsidRPr="0009574B" w:rsidR="00696411" w:rsidP="00696411" w:rsidRDefault="00696411" w14:paraId="16FDC10F"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begrijp dat het uitvoeren van deze studie door KU Leuven het algemeen belang dient en de verwerking van mijn persoonsgegevens noodzakelijk is voor het uitvoeren van deze studie. </w:t>
      </w:r>
      <w:r w:rsidRPr="0009574B">
        <w:rPr>
          <w:rStyle w:val="eop"/>
          <w:rFonts w:ascii="Arial" w:hAnsi="Arial" w:cs="Arial" w:eastAsia="Arial"/>
          <w:color w:val="24303B"/>
          <w:sz w:val="20"/>
          <w:szCs w:val="20"/>
        </w:rPr>
        <w:t> </w:t>
      </w:r>
    </w:p>
    <w:p w:rsidRPr="0009574B" w:rsidR="00696411" w:rsidP="00696411" w:rsidRDefault="00696411" w14:paraId="1FE42B33" w14:textId="77777777">
      <w:pPr>
        <w:pStyle w:val="paragraph"/>
        <w:numPr>
          <w:ilvl w:val="0"/>
          <w:numId w:val="22"/>
        </w:numPr>
        <w:spacing w:before="0" w:beforeAutospacing="0" w:after="120" w:afterAutospacing="0"/>
        <w:jc w:val="both"/>
        <w:textAlignment w:val="baseline"/>
        <w:rPr>
          <w:rStyle w:val="eop"/>
          <w:rFonts w:ascii="Arial" w:hAnsi="Arial" w:cs="Arial"/>
          <w:sz w:val="20"/>
          <w:szCs w:val="20"/>
        </w:rPr>
      </w:pPr>
      <w:r w:rsidRPr="0009574B">
        <w:rPr>
          <w:rStyle w:val="normaltextrun"/>
          <w:rFonts w:ascii="Arial" w:hAnsi="Arial" w:cs="Arial" w:eastAsia="Arial"/>
          <w:color w:val="24303B"/>
          <w:sz w:val="20"/>
          <w:szCs w:val="20"/>
        </w:rPr>
        <w:t>Ik ga ermee akkoord dat mijn huisarts en andere specialisten die betrokken zijn bij mijn behandeling op de hoogte worden gesteld van mijn deelname aan deze klinische studie.</w:t>
      </w:r>
      <w:r w:rsidRPr="0009574B">
        <w:rPr>
          <w:rStyle w:val="eop"/>
          <w:rFonts w:ascii="Arial" w:hAnsi="Arial" w:cs="Arial" w:eastAsia="Arial"/>
          <w:color w:val="24303B"/>
          <w:sz w:val="20"/>
          <w:szCs w:val="20"/>
        </w:rPr>
        <w:t> </w:t>
      </w:r>
    </w:p>
    <w:p w:rsidRPr="0009574B" w:rsidR="00696411" w:rsidP="00696411" w:rsidRDefault="00696411" w14:paraId="0F5A19B3"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Fonts w:ascii="Arial" w:hAnsi="Arial" w:cs="Arial" w:eastAsia="Arial"/>
          <w:color w:val="24303B"/>
          <w:sz w:val="20"/>
          <w:szCs w:val="20"/>
        </w:rPr>
        <w:t>Ik stem ermee in dat ik niet gelijktijdig aan een andere studie deelneem zonder de onderzoeker of het studiepersoneel daarvan op de hoogte te hebben gebracht, en dat zij deze deelname om gemotiveerde redenen zouden kunnen weigeren.</w:t>
      </w:r>
    </w:p>
    <w:p w:rsidRPr="0009574B" w:rsidR="00696411" w:rsidP="00696411" w:rsidRDefault="00696411" w14:paraId="0E989729" w14:textId="77777777">
      <w:pPr>
        <w:pStyle w:val="paragraph"/>
        <w:numPr>
          <w:ilvl w:val="0"/>
          <w:numId w:val="22"/>
        </w:numPr>
        <w:spacing w:before="0" w:beforeAutospacing="0" w:after="12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Ik heb een exemplaar ontvangen van de informatie aan de deelnemer en de geïnformeerde toestemming.</w:t>
      </w:r>
      <w:r w:rsidRPr="0009574B">
        <w:rPr>
          <w:rStyle w:val="eop"/>
          <w:rFonts w:ascii="Arial" w:hAnsi="Arial" w:cs="Arial" w:eastAsia="Arial"/>
          <w:color w:val="24303B"/>
          <w:sz w:val="20"/>
          <w:szCs w:val="20"/>
        </w:rPr>
        <w:t> </w:t>
      </w:r>
    </w:p>
    <w:p w:rsidRPr="0009574B" w:rsidR="00696411" w:rsidP="00696411" w:rsidRDefault="00696411" w14:paraId="0EEBBD0A" w14:textId="77777777">
      <w:pPr>
        <w:pStyle w:val="paragraph"/>
        <w:spacing w:before="0" w:beforeAutospacing="0" w:after="120" w:afterAutospacing="0"/>
        <w:jc w:val="both"/>
        <w:textAlignment w:val="baseline"/>
        <w:rPr>
          <w:rStyle w:val="eop"/>
          <w:rFonts w:ascii="Arial" w:hAnsi="Arial" w:cs="Arial"/>
          <w:sz w:val="18"/>
          <w:szCs w:val="18"/>
        </w:rPr>
      </w:pPr>
      <w:r w:rsidRPr="0009574B">
        <w:rPr>
          <w:rStyle w:val="eop"/>
          <w:rFonts w:ascii="Arial" w:hAnsi="Arial" w:cs="Arial" w:eastAsia="Arial"/>
          <w:color w:val="24303B"/>
          <w:sz w:val="20"/>
          <w:szCs w:val="20"/>
        </w:rPr>
        <w:t> </w:t>
      </w:r>
    </w:p>
    <w:p w:rsidRPr="0009574B" w:rsidR="00696411" w:rsidP="00696411" w:rsidRDefault="00696411" w14:paraId="04BFE481" w14:textId="77777777">
      <w:pPr>
        <w:pStyle w:val="paragraph"/>
        <w:spacing w:before="0" w:beforeAutospacing="0" w:after="0" w:afterAutospacing="0"/>
        <w:textAlignment w:val="baseline"/>
        <w:rPr>
          <w:rFonts w:ascii="Arial" w:hAnsi="Arial" w:cs="Arial"/>
          <w:sz w:val="18"/>
          <w:szCs w:val="18"/>
        </w:rPr>
      </w:pPr>
      <w:r w:rsidRPr="0009574B">
        <w:rPr>
          <w:rStyle w:val="normaltextrun"/>
          <w:rFonts w:ascii="Arial" w:hAnsi="Arial" w:cs="Arial" w:eastAsia="Arial"/>
          <w:color w:val="24303B"/>
          <w:sz w:val="20"/>
          <w:szCs w:val="20"/>
        </w:rPr>
        <w:t>Naam, voornaam, datum en handtekening van de deelnemer</w:t>
      </w:r>
    </w:p>
    <w:p w:rsidRPr="0009574B" w:rsidR="00696411" w:rsidP="00696411" w:rsidRDefault="00696411" w14:paraId="50ADE15C" w14:textId="77777777">
      <w:pPr>
        <w:pStyle w:val="paragraph"/>
        <w:spacing w:before="0" w:beforeAutospacing="0" w:after="0" w:afterAutospacing="0"/>
        <w:textAlignment w:val="baseline"/>
        <w:rPr>
          <w:rFonts w:ascii="Arial" w:hAnsi="Arial" w:cs="Arial"/>
          <w:sz w:val="18"/>
          <w:szCs w:val="18"/>
        </w:rPr>
      </w:pPr>
      <w:r w:rsidRPr="0009574B">
        <w:rPr>
          <w:rStyle w:val="eop"/>
          <w:rFonts w:ascii="Arial" w:hAnsi="Arial" w:cs="Arial" w:eastAsia="Arial"/>
          <w:color w:val="24303B"/>
          <w:sz w:val="20"/>
          <w:szCs w:val="20"/>
        </w:rPr>
        <w:t> </w:t>
      </w:r>
    </w:p>
    <w:p w:rsidRPr="0009574B" w:rsidR="00696411" w:rsidP="00696411" w:rsidRDefault="00696411" w14:paraId="39AB5E9D" w14:textId="77777777">
      <w:pPr>
        <w:pStyle w:val="paragraph"/>
        <w:spacing w:before="0" w:beforeAutospacing="0" w:after="0" w:afterAutospacing="0"/>
        <w:textAlignment w:val="baseline"/>
        <w:rPr>
          <w:rFonts w:ascii="Arial" w:hAnsi="Arial" w:cs="Arial"/>
          <w:sz w:val="18"/>
          <w:szCs w:val="18"/>
        </w:rPr>
      </w:pPr>
      <w:r w:rsidRPr="0009574B">
        <w:rPr>
          <w:rStyle w:val="normaltextrun"/>
          <w:rFonts w:ascii="Arial" w:hAnsi="Arial" w:cs="Arial" w:eastAsia="Arial"/>
          <w:color w:val="24303B"/>
          <w:sz w:val="20"/>
          <w:szCs w:val="20"/>
        </w:rPr>
        <w:t>……………………………………………</w:t>
      </w:r>
      <w:r w:rsidRPr="0009574B">
        <w:rPr>
          <w:rStyle w:val="normaltextrun"/>
          <w:rFonts w:ascii="Arial" w:hAnsi="Arial" w:cs="Arial" w:eastAsia="Arial"/>
          <w:color w:val="24303B"/>
          <w:sz w:val="20"/>
          <w:szCs w:val="20"/>
        </w:rPr>
        <w:tab/>
      </w:r>
      <w:r w:rsidRPr="0009574B">
        <w:rPr>
          <w:rStyle w:val="normaltextrun"/>
          <w:rFonts w:ascii="Arial" w:hAnsi="Arial" w:cs="Arial" w:eastAsia="Arial"/>
          <w:color w:val="24303B"/>
          <w:sz w:val="20"/>
          <w:szCs w:val="20"/>
        </w:rPr>
        <w:tab/>
      </w:r>
      <w:r w:rsidRPr="0009574B">
        <w:rPr>
          <w:rStyle w:val="normaltextrun"/>
          <w:rFonts w:ascii="Arial" w:hAnsi="Arial" w:cs="Arial" w:eastAsia="Arial"/>
          <w:color w:val="24303B"/>
          <w:sz w:val="20"/>
          <w:szCs w:val="20"/>
        </w:rPr>
        <w:tab/>
      </w:r>
      <w:r w:rsidRPr="0009574B">
        <w:rPr>
          <w:rStyle w:val="normaltextrun"/>
          <w:rFonts w:ascii="Arial" w:hAnsi="Arial" w:cs="Arial" w:eastAsia="Arial"/>
          <w:color w:val="24303B"/>
          <w:sz w:val="20"/>
          <w:szCs w:val="20"/>
        </w:rPr>
        <w:t>Datum: ………………………….</w:t>
      </w:r>
    </w:p>
    <w:p w:rsidRPr="0009574B" w:rsidR="00696411" w:rsidP="00696411" w:rsidRDefault="00696411" w14:paraId="7E597EDA"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t> </w:t>
      </w:r>
    </w:p>
    <w:p w:rsidRPr="0009574B" w:rsidR="00696411" w:rsidP="00696411" w:rsidRDefault="00696411" w14:paraId="4A647EE2"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t>  </w:t>
      </w:r>
    </w:p>
    <w:p w:rsidRPr="0009574B" w:rsidR="00696411" w:rsidP="00696411" w:rsidRDefault="00696411" w14:paraId="0C649087" w14:textId="77777777">
      <w:pPr>
        <w:pStyle w:val="paragraph"/>
        <w:spacing w:before="0" w:beforeAutospacing="0" w:after="0" w:afterAutospacing="0"/>
        <w:jc w:val="both"/>
        <w:textAlignment w:val="baseline"/>
        <w:rPr>
          <w:rStyle w:val="eop"/>
          <w:rFonts w:ascii="Arial" w:hAnsi="Arial" w:cs="Arial"/>
          <w:sz w:val="20"/>
          <w:szCs w:val="20"/>
        </w:rPr>
      </w:pPr>
    </w:p>
    <w:p w:rsidRPr="0009574B" w:rsidR="00696411" w:rsidP="00696411" w:rsidRDefault="00696411" w14:paraId="09093827" w14:textId="77777777">
      <w:pPr>
        <w:pStyle w:val="paragraph"/>
        <w:spacing w:before="0" w:beforeAutospacing="0" w:after="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t>……………………………………………..</w:t>
      </w:r>
      <w:r w:rsidRPr="0009574B">
        <w:rPr>
          <w:rStyle w:val="eop"/>
          <w:rFonts w:ascii="Arial" w:hAnsi="Arial" w:cs="Arial" w:eastAsia="Arial"/>
          <w:color w:val="24303B"/>
          <w:sz w:val="20"/>
          <w:szCs w:val="20"/>
        </w:rPr>
        <w:tab/>
      </w:r>
      <w:r w:rsidRPr="0009574B">
        <w:rPr>
          <w:rStyle w:val="eop"/>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eop"/>
          <w:rFonts w:ascii="Arial" w:hAnsi="Arial" w:cs="Arial" w:eastAsia="Arial"/>
          <w:color w:val="24303B"/>
          <w:sz w:val="20"/>
          <w:szCs w:val="20"/>
        </w:rPr>
        <w:t> </w:t>
      </w:r>
    </w:p>
    <w:p w:rsidRPr="0009574B" w:rsidR="00696411" w:rsidP="19EA53E6" w:rsidRDefault="00696411" w14:paraId="41BBF0FB" w14:textId="21EA2899">
      <w:pPr>
        <w:pStyle w:val="paragraph"/>
        <w:spacing w:before="0" w:beforeAutospacing="off" w:after="0" w:afterAutospacing="off"/>
        <w:ind w:left="5925" w:right="165" w:hanging="5925"/>
        <w:jc w:val="both"/>
        <w:textAlignment w:val="baseline"/>
        <w:rPr>
          <w:rStyle w:val="normaltextrun"/>
          <w:rFonts w:ascii="Arial" w:hAnsi="Arial" w:cs="Arial"/>
          <w:sz w:val="20"/>
          <w:szCs w:val="20"/>
        </w:rPr>
      </w:pPr>
      <w:r w:rsidRPr="19EA53E6" w:rsidR="54AFA50D">
        <w:rPr>
          <w:rStyle w:val="normaltextrun"/>
          <w:rFonts w:ascii="Arial" w:hAnsi="Arial" w:cs="Arial" w:eastAsia="Arial"/>
          <w:color w:val="24303B"/>
          <w:sz w:val="20"/>
          <w:szCs w:val="20"/>
        </w:rPr>
        <w:t xml:space="preserve">Handtekening </w:t>
      </w:r>
      <w:r w:rsidRPr="19EA53E6" w:rsidR="54AFA50D">
        <w:rPr>
          <w:rStyle w:val="normaltextrun"/>
          <w:rFonts w:ascii="Arial" w:hAnsi="Arial" w:cs="Arial" w:eastAsia="Arial"/>
          <w:color w:val="24303B"/>
          <w:sz w:val="20"/>
          <w:szCs w:val="20"/>
        </w:rPr>
        <w:t>loka</w:t>
      </w:r>
      <w:ins w:author="Janou De Buyser" w:date="2026-07-22T09:00:52.47Z" w16du:dateUtc="2026-07-22T09:00:52.47Z" w:id="1174217218">
        <w:r w:rsidRPr="19EA53E6" w:rsidR="5EA61610">
          <w:rPr>
            <w:rStyle w:val="normaltextrun"/>
            <w:rFonts w:ascii="Arial" w:hAnsi="Arial" w:cs="Arial"/>
            <w:sz w:val="20"/>
            <w:szCs w:val="20"/>
          </w:rPr>
          <w:t>l</w:t>
        </w:r>
      </w:ins>
      <w:del w:author="Janou De Buyser" w:date="2026-07-22T09:00:52.16Z" w16du:dateUtc="2026-07-22T09:00:52.16Z" w:id="797131519">
        <w:r w:rsidRPr="19EA53E6" w:rsidDel="54AFA50D">
          <w:rPr>
            <w:rStyle w:val="normaltextrun"/>
            <w:rFonts w:ascii="Arial" w:hAnsi="Arial" w:cs="Arial"/>
            <w:sz w:val="20"/>
            <w:szCs w:val="20"/>
          </w:rPr>
          <w:delText>k</w:delText>
        </w:r>
      </w:del>
      <w:r w:rsidRPr="19EA53E6" w:rsidR="54AFA50D">
        <w:rPr>
          <w:rStyle w:val="normaltextrun"/>
          <w:rFonts w:ascii="Arial" w:hAnsi="Arial" w:cs="Arial" w:eastAsia="Arial"/>
          <w:color w:val="24303B"/>
          <w:sz w:val="20"/>
          <w:szCs w:val="20"/>
        </w:rPr>
        <w:t>e</w:t>
      </w:r>
      <w:r w:rsidRPr="19EA53E6" w:rsidR="54AFA50D">
        <w:rPr>
          <w:rStyle w:val="normaltextrun"/>
          <w:rFonts w:ascii="Arial" w:hAnsi="Arial" w:cs="Arial" w:eastAsia="Arial"/>
          <w:color w:val="24303B"/>
          <w:sz w:val="20"/>
          <w:szCs w:val="20"/>
        </w:rPr>
        <w:t xml:space="preserve"> hoofdonderzoeker  </w:t>
      </w:r>
    </w:p>
    <w:p w:rsidRPr="0009574B" w:rsidR="00696411" w:rsidP="00696411" w:rsidRDefault="00696411" w14:paraId="6218AB97" w14:textId="77777777">
      <w:pPr>
        <w:pStyle w:val="paragraph"/>
        <w:spacing w:before="0" w:beforeAutospacing="0" w:after="0" w:afterAutospacing="0"/>
        <w:ind w:left="5925" w:right="165" w:hanging="5925"/>
        <w:jc w:val="both"/>
        <w:textAlignment w:val="baseline"/>
        <w:rPr>
          <w:rFonts w:ascii="Arial" w:hAnsi="Arial" w:cs="Arial"/>
          <w:sz w:val="18"/>
          <w:szCs w:val="18"/>
        </w:rPr>
      </w:pPr>
      <w:r w:rsidRPr="0009574B">
        <w:rPr>
          <w:rStyle w:val="normaltextrun"/>
          <w:rFonts w:ascii="Arial" w:hAnsi="Arial" w:cs="Arial" w:eastAsia="Arial"/>
          <w:color w:val="24303B"/>
          <w:sz w:val="20"/>
          <w:szCs w:val="20"/>
        </w:rPr>
        <w:t xml:space="preserve">Dr. </w:t>
      </w:r>
      <w:r w:rsidRPr="0009574B">
        <w:rPr>
          <w:rStyle w:val="normaltextrun"/>
          <w:rFonts w:ascii="Arial" w:hAnsi="Arial" w:cs="Arial" w:eastAsia="Arial"/>
          <w:color w:val="EE0000"/>
          <w:sz w:val="20"/>
          <w:szCs w:val="20"/>
        </w:rPr>
        <w:t xml:space="preserve">XXXXXXX                                                                  </w:t>
      </w:r>
      <w:r w:rsidRPr="0009574B">
        <w:rPr>
          <w:rStyle w:val="normaltextrun"/>
          <w:rFonts w:ascii="Arial" w:hAnsi="Arial" w:cs="Arial" w:eastAsia="Arial"/>
          <w:color w:val="24303B"/>
          <w:sz w:val="20"/>
          <w:szCs w:val="20"/>
        </w:rPr>
        <w:t>Datum: …………………………...</w:t>
      </w:r>
    </w:p>
    <w:p w:rsidRPr="0009574B" w:rsidR="00696411" w:rsidP="00696411" w:rsidRDefault="00696411" w14:paraId="677BBAF6"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696411" w:rsidP="00696411" w:rsidRDefault="00696411" w14:paraId="10C059EB"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696411" w:rsidP="00696411" w:rsidRDefault="00696411" w14:paraId="3E464B16"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ondergetekende  _________________________________ , onderzoeker/bevoegde onderzoeksmederwerker, verklaar de benodigde informatie inzake deze studie mondeling te hebben verstrekt evenals een exemplaar van het informatiedocument aan de deelnemer te hebben verstrekt. </w:t>
      </w:r>
    </w:p>
    <w:p w:rsidRPr="0009574B" w:rsidR="00696411" w:rsidP="00696411" w:rsidRDefault="00696411" w14:paraId="29BB661B"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696411" w:rsidP="00696411" w:rsidRDefault="00696411" w14:paraId="1548EEDB"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rsidRPr="0009574B" w:rsidR="00696411" w:rsidP="00696411" w:rsidRDefault="00696411" w14:paraId="2A000141" w14:textId="77777777">
      <w:pPr>
        <w:spacing w:after="60"/>
        <w:jc w:val="both"/>
        <w:rPr>
          <w:rFonts w:ascii="Arial" w:hAnsi="Arial" w:cs="Arial"/>
          <w:sz w:val="20"/>
          <w:szCs w:val="20"/>
          <w:lang w:val="nl-BE"/>
        </w:rPr>
      </w:pPr>
    </w:p>
    <w:p w:rsidRPr="0009574B" w:rsidR="00696411" w:rsidP="00696411" w:rsidRDefault="00696411" w14:paraId="5D3CEF35"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 </w:t>
      </w:r>
    </w:p>
    <w:p w:rsidRPr="0009574B" w:rsidR="00696411" w:rsidP="00696411" w:rsidRDefault="00696411" w14:paraId="05B1A0DF"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w:t>
      </w:r>
      <w:r w:rsidRPr="0009574B">
        <w:rPr>
          <w:rFonts w:ascii="Arial" w:hAnsi="Arial" w:cs="Arial" w:eastAsia="Arial"/>
          <w:color w:val="24303B"/>
          <w:sz w:val="20"/>
          <w:szCs w:val="20"/>
          <w:lang w:val="nl-BE"/>
        </w:rPr>
        <w:tab/>
      </w:r>
      <w:r w:rsidRPr="0009574B">
        <w:rPr>
          <w:rFonts w:ascii="Arial" w:hAnsi="Arial" w:cs="Arial" w:eastAsia="Arial"/>
          <w:color w:val="24303B"/>
          <w:sz w:val="20"/>
          <w:szCs w:val="20"/>
          <w:lang w:val="nl-BE"/>
        </w:rPr>
        <w:tab/>
      </w:r>
      <w:r w:rsidRPr="0009574B">
        <w:rPr>
          <w:rFonts w:ascii="Arial" w:hAnsi="Arial" w:cs="Arial" w:eastAsia="Arial"/>
          <w:color w:val="24303B"/>
          <w:sz w:val="20"/>
          <w:szCs w:val="20"/>
          <w:lang w:val="nl-BE"/>
        </w:rPr>
        <w:t>Datum:…………………………</w:t>
      </w:r>
    </w:p>
    <w:p w:rsidRPr="0009574B" w:rsidR="00696411" w:rsidP="00696411" w:rsidRDefault="00696411" w14:paraId="0A752B9C" w14:textId="04417071">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Naam, Voornaam, Datum en handtekening </w:t>
      </w:r>
    </w:p>
    <w:p w:rsidRPr="0009574B" w:rsidR="00696411" w:rsidP="00976127" w:rsidRDefault="00696411" w14:paraId="0D0B7155" w14:textId="586353CB">
      <w:pPr>
        <w:pBdr>
          <w:bottom w:val="single" w:color="auto" w:sz="4" w:space="1"/>
        </w:pBdr>
        <w:spacing w:before="120" w:after="120"/>
        <w:ind w:left="709" w:firstLine="709"/>
        <w:jc w:val="center"/>
        <w:rPr>
          <w:rFonts w:ascii="Arial" w:hAnsi="Arial" w:cs="Arial"/>
          <w:b/>
          <w:lang w:val="nl-BE"/>
        </w:rPr>
      </w:pPr>
      <w:r w:rsidRPr="0009574B">
        <w:rPr>
          <w:rFonts w:ascii="Arial" w:hAnsi="Arial" w:cs="Arial" w:eastAsia="Arial"/>
          <w:color w:val="24303B"/>
          <w:sz w:val="20"/>
          <w:szCs w:val="20"/>
          <w:lang w:val="nl-BE"/>
        </w:rPr>
        <w:br w:type="page"/>
      </w:r>
      <w:r w:rsidRPr="0009574B">
        <w:rPr>
          <w:rFonts w:ascii="Arial" w:hAnsi="Arial" w:cs="Arial" w:eastAsia="Arial"/>
          <w:b/>
          <w:color w:val="123A5F"/>
          <w:lang w:val="nl-BE"/>
        </w:rPr>
        <w:t>Formulier financiële vergoeding studiedeelnemer</w:t>
      </w:r>
    </w:p>
    <w:p w:rsidRPr="0009574B" w:rsidR="00696411" w:rsidP="00696411" w:rsidRDefault="00696411" w14:paraId="0B077EDB" w14:textId="263D048D">
      <w:pPr>
        <w:pStyle w:val="paragraph"/>
        <w:spacing w:before="0" w:beforeAutospacing="0" w:after="0" w:afterAutospacing="0"/>
        <w:jc w:val="center"/>
        <w:textAlignment w:val="baseline"/>
        <w:rPr>
          <w:rFonts w:ascii="Arial" w:hAnsi="Arial" w:cs="Arial"/>
          <w:b/>
          <w:bCs/>
          <w:sz w:val="20"/>
          <w:szCs w:val="20"/>
          <w:lang w:val="nl-NL"/>
        </w:rPr>
      </w:pPr>
      <w:r w:rsidRPr="0009574B">
        <w:rPr>
          <w:rFonts w:ascii="Arial" w:hAnsi="Arial" w:cs="Arial" w:eastAsia="Arial"/>
          <w:b/>
          <w:bCs/>
          <w:color w:val="123A5F"/>
          <w:sz w:val="20"/>
          <w:szCs w:val="20"/>
          <w:lang w:val="nl-NL"/>
        </w:rPr>
        <w:t>Naar een druk-, therapietrouw- en educatiegestuurde zorg bij diabetische voetaandoeningen</w:t>
      </w:r>
    </w:p>
    <w:p w:rsidRPr="0009574B" w:rsidR="00696411" w:rsidP="00696411" w:rsidRDefault="00696411" w14:paraId="0FB6AC5F" w14:textId="399A5B25">
      <w:pPr>
        <w:ind w:left="1418" w:firstLine="709"/>
        <w:jc w:val="both"/>
        <w:rPr>
          <w:rFonts w:ascii="Arial" w:hAnsi="Arial" w:cs="Arial"/>
          <w:sz w:val="20"/>
          <w:szCs w:val="20"/>
          <w:lang w:val="nl-NL"/>
        </w:rPr>
      </w:pPr>
    </w:p>
    <w:p w:rsidR="00696411" w:rsidP="00696411" w:rsidRDefault="00696411" w14:paraId="6FE80073" w14:textId="77777777">
      <w:pPr>
        <w:jc w:val="both"/>
        <w:rPr>
          <w:rFonts w:ascii="Arial" w:hAnsi="Arial" w:cs="Arial"/>
          <w:sz w:val="20"/>
          <w:szCs w:val="20"/>
        </w:rPr>
      </w:pPr>
      <w:r w:rsidRPr="0009574B">
        <w:rPr>
          <w:rFonts w:ascii="Arial" w:hAnsi="Arial" w:cs="Arial" w:eastAsia="Arial"/>
          <w:color w:val="24303B"/>
          <w:sz w:val="20"/>
          <w:szCs w:val="20"/>
        </w:rPr>
        <w:t>1. Studiegegevens</w:t>
      </w:r>
    </w:p>
    <w:p w:rsidRPr="0009574B" w:rsidR="00611EBD" w:rsidP="00696411" w:rsidRDefault="00611EBD" w14:paraId="01579C98" w14:textId="77777777">
      <w:pPr>
        <w:jc w:val="both"/>
        <w:rPr>
          <w:rFonts w:ascii="Arial" w:hAnsi="Arial" w:cs="Arial"/>
          <w:sz w:val="20"/>
          <w:szCs w:val="20"/>
        </w:rPr>
      </w:pPr>
    </w:p>
    <w:p w:rsidRPr="0009574B" w:rsidR="00696411" w:rsidP="00696411" w:rsidRDefault="00696411" w14:paraId="3266214E" w14:textId="77777777">
      <w:pPr>
        <w:numPr>
          <w:ilvl w:val="0"/>
          <w:numId w:val="33"/>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Titel studie:</w:t>
      </w:r>
      <w:r w:rsidRPr="0009574B">
        <w:rPr>
          <w:rFonts w:ascii="Arial" w:hAnsi="Arial" w:cs="Arial" w:eastAsia="Arial"/>
          <w:color w:val="24303B"/>
          <w:sz w:val="20"/>
          <w:szCs w:val="20"/>
          <w:lang w:val="en-US"/>
        </w:rPr>
        <w:tab/>
      </w:r>
    </w:p>
    <w:p w:rsidRPr="0009574B" w:rsidR="00696411" w:rsidP="00696411" w:rsidRDefault="00696411" w14:paraId="13188BF9" w14:textId="77777777">
      <w:pPr>
        <w:numPr>
          <w:ilvl w:val="0"/>
          <w:numId w:val="33"/>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 xml:space="preserve">Studie-/protocolnummer: </w:t>
      </w:r>
      <w:r w:rsidRPr="0009574B">
        <w:rPr>
          <w:rFonts w:ascii="Arial" w:hAnsi="Arial" w:cs="Arial" w:eastAsia="Arial"/>
          <w:color w:val="24303B"/>
          <w:sz w:val="20"/>
          <w:szCs w:val="20"/>
          <w:lang w:val="en-US"/>
        </w:rPr>
        <w:tab/>
      </w:r>
    </w:p>
    <w:p w:rsidRPr="0009574B" w:rsidR="00696411" w:rsidP="00696411" w:rsidRDefault="00696411" w14:paraId="2FBE92BE" w14:textId="77777777">
      <w:pPr>
        <w:numPr>
          <w:ilvl w:val="0"/>
          <w:numId w:val="33"/>
        </w:numPr>
        <w:tabs>
          <w:tab w:val="left" w:leader="underscore" w:pos="8505"/>
        </w:tabs>
        <w:spacing w:after="160" w:line="360" w:lineRule="auto"/>
        <w:ind w:left="714" w:hanging="357"/>
        <w:jc w:val="both"/>
        <w:rPr>
          <w:rFonts w:ascii="Arial" w:hAnsi="Arial" w:cs="Arial"/>
          <w:sz w:val="20"/>
          <w:szCs w:val="20"/>
          <w:lang w:val="nl-BE"/>
        </w:rPr>
      </w:pPr>
      <w:r w:rsidRPr="0009574B">
        <w:rPr>
          <w:rFonts w:ascii="Arial" w:hAnsi="Arial" w:cs="Arial" w:eastAsia="Arial"/>
          <w:color w:val="24303B"/>
          <w:sz w:val="20"/>
          <w:szCs w:val="20"/>
          <w:lang w:val="nl-BE"/>
        </w:rPr>
        <w:t xml:space="preserve">Ethisch Comité referentie (indien van toepassing): </w:t>
      </w:r>
      <w:r w:rsidRPr="0009574B">
        <w:rPr>
          <w:rFonts w:ascii="Arial" w:hAnsi="Arial" w:cs="Arial" w:eastAsia="Arial"/>
          <w:color w:val="24303B"/>
          <w:sz w:val="20"/>
          <w:szCs w:val="20"/>
          <w:lang w:val="nl-BE"/>
        </w:rPr>
        <w:tab/>
      </w:r>
    </w:p>
    <w:p w:rsidRPr="0009574B" w:rsidR="00696411" w:rsidP="00696411" w:rsidRDefault="00696411" w14:paraId="3D106135" w14:textId="77777777">
      <w:pPr>
        <w:numPr>
          <w:ilvl w:val="0"/>
          <w:numId w:val="33"/>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 xml:space="preserve">Studiecentrum / dienst: </w:t>
      </w:r>
      <w:r w:rsidRPr="0009574B">
        <w:rPr>
          <w:rFonts w:ascii="Arial" w:hAnsi="Arial" w:cs="Arial" w:eastAsia="Arial"/>
          <w:color w:val="24303B"/>
          <w:sz w:val="20"/>
          <w:szCs w:val="20"/>
          <w:lang w:val="en-US"/>
        </w:rPr>
        <w:tab/>
      </w:r>
    </w:p>
    <w:p w:rsidRPr="0009574B" w:rsidR="00696411" w:rsidP="00696411" w:rsidRDefault="00976127" w14:paraId="386E1475" w14:textId="02B98ADB">
      <w:pPr>
        <w:numPr>
          <w:ilvl w:val="0"/>
          <w:numId w:val="33"/>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H</w:t>
      </w:r>
      <w:r w:rsidRPr="0009574B" w:rsidR="00696411">
        <w:rPr>
          <w:rFonts w:ascii="Arial" w:hAnsi="Arial" w:cs="Arial" w:eastAsia="Arial"/>
          <w:color w:val="24303B"/>
          <w:sz w:val="20"/>
          <w:szCs w:val="20"/>
        </w:rPr>
        <w:t>oofdonderzoeker (</w:t>
      </w:r>
      <w:r w:rsidRPr="0009574B" w:rsidR="00696411">
        <w:rPr>
          <w:rFonts w:ascii="Arial" w:hAnsi="Arial" w:cs="Arial" w:eastAsia="Arial"/>
          <w:color w:val="24303B"/>
          <w:sz w:val="20"/>
          <w:szCs w:val="20"/>
          <w:lang w:val="en-US"/>
        </w:rPr>
        <w:t>PI</w:t>
      </w:r>
      <w:r w:rsidRPr="0009574B" w:rsidR="00696411">
        <w:rPr>
          <w:rFonts w:ascii="Arial" w:hAnsi="Arial" w:cs="Arial" w:eastAsia="Arial"/>
          <w:color w:val="24303B"/>
          <w:sz w:val="20"/>
          <w:szCs w:val="20"/>
        </w:rPr>
        <w:t xml:space="preserve">): </w:t>
      </w:r>
      <w:r w:rsidRPr="0009574B" w:rsidR="00696411">
        <w:rPr>
          <w:rFonts w:ascii="Arial" w:hAnsi="Arial" w:cs="Arial" w:eastAsia="Arial"/>
          <w:color w:val="24303B"/>
          <w:sz w:val="20"/>
          <w:szCs w:val="20"/>
          <w:lang w:val="en-US"/>
        </w:rPr>
        <w:tab/>
      </w:r>
    </w:p>
    <w:p w:rsidRPr="0009574B" w:rsidR="00696411" w:rsidP="00696411" w:rsidRDefault="00696411" w14:paraId="757CDFAD" w14:textId="77777777">
      <w:pPr>
        <w:jc w:val="both"/>
        <w:rPr>
          <w:rFonts w:ascii="Arial" w:hAnsi="Arial" w:cs="Arial"/>
          <w:sz w:val="20"/>
          <w:szCs w:val="20"/>
        </w:rPr>
      </w:pPr>
      <w:r w:rsidRPr="0009574B">
        <w:rPr>
          <w:rFonts w:ascii="Arial" w:hAnsi="Arial" w:cs="Arial" w:eastAsia="Arial"/>
          <w:color w:val="24303B"/>
          <w:sz w:val="20"/>
          <w:szCs w:val="20"/>
        </w:rPr>
        <w:t>2. Identificatie van de deelnemer</w:t>
      </w:r>
    </w:p>
    <w:p w:rsidRPr="0009574B" w:rsidR="00696411" w:rsidP="00696411" w:rsidRDefault="00696411" w14:paraId="529DD5AD" w14:textId="77777777">
      <w:pPr>
        <w:numPr>
          <w:ilvl w:val="0"/>
          <w:numId w:val="34"/>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 xml:space="preserve">Studie-ID deelnemer: </w:t>
      </w:r>
      <w:r w:rsidRPr="0009574B">
        <w:rPr>
          <w:rFonts w:ascii="Arial" w:hAnsi="Arial" w:cs="Arial" w:eastAsia="Arial"/>
          <w:color w:val="24303B"/>
          <w:sz w:val="20"/>
          <w:szCs w:val="20"/>
          <w:lang w:val="en-US"/>
        </w:rPr>
        <w:tab/>
      </w:r>
    </w:p>
    <w:p w:rsidRPr="0009574B" w:rsidR="00696411" w:rsidP="00696411" w:rsidRDefault="00696411" w14:paraId="0C1B21FF" w14:textId="77777777">
      <w:pPr>
        <w:numPr>
          <w:ilvl w:val="0"/>
          <w:numId w:val="34"/>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 xml:space="preserve">Naam en voornaam: </w:t>
      </w:r>
      <w:r w:rsidRPr="0009574B">
        <w:rPr>
          <w:rFonts w:ascii="Arial" w:hAnsi="Arial" w:cs="Arial" w:eastAsia="Arial"/>
          <w:color w:val="24303B"/>
          <w:sz w:val="20"/>
          <w:szCs w:val="20"/>
          <w:lang w:val="en-US"/>
        </w:rPr>
        <w:tab/>
      </w:r>
    </w:p>
    <w:p w:rsidRPr="0009574B" w:rsidR="00696411" w:rsidP="00696411" w:rsidRDefault="00696411" w14:paraId="07F3E671" w14:textId="77777777">
      <w:pPr>
        <w:numPr>
          <w:ilvl w:val="0"/>
          <w:numId w:val="34"/>
        </w:numPr>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Geboortedatum</w:t>
      </w:r>
      <w:r w:rsidRPr="0009574B">
        <w:rPr>
          <w:rFonts w:ascii="Arial" w:hAnsi="Arial" w:cs="Arial" w:eastAsia="Arial"/>
          <w:color w:val="24303B"/>
          <w:sz w:val="20"/>
          <w:szCs w:val="20"/>
          <w:lang w:val="en-US"/>
        </w:rPr>
        <w:t xml:space="preserve"> (dag/maand/jaar)</w:t>
      </w:r>
      <w:r w:rsidRPr="0009574B">
        <w:rPr>
          <w:rFonts w:ascii="Arial" w:hAnsi="Arial" w:cs="Arial" w:eastAsia="Arial"/>
          <w:color w:val="24303B"/>
          <w:sz w:val="20"/>
          <w:szCs w:val="20"/>
        </w:rPr>
        <w:t xml:space="preserve">: </w:t>
      </w:r>
      <w:r w:rsidRPr="0009574B">
        <w:rPr>
          <w:rFonts w:ascii="Arial" w:hAnsi="Arial" w:cs="Arial" w:eastAsia="Arial"/>
          <w:color w:val="24303B"/>
          <w:sz w:val="20"/>
          <w:szCs w:val="20"/>
          <w:lang w:val="en-US"/>
        </w:rPr>
        <w:t xml:space="preserve">_____ </w:t>
      </w:r>
      <w:r w:rsidRPr="0009574B">
        <w:rPr>
          <w:rFonts w:ascii="Arial" w:hAnsi="Arial" w:cs="Arial" w:eastAsia="Arial"/>
          <w:color w:val="24303B"/>
          <w:sz w:val="20"/>
          <w:szCs w:val="20"/>
        </w:rPr>
        <w:t xml:space="preserve">/ </w:t>
      </w:r>
      <w:r w:rsidRPr="0009574B">
        <w:rPr>
          <w:rFonts w:ascii="Arial" w:hAnsi="Arial" w:cs="Arial" w:eastAsia="Arial"/>
          <w:color w:val="24303B"/>
          <w:sz w:val="20"/>
          <w:szCs w:val="20"/>
          <w:lang w:val="en-US"/>
        </w:rPr>
        <w:t>_____</w:t>
      </w:r>
      <w:r w:rsidRPr="0009574B">
        <w:rPr>
          <w:rFonts w:ascii="Arial" w:hAnsi="Arial" w:cs="Arial" w:eastAsia="Arial"/>
          <w:color w:val="24303B"/>
          <w:sz w:val="20"/>
          <w:szCs w:val="20"/>
        </w:rPr>
        <w:t xml:space="preserve"> / </w:t>
      </w:r>
      <w:r w:rsidRPr="0009574B">
        <w:rPr>
          <w:rFonts w:ascii="Arial" w:hAnsi="Arial" w:cs="Arial" w:eastAsia="Arial"/>
          <w:color w:val="24303B"/>
          <w:sz w:val="20"/>
          <w:szCs w:val="20"/>
          <w:lang w:val="en-US"/>
        </w:rPr>
        <w:t>_____</w:t>
      </w:r>
    </w:p>
    <w:p w:rsidRPr="0009574B" w:rsidR="00696411" w:rsidP="00696411" w:rsidRDefault="00696411" w14:paraId="45B79557" w14:textId="77777777">
      <w:pPr>
        <w:jc w:val="both"/>
        <w:rPr>
          <w:rFonts w:ascii="Arial" w:hAnsi="Arial" w:cs="Arial"/>
          <w:sz w:val="20"/>
          <w:szCs w:val="20"/>
        </w:rPr>
      </w:pPr>
      <w:r w:rsidRPr="0009574B">
        <w:rPr>
          <w:rFonts w:ascii="Arial" w:hAnsi="Arial" w:cs="Arial" w:eastAsia="Arial"/>
          <w:color w:val="24303B"/>
          <w:sz w:val="20"/>
          <w:szCs w:val="20"/>
        </w:rPr>
        <w:t>3. Contactgegevens</w:t>
      </w:r>
    </w:p>
    <w:p w:rsidRPr="0009574B" w:rsidR="00696411" w:rsidP="00696411" w:rsidRDefault="00696411" w14:paraId="2EE9160E"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Adres (straat en nummer):</w:t>
      </w:r>
      <w:r w:rsidRPr="0009574B">
        <w:rPr>
          <w:rFonts w:ascii="Arial" w:hAnsi="Arial" w:cs="Arial" w:eastAsia="Arial"/>
          <w:color w:val="24303B"/>
          <w:sz w:val="20"/>
          <w:szCs w:val="20"/>
          <w:lang w:val="en-US"/>
        </w:rPr>
        <w:tab/>
      </w:r>
    </w:p>
    <w:p w:rsidRPr="0009574B" w:rsidR="00696411" w:rsidP="00696411" w:rsidRDefault="00696411" w14:paraId="3EFFDCB2"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Postcode en gemeente:</w:t>
      </w:r>
      <w:r w:rsidRPr="0009574B">
        <w:rPr>
          <w:rFonts w:ascii="Arial" w:hAnsi="Arial" w:cs="Arial" w:eastAsia="Arial"/>
          <w:color w:val="24303B"/>
          <w:sz w:val="20"/>
          <w:szCs w:val="20"/>
          <w:lang w:val="en-US"/>
        </w:rPr>
        <w:tab/>
      </w:r>
    </w:p>
    <w:p w:rsidRPr="0009574B" w:rsidR="00696411" w:rsidP="00696411" w:rsidRDefault="00696411" w14:paraId="78C268AF"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 xml:space="preserve">Land: </w:t>
      </w:r>
      <w:r w:rsidRPr="0009574B">
        <w:rPr>
          <w:rFonts w:ascii="Arial" w:hAnsi="Arial" w:cs="Arial" w:eastAsia="Arial"/>
          <w:color w:val="24303B"/>
          <w:sz w:val="20"/>
          <w:szCs w:val="20"/>
          <w:lang w:val="en-US"/>
        </w:rPr>
        <w:tab/>
      </w:r>
    </w:p>
    <w:p w:rsidRPr="0009574B" w:rsidR="00696411" w:rsidP="00696411" w:rsidRDefault="00696411" w14:paraId="5537017A"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 xml:space="preserve">E-mailadres: </w:t>
      </w:r>
      <w:r w:rsidRPr="0009574B">
        <w:rPr>
          <w:rFonts w:ascii="Arial" w:hAnsi="Arial" w:cs="Arial" w:eastAsia="Arial"/>
          <w:color w:val="24303B"/>
          <w:sz w:val="20"/>
          <w:szCs w:val="20"/>
          <w:lang w:val="en-US"/>
        </w:rPr>
        <w:tab/>
      </w:r>
    </w:p>
    <w:p w:rsidRPr="0009574B" w:rsidR="00696411" w:rsidP="00696411" w:rsidRDefault="00696411" w14:paraId="3A40818F" w14:textId="77777777">
      <w:pPr>
        <w:numPr>
          <w:ilvl w:val="0"/>
          <w:numId w:val="35"/>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 xml:space="preserve">Telefoonnummer: </w:t>
      </w:r>
      <w:r w:rsidRPr="0009574B">
        <w:rPr>
          <w:rFonts w:ascii="Arial" w:hAnsi="Arial" w:cs="Arial" w:eastAsia="Arial"/>
          <w:color w:val="24303B"/>
          <w:sz w:val="20"/>
          <w:szCs w:val="20"/>
          <w:lang w:val="en-US"/>
        </w:rPr>
        <w:tab/>
      </w:r>
    </w:p>
    <w:p w:rsidRPr="0009574B" w:rsidR="00696411" w:rsidP="00696411" w:rsidRDefault="00696411" w14:paraId="25BDE592" w14:textId="77777777">
      <w:pPr>
        <w:jc w:val="both"/>
        <w:rPr>
          <w:rFonts w:ascii="Arial" w:hAnsi="Arial" w:cs="Arial"/>
          <w:sz w:val="20"/>
          <w:szCs w:val="20"/>
        </w:rPr>
      </w:pPr>
      <w:r w:rsidRPr="0009574B">
        <w:rPr>
          <w:rFonts w:ascii="Arial" w:hAnsi="Arial" w:cs="Arial" w:eastAsia="Arial"/>
          <w:color w:val="24303B"/>
          <w:sz w:val="20"/>
          <w:szCs w:val="20"/>
        </w:rPr>
        <w:t>4. Bankgegevens voor uitbetaling</w:t>
      </w:r>
    </w:p>
    <w:p w:rsidRPr="0009574B" w:rsidR="00696411" w:rsidP="00696411" w:rsidRDefault="00696411" w14:paraId="011CC5E5" w14:textId="77777777">
      <w:pPr>
        <w:numPr>
          <w:ilvl w:val="0"/>
          <w:numId w:val="36"/>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Naam rekeninghouder</w:t>
      </w:r>
      <w:r w:rsidRPr="0009574B">
        <w:rPr>
          <w:rFonts w:ascii="Arial" w:hAnsi="Arial" w:cs="Arial" w:eastAsia="Arial"/>
          <w:color w:val="24303B"/>
          <w:sz w:val="20"/>
          <w:szCs w:val="20"/>
          <w:lang w:val="en-US"/>
        </w:rPr>
        <w:t>:</w:t>
      </w:r>
      <w:r w:rsidRPr="0009574B">
        <w:rPr>
          <w:rFonts w:ascii="Arial" w:hAnsi="Arial" w:cs="Arial" w:eastAsia="Arial"/>
          <w:color w:val="24303B"/>
          <w:sz w:val="20"/>
          <w:szCs w:val="20"/>
          <w:lang w:val="en-US"/>
        </w:rPr>
        <w:tab/>
      </w:r>
    </w:p>
    <w:p w:rsidRPr="0009574B" w:rsidR="00696411" w:rsidP="00696411" w:rsidRDefault="00696411" w14:paraId="47E089FA" w14:textId="77777777">
      <w:pPr>
        <w:numPr>
          <w:ilvl w:val="0"/>
          <w:numId w:val="36"/>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IBAN:</w:t>
      </w:r>
      <w:r w:rsidRPr="0009574B">
        <w:rPr>
          <w:rFonts w:ascii="Arial" w:hAnsi="Arial" w:cs="Arial" w:eastAsia="Arial"/>
          <w:color w:val="24303B"/>
          <w:sz w:val="20"/>
          <w:szCs w:val="20"/>
          <w:lang w:val="en-US"/>
        </w:rPr>
        <w:tab/>
      </w:r>
    </w:p>
    <w:p w:rsidRPr="0009574B" w:rsidR="00696411" w:rsidP="00696411" w:rsidRDefault="00696411" w14:paraId="0C1A26F9" w14:textId="77777777">
      <w:pPr>
        <w:numPr>
          <w:ilvl w:val="0"/>
          <w:numId w:val="36"/>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 xml:space="preserve">BIC: </w:t>
      </w:r>
      <w:r w:rsidRPr="0009574B">
        <w:rPr>
          <w:rFonts w:ascii="Arial" w:hAnsi="Arial" w:cs="Arial" w:eastAsia="Arial"/>
          <w:color w:val="24303B"/>
          <w:sz w:val="20"/>
          <w:szCs w:val="20"/>
          <w:lang w:val="en-US"/>
        </w:rPr>
        <w:tab/>
      </w:r>
    </w:p>
    <w:p w:rsidRPr="0009574B" w:rsidR="00696411" w:rsidP="00696411" w:rsidRDefault="00696411" w14:paraId="6255D3A8" w14:textId="77777777">
      <w:pPr>
        <w:jc w:val="both"/>
        <w:rPr>
          <w:rFonts w:ascii="Arial" w:hAnsi="Arial" w:cs="Arial"/>
          <w:i/>
          <w:iCs/>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rFonts w:ascii="Arial" w:hAnsi="Arial" w:cs="Arial" w:eastAsia="Arial"/>
          <w:color w:val="24303B"/>
          <w:sz w:val="20"/>
          <w:szCs w:val="20"/>
          <w:lang w:val="nl-BE"/>
        </w:rPr>
        <w:t xml:space="preserve"> </w:t>
      </w:r>
      <w:r w:rsidRPr="0009574B">
        <w:rPr>
          <w:rFonts w:ascii="Arial" w:hAnsi="Arial" w:cs="Arial" w:eastAsia="Arial"/>
          <w:i/>
          <w:iCs/>
          <w:color w:val="24303B"/>
          <w:sz w:val="20"/>
          <w:szCs w:val="20"/>
          <w:lang w:val="nl-BE"/>
        </w:rPr>
        <w:t>De deelnemer bevestigt dat bovenstaande bankgegevens correct zijn en dat deze gebruikt mogen worden voor de uitbetaling van de vergoeding in het kader van deze studie.</w:t>
      </w:r>
    </w:p>
    <w:p w:rsidRPr="0009574B" w:rsidR="00976127" w:rsidP="00696411" w:rsidRDefault="00976127" w14:paraId="063AB89B" w14:textId="77777777">
      <w:pPr>
        <w:jc w:val="both"/>
        <w:rPr>
          <w:rFonts w:ascii="Arial" w:hAnsi="Arial" w:cs="Arial"/>
          <w:sz w:val="20"/>
          <w:szCs w:val="20"/>
          <w:lang w:val="nl-BE"/>
        </w:rPr>
      </w:pPr>
    </w:p>
    <w:p w:rsidRPr="0009574B" w:rsidR="00696411" w:rsidP="00696411" w:rsidRDefault="00696411" w14:paraId="11A5AC86" w14:textId="77777777">
      <w:pPr>
        <w:jc w:val="both"/>
        <w:rPr>
          <w:rFonts w:ascii="Arial" w:hAnsi="Arial" w:cs="Arial"/>
          <w:sz w:val="20"/>
          <w:szCs w:val="20"/>
        </w:rPr>
      </w:pPr>
      <w:r w:rsidRPr="0009574B">
        <w:rPr>
          <w:rFonts w:ascii="Arial" w:hAnsi="Arial" w:cs="Arial" w:eastAsia="Arial"/>
          <w:color w:val="24303B"/>
          <w:sz w:val="20"/>
          <w:szCs w:val="20"/>
        </w:rPr>
        <w:t>5. Vergoeding</w:t>
      </w:r>
    </w:p>
    <w:p w:rsidRPr="0009574B" w:rsidR="00696411" w:rsidP="00696411" w:rsidRDefault="00696411" w14:paraId="1BD85804" w14:textId="77777777">
      <w:pPr>
        <w:numPr>
          <w:ilvl w:val="0"/>
          <w:numId w:val="37"/>
        </w:numPr>
        <w:tabs>
          <w:tab w:val="left" w:leader="underscore" w:pos="8505"/>
        </w:tabs>
        <w:spacing w:after="160" w:line="360" w:lineRule="auto"/>
        <w:ind w:left="714" w:hanging="357"/>
        <w:rPr>
          <w:rFonts w:ascii="Arial" w:hAnsi="Arial" w:cs="Arial"/>
          <w:sz w:val="20"/>
          <w:szCs w:val="20"/>
          <w:lang w:val="nl-BE"/>
        </w:rPr>
      </w:pPr>
      <w:r w:rsidRPr="0009574B">
        <w:rPr>
          <w:rFonts w:ascii="Arial" w:hAnsi="Arial" w:cs="Arial" w:eastAsia="Arial"/>
          <w:color w:val="24303B"/>
          <w:sz w:val="20"/>
          <w:szCs w:val="20"/>
          <w:lang w:val="nl-BE"/>
        </w:rPr>
        <w:t>Type vergoeding:</w:t>
      </w:r>
      <w:r w:rsidRPr="0009574B">
        <w:rPr>
          <w:rFonts w:ascii="Arial" w:hAnsi="Arial" w:cs="Arial" w:eastAsia="Arial"/>
          <w:color w:val="24303B"/>
          <w:sz w:val="20"/>
          <w:szCs w:val="20"/>
          <w:lang w:val="nl-BE"/>
        </w:rPr>
        <w:br/>
      </w:r>
      <w:r w:rsidRPr="0009574B">
        <w:rPr>
          <w:rFonts w:ascii="Segoe UI Symbol" w:hAnsi="Segoe UI Symbol" w:cs="Segoe UI Symbol"/>
          <w:sz w:val="20"/>
          <w:szCs w:val="20"/>
          <w:lang w:val="nl-BE"/>
        </w:rPr>
        <w:t>☐</w:t>
      </w:r>
      <w:r w:rsidRPr="0009574B">
        <w:rPr>
          <w:rFonts w:ascii="Arial" w:hAnsi="Arial" w:cs="Arial" w:eastAsia="Arial"/>
          <w:color w:val="24303B"/>
          <w:sz w:val="20"/>
          <w:szCs w:val="20"/>
          <w:lang w:val="nl-BE"/>
        </w:rPr>
        <w:t xml:space="preserve"> Verplaatsingskosten</w:t>
      </w:r>
      <w:r w:rsidRPr="0009574B">
        <w:rPr>
          <w:rFonts w:ascii="Arial" w:hAnsi="Arial" w:cs="Arial" w:eastAsia="Arial"/>
          <w:color w:val="24303B"/>
          <w:sz w:val="20"/>
          <w:szCs w:val="20"/>
          <w:lang w:val="nl-BE"/>
        </w:rPr>
        <w:br/>
      </w:r>
      <w:r w:rsidRPr="0009574B">
        <w:rPr>
          <w:rFonts w:ascii="Segoe UI Symbol" w:hAnsi="Segoe UI Symbol" w:cs="Segoe UI Symbol"/>
          <w:sz w:val="20"/>
          <w:szCs w:val="20"/>
          <w:lang w:val="nl-BE"/>
        </w:rPr>
        <w:t>☐</w:t>
      </w:r>
      <w:r w:rsidRPr="0009574B">
        <w:rPr>
          <w:rFonts w:ascii="Arial" w:hAnsi="Arial" w:cs="Arial" w:eastAsia="Arial"/>
          <w:color w:val="24303B"/>
          <w:sz w:val="20"/>
          <w:szCs w:val="20"/>
          <w:lang w:val="nl-BE"/>
        </w:rPr>
        <w:t xml:space="preserve"> Onkostenvergoeding deelname</w:t>
      </w:r>
      <w:r w:rsidRPr="0009574B">
        <w:rPr>
          <w:rFonts w:ascii="Arial" w:hAnsi="Arial" w:cs="Arial" w:eastAsia="Arial"/>
          <w:color w:val="24303B"/>
          <w:sz w:val="20"/>
          <w:szCs w:val="20"/>
          <w:lang w:val="nl-BE"/>
        </w:rPr>
        <w:br/>
      </w:r>
      <w:r w:rsidRPr="0009574B">
        <w:rPr>
          <w:rFonts w:ascii="Segoe UI Symbol" w:hAnsi="Segoe UI Symbol" w:cs="Segoe UI Symbol"/>
          <w:sz w:val="20"/>
          <w:szCs w:val="20"/>
          <w:lang w:val="nl-BE"/>
        </w:rPr>
        <w:t>☐</w:t>
      </w:r>
      <w:r w:rsidRPr="0009574B">
        <w:rPr>
          <w:rFonts w:ascii="Arial" w:hAnsi="Arial" w:cs="Arial" w:eastAsia="Arial"/>
          <w:color w:val="24303B"/>
          <w:sz w:val="20"/>
          <w:szCs w:val="20"/>
          <w:lang w:val="nl-BE"/>
        </w:rPr>
        <w:t xml:space="preserve"> Andere: </w:t>
      </w:r>
      <w:r w:rsidRPr="0009574B">
        <w:rPr>
          <w:rFonts w:ascii="Arial" w:hAnsi="Arial" w:cs="Arial" w:eastAsia="Arial"/>
          <w:color w:val="24303B"/>
          <w:sz w:val="20"/>
          <w:szCs w:val="20"/>
          <w:lang w:val="nl-BE"/>
        </w:rPr>
        <w:tab/>
      </w:r>
    </w:p>
    <w:p w:rsidRPr="0009574B" w:rsidR="00696411" w:rsidP="00696411" w:rsidRDefault="00696411" w14:paraId="55B541EE" w14:textId="77777777">
      <w:pPr>
        <w:numPr>
          <w:ilvl w:val="0"/>
          <w:numId w:val="37"/>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Totaalbedrag: € __________________________</w:t>
      </w:r>
    </w:p>
    <w:p w:rsidRPr="0009574B" w:rsidR="00696411" w:rsidP="00696411" w:rsidRDefault="00696411" w14:paraId="25AF354F" w14:textId="77777777">
      <w:pPr>
        <w:numPr>
          <w:ilvl w:val="0"/>
          <w:numId w:val="37"/>
        </w:numPr>
        <w:tabs>
          <w:tab w:val="left" w:leader="underscore" w:pos="8505"/>
        </w:tabs>
        <w:spacing w:after="160" w:line="360" w:lineRule="auto"/>
        <w:ind w:left="714" w:hanging="357"/>
        <w:jc w:val="both"/>
        <w:rPr>
          <w:rFonts w:ascii="Arial" w:hAnsi="Arial" w:cs="Arial"/>
          <w:sz w:val="20"/>
          <w:szCs w:val="20"/>
        </w:rPr>
      </w:pPr>
      <w:r w:rsidRPr="0009574B">
        <w:rPr>
          <w:rFonts w:ascii="Arial" w:hAnsi="Arial" w:cs="Arial" w:eastAsia="Arial"/>
          <w:color w:val="24303B"/>
          <w:sz w:val="20"/>
          <w:szCs w:val="20"/>
        </w:rPr>
        <w:t>Aantal bezoeken: _________________________</w:t>
      </w:r>
    </w:p>
    <w:p w:rsidRPr="0009574B" w:rsidR="00696411" w:rsidP="00696411" w:rsidRDefault="00696411" w14:paraId="4D9CD61D" w14:textId="77777777">
      <w:pPr>
        <w:jc w:val="both"/>
        <w:rPr>
          <w:rFonts w:ascii="Arial" w:hAnsi="Arial" w:cs="Arial"/>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rFonts w:ascii="Arial" w:hAnsi="Arial" w:cs="Arial" w:eastAsia="Arial"/>
          <w:color w:val="24303B"/>
          <w:sz w:val="20"/>
          <w:szCs w:val="20"/>
          <w:lang w:val="nl-BE"/>
        </w:rPr>
        <w:t xml:space="preserve"> </w:t>
      </w:r>
      <w:r w:rsidRPr="0009574B">
        <w:rPr>
          <w:rFonts w:ascii="Arial" w:hAnsi="Arial" w:cs="Arial" w:eastAsia="Arial"/>
          <w:i/>
          <w:iCs/>
          <w:color w:val="24303B"/>
          <w:sz w:val="20"/>
          <w:szCs w:val="20"/>
          <w:lang w:val="nl-BE"/>
        </w:rPr>
        <w:t>De vergoeding betreft een onkostenvergoeding en vormt geen loon of beroepsinkomen.</w:t>
      </w:r>
    </w:p>
    <w:p w:rsidRPr="0009574B" w:rsidR="00696411" w:rsidP="00696411" w:rsidRDefault="00696411" w14:paraId="14CEFC24" w14:textId="77777777">
      <w:pPr>
        <w:jc w:val="both"/>
        <w:rPr>
          <w:rFonts w:ascii="Arial" w:hAnsi="Arial" w:cs="Arial"/>
          <w:sz w:val="20"/>
          <w:szCs w:val="20"/>
          <w:lang w:val="nl-BE"/>
        </w:rPr>
      </w:pPr>
    </w:p>
    <w:p w:rsidRPr="0009574B" w:rsidR="00696411" w:rsidP="00696411" w:rsidRDefault="00696411" w14:paraId="63ABB03E" w14:textId="77777777">
      <w:pPr>
        <w:jc w:val="both"/>
        <w:rPr>
          <w:rFonts w:ascii="Arial" w:hAnsi="Arial" w:cs="Arial"/>
          <w:sz w:val="20"/>
          <w:szCs w:val="20"/>
          <w:lang w:val="nl-BE"/>
        </w:rPr>
      </w:pPr>
      <w:r w:rsidRPr="0009574B">
        <w:rPr>
          <w:rFonts w:ascii="Arial" w:hAnsi="Arial" w:cs="Arial" w:eastAsia="Arial"/>
          <w:color w:val="24303B"/>
          <w:sz w:val="20"/>
          <w:szCs w:val="20"/>
          <w:lang w:val="nl-BE"/>
        </w:rPr>
        <w:t>6. Verklaring en toestemming van de deelnemer</w:t>
      </w:r>
    </w:p>
    <w:p w:rsidRPr="0009574B" w:rsidR="00696411" w:rsidP="00696411" w:rsidRDefault="00696411" w14:paraId="4C951915" w14:textId="77777777">
      <w:pPr>
        <w:jc w:val="both"/>
        <w:rPr>
          <w:rFonts w:ascii="Arial" w:hAnsi="Arial" w:cs="Arial"/>
          <w:sz w:val="20"/>
          <w:szCs w:val="20"/>
        </w:rPr>
      </w:pPr>
      <w:r w:rsidRPr="0009574B">
        <w:rPr>
          <w:rFonts w:ascii="Arial" w:hAnsi="Arial" w:cs="Arial" w:eastAsia="Arial"/>
          <w:color w:val="24303B"/>
          <w:sz w:val="20"/>
          <w:szCs w:val="20"/>
        </w:rPr>
        <w:t>Ik, ondergetekende, verklaar dat:</w:t>
      </w:r>
    </w:p>
    <w:p w:rsidRPr="0009574B" w:rsidR="00696411" w:rsidP="00696411" w:rsidRDefault="00696411" w14:paraId="0EF01D50" w14:textId="77777777">
      <w:pPr>
        <w:numPr>
          <w:ilvl w:val="0"/>
          <w:numId w:val="38"/>
        </w:numPr>
        <w:spacing w:after="160"/>
        <w:jc w:val="both"/>
        <w:rPr>
          <w:rFonts w:ascii="Arial" w:hAnsi="Arial" w:cs="Arial"/>
          <w:sz w:val="20"/>
          <w:szCs w:val="20"/>
          <w:lang w:val="nl-BE"/>
        </w:rPr>
      </w:pPr>
      <w:r w:rsidRPr="0009574B">
        <w:rPr>
          <w:rFonts w:ascii="Arial" w:hAnsi="Arial" w:cs="Arial" w:eastAsia="Arial"/>
          <w:color w:val="24303B"/>
          <w:sz w:val="20"/>
          <w:szCs w:val="20"/>
          <w:lang w:val="nl-BE"/>
        </w:rPr>
        <w:t>de verstrekte gegevens volledig en correct zijn;</w:t>
      </w:r>
    </w:p>
    <w:p w:rsidRPr="0009574B" w:rsidR="00696411" w:rsidP="00696411" w:rsidRDefault="00696411" w14:paraId="2CA14202" w14:textId="77777777">
      <w:pPr>
        <w:numPr>
          <w:ilvl w:val="0"/>
          <w:numId w:val="38"/>
        </w:numPr>
        <w:spacing w:after="160"/>
        <w:jc w:val="both"/>
        <w:rPr>
          <w:rFonts w:ascii="Arial" w:hAnsi="Arial" w:cs="Arial"/>
          <w:sz w:val="20"/>
          <w:szCs w:val="20"/>
          <w:lang w:val="nl-BE"/>
        </w:rPr>
      </w:pPr>
      <w:r w:rsidRPr="0009574B">
        <w:rPr>
          <w:rFonts w:ascii="Arial" w:hAnsi="Arial" w:cs="Arial" w:eastAsia="Arial"/>
          <w:color w:val="24303B"/>
          <w:sz w:val="20"/>
          <w:szCs w:val="20"/>
          <w:lang w:val="nl-BE"/>
        </w:rPr>
        <w:t>ik instem met de verwerking van mijn persoonsgegevens voor administratieve en financiële afhandeling van de studie;</w:t>
      </w:r>
    </w:p>
    <w:p w:rsidRPr="0009574B" w:rsidR="00696411" w:rsidP="00696411" w:rsidRDefault="00696411" w14:paraId="416E0631" w14:textId="77777777">
      <w:pPr>
        <w:numPr>
          <w:ilvl w:val="0"/>
          <w:numId w:val="38"/>
        </w:numPr>
        <w:spacing w:after="160"/>
        <w:jc w:val="both"/>
        <w:rPr>
          <w:rFonts w:ascii="Arial" w:hAnsi="Arial" w:cs="Arial"/>
          <w:sz w:val="20"/>
          <w:szCs w:val="20"/>
          <w:lang w:val="nl-BE"/>
        </w:rPr>
      </w:pPr>
      <w:r w:rsidRPr="0009574B">
        <w:rPr>
          <w:rFonts w:ascii="Arial" w:hAnsi="Arial" w:cs="Arial" w:eastAsia="Arial"/>
          <w:color w:val="24303B"/>
          <w:sz w:val="20"/>
          <w:szCs w:val="20"/>
          <w:lang w:val="nl-BE"/>
        </w:rPr>
        <w:t>ik akkoord ga met de uitbetaling van de vergoeding zoals hierboven beschreven;</w:t>
      </w:r>
    </w:p>
    <w:p w:rsidRPr="0009574B" w:rsidR="00696411" w:rsidP="00696411" w:rsidRDefault="00696411" w14:paraId="34F059DF" w14:textId="77777777">
      <w:pPr>
        <w:numPr>
          <w:ilvl w:val="0"/>
          <w:numId w:val="38"/>
        </w:numPr>
        <w:spacing w:after="160"/>
        <w:jc w:val="both"/>
        <w:rPr>
          <w:rFonts w:ascii="Arial" w:hAnsi="Arial" w:cs="Arial"/>
          <w:sz w:val="20"/>
          <w:szCs w:val="20"/>
          <w:lang w:val="nl-BE"/>
        </w:rPr>
      </w:pPr>
      <w:r w:rsidRPr="0009574B">
        <w:rPr>
          <w:rFonts w:ascii="Arial" w:hAnsi="Arial" w:cs="Arial" w:eastAsia="Arial"/>
          <w:color w:val="24303B"/>
          <w:sz w:val="20"/>
          <w:szCs w:val="20"/>
          <w:lang w:val="nl-BE"/>
        </w:rPr>
        <w:t>ik begrijp dat deze vergoeding geen invloed heeft op mijn deelname aan de studie en geen loon betreft.</w:t>
      </w:r>
    </w:p>
    <w:p w:rsidRPr="0009574B" w:rsidR="00696411" w:rsidP="00696411" w:rsidRDefault="00696411" w14:paraId="03B49236" w14:textId="77777777">
      <w:pPr>
        <w:jc w:val="both"/>
        <w:rPr>
          <w:rFonts w:ascii="Arial" w:hAnsi="Arial" w:cs="Arial"/>
          <w:sz w:val="20"/>
          <w:szCs w:val="20"/>
          <w:lang w:val="nl-BE"/>
        </w:rPr>
      </w:pPr>
    </w:p>
    <w:p w:rsidRPr="0009574B" w:rsidR="00976127" w:rsidP="00976127" w:rsidRDefault="00976127" w14:paraId="04B4D57E" w14:textId="77777777">
      <w:pPr>
        <w:jc w:val="both"/>
        <w:rPr>
          <w:rFonts w:ascii="Arial" w:hAnsi="Arial" w:cs="Arial"/>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rFonts w:ascii="Arial" w:hAnsi="Arial" w:cs="Arial" w:eastAsia="Arial"/>
          <w:color w:val="24303B"/>
          <w:sz w:val="20"/>
          <w:szCs w:val="20"/>
          <w:lang w:val="nl-BE"/>
        </w:rPr>
        <w:t xml:space="preserve"> </w:t>
      </w:r>
      <w:r w:rsidRPr="0009574B">
        <w:rPr>
          <w:rFonts w:ascii="Arial" w:hAnsi="Arial" w:cs="Arial" w:eastAsia="Arial"/>
          <w:i/>
          <w:iCs/>
          <w:color w:val="24303B"/>
          <w:sz w:val="20"/>
          <w:szCs w:val="20"/>
          <w:lang w:val="nl-BE"/>
        </w:rPr>
        <w:t>Deze identificatiegegevens worden uitsluitend gebruikt voor administratieve en financiële doeleinden en worden vertrouwelijk verwerkt conform de Algemene Verordening Gegevensbescherming (AVG/GDPR) en de interne richtlijnen van het ziekenhuis.</w:t>
      </w:r>
    </w:p>
    <w:p w:rsidRPr="0009574B" w:rsidR="00976127" w:rsidP="00696411" w:rsidRDefault="00976127" w14:paraId="34EF1189" w14:textId="77777777">
      <w:pPr>
        <w:jc w:val="both"/>
        <w:rPr>
          <w:rFonts w:ascii="Arial" w:hAnsi="Arial" w:cs="Arial"/>
          <w:sz w:val="20"/>
          <w:szCs w:val="20"/>
          <w:lang w:val="nl-BE"/>
        </w:rPr>
      </w:pPr>
    </w:p>
    <w:p w:rsidRPr="0009574B" w:rsidR="00976127" w:rsidP="00696411" w:rsidRDefault="00976127" w14:paraId="263CC741" w14:textId="77777777">
      <w:pPr>
        <w:jc w:val="both"/>
        <w:rPr>
          <w:rFonts w:ascii="Arial" w:hAnsi="Arial" w:cs="Arial"/>
          <w:sz w:val="20"/>
          <w:szCs w:val="20"/>
          <w:lang w:val="nl-BE"/>
        </w:rPr>
      </w:pPr>
    </w:p>
    <w:p w:rsidRPr="0009574B" w:rsidR="00696411" w:rsidP="00696411" w:rsidRDefault="00696411" w14:paraId="4159DF0F" w14:textId="77777777">
      <w:pPr>
        <w:jc w:val="both"/>
        <w:rPr>
          <w:rFonts w:ascii="Arial" w:hAnsi="Arial" w:cs="Arial"/>
          <w:sz w:val="20"/>
          <w:szCs w:val="20"/>
          <w:lang w:val="nl-BE"/>
        </w:rPr>
      </w:pPr>
      <w:r w:rsidRPr="0009574B">
        <w:rPr>
          <w:rFonts w:ascii="Arial" w:hAnsi="Arial" w:cs="Arial" w:eastAsia="Arial"/>
          <w:color w:val="24303B"/>
          <w:sz w:val="20"/>
          <w:szCs w:val="20"/>
          <w:lang w:val="nl-BE"/>
        </w:rPr>
        <w:t>7. Handtekeningen</w:t>
      </w:r>
    </w:p>
    <w:p w:rsidRPr="0009574B" w:rsidR="00696411" w:rsidP="00696411" w:rsidRDefault="00696411" w14:paraId="2FCF1A31" w14:textId="77777777">
      <w:pPr>
        <w:spacing w:line="360" w:lineRule="auto"/>
        <w:jc w:val="both"/>
        <w:rPr>
          <w:rFonts w:ascii="Arial" w:hAnsi="Arial" w:cs="Arial"/>
          <w:sz w:val="20"/>
          <w:szCs w:val="20"/>
          <w:lang w:val="nl-BE"/>
        </w:rPr>
      </w:pPr>
      <w:r w:rsidRPr="0009574B">
        <w:rPr>
          <w:rFonts w:ascii="Arial" w:hAnsi="Arial" w:cs="Arial" w:eastAsia="Arial"/>
          <w:color w:val="24303B"/>
          <w:sz w:val="20"/>
          <w:szCs w:val="20"/>
          <w:lang w:val="nl-BE"/>
        </w:rPr>
        <w:t>Naam deelnemer: _____________________________________________</w:t>
      </w:r>
    </w:p>
    <w:p w:rsidRPr="0009574B" w:rsidR="00696411" w:rsidP="00696411" w:rsidRDefault="00696411" w14:paraId="372C982D" w14:textId="77777777">
      <w:pPr>
        <w:spacing w:line="360" w:lineRule="auto"/>
        <w:jc w:val="both"/>
        <w:rPr>
          <w:rFonts w:ascii="Arial" w:hAnsi="Arial" w:cs="Arial"/>
          <w:sz w:val="20"/>
          <w:szCs w:val="20"/>
          <w:lang w:val="nl-BE"/>
        </w:rPr>
      </w:pPr>
      <w:r w:rsidRPr="0009574B">
        <w:rPr>
          <w:rFonts w:ascii="Arial" w:hAnsi="Arial" w:cs="Arial" w:eastAsia="Arial"/>
          <w:color w:val="24303B"/>
          <w:sz w:val="20"/>
          <w:szCs w:val="20"/>
          <w:lang w:val="nl-BE"/>
        </w:rPr>
        <w:t>Handtekening deelnemer: _____________ Datum (dag/maand/jaar): _____ / _____ / _____</w:t>
      </w:r>
    </w:p>
    <w:p w:rsidRPr="00611EBD" w:rsidR="00696411" w:rsidP="00696411" w:rsidRDefault="00696411" w14:paraId="44D6D009" w14:textId="628B6FCA">
      <w:pPr>
        <w:rPr>
          <w:rFonts w:ascii="Arial" w:hAnsi="Arial" w:cs="Arial"/>
          <w:sz w:val="20"/>
          <w:szCs w:val="20"/>
          <w:lang w:val="nl-BE"/>
        </w:rPr>
      </w:pPr>
    </w:p>
    <w:p w:rsidRPr="00611EBD" w:rsidR="00696411" w:rsidP="00696411" w:rsidRDefault="00696411" w14:paraId="7FF7D35D" w14:textId="77777777">
      <w:pPr>
        <w:jc w:val="both"/>
        <w:rPr>
          <w:rFonts w:ascii="Arial" w:hAnsi="Arial" w:cs="Arial"/>
          <w:sz w:val="20"/>
          <w:szCs w:val="20"/>
          <w:lang w:val="nl-BE"/>
        </w:rPr>
      </w:pPr>
      <w:r w:rsidRPr="00611EBD">
        <w:rPr>
          <w:rFonts w:ascii="Arial" w:hAnsi="Arial" w:cs="Arial" w:eastAsia="Arial"/>
          <w:color w:val="24303B"/>
          <w:sz w:val="20"/>
          <w:szCs w:val="20"/>
          <w:lang w:val="nl-BE"/>
        </w:rPr>
        <w:t>8. In te vullen door de onderzoekssite / administratie</w:t>
      </w:r>
    </w:p>
    <w:p w:rsidRPr="00611EBD" w:rsidR="00696411" w:rsidP="00696411" w:rsidRDefault="00696411" w14:paraId="61749EC7" w14:textId="77777777">
      <w:pPr>
        <w:numPr>
          <w:ilvl w:val="0"/>
          <w:numId w:val="39"/>
        </w:numPr>
        <w:tabs>
          <w:tab w:val="left" w:leader="underscore" w:pos="8505"/>
        </w:tabs>
        <w:spacing w:after="160" w:line="360" w:lineRule="auto"/>
        <w:ind w:left="714" w:hanging="357"/>
        <w:jc w:val="both"/>
        <w:rPr>
          <w:rFonts w:ascii="Arial" w:hAnsi="Arial" w:cs="Arial"/>
          <w:sz w:val="20"/>
          <w:szCs w:val="20"/>
        </w:rPr>
      </w:pPr>
      <w:r w:rsidRPr="00611EBD">
        <w:rPr>
          <w:rFonts w:ascii="Arial" w:hAnsi="Arial" w:cs="Arial" w:eastAsia="Arial"/>
          <w:color w:val="24303B"/>
          <w:sz w:val="20"/>
          <w:szCs w:val="20"/>
        </w:rPr>
        <w:t xml:space="preserve">Naam en functie verantwoordelijke: </w:t>
      </w:r>
      <w:r w:rsidRPr="00611EBD">
        <w:rPr>
          <w:rFonts w:ascii="Arial" w:hAnsi="Arial" w:cs="Arial" w:eastAsia="Arial"/>
          <w:color w:val="24303B"/>
          <w:sz w:val="20"/>
          <w:szCs w:val="20"/>
          <w:lang w:val="en-US"/>
        </w:rPr>
        <w:tab/>
      </w:r>
    </w:p>
    <w:p w:rsidRPr="00611EBD" w:rsidR="00696411" w:rsidP="00696411" w:rsidRDefault="00696411" w14:paraId="51FC2C35" w14:textId="77777777">
      <w:pPr>
        <w:numPr>
          <w:ilvl w:val="0"/>
          <w:numId w:val="39"/>
        </w:numPr>
        <w:tabs>
          <w:tab w:val="left" w:leader="underscore" w:pos="8505"/>
        </w:tabs>
        <w:spacing w:after="160" w:line="360" w:lineRule="auto"/>
        <w:ind w:left="714" w:hanging="357"/>
        <w:jc w:val="both"/>
        <w:rPr>
          <w:rFonts w:ascii="Arial" w:hAnsi="Arial" w:cs="Arial"/>
          <w:sz w:val="20"/>
          <w:szCs w:val="20"/>
          <w:lang w:val="nl-BE"/>
        </w:rPr>
      </w:pPr>
      <w:r w:rsidRPr="00611EBD">
        <w:rPr>
          <w:rFonts w:ascii="Arial" w:hAnsi="Arial" w:cs="Arial" w:eastAsia="Arial"/>
          <w:color w:val="24303B"/>
          <w:sz w:val="20"/>
          <w:szCs w:val="20"/>
          <w:lang w:val="nl-BE"/>
        </w:rPr>
        <w:t>Handtekening: _________________ Datum (dag/maand/jaar): _____ / _____ / _____</w:t>
      </w:r>
    </w:p>
    <w:p w:rsidRPr="00611EBD" w:rsidR="00696411" w:rsidP="00696411" w:rsidRDefault="00696411" w14:paraId="5238C704" w14:textId="77777777">
      <w:pPr>
        <w:numPr>
          <w:ilvl w:val="0"/>
          <w:numId w:val="39"/>
        </w:numPr>
        <w:tabs>
          <w:tab w:val="left" w:leader="underscore" w:pos="8505"/>
        </w:tabs>
        <w:spacing w:after="160" w:line="360" w:lineRule="auto"/>
        <w:ind w:left="714" w:hanging="357"/>
        <w:jc w:val="both"/>
        <w:rPr>
          <w:rFonts w:ascii="Arial" w:hAnsi="Arial" w:cs="Arial"/>
          <w:sz w:val="20"/>
          <w:szCs w:val="20"/>
        </w:rPr>
      </w:pPr>
      <w:r w:rsidRPr="00611EBD">
        <w:rPr>
          <w:rFonts w:ascii="Arial" w:hAnsi="Arial" w:cs="Arial" w:eastAsia="Arial"/>
          <w:color w:val="24303B"/>
          <w:sz w:val="20"/>
          <w:szCs w:val="20"/>
        </w:rPr>
        <w:t xml:space="preserve">Betaling uitgevoerd: </w:t>
      </w:r>
      <w:r w:rsidRPr="00611EBD">
        <w:rPr>
          <w:rFonts w:ascii="Segoe UI Symbol" w:hAnsi="Segoe UI Symbol" w:cs="Segoe UI Symbol"/>
          <w:sz w:val="20"/>
          <w:szCs w:val="20"/>
        </w:rPr>
        <w:t>☐</w:t>
      </w:r>
      <w:r w:rsidRPr="00611EBD">
        <w:rPr>
          <w:rFonts w:ascii="Arial" w:hAnsi="Arial" w:cs="Arial" w:eastAsia="Arial"/>
          <w:color w:val="24303B"/>
          <w:sz w:val="20"/>
          <w:szCs w:val="20"/>
        </w:rPr>
        <w:t xml:space="preserve"> Ja</w:t>
      </w:r>
      <w:r w:rsidRPr="00611EBD">
        <w:rPr>
          <w:rFonts w:ascii="Arial" w:hAnsi="Arial" w:cs="Arial" w:eastAsia="Arial"/>
          <w:color w:val="24303B"/>
          <w:sz w:val="20"/>
          <w:szCs w:val="20"/>
          <w:lang w:val="en-US"/>
        </w:rPr>
        <w:t xml:space="preserve">     </w:t>
      </w:r>
      <w:r w:rsidRPr="00611EBD">
        <w:rPr>
          <w:rFonts w:ascii="Segoe UI Symbol" w:hAnsi="Segoe UI Symbol" w:cs="Segoe UI Symbol"/>
          <w:sz w:val="20"/>
          <w:szCs w:val="20"/>
        </w:rPr>
        <w:t>☐</w:t>
      </w:r>
      <w:r w:rsidRPr="00611EBD">
        <w:rPr>
          <w:rFonts w:ascii="Arial" w:hAnsi="Arial" w:cs="Arial" w:eastAsia="Arial"/>
          <w:color w:val="24303B"/>
          <w:sz w:val="20"/>
          <w:szCs w:val="20"/>
        </w:rPr>
        <w:t xml:space="preserve"> Nee</w:t>
      </w:r>
    </w:p>
    <w:p w:rsidRPr="00611EBD" w:rsidR="00696411" w:rsidP="00696411" w:rsidRDefault="00696411" w14:paraId="6737D585" w14:textId="77777777">
      <w:pPr>
        <w:numPr>
          <w:ilvl w:val="0"/>
          <w:numId w:val="39"/>
        </w:numPr>
        <w:tabs>
          <w:tab w:val="left" w:leader="underscore" w:pos="8505"/>
        </w:tabs>
        <w:spacing w:after="160" w:line="360" w:lineRule="auto"/>
        <w:ind w:left="714" w:hanging="357"/>
        <w:jc w:val="both"/>
        <w:rPr>
          <w:rFonts w:ascii="Arial" w:hAnsi="Arial" w:cs="Arial"/>
          <w:sz w:val="20"/>
          <w:szCs w:val="20"/>
          <w:lang w:val="nl-BE"/>
        </w:rPr>
      </w:pPr>
      <w:r w:rsidRPr="00611EBD">
        <w:rPr>
          <w:rFonts w:ascii="Arial" w:hAnsi="Arial" w:cs="Arial" w:eastAsia="Arial"/>
          <w:color w:val="24303B"/>
          <w:sz w:val="20"/>
          <w:szCs w:val="20"/>
          <w:lang w:val="nl-BE"/>
        </w:rPr>
        <w:t>Datum betaling (dag/maand/jaar): _____ / _____ / _____</w:t>
      </w:r>
    </w:p>
    <w:p w:rsidRPr="00611EBD" w:rsidR="00696411" w:rsidP="00696411" w:rsidRDefault="00696411" w14:paraId="64072CD3" w14:textId="77777777">
      <w:pPr>
        <w:numPr>
          <w:ilvl w:val="0"/>
          <w:numId w:val="39"/>
        </w:numPr>
        <w:tabs>
          <w:tab w:val="left" w:leader="underscore" w:pos="8505"/>
        </w:tabs>
        <w:spacing w:after="160" w:line="360" w:lineRule="auto"/>
        <w:ind w:left="714" w:hanging="357"/>
        <w:jc w:val="both"/>
        <w:rPr>
          <w:rFonts w:ascii="Arial" w:hAnsi="Arial" w:cs="Arial"/>
          <w:sz w:val="20"/>
          <w:szCs w:val="20"/>
        </w:rPr>
      </w:pPr>
      <w:r w:rsidRPr="00611EBD">
        <w:rPr>
          <w:rFonts w:ascii="Arial" w:hAnsi="Arial" w:cs="Arial" w:eastAsia="Arial"/>
          <w:color w:val="24303B"/>
          <w:sz w:val="20"/>
          <w:szCs w:val="20"/>
        </w:rPr>
        <w:t>Interne referentie / SAP-nummer: ____________________________</w:t>
      </w:r>
      <w:r w:rsidRPr="00611EBD">
        <w:rPr>
          <w:rFonts w:ascii="Arial" w:hAnsi="Arial" w:cs="Arial" w:eastAsia="Arial"/>
          <w:color w:val="24303B"/>
          <w:sz w:val="20"/>
          <w:szCs w:val="20"/>
          <w:lang w:val="en-US"/>
        </w:rPr>
        <w:t>___</w:t>
      </w:r>
    </w:p>
    <w:p w:rsidRPr="00611EBD" w:rsidR="00696411" w:rsidP="00696411" w:rsidRDefault="00696411" w14:paraId="024F8EDF" w14:textId="77777777">
      <w:pPr>
        <w:numPr>
          <w:ilvl w:val="0"/>
          <w:numId w:val="39"/>
        </w:numPr>
        <w:tabs>
          <w:tab w:val="left" w:leader="underscore" w:pos="8505"/>
        </w:tabs>
        <w:spacing w:after="160" w:line="360" w:lineRule="auto"/>
        <w:ind w:left="714" w:hanging="357"/>
        <w:jc w:val="both"/>
        <w:rPr>
          <w:rFonts w:ascii="Arial" w:hAnsi="Arial" w:cs="Arial"/>
          <w:sz w:val="20"/>
          <w:szCs w:val="20"/>
        </w:rPr>
      </w:pPr>
      <w:r w:rsidRPr="00611EBD">
        <w:rPr>
          <w:rFonts w:ascii="Arial" w:hAnsi="Arial" w:cs="Arial" w:eastAsia="Arial"/>
          <w:color w:val="24303B"/>
          <w:sz w:val="20"/>
          <w:szCs w:val="20"/>
        </w:rPr>
        <w:t>Kostenplaats / projectnummer: ______________________________</w:t>
      </w:r>
      <w:r w:rsidRPr="00611EBD">
        <w:rPr>
          <w:rFonts w:ascii="Arial" w:hAnsi="Arial" w:cs="Arial" w:eastAsia="Arial"/>
          <w:color w:val="24303B"/>
          <w:sz w:val="20"/>
          <w:szCs w:val="20"/>
          <w:lang w:val="en-US"/>
        </w:rPr>
        <w:t>___</w:t>
      </w:r>
    </w:p>
    <w:p w:rsidRPr="00611EBD" w:rsidR="00696411" w:rsidP="00696411" w:rsidRDefault="00696411" w14:paraId="4128A9EC" w14:textId="77777777">
      <w:pPr>
        <w:ind w:left="720"/>
        <w:jc w:val="both"/>
        <w:rPr>
          <w:rFonts w:ascii="Arial" w:hAnsi="Arial" w:cs="Arial"/>
          <w:sz w:val="20"/>
          <w:szCs w:val="20"/>
        </w:rPr>
      </w:pPr>
    </w:p>
    <w:p w:rsidRPr="00611EBD" w:rsidR="00696411" w:rsidP="00696411" w:rsidRDefault="00696411" w14:paraId="500BA352" w14:textId="03E57C3D">
      <w:pPr>
        <w:jc w:val="both"/>
        <w:rPr>
          <w:rFonts w:ascii="Arial" w:hAnsi="Arial" w:cs="Arial"/>
          <w:sz w:val="20"/>
          <w:szCs w:val="20"/>
        </w:rPr>
      </w:pPr>
      <w:r w:rsidRPr="00611EBD">
        <w:rPr>
          <w:rFonts w:ascii="Arial" w:hAnsi="Arial" w:cs="Arial" w:eastAsia="Arial"/>
          <w:color w:val="24303B"/>
          <w:sz w:val="20"/>
          <w:szCs w:val="20"/>
        </w:rPr>
        <w:t>Privacyverklaring</w:t>
      </w:r>
      <w:r w:rsidRPr="00611EBD" w:rsidR="00976127">
        <w:rPr>
          <w:rFonts w:ascii="Arial" w:hAnsi="Arial" w:cs="Arial" w:eastAsia="Arial"/>
          <w:color w:val="24303B"/>
          <w:sz w:val="20"/>
          <w:szCs w:val="20"/>
        </w:rPr>
        <w:t xml:space="preserve"> </w:t>
      </w:r>
    </w:p>
    <w:p w:rsidRPr="00611EBD" w:rsidR="00976127" w:rsidP="00696411" w:rsidRDefault="00976127" w14:paraId="2FA1B6EC" w14:textId="77777777">
      <w:pPr>
        <w:jc w:val="both"/>
        <w:rPr>
          <w:rFonts w:ascii="Arial" w:hAnsi="Arial" w:cs="Arial"/>
          <w:sz w:val="20"/>
          <w:szCs w:val="20"/>
        </w:rPr>
      </w:pPr>
    </w:p>
    <w:p w:rsidRPr="00611EBD" w:rsidR="00696411" w:rsidP="00976127" w:rsidRDefault="00696411" w14:paraId="3A6BB5C0" w14:textId="6DB14FA7">
      <w:pPr>
        <w:jc w:val="both"/>
        <w:rPr>
          <w:rFonts w:ascii="Arial" w:hAnsi="Arial" w:cs="Arial"/>
          <w:sz w:val="20"/>
          <w:szCs w:val="20"/>
          <w:lang w:val="nl-BE"/>
        </w:rPr>
      </w:pPr>
      <w:r w:rsidRPr="00611EBD">
        <w:rPr>
          <w:rFonts w:ascii="Arial" w:hAnsi="Arial" w:cs="Arial" w:eastAsia="Arial"/>
          <w:color w:val="24303B"/>
          <w:sz w:val="20"/>
          <w:szCs w:val="20"/>
          <w:lang w:val="nl-BE"/>
        </w:rPr>
        <w:t xml:space="preserve">De persoonsgegevens in dit formulier worden verwerkt door </w:t>
      </w:r>
      <w:r w:rsidRPr="00611EBD" w:rsidR="00976127">
        <w:rPr>
          <w:rFonts w:ascii="Arial" w:hAnsi="Arial" w:cs="Arial" w:eastAsia="Arial"/>
          <w:color w:val="EE0000"/>
          <w:sz w:val="20"/>
          <w:szCs w:val="20"/>
          <w:lang w:val="nl-BE"/>
        </w:rPr>
        <w:t>XXXXXXXXXXXXXX (vermelding ziekenhuis</w:t>
      </w:r>
      <w:r w:rsidRPr="00611EBD" w:rsidR="00976127">
        <w:rPr>
          <w:rFonts w:ascii="Arial" w:hAnsi="Arial" w:cs="Arial" w:eastAsia="Arial"/>
          <w:color w:val="24303B"/>
          <w:sz w:val="20"/>
          <w:szCs w:val="20"/>
          <w:lang w:val="nl-BE"/>
        </w:rPr>
        <w:t>)</w:t>
      </w:r>
      <w:r w:rsidRPr="00611EBD">
        <w:rPr>
          <w:rFonts w:ascii="Arial" w:hAnsi="Arial" w:cs="Arial" w:eastAsia="Arial"/>
          <w:color w:val="24303B"/>
          <w:sz w:val="20"/>
          <w:szCs w:val="20"/>
          <w:lang w:val="nl-BE"/>
        </w:rPr>
        <w:t xml:space="preserve"> in het kader van klinisch onderzoek en financiële administratie. Deze gegevens worden niet langer bewaard dan noodzakelijk en worden niet gedeeld met derden, behalve indien wettelijk vereist.</w:t>
      </w:r>
    </w:p>
    <w:p w:rsidRPr="00611EBD" w:rsidR="00696411" w:rsidP="00696411" w:rsidRDefault="00696411" w14:paraId="7FE16089" w14:textId="51285127">
      <w:pPr>
        <w:rPr>
          <w:rFonts w:ascii="Arial" w:hAnsi="Arial" w:cs="Arial"/>
          <w:sz w:val="20"/>
          <w:szCs w:val="20"/>
          <w:lang w:val="nl-BE"/>
        </w:rPr>
      </w:pPr>
    </w:p>
    <w:sectPr w:rsidRPr="00611EBD" w:rsidR="00696411" w:rsidSect="00B779FF">
      <w:headerReference w:type="default" r:id="rId28"/>
      <w:footerReference w:type="default" r:id="rId29"/>
      <w:headerReference w:type="first" r:id="rId30"/>
      <w:pgSz w:w="11906" w:h="16838" w:orient="portrait"/>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D" w:author="Kevin Deschamps" w:date="2026-03-26T16:42:00Z" w:id="0">
    <w:p w:rsidR="005C0E55" w:rsidP="005C0E55" w:rsidRDefault="005C0E55" w14:paraId="5A4869B9" w14:textId="77777777">
      <w:pPr>
        <w:pStyle w:val="CommentText"/>
      </w:pPr>
      <w:r>
        <w:rPr>
          <w:rStyle w:val="CommentReference"/>
        </w:rPr>
        <w:annotationRef/>
      </w:r>
      <w:r>
        <w:t>Quid dit vervangen door contactgegevens van DPO ieder centrum???</w:t>
      </w:r>
    </w:p>
  </w:comment>
  <w:comment xmlns:w="http://schemas.openxmlformats.org/wordprocessingml/2006/main" w:initials="FD" w:author="Fabienne Dobbels" w:date="2026-06-03T09:49:02" w:id="659302709">
    <w:p xmlns:w14="http://schemas.microsoft.com/office/word/2010/wordml" xmlns:w="http://schemas.openxmlformats.org/wordprocessingml/2006/main" w:rsidR="5FA94997" w:rsidRDefault="52F6B904" w14:paraId="173A7BF4" w14:textId="6304E7CC">
      <w:pPr>
        <w:pStyle w:val="CommentText"/>
      </w:pPr>
      <w:r>
        <w:rPr>
          <w:rStyle w:val="CommentReference"/>
        </w:rPr>
        <w:annotationRef/>
      </w:r>
      <w:r w:rsidRPr="6B078DE4" w:rsidR="3FBD08D8">
        <w:t xml:space="preserve">ik zou dit in veel groter lettertype zetten aangezien het personen met diabetes zijn en voor veel mensen klein lettertype lastig is? </w:t>
      </w:r>
    </w:p>
  </w:comment>
  <w:comment xmlns:w="http://schemas.openxmlformats.org/wordprocessingml/2006/main" w:initials="FD" w:author="Fabienne Dobbels" w:date="2026-06-03T09:51:03" w:id="644415837">
    <w:p xmlns:w14="http://schemas.microsoft.com/office/word/2010/wordml" xmlns:w="http://schemas.openxmlformats.org/wordprocessingml/2006/main" w:rsidR="4F1426E3" w:rsidRDefault="1D834D60" w14:paraId="698F4540" w14:textId="360BE8F7">
      <w:pPr>
        <w:pStyle w:val="CommentText"/>
      </w:pPr>
      <w:r>
        <w:rPr>
          <w:rStyle w:val="CommentReference"/>
        </w:rPr>
        <w:annotationRef/>
      </w:r>
      <w:r w:rsidRPr="133BE8E0" w:rsidR="20D01DCF">
        <w:t xml:space="preserve">best specifiëren dat kostenformulier is om vergoeding voor deelname te ontvangen? nu lijkt dit alsof er kosten verbonden zullen zijn. Misschien moet dit ook geen deel zijn van informed consent, maar worden overhandigd na ondertekenen van de toestemming? </w:t>
      </w:r>
    </w:p>
  </w:comment>
  <w:comment xmlns:w="http://schemas.openxmlformats.org/wordprocessingml/2006/main" w:initials="FD" w:author="Fabienne Dobbels" w:date="2026-06-03T09:53:36" w:id="236292386">
    <w:p xmlns:w14="http://schemas.microsoft.com/office/word/2010/wordml" xmlns:w="http://schemas.openxmlformats.org/wordprocessingml/2006/main" w:rsidR="1F5D0125" w:rsidRDefault="30106480" w14:paraId="48BE63D3" w14:textId="1CCCA127">
      <w:pPr>
        <w:pStyle w:val="CommentText"/>
      </w:pPr>
      <w:r>
        <w:rPr>
          <w:rStyle w:val="CommentReference"/>
        </w:rPr>
        <w:annotationRef/>
      </w:r>
      <w:r w:rsidRPr="2E6A17F8" w:rsidR="1E6EA3D1">
        <w:t>ik vermoed dat gewone kosten wel blijven doorlopen? Dit kan mogelijk verwarrend zijn voor patiënten. Het gaat hier enkel over extra zaken. Misschien ook overwegen om "onderzoeker" te veranderen in "uw behandelende arts of uw podoloog" (dit zijn wel de onderzoekers, maar zijn vooral leden van hun behandelteam)</w:t>
      </w:r>
    </w:p>
  </w:comment>
  <w:comment xmlns:w="http://schemas.openxmlformats.org/wordprocessingml/2006/main" w:initials="FD" w:author="Fabienne Dobbels" w:date="2026-06-03T09:59:55" w:id="2083033531">
    <w:p xmlns:w14="http://schemas.microsoft.com/office/word/2010/wordml" xmlns:w="http://schemas.openxmlformats.org/wordprocessingml/2006/main" w:rsidR="7E3AD1CE" w:rsidRDefault="1B81F7B2" w14:paraId="21A1DC1B" w14:textId="14C5339C">
      <w:pPr>
        <w:pStyle w:val="CommentText"/>
      </w:pPr>
      <w:r>
        <w:rPr>
          <w:rStyle w:val="CommentReference"/>
        </w:rPr>
        <w:annotationRef/>
      </w:r>
      <w:r w:rsidRPr="761DA6E1" w:rsidR="74A449C0">
        <w:t>hoeveel extra visites? Volgens het schema zijn dit er niet zoveel extra en ik zou dit expliciet maken om mensen al niet af te schrikken</w:t>
      </w:r>
    </w:p>
  </w:comment>
  <w:comment xmlns:w="http://schemas.openxmlformats.org/wordprocessingml/2006/main" w:initials="FD" w:author="Fabienne Dobbels" w:date="2026-06-03T10:01:36" w:id="1697684052">
    <w:p xmlns:w14="http://schemas.microsoft.com/office/word/2010/wordml" xmlns:w="http://schemas.openxmlformats.org/wordprocessingml/2006/main" w:rsidR="3688EC6C" w:rsidRDefault="22535E4F" w14:paraId="0F0E64A9" w14:textId="7FF71428">
      <w:pPr>
        <w:pStyle w:val="CommentText"/>
      </w:pPr>
      <w:r>
        <w:rPr>
          <w:rStyle w:val="CommentReference"/>
        </w:rPr>
        <w:annotationRef/>
      </w:r>
      <w:r w:rsidRPr="2803BE04" w:rsidR="2392D1AB">
        <w:t>is dit echt nodig? Of kunnen we totaal van volledige studie vermelden? Ik zou eerder zeggen: in totaal hebben we XXX aantal personen nodig die bereid zijn om aan de studie deel te nemen om te kunnen aantonen of onze aanpak werkt</w:t>
      </w:r>
    </w:p>
  </w:comment>
  <w:comment xmlns:w="http://schemas.openxmlformats.org/wordprocessingml/2006/main" w:initials="FD" w:author="Fabienne Dobbels" w:date="2026-06-03T10:02:25" w:id="1651316058">
    <w:p xmlns:w14="http://schemas.microsoft.com/office/word/2010/wordml" xmlns:w="http://schemas.openxmlformats.org/wordprocessingml/2006/main" w:rsidR="1B057F39" w:rsidRDefault="5C5CB69E" w14:paraId="5AA04676" w14:textId="00C6EF84">
      <w:pPr>
        <w:pStyle w:val="CommentText"/>
      </w:pPr>
      <w:r>
        <w:rPr>
          <w:rStyle w:val="CommentReference"/>
        </w:rPr>
        <w:annotationRef/>
      </w:r>
      <w:r w:rsidRPr="7002C7B0" w:rsidR="5D1856B0">
        <w:t>zie opmerking hierboven: eerder hier zeggen arts, podoloog of verpleegkundige van de voetkliniek? (ook term onderzoeker misschien vermijden)?</w:t>
      </w:r>
    </w:p>
  </w:comment>
  <w:comment xmlns:w="http://schemas.openxmlformats.org/wordprocessingml/2006/main" w:initials="FD" w:author="Fabienne Dobbels" w:date="2026-06-03T10:39:35" w:id="981417081">
    <w:p xmlns:w14="http://schemas.microsoft.com/office/word/2010/wordml" xmlns:w="http://schemas.openxmlformats.org/wordprocessingml/2006/main" w:rsidR="45B5CF71" w:rsidRDefault="6AA1A3DB" w14:paraId="1E7AF7AB" w14:textId="669F1507">
      <w:pPr>
        <w:pStyle w:val="CommentText"/>
      </w:pPr>
      <w:r>
        <w:rPr>
          <w:rStyle w:val="CommentReference"/>
        </w:rPr>
        <w:annotationRef/>
      </w:r>
      <w:r w:rsidRPr="018B663C" w:rsidR="5DA215F3">
        <w:t>lay-out versprongen. Misschien elke figuur onder de tekst plaatsen, en volgens mij zijn figuren ook niet nodig (vooral omdat dit vermoedelijk in zwart wit zal worden afgeprint? alternatief is om eventueel afmeting van een sensor te geven (vb kleiner dan 1 cm)</w:t>
      </w:r>
    </w:p>
  </w:comment>
  <w:comment xmlns:w="http://schemas.openxmlformats.org/wordprocessingml/2006/main" w:initials="FD" w:author="Fabienne Dobbels" w:date="2026-06-03T10:45:40" w:id="713258057">
    <w:p xmlns:w14="http://schemas.microsoft.com/office/word/2010/wordml" xmlns:w="http://schemas.openxmlformats.org/wordprocessingml/2006/main" w:rsidR="154DAAC2" w:rsidRDefault="6AA1BC5E" w14:paraId="29CB85D8" w14:textId="402F65A3">
      <w:pPr>
        <w:pStyle w:val="CommentText"/>
      </w:pPr>
      <w:r>
        <w:rPr>
          <w:rStyle w:val="CommentReference"/>
        </w:rPr>
        <w:annotationRef/>
      </w:r>
      <w:r w:rsidRPr="3A80926B" w:rsidR="35E3E9BE">
        <w:t>ik heb per ongeluk type staafje gedeleted, maar ik zou dit weglaten want is veel te complexe taal voor patiënten. Uitleg is nu ook heel uitgebreid. Zouden we dit nog kunnen vereenvoudigen en misschien wat meer in puntjes onder elkaar uitschrijven? Nu schrikt dit mogelijk wat af?</w:t>
      </w:r>
    </w:p>
  </w:comment>
  <w:comment xmlns:w="http://schemas.openxmlformats.org/wordprocessingml/2006/main" w:initials="FD" w:author="Fabienne Dobbels" w:date="2026-06-03T10:47:18" w:id="1053056179">
    <w:p xmlns:w14="http://schemas.microsoft.com/office/word/2010/wordml" xmlns:w="http://schemas.openxmlformats.org/wordprocessingml/2006/main" w:rsidR="726F231C" w:rsidRDefault="76975F10" w14:paraId="5B10E865" w14:textId="4BCD8820">
      <w:pPr>
        <w:pStyle w:val="CommentText"/>
      </w:pPr>
      <w:r>
        <w:rPr>
          <w:rStyle w:val="CommentReference"/>
        </w:rPr>
        <w:annotationRef/>
      </w:r>
      <w:r w:rsidRPr="633B486E" w:rsidR="5226A7DC">
        <w:t>patiënten zullen dit niet begrijpen. Dit is veel te complex en veel mensen zijn ook niet gewoon om dergelijke schema's correct te interpreteren. Ik zou dit weglaten. Wel verduidelijken hoeveel extra visites er mogelijks zijn en wat implicatie is voor tijdsduur van visites die ze zowiezo zullen bijwonen (ook in usual care). Nu staat dit er niet echt in: hoeveel extra tijd moeten ze rekenen per visite)</w:t>
      </w:r>
    </w:p>
  </w:comment>
  <w:comment xmlns:w="http://schemas.openxmlformats.org/wordprocessingml/2006/main" w:initials="FD" w:author="Fabienne Dobbels" w:date="2026-06-03T10:49:43" w:id="1487454346">
    <w:p xmlns:w14="http://schemas.microsoft.com/office/word/2010/wordml" xmlns:w="http://schemas.openxmlformats.org/wordprocessingml/2006/main" w:rsidR="7A21DB3A" w:rsidRDefault="0D14B25C" w14:paraId="5E13609D" w14:textId="74640B10">
      <w:pPr>
        <w:pStyle w:val="CommentText"/>
      </w:pPr>
      <w:r>
        <w:rPr>
          <w:rStyle w:val="CommentReference"/>
        </w:rPr>
        <w:annotationRef/>
      </w:r>
      <w:r w:rsidRPr="2515C540" w:rsidR="1FCDBDB6">
        <w:t xml:space="preserve">is dit realistisch? Zal er toch geen koppeling met dossier meer mogelijk zijn vb om info over wondes op te zoeken of bij onvolledig CRF? </w:t>
      </w:r>
    </w:p>
  </w:comment>
  <w:comment xmlns:w="http://schemas.openxmlformats.org/wordprocessingml/2006/main" w:initials="FD" w:author="Fabienne Dobbels" w:date="2026-06-03T10:51:42" w:id="1515572875">
    <w:p xmlns:w14="http://schemas.microsoft.com/office/word/2010/wordml" xmlns:w="http://schemas.openxmlformats.org/wordprocessingml/2006/main" w:rsidR="4584C31F" w:rsidRDefault="3D0724AA" w14:paraId="270DE920" w14:textId="58FDD461">
      <w:pPr>
        <w:pStyle w:val="CommentText"/>
      </w:pPr>
      <w:r>
        <w:rPr>
          <w:rStyle w:val="CommentReference"/>
        </w:rPr>
        <w:annotationRef/>
      </w:r>
      <w:r w:rsidRPr="05FA69B2" w:rsidR="07DF2ED7">
        <w:t xml:space="preserve">ik weet dat ICF dit omvat, maar dit is echt niet in patiëntentaal opgesteld... Moet verwijzing naar de PRET echt of kan men zeggen dat onderzoekers de nodige stappen hebben gezet om confidentieel met gegevens om te gaan? </w:t>
      </w:r>
    </w:p>
  </w:comment>
  <w:comment xmlns:w="http://schemas.openxmlformats.org/wordprocessingml/2006/main" w:initials="FD" w:author="Fabienne Dobbels" w:date="2026-06-03T10:53:57" w:id="1845249106">
    <w:p xmlns:w14="http://schemas.microsoft.com/office/word/2010/wordml" xmlns:w="http://schemas.openxmlformats.org/wordprocessingml/2006/main" w:rsidR="6BE046BE" w:rsidRDefault="464208E6" w14:paraId="128E4F53" w14:textId="7EAE27AE">
      <w:pPr>
        <w:pStyle w:val="CommentText"/>
      </w:pPr>
      <w:r>
        <w:rPr>
          <w:rStyle w:val="CommentReference"/>
        </w:rPr>
        <w:annotationRef/>
      </w:r>
      <w:r w:rsidRPr="50E09657" w:rsidR="7BBBA986">
        <w:t>wel straf dat ze van patiënten verwachten dat dit via mail gebeurd en dat men niet kan bellen...</w:t>
      </w:r>
    </w:p>
  </w:comment>
  <w:comment xmlns:w="http://schemas.openxmlformats.org/wordprocessingml/2006/main" w:initials="FD" w:author="Fabienne Dobbels" w:date="2026-06-03T10:58:09" w:id="780206270">
    <w:p xmlns:w14="http://schemas.microsoft.com/office/word/2010/wordml" xmlns:w="http://schemas.openxmlformats.org/wordprocessingml/2006/main" w:rsidR="279C86A9" w:rsidRDefault="358E7D56" w14:paraId="3BF48498" w14:textId="2359E09F">
      <w:pPr>
        <w:pStyle w:val="CommentText"/>
      </w:pPr>
      <w:r>
        <w:rPr>
          <w:rStyle w:val="CommentReference"/>
        </w:rPr>
        <w:annotationRef/>
      </w:r>
      <w:r w:rsidRPr="3C6553E2" w:rsidR="59A7E852">
        <w:t xml:space="preserve">dit is heel complexe taal en ik zou ervoor opteren om nog een apart, eenvoudiger patiënteninformatie document te ontwikkelen dat wat vlotter kan worden gelezen door patiënten en waarin eventueel foto's of prentjes kunnen in worden verwerkt. </w:t>
      </w:r>
    </w:p>
  </w:comment>
  <w:comment xmlns:w="http://schemas.openxmlformats.org/wordprocessingml/2006/main" w:initials="JB" w:author="Janou De Buyser" w:date="2026-07-22T10:05:04" w:id="1346876222">
    <w:p xmlns:w14="http://schemas.microsoft.com/office/word/2010/wordml" xmlns:w="http://schemas.openxmlformats.org/wordprocessingml/2006/main" w:rsidR="3938DBE1" w:rsidRDefault="4246C757" w14:paraId="035BF7FD" w14:textId="4B821A9C">
      <w:pPr>
        <w:pStyle w:val="CommentText"/>
      </w:pPr>
      <w:r>
        <w:rPr>
          <w:rStyle w:val="CommentReference"/>
        </w:rPr>
        <w:annotationRef/>
      </w:r>
      <w:r w:rsidRPr="160EB9AF" w:rsidR="107890E9">
        <w:t>akkoord</w:t>
      </w:r>
    </w:p>
  </w:comment>
  <w:comment xmlns:w="http://schemas.openxmlformats.org/wordprocessingml/2006/main" w:initials="JB" w:author="Janou De Buyser" w:date="2026-07-22T10:11:13" w:id="1227823594">
    <w:p xmlns:w14="http://schemas.microsoft.com/office/word/2010/wordml" xmlns:w="http://schemas.openxmlformats.org/wordprocessingml/2006/main" w:rsidR="57A7EF64" w:rsidRDefault="6CAC6A9E" w14:paraId="029C0588" w14:textId="5C52473F">
      <w:pPr>
        <w:pStyle w:val="CommentText"/>
      </w:pPr>
      <w:r>
        <w:rPr>
          <w:rStyle w:val="CommentReference"/>
        </w:rPr>
        <w:annotationRef/>
      </w:r>
      <w:r w:rsidRPr="53AD1FD9" w:rsidR="14FB2C00">
        <w:t>dit is mijn suggestie</w:t>
      </w:r>
    </w:p>
  </w:comment>
  <w:comment xmlns:w="http://schemas.openxmlformats.org/wordprocessingml/2006/main" w:initials="JB" w:author="Janou De Buyser" w:date="2026-07-22T10:13:43" w:id="628543758">
    <w:p xmlns:w14="http://schemas.microsoft.com/office/word/2010/wordml" xmlns:w="http://schemas.openxmlformats.org/wordprocessingml/2006/main" w:rsidR="157AEC04" w:rsidRDefault="6E5B6E4D" w14:paraId="7B7728BF" w14:textId="4C297A9B">
      <w:pPr>
        <w:pStyle w:val="CommentText"/>
      </w:pPr>
      <w:r>
        <w:rPr>
          <w:rStyle w:val="CommentReference"/>
        </w:rPr>
        <w:annotationRef/>
      </w:r>
      <w:r w:rsidRPr="5D237C0D" w:rsidR="421C8AE4">
        <w:t>vond ik ook, daarom deze aanzet</w:t>
      </w:r>
    </w:p>
  </w:comment>
  <w:comment xmlns:w="http://schemas.openxmlformats.org/wordprocessingml/2006/main" w:initials="JB" w:author="Janou De Buyser" w:date="2026-07-22T10:55:33" w:id="129275504">
    <w:p xmlns:w14="http://schemas.microsoft.com/office/word/2010/wordml" xmlns:w="http://schemas.openxmlformats.org/wordprocessingml/2006/main" w:rsidR="5B680FCD" w:rsidRDefault="0674A143" w14:paraId="18B69197" w14:textId="6A9956E9">
      <w:pPr>
        <w:pStyle w:val="CommentText"/>
      </w:pPr>
      <w:r>
        <w:rPr>
          <w:rStyle w:val="CommentReference"/>
        </w:rPr>
        <w:annotationRef/>
      </w:r>
      <w:r w:rsidRPr="4ACE1E34" w:rsidR="772E1317">
        <w:t xml:space="preserve">lijkt me een noodzakelijk juridisch gedeelte </w:t>
      </w:r>
    </w:p>
  </w:comment>
</w:comments>
</file>

<file path=word/commentsExtended.xml><?xml version="1.0" encoding="utf-8"?>
<w15:commentsEx xmlns:mc="http://schemas.openxmlformats.org/markup-compatibility/2006" xmlns:w15="http://schemas.microsoft.com/office/word/2012/wordml" mc:Ignorable="w15">
  <w15:commentEx w15:done="0" w15:paraId="5A4869B9"/>
  <w15:commentEx w15:done="0" w15:paraId="173A7BF4"/>
  <w15:commentEx w15:done="0" w15:paraId="698F4540"/>
  <w15:commentEx w15:done="0" w15:paraId="48BE63D3"/>
  <w15:commentEx w15:done="1" w15:paraId="21A1DC1B"/>
  <w15:commentEx w15:done="1" w15:paraId="0F0E64A9"/>
  <w15:commentEx w15:done="1" w15:paraId="5AA04676"/>
  <w15:commentEx w15:done="1" w15:paraId="1E7AF7AB"/>
  <w15:commentEx w15:done="1" w15:paraId="29CB85D8"/>
  <w15:commentEx w15:done="1" w15:paraId="5B10E865"/>
  <w15:commentEx w15:done="1" w15:paraId="5E13609D"/>
  <w15:commentEx w15:done="1" w15:paraId="270DE920"/>
  <w15:commentEx w15:done="1" w15:paraId="128E4F53"/>
  <w15:commentEx w15:done="0" w15:paraId="3BF48498"/>
  <w15:commentEx w15:done="0" w15:paraId="035BF7FD" w15:paraIdParent="3BF48498"/>
  <w15:commentEx w15:done="0" w15:paraId="029C0588" w15:paraIdParent="698F4540"/>
  <w15:commentEx w15:done="0" w15:paraId="7B7728BF" w15:paraIdParent="48BE63D3"/>
  <w15:commentEx w15:done="1" w15:paraId="18B69197" w15:paraIdParent="270DE92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3AED86" w16cex:dateUtc="2026-03-26T15:42:00Z"/>
  <w16cex:commentExtensible w16cex:durableId="120519F3" w16cex:dateUtc="2026-06-03T07:49:02.619Z"/>
  <w16cex:commentExtensible w16cex:durableId="5CCDC866" w16cex:dateUtc="2026-06-03T07:51:03.023Z"/>
  <w16cex:commentExtensible w16cex:durableId="3FD35FAB" w16cex:dateUtc="2026-06-03T07:53:36.534Z"/>
  <w16cex:commentExtensible w16cex:durableId="656E1EDB" w16cex:dateUtc="2026-06-03T07:59:55.723Z"/>
  <w16cex:commentExtensible w16cex:durableId="3197B0E4" w16cex:dateUtc="2026-06-03T08:01:36.338Z"/>
  <w16cex:commentExtensible w16cex:durableId="52D9A07D" w16cex:dateUtc="2026-06-03T08:02:25.289Z"/>
  <w16cex:commentExtensible w16cex:durableId="519175D7" w16cex:dateUtc="2026-06-03T08:39:35.308Z"/>
  <w16cex:commentExtensible w16cex:durableId="6CB57234" w16cex:dateUtc="2026-06-03T08:45:40.355Z"/>
  <w16cex:commentExtensible w16cex:durableId="2F16A5FD" w16cex:dateUtc="2026-06-03T08:47:18.258Z"/>
  <w16cex:commentExtensible w16cex:durableId="49486556" w16cex:dateUtc="2026-06-03T08:49:43.691Z"/>
  <w16cex:commentExtensible w16cex:durableId="4315DABF" w16cex:dateUtc="2026-06-03T08:51:42.823Z"/>
  <w16cex:commentExtensible w16cex:durableId="0E1A224E" w16cex:dateUtc="2026-06-03T08:53:57.833Z"/>
  <w16cex:commentExtensible w16cex:durableId="3E935095" w16cex:dateUtc="2026-06-03T08:58:09.02Z"/>
  <w16cex:commentExtensible w16cex:durableId="1CF442A0" w16cex:dateUtc="2026-07-22T08:05:04.003Z"/>
  <w16cex:commentExtensible w16cex:durableId="52DE21D8" w16cex:dateUtc="2026-07-22T08:11:13.175Z"/>
  <w16cex:commentExtensible w16cex:durableId="3CB22DDC" w16cex:dateUtc="2026-07-22T08:13:43.395Z"/>
  <w16cex:commentExtensible w16cex:durableId="35582E7C" w16cex:dateUtc="2026-07-22T08:55:33.56Z"/>
</w16cex:commentsExtensible>
</file>

<file path=word/commentsIds.xml><?xml version="1.0" encoding="utf-8"?>
<w16cid:commentsIds xmlns:mc="http://schemas.openxmlformats.org/markup-compatibility/2006" xmlns:w16cid="http://schemas.microsoft.com/office/word/2016/wordml/cid" mc:Ignorable="w16cid">
  <w16cid:commentId w16cid:paraId="5A4869B9" w16cid:durableId="7A3AED86"/>
  <w16cid:commentId w16cid:paraId="173A7BF4" w16cid:durableId="120519F3"/>
  <w16cid:commentId w16cid:paraId="698F4540" w16cid:durableId="5CCDC866"/>
  <w16cid:commentId w16cid:paraId="48BE63D3" w16cid:durableId="3FD35FAB"/>
  <w16cid:commentId w16cid:paraId="21A1DC1B" w16cid:durableId="656E1EDB"/>
  <w16cid:commentId w16cid:paraId="0F0E64A9" w16cid:durableId="3197B0E4"/>
  <w16cid:commentId w16cid:paraId="5AA04676" w16cid:durableId="52D9A07D"/>
  <w16cid:commentId w16cid:paraId="1E7AF7AB" w16cid:durableId="519175D7"/>
  <w16cid:commentId w16cid:paraId="29CB85D8" w16cid:durableId="6CB57234"/>
  <w16cid:commentId w16cid:paraId="5B10E865" w16cid:durableId="2F16A5FD"/>
  <w16cid:commentId w16cid:paraId="5E13609D" w16cid:durableId="49486556"/>
  <w16cid:commentId w16cid:paraId="270DE920" w16cid:durableId="4315DABF"/>
  <w16cid:commentId w16cid:paraId="128E4F53" w16cid:durableId="0E1A224E"/>
  <w16cid:commentId w16cid:paraId="3BF48498" w16cid:durableId="3E935095"/>
  <w16cid:commentId w16cid:paraId="035BF7FD" w16cid:durableId="1CF442A0"/>
  <w16cid:commentId w16cid:paraId="029C0588" w16cid:durableId="52DE21D8"/>
  <w16cid:commentId w16cid:paraId="7B7728BF" w16cid:durableId="3CB22DDC"/>
  <w16cid:commentId w16cid:paraId="18B69197" w16cid:durableId="35582E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76DC" w:rsidRDefault="009776DC" w14:paraId="3D7DC750" w14:textId="77777777">
      <w:r>
        <w:separator/>
      </w:r>
    </w:p>
  </w:endnote>
  <w:endnote w:type="continuationSeparator" w:id="0">
    <w:p w:rsidR="009776DC" w:rsidRDefault="009776DC" w14:paraId="3C9D4F8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50702E" w:rsidP="0050702E" w:rsidRDefault="0050702E" w14:paraId="00EAFB86" w14:textId="297D89A9">
    <w:pPr>
      <w:pStyle w:val="Header"/>
      <w:jc w:val="center"/>
      <w:rPr>
        <w:rFonts w:ascii="Arial" w:hAnsi="Arial" w:cs="Arial"/>
        <w:sz w:val="18"/>
        <w:szCs w:val="18"/>
        <w:lang w:val="nl-BE"/>
      </w:rPr>
    </w:pPr>
    <w:r w:rsidRPr="19EA53E6" w:rsidR="19EA53E6">
      <w:rPr>
        <w:rFonts w:ascii="Arial" w:hAnsi="Arial" w:cs="Arial" w:eastAsia="Arial"/>
        <w:color w:val="24303B"/>
        <w:sz w:val="18"/>
        <w:szCs w:val="18"/>
        <w:lang w:val="nl-BE"/>
      </w:rPr>
      <w:t>Informatie en toestemmingsformulier –</w:t>
    </w:r>
    <w:r w:rsidRPr="19EA53E6" w:rsidR="19EA53E6">
      <w:rPr>
        <w:rFonts w:ascii="Arial" w:hAnsi="Arial" w:cs="Arial" w:eastAsia="Arial"/>
        <w:color w:val="24303B"/>
        <w:sz w:val="18"/>
        <w:szCs w:val="18"/>
        <w:lang w:val="nl-BE"/>
      </w:rPr>
      <w:t>PARADISE trial -</w:t>
    </w:r>
    <w:r w:rsidRPr="19EA53E6" w:rsidR="19EA53E6">
      <w:rPr>
        <w:rFonts w:ascii="Arial" w:hAnsi="Arial" w:cs="Arial" w:eastAsia="Arial"/>
        <w:color w:val="24303B"/>
        <w:sz w:val="18"/>
        <w:szCs w:val="18"/>
        <w:lang w:val="nl-BE"/>
      </w:rPr>
      <w:t xml:space="preserve"> </w:t>
    </w:r>
    <w:r w:rsidRPr="19EA53E6" w:rsidR="19EA53E6">
      <w:rPr>
        <w:rFonts w:ascii="Arial" w:hAnsi="Arial" w:cs="Arial" w:eastAsia="Arial"/>
        <w:color w:val="24303B"/>
        <w:sz w:val="18"/>
        <w:szCs w:val="18"/>
        <w:lang w:val="nl-BE"/>
      </w:rPr>
      <w:t>S</w:t>
    </w:r>
    <w:r w:rsidRPr="19EA53E6" w:rsidR="19EA53E6">
      <w:rPr>
        <w:rFonts w:ascii="Arial" w:hAnsi="Arial" w:cs="Arial" w:eastAsia="Arial"/>
        <w:color w:val="24303B"/>
        <w:sz w:val="18"/>
        <w:szCs w:val="18"/>
        <w:lang w:val="nl-NL"/>
      </w:rPr>
      <w:t>71769</w:t>
    </w:r>
    <w:r w:rsidRPr="19EA53E6" w:rsidR="19EA53E6">
      <w:rPr>
        <w:rFonts w:ascii="Arial" w:hAnsi="Arial" w:cs="Arial" w:eastAsia="Arial"/>
        <w:color w:val="24303B"/>
        <w:sz w:val="18"/>
        <w:szCs w:val="18"/>
        <w:lang w:val="nl-NL"/>
      </w:rPr>
      <w:t xml:space="preserve">     </w:t>
    </w:r>
    <w:r w:rsidRPr="19EA53E6" w:rsidR="19EA53E6">
      <w:rPr>
        <w:rFonts w:ascii="Arial" w:hAnsi="Arial" w:cs="Arial" w:eastAsia="Arial"/>
        <w:color w:val="auto"/>
        <w:sz w:val="18"/>
        <w:szCs w:val="18"/>
        <w:lang w:val="nl-NL"/>
      </w:rPr>
      <w:t xml:space="preserve"> </w:t>
    </w:r>
    <w:r w:rsidRPr="19EA53E6" w:rsidR="19EA53E6">
      <w:rPr>
        <w:rFonts w:ascii="Arial" w:hAnsi="Arial" w:cs="Arial" w:eastAsia="Arial"/>
        <w:color w:val="auto"/>
        <w:sz w:val="18"/>
        <w:szCs w:val="18"/>
        <w:lang w:val="nl-NL"/>
        <w:rPrChange w:author="Janou De Buyser" w:date="2026-07-22T12:33:56.494Z" w16du:dateUtc="2026-07-22T12:33:56.494Z" w:id="2039926318">
          <w:rPr>
            <w:rFonts w:ascii="Arial" w:hAnsi="Arial" w:cs="Arial"/>
            <w:color w:val="EE0000"/>
            <w:sz w:val="18"/>
            <w:szCs w:val="18"/>
            <w:lang w:val="nl-NL"/>
          </w:rPr>
        </w:rPrChange>
      </w:rPr>
      <w:t xml:space="preserve">versie </w:t>
    </w:r>
    <w:ins w:author="Janou De Buyser" w:date="2026-07-22T12:34:10.776Z" w16du:dateUtc="2026-07-22T12:34:10.776Z" w:id="2115543839">
      <w:r w:rsidRPr="19EA53E6" w:rsidR="19EA53E6">
        <w:rPr>
          <w:rFonts w:ascii="Arial" w:hAnsi="Arial" w:cs="Arial"/>
          <w:color w:val="auto"/>
          <w:sz w:val="18"/>
          <w:szCs w:val="18"/>
          <w:lang w:val="nl-NL"/>
        </w:rPr>
        <w:t>1.0</w:t>
      </w:r>
    </w:ins>
    <w:del w:author="Janou De Buyser" w:date="2026-07-22T12:34:09.355Z" w16du:dateUtc="2026-07-22T12:34:09.355Z" w:id="702017842">
      <w:r w:rsidRPr="19EA53E6" w:rsidDel="19EA53E6">
        <w:rPr>
          <w:rFonts w:ascii="Arial" w:hAnsi="Arial" w:cs="Arial"/>
          <w:color w:val="auto"/>
          <w:sz w:val="18"/>
          <w:szCs w:val="18"/>
          <w:lang w:val="nl-NL"/>
          <w:rPrChange w:author="Janou De Buyser" w:date="2026-07-22T12:33:56.494Z" w16du:dateUtc="2026-07-22T12:33:56.494Z" w:id="1614017149">
            <w:rPr>
              <w:rFonts w:ascii="Arial" w:hAnsi="Arial" w:cs="Arial"/>
              <w:color w:val="EE0000"/>
              <w:sz w:val="18"/>
              <w:szCs w:val="18"/>
              <w:lang w:val="nl-NL"/>
            </w:rPr>
          </w:rPrChange>
        </w:rPr>
        <w:delText>X</w:delText>
      </w:r>
    </w:del>
    <w:del w:author="Janou De Buyser" w:date="2026-07-22T12:34:08.603Z" w16du:dateUtc="2026-07-22T12:34:08.603Z" w:id="112709408">
      <w:r w:rsidRPr="19EA53E6" w:rsidDel="19EA53E6">
        <w:rPr>
          <w:rFonts w:ascii="Arial" w:hAnsi="Arial" w:cs="Arial"/>
          <w:color w:val="auto"/>
          <w:sz w:val="18"/>
          <w:szCs w:val="18"/>
          <w:lang w:val="nl-NL"/>
          <w:rPrChange w:author="Janou De Buyser" w:date="2026-07-22T12:33:56.494Z" w16du:dateUtc="2026-07-22T12:33:56.494Z" w:id="818405174">
            <w:rPr>
              <w:rFonts w:ascii="Arial" w:hAnsi="Arial" w:cs="Arial"/>
              <w:color w:val="EE0000"/>
              <w:sz w:val="18"/>
              <w:szCs w:val="18"/>
              <w:lang w:val="nl-NL"/>
            </w:rPr>
          </w:rPrChange>
        </w:rPr>
        <w:delText>XXXXXXXXXX</w:delText>
      </w:r>
    </w:del>
  </w:p>
  <w:p w:rsidRPr="00EF42E9" w:rsidR="00173D49" w:rsidP="00EE0D0C" w:rsidRDefault="00173D49" w14:paraId="6439095C" w14:textId="5C45E83B">
    <w:pPr>
      <w:pStyle w:val="Footer"/>
      <w:jc w:val="center"/>
      <w:rPr>
        <w:rFonts w:ascii="Arial" w:hAnsi="Arial" w:cs="Arial"/>
        <w:color w:val="FF0000"/>
        <w:sz w:val="16"/>
        <w:szCs w:val="16"/>
        <w:lang w:val="nl-BE"/>
      </w:rPr>
    </w:pPr>
    <w:r w:rsidRPr="0050702E">
      <w:rPr>
        <w:rFonts w:ascii="Arial" w:hAnsi="Arial" w:cs="Arial" w:eastAsia="Arial"/>
        <w:color w:val="24303B"/>
        <w:sz w:val="16"/>
        <w:szCs w:val="16"/>
        <w:lang w:val="nl-BE"/>
      </w:rPr>
      <w:t xml:space="preserve">- </w:t>
    </w:r>
    <w:r w:rsidRPr="0050702E">
      <w:rPr>
        <w:rFonts w:ascii="Arial" w:hAnsi="Arial" w:cs="Arial" w:eastAsia="Arial"/>
        <w:color w:val="24303B"/>
        <w:sz w:val="16"/>
        <w:szCs w:val="16"/>
        <w:lang w:val="nl-NL"/>
      </w:rPr>
      <w:t xml:space="preserve">pagina </w:t>
    </w:r>
    <w:r w:rsidRPr="0050702E">
      <w:rPr>
        <w:rFonts w:ascii="Arial" w:hAnsi="Arial" w:cs="Arial" w:eastAsia="Arial"/>
        <w:color w:val="24303B"/>
        <w:sz w:val="16"/>
        <w:szCs w:val="16"/>
      </w:rPr>
      <w:fldChar w:fldCharType="begin"/>
    </w:r>
    <w:r w:rsidRPr="0050702E">
      <w:rPr>
        <w:rFonts w:ascii="Arial" w:hAnsi="Arial" w:cs="Arial" w:eastAsia="Arial"/>
        <w:color w:val="24303B"/>
        <w:sz w:val="16"/>
        <w:szCs w:val="16"/>
        <w:lang w:val="nl-NL"/>
      </w:rPr>
      <w:instrText xml:space="preserve"> PAGE </w:instrText>
    </w:r>
    <w:r w:rsidRPr="0050702E">
      <w:rPr>
        <w:rFonts w:ascii="Arial" w:hAnsi="Arial" w:cs="Arial" w:eastAsia="Arial"/>
        <w:color w:val="24303B"/>
        <w:sz w:val="16"/>
        <w:szCs w:val="16"/>
      </w:rPr>
      <w:fldChar w:fldCharType="separate"/>
    </w:r>
    <w:r w:rsidRPr="0050702E" w:rsidR="00C92E7D">
      <w:rPr>
        <w:rFonts w:ascii="Arial" w:hAnsi="Arial" w:cs="Arial" w:eastAsia="Arial"/>
        <w:noProof/>
        <w:color w:val="24303B"/>
        <w:sz w:val="16"/>
        <w:szCs w:val="16"/>
        <w:lang w:val="nl-NL"/>
      </w:rPr>
      <w:t>14</w:t>
    </w:r>
    <w:r w:rsidRPr="0050702E">
      <w:rPr>
        <w:rFonts w:ascii="Arial" w:hAnsi="Arial" w:cs="Arial" w:eastAsia="Arial"/>
        <w:color w:val="24303B"/>
        <w:sz w:val="16"/>
        <w:szCs w:val="16"/>
      </w:rPr>
      <w:fldChar w:fldCharType="end"/>
    </w:r>
    <w:r w:rsidRPr="0050702E">
      <w:rPr>
        <w:rFonts w:ascii="Arial" w:hAnsi="Arial" w:cs="Arial" w:eastAsia="Arial"/>
        <w:color w:val="24303B"/>
        <w:sz w:val="16"/>
        <w:szCs w:val="16"/>
        <w:lang w:val="nl-NL"/>
      </w:rPr>
      <w:t xml:space="preserve"> van </w:t>
    </w:r>
    <w:r w:rsidRPr="0050702E">
      <w:rPr>
        <w:rFonts w:ascii="Arial" w:hAnsi="Arial" w:cs="Arial" w:eastAsia="Arial"/>
        <w:color w:val="24303B"/>
        <w:sz w:val="16"/>
        <w:szCs w:val="16"/>
      </w:rPr>
      <w:fldChar w:fldCharType="begin"/>
    </w:r>
    <w:r w:rsidRPr="0050702E">
      <w:rPr>
        <w:rFonts w:ascii="Arial" w:hAnsi="Arial" w:cs="Arial" w:eastAsia="Arial"/>
        <w:color w:val="24303B"/>
        <w:sz w:val="16"/>
        <w:szCs w:val="16"/>
        <w:lang w:val="nl-NL"/>
      </w:rPr>
      <w:instrText xml:space="preserve"> NUMPAGES </w:instrText>
    </w:r>
    <w:r w:rsidRPr="0050702E">
      <w:rPr>
        <w:rFonts w:ascii="Arial" w:hAnsi="Arial" w:cs="Arial" w:eastAsia="Arial"/>
        <w:color w:val="24303B"/>
        <w:sz w:val="16"/>
        <w:szCs w:val="16"/>
      </w:rPr>
      <w:fldChar w:fldCharType="separate"/>
    </w:r>
    <w:r w:rsidRPr="0050702E" w:rsidR="00C92E7D">
      <w:rPr>
        <w:rFonts w:ascii="Arial" w:hAnsi="Arial" w:cs="Arial" w:eastAsia="Arial"/>
        <w:noProof/>
        <w:color w:val="24303B"/>
        <w:sz w:val="16"/>
        <w:szCs w:val="16"/>
        <w:lang w:val="nl-NL"/>
      </w:rPr>
      <w:t>16</w:t>
    </w:r>
    <w:r w:rsidRPr="0050702E">
      <w:rPr>
        <w:rFonts w:ascii="Arial" w:hAnsi="Arial" w:cs="Arial" w:eastAsia="Arial"/>
        <w:color w:val="24303B"/>
        <w:sz w:val="16"/>
        <w:szCs w:val="16"/>
      </w:rPr>
      <w:fldChar w:fldCharType="end"/>
    </w:r>
    <w:r w:rsidRPr="00EF42E9">
      <w:rPr>
        <w:rFonts w:ascii="Arial" w:hAnsi="Arial" w:cs="Arial" w:eastAsia="Arial"/>
        <w:color w:val="FF0000"/>
        <w:sz w:val="16"/>
        <w:szCs w:val="16"/>
        <w:lang w:val="nl-BE"/>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76DC" w:rsidRDefault="009776DC" w14:paraId="3445B612" w14:textId="77777777">
      <w:r>
        <w:separator/>
      </w:r>
    </w:p>
  </w:footnote>
  <w:footnote w:type="continuationSeparator" w:id="0">
    <w:p w:rsidR="009776DC" w:rsidRDefault="009776DC" w14:paraId="0B8352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173D49" w:rsidP="00B779FF" w:rsidRDefault="00B779FF" w14:paraId="40C5F630" w14:textId="3FB5BCF7">
    <w:pPr>
      <w:pStyle w:val="Header"/>
      <w:tabs>
        <w:tab w:val="left" w:pos="3972"/>
      </w:tabs>
      <w:rPr>
        <w:rFonts w:ascii="Arial" w:hAnsi="Arial" w:cs="Arial"/>
        <w:sz w:val="18"/>
        <w:szCs w:val="18"/>
        <w:lang w:val="nl-BE"/>
      </w:rPr>
    </w:pPr>
    <w:r>
      <w:rPr>
        <w:rFonts w:ascii="Arial" w:hAnsi="Arial" w:cs="Arial" w:eastAsia="Arial"/>
        <w:color w:val="24303B"/>
        <w:sz w:val="18"/>
        <w:szCs w:val="18"/>
        <w:lang w:val="nl-B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779FF" w:rsidP="00B779FF" w:rsidRDefault="00B779FF" w14:paraId="1121B7E9" w14:textId="2683C30A">
    <w:pPr>
      <w:pStyle w:val="Header"/>
      <w:tabs>
        <w:tab w:val="clear" w:pos="4536"/>
        <w:tab w:val="clear" w:pos="9072"/>
        <w:tab w:val="left" w:pos="2913"/>
      </w:tabs>
    </w:pPr>
    <w:r w:rsidRPr="00B779FF">
      <w:drawing>
        <wp:anchor distT="0" distB="0" distL="114300" distR="114300" simplePos="0" relativeHeight="251658240"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4342c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895e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23cd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60e5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05a26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f3ce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92e0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0F0A89"/>
    <w:multiLevelType w:val="hybridMultilevel"/>
    <w:tmpl w:val="CD781B58"/>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1" w15:restartNumberingAfterBreak="0">
    <w:nsid w:val="081E1DCE"/>
    <w:multiLevelType w:val="multilevel"/>
    <w:tmpl w:val="249E1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9F06996"/>
    <w:multiLevelType w:val="hybridMultilevel"/>
    <w:tmpl w:val="F6EA3084"/>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BC41B03"/>
    <w:multiLevelType w:val="hybridMultilevel"/>
    <w:tmpl w:val="047693DA"/>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4" w15:restartNumberingAfterBreak="0">
    <w:nsid w:val="0C7D59C3"/>
    <w:multiLevelType w:val="multilevel"/>
    <w:tmpl w:val="8FECE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CBD4F62"/>
    <w:multiLevelType w:val="hybridMultilevel"/>
    <w:tmpl w:val="52CA8894"/>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6"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7"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8"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2784862"/>
    <w:multiLevelType w:val="multilevel"/>
    <w:tmpl w:val="28AEF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37E7ABA"/>
    <w:multiLevelType w:val="multilevel"/>
    <w:tmpl w:val="29064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D127F7"/>
    <w:multiLevelType w:val="multilevel"/>
    <w:tmpl w:val="EC3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63D4EA3"/>
    <w:multiLevelType w:val="multilevel"/>
    <w:tmpl w:val="1D3C0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1C7903CF"/>
    <w:multiLevelType w:val="multilevel"/>
    <w:tmpl w:val="738AE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F344AE5"/>
    <w:multiLevelType w:val="multilevel"/>
    <w:tmpl w:val="FEA49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5E44D20"/>
    <w:multiLevelType w:val="hybridMultilevel"/>
    <w:tmpl w:val="F69427AE"/>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abstractNum w:abstractNumId="17" w15:restartNumberingAfterBreak="0">
    <w:nsid w:val="28F03098"/>
    <w:multiLevelType w:val="multilevel"/>
    <w:tmpl w:val="FD08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0BB37DA"/>
    <w:multiLevelType w:val="multilevel"/>
    <w:tmpl w:val="BCFCC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4751C8C"/>
    <w:multiLevelType w:val="multilevel"/>
    <w:tmpl w:val="A59E3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527452B"/>
    <w:multiLevelType w:val="multilevel"/>
    <w:tmpl w:val="7F600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15:restartNumberingAfterBreak="0">
    <w:nsid w:val="441F26B6"/>
    <w:multiLevelType w:val="hybridMultilevel"/>
    <w:tmpl w:val="8DC2C50A"/>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449A0671"/>
    <w:multiLevelType w:val="multilevel"/>
    <w:tmpl w:val="998AD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7B071B0"/>
    <w:multiLevelType w:val="multilevel"/>
    <w:tmpl w:val="5658C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4F053FE"/>
    <w:multiLevelType w:val="multilevel"/>
    <w:tmpl w:val="EE12A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577C704B"/>
    <w:multiLevelType w:val="multilevel"/>
    <w:tmpl w:val="8A9A9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5"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6"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37" w15:restartNumberingAfterBreak="0">
    <w:nsid w:val="6A85451A"/>
    <w:multiLevelType w:val="hybridMultilevel"/>
    <w:tmpl w:val="5C44F84A"/>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num w:numId="46">
    <w:abstractNumId w:val="44"/>
  </w:num>
  <w:num w:numId="45">
    <w:abstractNumId w:val="43"/>
  </w:num>
  <w:num w:numId="44">
    <w:abstractNumId w:val="42"/>
  </w:num>
  <w:num w:numId="43">
    <w:abstractNumId w:val="41"/>
  </w:num>
  <w:num w:numId="42">
    <w:abstractNumId w:val="40"/>
  </w:num>
  <w:num w:numId="41">
    <w:abstractNumId w:val="39"/>
  </w:num>
  <w:num w:numId="40">
    <w:abstractNumId w:val="38"/>
  </w:num>
  <w:num w:numId="1" w16cid:durableId="927663806">
    <w:abstractNumId w:val="29"/>
  </w:num>
  <w:num w:numId="2" w16cid:durableId="1142648703">
    <w:abstractNumId w:val="36"/>
  </w:num>
  <w:num w:numId="3" w16cid:durableId="908029627">
    <w:abstractNumId w:val="7"/>
  </w:num>
  <w:num w:numId="4" w16cid:durableId="1517648567">
    <w:abstractNumId w:val="6"/>
  </w:num>
  <w:num w:numId="5" w16cid:durableId="126093045">
    <w:abstractNumId w:val="16"/>
  </w:num>
  <w:num w:numId="6" w16cid:durableId="128939796">
    <w:abstractNumId w:val="25"/>
  </w:num>
  <w:num w:numId="7" w16cid:durableId="129397911">
    <w:abstractNumId w:val="37"/>
  </w:num>
  <w:num w:numId="8" w16cid:durableId="454720937">
    <w:abstractNumId w:val="2"/>
  </w:num>
  <w:num w:numId="9" w16cid:durableId="560598188">
    <w:abstractNumId w:val="35"/>
  </w:num>
  <w:num w:numId="10" w16cid:durableId="1660572100">
    <w:abstractNumId w:val="34"/>
  </w:num>
  <w:num w:numId="11" w16cid:durableId="465048767">
    <w:abstractNumId w:val="13"/>
  </w:num>
  <w:num w:numId="12" w16cid:durableId="341666213">
    <w:abstractNumId w:val="32"/>
  </w:num>
  <w:num w:numId="13" w16cid:durableId="555555497">
    <w:abstractNumId w:val="14"/>
  </w:num>
  <w:num w:numId="14" w16cid:durableId="1780099122">
    <w:abstractNumId w:val="18"/>
  </w:num>
  <w:num w:numId="15" w16cid:durableId="802651671">
    <w:abstractNumId w:val="1"/>
  </w:num>
  <w:num w:numId="16" w16cid:durableId="78523085">
    <w:abstractNumId w:val="12"/>
  </w:num>
  <w:num w:numId="17" w16cid:durableId="1100684466">
    <w:abstractNumId w:val="4"/>
  </w:num>
  <w:num w:numId="18" w16cid:durableId="421921313">
    <w:abstractNumId w:val="5"/>
  </w:num>
  <w:num w:numId="19" w16cid:durableId="1721243491">
    <w:abstractNumId w:val="33"/>
  </w:num>
  <w:num w:numId="20" w16cid:durableId="1846557709">
    <w:abstractNumId w:val="28"/>
  </w:num>
  <w:num w:numId="21" w16cid:durableId="1972588516">
    <w:abstractNumId w:val="30"/>
  </w:num>
  <w:num w:numId="22" w16cid:durableId="655915780">
    <w:abstractNumId w:val="3"/>
  </w:num>
  <w:num w:numId="23" w16cid:durableId="224265310">
    <w:abstractNumId w:val="15"/>
  </w:num>
  <w:num w:numId="24" w16cid:durableId="1070694111">
    <w:abstractNumId w:val="11"/>
  </w:num>
  <w:num w:numId="25" w16cid:durableId="59136918">
    <w:abstractNumId w:val="0"/>
  </w:num>
  <w:num w:numId="26" w16cid:durableId="1654677089">
    <w:abstractNumId w:val="21"/>
  </w:num>
  <w:num w:numId="27" w16cid:durableId="2128309976">
    <w:abstractNumId w:val="24"/>
  </w:num>
  <w:num w:numId="28" w16cid:durableId="404885347">
    <w:abstractNumId w:val="22"/>
  </w:num>
  <w:num w:numId="29" w16cid:durableId="1884439167">
    <w:abstractNumId w:val="31"/>
  </w:num>
  <w:num w:numId="30" w16cid:durableId="1325276098">
    <w:abstractNumId w:val="23"/>
  </w:num>
  <w:num w:numId="31" w16cid:durableId="91897578">
    <w:abstractNumId w:val="3"/>
  </w:num>
  <w:num w:numId="32" w16cid:durableId="1182742278">
    <w:abstractNumId w:val="8"/>
  </w:num>
  <w:num w:numId="33" w16cid:durableId="1499543804">
    <w:abstractNumId w:val="19"/>
  </w:num>
  <w:num w:numId="34" w16cid:durableId="319621017">
    <w:abstractNumId w:val="27"/>
  </w:num>
  <w:num w:numId="35" w16cid:durableId="652416902">
    <w:abstractNumId w:val="17"/>
  </w:num>
  <w:num w:numId="36" w16cid:durableId="1734085947">
    <w:abstractNumId w:val="9"/>
  </w:num>
  <w:num w:numId="37" w16cid:durableId="1488201551">
    <w:abstractNumId w:val="20"/>
  </w:num>
  <w:num w:numId="38" w16cid:durableId="774207382">
    <w:abstractNumId w:val="26"/>
  </w:num>
  <w:num w:numId="39" w16cid:durableId="1452360899">
    <w:abstractNumId w:val="10"/>
  </w:num>
</w:numbering>
</file>

<file path=word/people.xml><?xml version="1.0" encoding="utf-8"?>
<w15:people xmlns:mc="http://schemas.openxmlformats.org/markup-compatibility/2006" xmlns:w15="http://schemas.microsoft.com/office/word/2012/wordml" mc:Ignorable="w15">
  <w15:person w15:author="Kevin Deschamps">
    <w15:presenceInfo w15:providerId="AD" w15:userId="S::kevin.deschamps@kuleuven.be::bf3c0bbf-8bcd-434c-bc1d-c4620873ab2a"/>
  </w15:person>
  <w15:person w15:author="Fabienne Dobbels">
    <w15:presenceInfo w15:providerId="AD" w15:userId="S::fabienne.dobbels@kuleuven.be::6af49e9b-5a3b-47c4-8312-83989a90b1c2"/>
  </w15:person>
  <w15:person w15:author="Janou De Buyser">
    <w15:presenceInfo w15:providerId="AD" w15:userId="S::janou.debuyser@kuleuven.be::9e855837-ff07-4ba4-86ed-57f131032e0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6FFC"/>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1874C5B"/>
    <w:rsid w:val="01C62C52"/>
    <w:rsid w:val="01DF12E5"/>
    <w:rsid w:val="05500988"/>
    <w:rsid w:val="05974A2D"/>
    <w:rsid w:val="05BE38B2"/>
    <w:rsid w:val="06AC20A3"/>
    <w:rsid w:val="070E3201"/>
    <w:rsid w:val="071850C6"/>
    <w:rsid w:val="0768792C"/>
    <w:rsid w:val="0D5D8971"/>
    <w:rsid w:val="0DBA5B2A"/>
    <w:rsid w:val="0FDE4C73"/>
    <w:rsid w:val="1082764A"/>
    <w:rsid w:val="11654298"/>
    <w:rsid w:val="12953F7A"/>
    <w:rsid w:val="13209D70"/>
    <w:rsid w:val="147D073F"/>
    <w:rsid w:val="149DCFBE"/>
    <w:rsid w:val="19674000"/>
    <w:rsid w:val="19EA53E6"/>
    <w:rsid w:val="1C8E9045"/>
    <w:rsid w:val="1DF66BFB"/>
    <w:rsid w:val="1FEBCE1C"/>
    <w:rsid w:val="20476C5E"/>
    <w:rsid w:val="2096DF84"/>
    <w:rsid w:val="20C2E599"/>
    <w:rsid w:val="222B9333"/>
    <w:rsid w:val="239FEAEE"/>
    <w:rsid w:val="23F04E12"/>
    <w:rsid w:val="24429255"/>
    <w:rsid w:val="251B3972"/>
    <w:rsid w:val="26A712F5"/>
    <w:rsid w:val="26C62D75"/>
    <w:rsid w:val="26D13C56"/>
    <w:rsid w:val="272BC925"/>
    <w:rsid w:val="27B0FDDF"/>
    <w:rsid w:val="28BE5FBA"/>
    <w:rsid w:val="2919294C"/>
    <w:rsid w:val="2A144A28"/>
    <w:rsid w:val="2AA480C0"/>
    <w:rsid w:val="2AD0261B"/>
    <w:rsid w:val="2B624C50"/>
    <w:rsid w:val="2BB1E129"/>
    <w:rsid w:val="2BDCD831"/>
    <w:rsid w:val="2C172A12"/>
    <w:rsid w:val="2CA31B1A"/>
    <w:rsid w:val="2CC69958"/>
    <w:rsid w:val="2CDAD144"/>
    <w:rsid w:val="2D3C689C"/>
    <w:rsid w:val="2D6F04E4"/>
    <w:rsid w:val="2D94716D"/>
    <w:rsid w:val="2DAB8979"/>
    <w:rsid w:val="2E3AC819"/>
    <w:rsid w:val="2ED1293A"/>
    <w:rsid w:val="2FBA61B9"/>
    <w:rsid w:val="2FFD2E6F"/>
    <w:rsid w:val="3031B222"/>
    <w:rsid w:val="325E2D3C"/>
    <w:rsid w:val="330EC07C"/>
    <w:rsid w:val="35430602"/>
    <w:rsid w:val="356E1558"/>
    <w:rsid w:val="35C3745A"/>
    <w:rsid w:val="3A1E86DC"/>
    <w:rsid w:val="3ABC255B"/>
    <w:rsid w:val="3DD464BE"/>
    <w:rsid w:val="3E34F466"/>
    <w:rsid w:val="3EA04797"/>
    <w:rsid w:val="3F255B65"/>
    <w:rsid w:val="3F62FA78"/>
    <w:rsid w:val="3FBB9EC6"/>
    <w:rsid w:val="40731D54"/>
    <w:rsid w:val="40F7D796"/>
    <w:rsid w:val="43D5A30D"/>
    <w:rsid w:val="43E17DF7"/>
    <w:rsid w:val="4436A8F6"/>
    <w:rsid w:val="44D1D0B3"/>
    <w:rsid w:val="45362721"/>
    <w:rsid w:val="457776A1"/>
    <w:rsid w:val="466A1557"/>
    <w:rsid w:val="4732D081"/>
    <w:rsid w:val="476BDC8E"/>
    <w:rsid w:val="47D50573"/>
    <w:rsid w:val="4A2B0A8C"/>
    <w:rsid w:val="4AEE6FF3"/>
    <w:rsid w:val="4BE08F4E"/>
    <w:rsid w:val="4C72A9F1"/>
    <w:rsid w:val="4D171497"/>
    <w:rsid w:val="4E42284E"/>
    <w:rsid w:val="4E9506F8"/>
    <w:rsid w:val="4F3CE7BB"/>
    <w:rsid w:val="50A8335E"/>
    <w:rsid w:val="50AC4D3B"/>
    <w:rsid w:val="517DB563"/>
    <w:rsid w:val="51B2D5F9"/>
    <w:rsid w:val="51D2B427"/>
    <w:rsid w:val="5382174B"/>
    <w:rsid w:val="54AFA50D"/>
    <w:rsid w:val="5582D2E2"/>
    <w:rsid w:val="55F4C7AC"/>
    <w:rsid w:val="56C79157"/>
    <w:rsid w:val="5777A65B"/>
    <w:rsid w:val="5807700B"/>
    <w:rsid w:val="5831DDF9"/>
    <w:rsid w:val="593C6F04"/>
    <w:rsid w:val="59B561B5"/>
    <w:rsid w:val="5AA9F0E3"/>
    <w:rsid w:val="5BE49DBE"/>
    <w:rsid w:val="5E7FC4AA"/>
    <w:rsid w:val="5EA61610"/>
    <w:rsid w:val="5F820819"/>
    <w:rsid w:val="60BE1A0E"/>
    <w:rsid w:val="618572A9"/>
    <w:rsid w:val="6312A0F8"/>
    <w:rsid w:val="66D8885B"/>
    <w:rsid w:val="671859A7"/>
    <w:rsid w:val="674C17E2"/>
    <w:rsid w:val="67D656F9"/>
    <w:rsid w:val="686368FB"/>
    <w:rsid w:val="6AC07303"/>
    <w:rsid w:val="6BC13EEF"/>
    <w:rsid w:val="6BCBBC0D"/>
    <w:rsid w:val="6E0BA267"/>
    <w:rsid w:val="6F39D4AD"/>
    <w:rsid w:val="710BADD3"/>
    <w:rsid w:val="71A188ED"/>
    <w:rsid w:val="71F58CBB"/>
    <w:rsid w:val="7311BD0B"/>
    <w:rsid w:val="73486C88"/>
    <w:rsid w:val="754CBB0A"/>
    <w:rsid w:val="7613CD67"/>
    <w:rsid w:val="76CB134D"/>
    <w:rsid w:val="77C0A1B6"/>
    <w:rsid w:val="781A3DEB"/>
    <w:rsid w:val="788EF9D2"/>
    <w:rsid w:val="78DCCEEF"/>
    <w:rsid w:val="793AA368"/>
    <w:rsid w:val="7958707D"/>
    <w:rsid w:val="7AC6745A"/>
    <w:rsid w:val="7AD7A54D"/>
    <w:rsid w:val="7AFE300D"/>
    <w:rsid w:val="7BDDD152"/>
    <w:rsid w:val="7C89F4B5"/>
    <w:rsid w:val="7EA7ACDE"/>
    <w:rsid w:val="7ED53B46"/>
    <w:rsid w:val="7F336A01"/>
    <w:rsid w:val="7F89FE7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BE" w:eastAsia="en-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2384"/>
    <w:rPr>
      <w:rFonts w:ascii="Arial" w:hAnsi="Arial" w:eastAsia="Arial" w:cs="Arial"/>
      <w:sz w:val="24"/>
      <w:szCs w:val="24"/>
      <w:lang w:val="fr-FR" w:eastAsia="fr-FR"/>
    </w:rPr>
  </w:style>
  <w:style w:type="paragraph" w:styleId="Heading1">
    <w:name w:val="heading 1"/>
    <w:basedOn w:val="Normal"/>
    <w:next w:val="Normal"/>
    <w:link w:val="Heading1Char"/>
    <w:qFormat/>
    <w:rsid w:val="00FA13D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semiHidden/>
    <w:unhideWhenUsed/>
    <w:qFormat/>
    <w:rsid w:val="0084605D"/>
    <w:pPr>
      <w:keepNext/>
      <w:spacing w:before="240" w:after="60"/>
      <w:outlineLvl w:val="1"/>
    </w:pPr>
    <w:rPr>
      <w:rFonts w:asciiTheme="majorHAnsi" w:hAnsiTheme="majorHAnsi" w:eastAsiaTheme="majorEastAsia" w:cstheme="majorBidi"/>
      <w:b/>
      <w:bCs/>
      <w:i/>
      <w:iCs/>
      <w:sz w:val="28"/>
      <w:szCs w:val="28"/>
    </w:rPr>
  </w:style>
  <w:style w:type="paragraph" w:styleId="Heading3">
    <w:name w:val="heading 3"/>
    <w:basedOn w:val="Normal"/>
    <w:next w:val="Normal"/>
    <w:link w:val="Heading3Char"/>
    <w:qFormat/>
    <w:rsid w:val="00FA13DE"/>
    <w:pPr>
      <w:keepNext/>
      <w:spacing w:before="240" w:after="60"/>
      <w:outlineLvl w:val="2"/>
    </w:pPr>
    <w:rPr>
      <w:rFonts w:ascii="Arial" w:hAnsi="Arial" w:cs="Arial"/>
      <w:b/>
      <w:bCs/>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locked/>
    <w:rsid w:val="00FA13DE"/>
    <w:rPr>
      <w:rFonts w:ascii="Arial" w:hAnsi="Arial" w:cs="Arial"/>
      <w:b/>
      <w:bCs/>
      <w:sz w:val="24"/>
      <w:szCs w:val="26"/>
      <w:lang w:val="fr-FR" w:eastAsia="fr-FR"/>
    </w:rPr>
  </w:style>
  <w:style w:type="paragraph" w:styleId="BodyText">
    <w:name w:val="Body Text"/>
    <w:basedOn w:val="Normal"/>
    <w:link w:val="BodyTextChar"/>
    <w:rsid w:val="00A52384"/>
    <w:pPr>
      <w:jc w:val="center"/>
    </w:pPr>
    <w:rPr>
      <w:rFonts w:ascii="Arial" w:hAnsi="Arial" w:cs="Arial"/>
      <w:b/>
      <w:bCs/>
    </w:rPr>
  </w:style>
  <w:style w:type="character" w:styleId="BodyTextChar" w:customStyle="1">
    <w:name w:val="Body Text Char"/>
    <w:link w:val="BodyText"/>
    <w:semiHidden/>
    <w:locked/>
    <w:rsid w:val="00A52384"/>
    <w:rPr>
      <w:rFonts w:ascii="Arial" w:hAnsi="Arial" w:cs="Arial"/>
      <w:b/>
      <w:bCs/>
      <w:sz w:val="24"/>
      <w:szCs w:val="24"/>
      <w:lang w:val="fr-FR" w:eastAsia="fr-FR" w:bidi="ar-SA"/>
    </w:rPr>
  </w:style>
  <w:style w:type="paragraph" w:styleId="mdInstructions" w:customStyle="1">
    <w:name w:val="md_Instructions"/>
    <w:basedOn w:val="Normal"/>
    <w:rsid w:val="00A52384"/>
    <w:pPr>
      <w:spacing w:before="14" w:after="120" w:line="240" w:lineRule="atLeast"/>
    </w:pPr>
    <w:rPr>
      <w:color w:val="FF0000"/>
      <w:sz w:val="20"/>
      <w:szCs w:val="20"/>
      <w:lang w:val="en-US" w:eastAsia="en-US"/>
    </w:rPr>
  </w:style>
  <w:style w:type="paragraph" w:styleId="FootnoteText">
    <w:name w:val="footnote text"/>
    <w:basedOn w:val="Normal"/>
    <w:link w:val="FootnoteTextChar"/>
    <w:semiHidden/>
    <w:rsid w:val="00A52384"/>
    <w:rPr>
      <w:sz w:val="20"/>
      <w:szCs w:val="20"/>
    </w:rPr>
  </w:style>
  <w:style w:type="character" w:styleId="FootnoteTextChar" w:customStyle="1">
    <w:name w:val="Footnote Text Char"/>
    <w:link w:val="FootnoteText"/>
    <w:semiHidden/>
    <w:locked/>
    <w:rsid w:val="00A52384"/>
    <w:rPr>
      <w:lang w:val="fr-FR" w:eastAsia="fr-FR" w:bidi="ar-SA"/>
    </w:rPr>
  </w:style>
  <w:style w:type="character" w:styleId="FootnoteReference">
    <w:name w:val="footnote reference"/>
    <w:semiHidden/>
    <w:rsid w:val="00A52384"/>
    <w:rPr>
      <w:rFonts w:cs="Times New Roman"/>
      <w:vertAlign w:val="superscript"/>
    </w:rPr>
  </w:style>
  <w:style w:type="paragraph" w:styleId="BodyText3">
    <w:name w:val="Body Text 3"/>
    <w:basedOn w:val="Normal"/>
    <w:link w:val="BodyText3Char"/>
    <w:rsid w:val="00A52384"/>
    <w:pPr>
      <w:spacing w:after="120"/>
    </w:pPr>
    <w:rPr>
      <w:sz w:val="16"/>
      <w:szCs w:val="16"/>
    </w:rPr>
  </w:style>
  <w:style w:type="character" w:styleId="BodyText3Char" w:customStyle="1">
    <w:name w:val="Body Text 3 Char"/>
    <w:link w:val="BodyText3"/>
    <w:semiHidden/>
    <w:locked/>
    <w:rsid w:val="00A52384"/>
    <w:rPr>
      <w:sz w:val="16"/>
      <w:szCs w:val="16"/>
      <w:lang w:val="fr-FR" w:eastAsia="fr-FR" w:bidi="ar-SA"/>
    </w:rPr>
  </w:style>
  <w:style w:type="paragraph" w:styleId="standard" w:customStyle="1">
    <w:name w:val="standard"/>
    <w:basedOn w:val="Normal"/>
    <w:rsid w:val="00A52384"/>
    <w:pPr>
      <w:snapToGrid w:val="0"/>
      <w:spacing w:before="120" w:after="120"/>
    </w:pPr>
    <w:rPr>
      <w:rFonts w:ascii="Arial" w:hAnsi="Arial" w:cs="Arial"/>
      <w:spacing w:val="-2"/>
      <w:sz w:val="20"/>
      <w:szCs w:val="20"/>
      <w:lang w:val="en-US" w:eastAsia="en-US"/>
    </w:rPr>
  </w:style>
  <w:style w:type="paragraph" w:styleId="Header">
    <w:name w:val="header"/>
    <w:basedOn w:val="Normal"/>
    <w:rsid w:val="00AE0EEE"/>
    <w:pPr>
      <w:tabs>
        <w:tab w:val="center" w:pos="4536"/>
        <w:tab w:val="right" w:pos="9072"/>
      </w:tabs>
    </w:pPr>
  </w:style>
  <w:style w:type="paragraph" w:styleId="Footer">
    <w:name w:val="footer"/>
    <w:basedOn w:val="Normal"/>
    <w:rsid w:val="00AE0EEE"/>
    <w:pPr>
      <w:tabs>
        <w:tab w:val="center" w:pos="4536"/>
        <w:tab w:val="right" w:pos="9072"/>
      </w:tabs>
    </w:pPr>
  </w:style>
  <w:style w:type="paragraph" w:styleId="CommentText">
    <w:name w:val="Comment Text"/>
    <w:basedOn w:val="Normal"/>
    <w:link w:val="CommentTextChar1"/>
    <w:uiPriority w:val="99"/>
    <w:rsid w:val="00E07F7C"/>
    <w:rPr>
      <w:sz w:val="20"/>
      <w:szCs w:val="20"/>
    </w:rPr>
  </w:style>
  <w:style w:type="character" w:styleId="CommentTextChar1" w:customStyle="1">
    <w:name w:val="Comment Text Char1"/>
    <w:link w:val="CommentText"/>
    <w:uiPriority w:val="99"/>
    <w:locked/>
    <w:rsid w:val="000B591B"/>
    <w:rPr>
      <w:lang w:val="fr-FR" w:eastAsia="fr-FR"/>
    </w:rPr>
  </w:style>
  <w:style w:type="paragraph" w:styleId="BalloonText">
    <w:name w:val="Balloon Text"/>
    <w:basedOn w:val="Normal"/>
    <w:link w:val="BalloonTextChar"/>
    <w:rsid w:val="006263BB"/>
    <w:rPr>
      <w:rFonts w:ascii="Tahoma" w:hAnsi="Tahoma" w:cs="Tahoma"/>
      <w:sz w:val="16"/>
      <w:szCs w:val="16"/>
    </w:rPr>
  </w:style>
  <w:style w:type="character" w:styleId="BalloonTextChar" w:customStyle="1">
    <w:name w:val="Balloon Text Char"/>
    <w:link w:val="BalloonText"/>
    <w:rsid w:val="006263BB"/>
    <w:rPr>
      <w:rFonts w:ascii="Tahoma" w:hAnsi="Tahoma" w:cs="Tahoma"/>
      <w:sz w:val="16"/>
      <w:szCs w:val="16"/>
      <w:lang w:val="fr-FR" w:eastAsia="fr-FR"/>
    </w:rPr>
  </w:style>
  <w:style w:type="character" w:styleId="hps" w:customStyle="1">
    <w:name w:val="hps"/>
    <w:rsid w:val="006263BB"/>
  </w:style>
  <w:style w:type="character" w:styleId="CommentReference">
    <w:name w:val="Comment Reference"/>
    <w:rsid w:val="00B275EB"/>
    <w:rPr>
      <w:sz w:val="16"/>
      <w:szCs w:val="16"/>
    </w:rPr>
  </w:style>
  <w:style w:type="paragraph" w:styleId="CommentSubject">
    <w:name w:val="Comment Subject"/>
    <w:basedOn w:val="CommentText"/>
    <w:next w:val="CommentText"/>
    <w:link w:val="CommentSubjectChar"/>
    <w:rsid w:val="00B275EB"/>
    <w:rPr>
      <w:b/>
      <w:bCs/>
    </w:rPr>
  </w:style>
  <w:style w:type="character" w:styleId="CommentSubjectChar" w:customStyle="1">
    <w:name w:val="Comment Subject Char"/>
    <w:link w:val="CommentSubject"/>
    <w:rsid w:val="00B275EB"/>
    <w:rPr>
      <w:b/>
      <w:bCs/>
      <w:lang w:val="fr-FR" w:eastAsia="fr-FR"/>
    </w:rPr>
  </w:style>
  <w:style w:type="character" w:styleId="CommentTextChar" w:customStyle="1">
    <w:name w:val="Comment Text Char"/>
    <w:locked/>
    <w:rsid w:val="00251630"/>
    <w:rPr>
      <w:rFonts w:cs="Times New Roman"/>
      <w:lang w:val="fr-FR" w:eastAsia="fr-FR"/>
    </w:rPr>
  </w:style>
  <w:style w:type="character" w:styleId="hpsatn" w:customStyle="1">
    <w:name w:val="hps atn"/>
    <w:basedOn w:val="DefaultParagraphFont"/>
    <w:rsid w:val="00D650A6"/>
  </w:style>
  <w:style w:type="character" w:styleId="Hyperlink">
    <w:name w:val="Hyperlink"/>
    <w:rsid w:val="00206A63"/>
    <w:rPr>
      <w:color w:val="0000FF"/>
      <w:u w:val="single"/>
    </w:rPr>
  </w:style>
  <w:style w:type="paragraph" w:styleId="paragraph" w:customStyle="1">
    <w:name w:val="paragraph"/>
    <w:basedOn w:val="Normal"/>
    <w:rsid w:val="005D79B1"/>
    <w:pPr>
      <w:spacing w:before="100" w:beforeAutospacing="1" w:after="100" w:afterAutospacing="1"/>
    </w:pPr>
    <w:rPr>
      <w:lang w:val="nl-BE" w:eastAsia="nl-BE"/>
    </w:rPr>
  </w:style>
  <w:style w:type="character" w:styleId="normaltextrun" w:customStyle="1">
    <w:name w:val="normaltextrun"/>
    <w:basedOn w:val="DefaultParagraphFont"/>
    <w:rsid w:val="005D79B1"/>
  </w:style>
  <w:style w:type="character" w:styleId="eop" w:customStyle="1">
    <w:name w:val="eop"/>
    <w:basedOn w:val="DefaultParagraphFont"/>
    <w:rsid w:val="005D79B1"/>
  </w:style>
  <w:style w:type="character" w:styleId="tabchar" w:customStyle="1">
    <w:name w:val="tabchar"/>
    <w:basedOn w:val="DefaultParagraphFont"/>
    <w:rsid w:val="009A3811"/>
  </w:style>
  <w:style w:type="table" w:styleId="TableGrid">
    <w:name w:val="Table Grid"/>
    <w:basedOn w:val="TableNormal"/>
    <w:rsid w:val="00FB4D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uiPriority w:val="99"/>
    <w:semiHidden/>
    <w:unhideWhenUsed/>
    <w:rsid w:val="00FB4D93"/>
    <w:rPr>
      <w:color w:val="605E5C"/>
      <w:shd w:val="clear" w:color="auto" w:fill="E1DFDD"/>
    </w:rPr>
  </w:style>
  <w:style w:type="character" w:styleId="Heading1Char" w:customStyle="1">
    <w:name w:val="Heading 1 Char"/>
    <w:link w:val="Heading1"/>
    <w:rsid w:val="00FA13DE"/>
    <w:rPr>
      <w:rFonts w:ascii="Arial" w:hAnsi="Arial" w:cs="Arial"/>
      <w:b/>
      <w:bCs/>
      <w:kern w:val="32"/>
      <w:sz w:val="28"/>
      <w:szCs w:val="32"/>
      <w:lang w:val="fr-FR" w:eastAsia="fr-FR"/>
    </w:rPr>
  </w:style>
  <w:style w:type="paragraph" w:styleId="Revision">
    <w:name w:val="Revision"/>
    <w:hidden/>
    <w:uiPriority w:val="99"/>
    <w:semiHidden/>
    <w:rsid w:val="003E1D79"/>
    <w:rPr>
      <w:sz w:val="24"/>
      <w:szCs w:val="24"/>
      <w:lang w:val="fr-FR" w:eastAsia="fr-FR"/>
    </w:rPr>
  </w:style>
  <w:style w:type="paragraph" w:styleId="NormalWeb">
    <w:name w:val="Normal (Web)"/>
    <w:basedOn w:val="Normal"/>
    <w:uiPriority w:val="99"/>
    <w:rsid w:val="006E671C"/>
  </w:style>
  <w:style w:type="character" w:styleId="Heading2Char" w:customStyle="1">
    <w:name w:val="Heading 2 Char"/>
    <w:basedOn w:val="DefaultParagraphFont"/>
    <w:link w:val="Heading2"/>
    <w:semiHidden/>
    <w:rsid w:val="0084605D"/>
    <w:rPr>
      <w:rFonts w:asciiTheme="majorHAnsi" w:hAnsiTheme="majorHAnsi" w:eastAsiaTheme="majorEastAsia" w:cstheme="majorBidi"/>
      <w:b/>
      <w:bCs/>
      <w:i/>
      <w:iCs/>
      <w:sz w:val="28"/>
      <w:szCs w:val="28"/>
      <w:lang w:val="fr-FR" w:eastAsia="fr-FR"/>
    </w:rPr>
  </w:style>
  <w:style w:type="paragraph" w:styleId="ListParagraph">
    <w:name w:val="List Paragraph"/>
    <w:basedOn w:val="Normal"/>
    <w:uiPriority w:val="34"/>
    <w:qFormat/>
    <w:rsid w:val="001539C3"/>
    <w:pPr>
      <w:ind w:left="720"/>
      <w:contextualSpacing/>
    </w:pPr>
  </w:style>
  <w:style w:type="paragraph" w:styleId="Default" w:customStyle="1">
    <w:name w:val="Default"/>
    <w:rsid w:val="0009574B"/>
    <w:pPr>
      <w:autoSpaceDE w:val="0"/>
      <w:autoSpaceDN w:val="0"/>
      <w:adjustRightInd w:val="0"/>
    </w:pPr>
    <w:rPr>
      <w:rFonts w:ascii="Arial" w:hAnsi="Arial" w:eastAsia="Calibri" w:cs="Arial"/>
      <w:color w:val="000000"/>
      <w:sz w:val="24"/>
      <w:szCs w:val="24"/>
      <w:lang w:val="en-GB" w:eastAsia="en-US"/>
    </w:rPr>
  </w:style>
  <w:style w:type="character" w:styleId="Emphasis">
    <w:name w:val="Emphasis"/>
    <w:basedOn w:val="Heading2Char"/>
    <w:qFormat/>
    <w:rsid w:val="00FA13DE"/>
    <w:rPr>
      <w:rFonts w:asciiTheme="majorHAnsi" w:hAnsiTheme="majorHAnsi" w:eastAsiaTheme="majorEastAsia"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Eveline.dirinck@uza.be" TargetMode="External"/><Relationship Id="rId18" Type="http://schemas.openxmlformats.org/officeDocument/2006/relationships/image" Target="media/image2.png"/><Relationship Id="rId26"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customXml" Target="../customXml/item1.xml"/><Relationship Id="rId7" Type="http://schemas.openxmlformats.org/officeDocument/2006/relationships/hyperlink" Target="mailto:kevin.deschamps@kuleuven.be" TargetMode="External"/><Relationship Id="rId12" Type="http://schemas.openxmlformats.org/officeDocument/2006/relationships/hyperlink" Target="mailto:caren.randon@uzgent.be" TargetMode="External"/><Relationship Id="rId17" Type="http://schemas.openxmlformats.org/officeDocument/2006/relationships/image" Target="media/image1.png"/><Relationship Id="rId25" Type="http://schemas.microsoft.com/office/2016/09/relationships/commentsIds" Target="commentsIds.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gertjan.vereecke@azgroeninge.be" TargetMode="External"/><Relationship Id="rId20" Type="http://schemas.openxmlformats.org/officeDocument/2006/relationships/image" Target="media/image4.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iovanni.matricali@uzleuven.be" TargetMode="External"/><Relationship Id="rId24" Type="http://schemas.microsoft.com/office/2011/relationships/commentsExtended" Target="commentsExtended.xm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mailto:youri.taes@azsintjan.be" TargetMode="External"/><Relationship Id="rId23" Type="http://schemas.openxmlformats.org/officeDocument/2006/relationships/comments" Target="comments.xml"/><Relationship Id="rId28" Type="http://schemas.openxmlformats.org/officeDocument/2006/relationships/header" Target="header1.xml"/><Relationship Id="rId36" Type="http://schemas.openxmlformats.org/officeDocument/2006/relationships/customXml" Target="../customXml/item3.xml"/><Relationship Id="rId10" Type="http://schemas.openxmlformats.org/officeDocument/2006/relationships/hyperlink" Target="mailto:koen.putman@vub.be" TargetMode="Externa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aaike.fobelets@vub.be" TargetMode="External"/><Relationship Id="rId14" Type="http://schemas.openxmlformats.org/officeDocument/2006/relationships/hyperlink" Target="mailto:frank.nobels@azorg.be" TargetMode="External"/><Relationship Id="rId27" Type="http://schemas.openxmlformats.org/officeDocument/2006/relationships/hyperlink" Target="http://www.gegevensbeschermingsautoriteit.be" TargetMode="External"/><Relationship Id="rId30" Type="http://schemas.openxmlformats.org/officeDocument/2006/relationships/header" Target="header2.xml"/><Relationship Id="rId35" Type="http://schemas.openxmlformats.org/officeDocument/2006/relationships/customXml" Target="../customXml/item2.xml"/><Relationship Id="rId8" Type="http://schemas.openxmlformats.org/officeDocument/2006/relationships/hyperlink" Target="mailto:fabienne.dobbels@kuleuven.b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6EC3BE-F4C9-4E64-A510-26EB32E5FB2C}"/>
</file>

<file path=customXml/itemProps2.xml><?xml version="1.0" encoding="utf-8"?>
<ds:datastoreItem xmlns:ds="http://schemas.openxmlformats.org/officeDocument/2006/customXml" ds:itemID="{9B035D3D-E8F7-4603-821D-4ED3A43C6A05}"/>
</file>

<file path=customXml/itemProps3.xml><?xml version="1.0" encoding="utf-8"?>
<ds:datastoreItem xmlns:ds="http://schemas.openxmlformats.org/officeDocument/2006/customXml" ds:itemID="{37CEB06B-EFF0-4305-B5FA-2CE560D709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ULB - Hopital Erasme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Instructies voor een juist gebruik van het voorbeeld van informatie- en toestemmingsdocument (ICD)</dc:title>
  <dc:subject/>
  <dc:creator>Georges_Niset</dc:creator>
  <keywords/>
  <lastModifiedBy>Janou De Buyser</lastModifiedBy>
  <revision>11</revision>
  <lastPrinted>2013-06-14T13:58:00.0000000Z</lastPrinted>
  <dcterms:created xsi:type="dcterms:W3CDTF">2026-03-26T16:16:00.0000000Z</dcterms:created>
  <dcterms:modified xsi:type="dcterms:W3CDTF">2026-07-22T12:34:25.5704237Z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