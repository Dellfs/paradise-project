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40AC" w14:textId="77777777" w:rsidR="0061523E" w:rsidRPr="00B73DD1" w:rsidRDefault="0061523E" w:rsidP="0061523E">
      <w:pPr>
        <w:pBdr>
          <w:bottom w:val="single" w:sz="4" w:space="1" w:color="auto"/>
        </w:pBdr>
        <w:spacing w:before="100" w:beforeAutospacing="1" w:after="100" w:afterAutospacing="1" w:line="300" w:lineRule="atLeast"/>
        <w:jc w:val="center"/>
        <w:outlineLvl w:val="0"/>
        <w:rPr>
          <w:rFonts w:ascii="Segoe UI" w:eastAsia="Times New Roman" w:hAnsi="Segoe UI" w:cs="Segoe UI"/>
          <w:b/>
          <w:bCs/>
          <w:kern w:val="36"/>
          <w:sz w:val="36"/>
          <w:szCs w:val="36"/>
          <w:lang w:val="en-GB" w:eastAsia="nl-BE"/>
          <w14:ligatures w14:val="none"/>
        </w:rPr>
      </w:pPr>
      <w:r w:rsidRPr="00B73DD1">
        <w:rPr>
          <w:b/>
          <w:bCs/>
          <w:color w:val="123A5F"/>
          <w:kern w:val="36"/>
          <w:sz w:val="36"/>
          <w:szCs w:val="36"/>
          <w:lang w:val="en-GB" w:eastAsia="nl-BE"/>
          <w14:ligatures w14:val="none"/>
        </w:rPr>
        <w:t>Appendix 44: Fidelity Checklist (SEBIA-interventie)</w:t>
      </w:r>
    </w:p>
    <w:p w14:paraId="5CBC190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Algemene gegevens</w:t>
      </w:r>
    </w:p>
    <w:p w14:paraId="3719159C" w14:textId="4495A3EE"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0" w:author="Janou De Buyser" w:date="2026-10-25T10:00:00Z">
        <w:r w:rsidRPr="0061523E">
          <w:rPr>
            <w:color w:val="24303B"/>
            <w:kern w:val="0"/>
            <w:lang w:eastAsia="nl-BE"/>
            <w14:ligatures w14:val="none"/>
          </w:rPr>
          <w:delText xml:space="preserve">Patiënt-ID</w:delText>
        </w:r>
      </w:del>
      <w:ins w:id="1001" w:author="Janou De Buyser" w:date="2026-10-25T10:00:00Z">
        <w:r>
          <w:rPr>
            <w:color w:val="24303B"/>
            <w:kern w:val="0"/>
            <w:lang w:eastAsia="nl-BE"/>
            <w14:ligatures w14:val="none"/>
          </w:rPr>
          <w:t xml:space="preserve">Deelnemerscode</w:t>
        </w:r>
      </w:ins>
      <w:r w:rsidRPr="0061523E">
        <w:rPr>
          <w:color w:val="24303B"/>
          <w:kern w:val="0"/>
          <w:lang w:eastAsia="nl-BE"/>
          <w14:ligatures w14:val="none"/>
        </w:rPr>
        <w:t xml:space="preserve">: __________</w:t>
      </w:r>
      <w:r w:rsidR="00BF0924" w:rsidRPr="0061523E">
        <w:rPr>
          <w:color w:val="24303B"/>
          <w:kern w:val="0"/>
          <w:lang w:eastAsia="nl-BE"/>
          <w14:ligatures w14:val="none"/>
        </w:rPr>
        <w:t>________________________________________________</w:t>
      </w:r>
      <w:r w:rsidR="00BF0924">
        <w:rPr>
          <w:color w:val="24303B"/>
          <w:kern w:val="0"/>
          <w:lang w:eastAsia="nl-BE"/>
          <w14:ligatures w14:val="none"/>
        </w:rPr>
        <w:t>_</w:t>
      </w:r>
    </w:p>
    <w:p w14:paraId="585EC302" w14:textId="7646579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Zorgverlener-ID: __________</w:t>
      </w:r>
      <w:r w:rsidR="004F0BD2" w:rsidRPr="0061523E">
        <w:rPr>
          <w:color w:val="24303B"/>
          <w:kern w:val="0"/>
          <w:lang w:eastAsia="nl-BE"/>
          <w14:ligatures w14:val="none"/>
        </w:rPr>
        <w:t>___________________________________________</w:t>
      </w:r>
      <w:r w:rsidR="00BF0924">
        <w:rPr>
          <w:color w:val="24303B"/>
          <w:kern w:val="0"/>
          <w:lang w:eastAsia="nl-BE"/>
          <w14:ligatures w14:val="none"/>
        </w:rPr>
        <w:t>_</w:t>
      </w:r>
    </w:p>
    <w:p w14:paraId="466C0C8D" w14:textId="30301435"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Beoordelaar fidelity: __________</w:t>
      </w:r>
      <w:r w:rsidR="004F0BD2" w:rsidRPr="0061523E">
        <w:rPr>
          <w:color w:val="24303B"/>
          <w:kern w:val="0"/>
          <w:lang w:eastAsia="nl-BE"/>
          <w14:ligatures w14:val="none"/>
        </w:rPr>
        <w:t>__________________________________________________________</w:t>
      </w:r>
    </w:p>
    <w:p w14:paraId="3A2A5B7C" w14:textId="46E8987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Datum: </w:t>
      </w:r>
      <w:r w:rsidR="00BF0924">
        <w:rPr>
          <w:color w:val="24303B"/>
          <w:kern w:val="0"/>
          <w:lang w:eastAsia="nl-BE"/>
          <w14:ligatures w14:val="none"/>
        </w:rPr>
        <w:t xml:space="preserve">            /               /20</w:t>
      </w:r>
    </w:p>
    <w:p w14:paraId="06046AD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Visitnummer: □ V1 □ V2 □ V3 □ V4 □ V5 □ V6 □ V7 □ V8</w:t>
      </w:r>
    </w:p>
    <w:p w14:paraId="72841FF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Bron: </w:t>
      </w:r>
    </w:p>
    <w:p w14:paraId="51CBEAE0"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Audio-opname</w:t>
      </w:r>
    </w:p>
    <w:p w14:paraId="16FE759C"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Video-opname</w:t>
      </w:r>
    </w:p>
    <w:p w14:paraId="3AF29A2B" w14:textId="77777777" w:rsidR="0061523E" w:rsidRPr="00B73DD1"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Rechtstreekse observatie</w:t>
      </w:r>
    </w:p>
    <w:p w14:paraId="764C8DA2" w14:textId="2DDE0317" w:rsidR="00B73DD1" w:rsidRPr="00420087" w:rsidRDefault="00420087" w:rsidP="00420087">
      <w:pPr>
        <w:pStyle w:val="Lijstalinea"/>
        <w:numPr>
          <w:ilvl w:val="0"/>
          <w:numId w:val="1"/>
        </w:numPr>
        <w:rPr>
          <w:rFonts w:eastAsia="Times New Roman" w:cs="Segoe UI"/>
          <w:kern w:val="0"/>
          <w:lang w:eastAsia="nl-BE"/>
          <w14:ligatures w14:val="none"/>
        </w:rPr>
      </w:pPr>
      <w:r w:rsidRPr="00420087">
        <w:rPr>
          <w:rFonts w:eastAsia="Times New Roman" w:cs="Segoe UI"/>
          <w:kern w:val="0"/>
          <w:lang w:eastAsia="nl-BE"/>
          <w14:ligatures w14:val="none"/>
        </w:rPr>
        <w:t>Studielocatie</w:t>
      </w:r>
      <w:r w:rsidRPr="0061523E">
        <w:rPr>
          <w:color w:val="24303B"/>
          <w:kern w:val="0"/>
          <w:lang w:eastAsia="nl-BE"/>
          <w14:ligatures w14:val="none"/>
        </w:rPr>
        <w:t>_________________________________________________________</w:t>
      </w:r>
    </w:p>
    <w:p w14:paraId="08113BD1" w14:textId="77777777" w:rsidR="0061523E" w:rsidRPr="0061523E" w:rsidRDefault="0061523E" w:rsidP="0061523E">
      <w:p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Scoring:</w:t>
      </w:r>
    </w:p>
    <w:p w14:paraId="18306C63"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0 = niet uitgevoerd</w:t>
      </w:r>
    </w:p>
    <w:p w14:paraId="14BAD2EE"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1 = gedeeltelijk uitgevoerd</w:t>
      </w:r>
    </w:p>
    <w:p w14:paraId="5E3ABA71"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2 = volledig uitgevoerd</w:t>
      </w:r>
    </w:p>
    <w:p w14:paraId="0E0F73EB" w14:textId="77777777" w:rsidR="0061523E" w:rsidRPr="0061523E" w:rsidRDefault="00E72165" w:rsidP="0061523E">
      <w:pPr>
        <w:spacing w:after="0" w:line="300" w:lineRule="atLeast"/>
        <w:rPr>
          <w:rFonts w:eastAsia="Times New Roman" w:cs="Segoe UI"/>
          <w:kern w:val="0"/>
          <w:lang w:eastAsia="nl-BE"/>
          <w14:ligatures w14:val="none"/>
        </w:rPr>
      </w:pPr>
      <w:r>
        <w:rPr>
          <w:color w:val="24303B"/>
          <w:kern w:val="0"/>
          <w:lang w:eastAsia="nl-BE"/>
          <w14:ligatures w14:val="none"/>
        </w:rPr>
        <w:pict w14:anchorId="2D0CE015">
          <v:rect id="_x0000_i1025" style="width:0;height:1.5pt" o:hralign="center" o:hrstd="t" o:hr="t" fillcolor="#a0a0a0" stroked="f"/>
        </w:pict>
      </w:r>
    </w:p>
    <w:p w14:paraId="3C1E9CD0" w14:textId="77777777" w:rsidR="0061523E" w:rsidRDefault="0061523E">
      <w:pPr>
        <w:rPr>
          <w:rFonts w:eastAsia="Times New Roman" w:cs="Segoe UI"/>
          <w:b/>
          <w:bCs/>
          <w:kern w:val="36"/>
          <w:sz w:val="36"/>
          <w:szCs w:val="36"/>
          <w:lang w:eastAsia="nl-BE"/>
          <w14:ligatures w14:val="none"/>
        </w:rPr>
      </w:pPr>
      <w:r>
        <w:rPr>
          <w:b/>
          <w:bCs/>
          <w:color w:val="24303B"/>
          <w:kern w:val="36"/>
          <w:sz w:val="36"/>
          <w:szCs w:val="36"/>
          <w:lang w:eastAsia="nl-BE"/>
          <w14:ligatures w14:val="none"/>
        </w:rPr>
        <w:br w:type="page"/>
      </w:r>
    </w:p>
    <w:p w14:paraId="01DEC34F" w14:textId="580457E8" w:rsidR="0061523E" w:rsidRPr="0061523E" w:rsidRDefault="0061523E" w:rsidP="0061523E">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300" w:lineRule="atLeast"/>
        <w:outlineLvl w:val="0"/>
        <w:rPr>
          <w:rFonts w:eastAsia="Times New Roman" w:cs="Segoe UI"/>
          <w:b/>
          <w:bCs/>
          <w:kern w:val="36"/>
          <w:sz w:val="36"/>
          <w:szCs w:val="36"/>
          <w:lang w:eastAsia="nl-BE"/>
          <w14:ligatures w14:val="none"/>
        </w:rPr>
      </w:pPr>
      <w:r w:rsidRPr="0061523E">
        <w:rPr>
          <w:b/>
          <w:bCs/>
          <w:color w:val="123A5F"/>
          <w:kern w:val="36"/>
          <w:sz w:val="36"/>
          <w:szCs w:val="36"/>
          <w:lang w:eastAsia="nl-BE"/>
          <w14:ligatures w14:val="none"/>
        </w:rPr>
        <w:lastRenderedPageBreak/>
        <w:t>VISIT 1</w:t>
      </w:r>
      <w:r>
        <w:rPr>
          <w:b/>
          <w:bCs/>
          <w:color w:val="123A5F"/>
          <w:kern w:val="36"/>
          <w:sz w:val="36"/>
          <w:szCs w:val="36"/>
          <w:lang w:eastAsia="nl-BE"/>
          <w14:ligatures w14:val="none"/>
        </w:rPr>
        <w:t>/ EDUCATIE VOETZORG</w:t>
      </w:r>
    </w:p>
    <w:p w14:paraId="02F8C5C9"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17"/>
      </w:tblGrid>
      <w:tr w:rsidR="0061523E" w:rsidRPr="0061523E" w14:paraId="4123E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8531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84D22"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04C4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940F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HLS-EU-6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E610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6955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8D41A"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NAFF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DD5F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A83C4F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Inleiding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717"/>
      </w:tblGrid>
      <w:tr w:rsidR="0061523E" w:rsidRPr="0061523E" w14:paraId="3A586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81683"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4972D"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8F4B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250D5"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Zorgverlener stelt zich voor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EB3F"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558F9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9C9A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Doel sessie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8B1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31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B77E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Duur vermeld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42266"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BB68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77DD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Toestemming gevraagd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2C39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3F4946E" w14:textId="1966F5F3"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Peilen naar voorkennis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717"/>
      </w:tblGrid>
      <w:tr w:rsidR="0061523E" w:rsidRPr="0061523E" w14:paraId="7080F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F1228"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6C5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37467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FEFED"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Open vraag gesteld over voorkennis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0A9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2DB21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C614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Doorgevraagd ("wat nog?")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D48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79FED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2C"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Correcte kennis bekrachtigd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160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BBCB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8C327"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Incorrecte kennis gecorrigeerd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7DC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1D1B45FA" w14:textId="77777777" w:rsidR="00EB3822" w:rsidRDefault="00EB3822" w:rsidP="0031155A">
      <w:pPr>
        <w:rPr>
          <w:b/>
          <w:bCs/>
        </w:rPr>
      </w:pPr>
    </w:p>
    <w:p w14:paraId="26894784" w14:textId="4F020F8C" w:rsidR="0031155A" w:rsidRPr="0031155A" w:rsidRDefault="0031155A" w:rsidP="0031155A">
      <w:pPr>
        <w:rPr>
          <w:b/>
          <w:bCs/>
        </w:rPr>
      </w:pPr>
      <w:r w:rsidRPr="0031155A">
        <w:rPr>
          <w:b/>
          <w:bCs/>
          <w:color w:val="123A5F"/>
        </w:rPr>
        <w:t>A. Inhoudsfidelity: risico op voetproblemen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717"/>
      </w:tblGrid>
      <w:tr w:rsidR="00932CEA" w:rsidRPr="0031155A" w14:paraId="11604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954F6"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D628B" w14:textId="3BA67F7F" w:rsidR="00932CEA" w:rsidRPr="0031155A" w:rsidRDefault="00932CEA" w:rsidP="0031155A">
            <w:pPr>
              <w:rPr>
                <w:b/>
                <w:bCs/>
              </w:rPr>
            </w:pPr>
            <w:r>
              <w:rPr>
                <w:b/>
                <w:bCs/>
                <w:color w:val="123A5F"/>
              </w:rPr>
              <w:t>Score</w:t>
            </w:r>
          </w:p>
        </w:tc>
      </w:tr>
      <w:tr w:rsidR="00932CEA" w:rsidRPr="0031155A" w14:paraId="168E8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3646F" w14:textId="77777777" w:rsidR="00932CEA" w:rsidRPr="0031155A" w:rsidRDefault="00932CEA" w:rsidP="00932CEA">
            <w:r w:rsidRPr="0031155A">
              <w:rPr>
                <w:color w:val="24303B"/>
              </w:rPr>
              <w:t>Verminderd gevoel door neuropathie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BABC" w14:textId="135335EC" w:rsidR="00932CEA" w:rsidRPr="0031155A" w:rsidRDefault="00932CEA" w:rsidP="00932CEA">
            <w:r w:rsidRPr="0061523E">
              <w:rPr>
                <w:color w:val="24303B"/>
                <w:kern w:val="0"/>
                <w:lang w:eastAsia="nl-BE"/>
                <w14:ligatures w14:val="none"/>
              </w:rPr>
              <w:t>0 1 2</w:t>
            </w:r>
          </w:p>
        </w:tc>
      </w:tr>
      <w:tr w:rsidR="00932CEA" w:rsidRPr="0031155A" w14:paraId="4DE26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8B74" w14:textId="77777777" w:rsidR="00932CEA" w:rsidRPr="0031155A" w:rsidRDefault="00932CEA" w:rsidP="00932CEA">
            <w:r w:rsidRPr="0031155A">
              <w:rPr>
                <w:color w:val="24303B"/>
              </w:rPr>
              <w:t>Risico dat wondjes onopgemerkt blijven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C4A5" w14:textId="2C34955A" w:rsidR="00932CEA" w:rsidRPr="0031155A" w:rsidRDefault="00932CEA" w:rsidP="00932CEA">
            <w:r w:rsidRPr="0061523E">
              <w:rPr>
                <w:color w:val="24303B"/>
                <w:kern w:val="0"/>
                <w:lang w:eastAsia="nl-BE"/>
                <w14:ligatures w14:val="none"/>
              </w:rPr>
              <w:t>0 1 2</w:t>
            </w:r>
          </w:p>
        </w:tc>
      </w:tr>
      <w:tr w:rsidR="00932CEA" w:rsidRPr="0031155A" w14:paraId="1CB82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C7938" w14:textId="77777777" w:rsidR="00932CEA" w:rsidRPr="0031155A" w:rsidRDefault="00932CEA" w:rsidP="00932CEA">
            <w:r w:rsidRPr="0031155A">
              <w:rPr>
                <w:color w:val="24303B"/>
              </w:rPr>
              <w:t>Droge huid en kloven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31A4F" w14:textId="78525A62" w:rsidR="00932CEA" w:rsidRPr="0031155A" w:rsidRDefault="00932CEA" w:rsidP="00932CEA">
            <w:r w:rsidRPr="0061523E">
              <w:rPr>
                <w:color w:val="24303B"/>
                <w:kern w:val="0"/>
                <w:lang w:eastAsia="nl-BE"/>
                <w14:ligatures w14:val="none"/>
              </w:rPr>
              <w:t>0 1 2</w:t>
            </w:r>
          </w:p>
        </w:tc>
      </w:tr>
      <w:tr w:rsidR="00932CEA" w:rsidRPr="0031155A" w14:paraId="48A534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E8095" w14:textId="77777777" w:rsidR="00932CEA" w:rsidRPr="0031155A" w:rsidRDefault="00932CEA" w:rsidP="00932CEA">
            <w:r w:rsidRPr="0031155A">
              <w:rPr>
                <w:color w:val="24303B"/>
              </w:rPr>
              <w:t>Verband tussen kloven en infecties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7CC8A" w14:textId="0A6266C1" w:rsidR="00932CEA" w:rsidRPr="0031155A" w:rsidRDefault="00932CEA" w:rsidP="00932CEA">
            <w:r w:rsidRPr="0061523E">
              <w:rPr>
                <w:color w:val="24303B"/>
                <w:kern w:val="0"/>
                <w:lang w:eastAsia="nl-BE"/>
                <w14:ligatures w14:val="none"/>
              </w:rPr>
              <w:t>0 1 2</w:t>
            </w:r>
          </w:p>
        </w:tc>
      </w:tr>
      <w:tr w:rsidR="00932CEA" w:rsidRPr="0031155A" w14:paraId="46CEA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F5CB9" w14:textId="77777777" w:rsidR="00932CEA" w:rsidRPr="0031155A" w:rsidRDefault="00932CEA" w:rsidP="00932CEA">
            <w:r w:rsidRPr="0031155A">
              <w:rPr>
                <w:color w:val="24303B"/>
              </w:rPr>
              <w:t>Tragere wondgenezing door diabetes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4C56E" w14:textId="7C0CA50B" w:rsidR="00932CEA" w:rsidRPr="0031155A" w:rsidRDefault="00932CEA" w:rsidP="00932CEA">
            <w:r w:rsidRPr="0061523E">
              <w:rPr>
                <w:color w:val="24303B"/>
                <w:kern w:val="0"/>
                <w:lang w:eastAsia="nl-BE"/>
                <w14:ligatures w14:val="none"/>
              </w:rPr>
              <w:t>0 1 2</w:t>
            </w:r>
          </w:p>
        </w:tc>
      </w:tr>
      <w:tr w:rsidR="00932CEA" w:rsidRPr="0031155A" w14:paraId="10583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F68BE" w14:textId="77777777" w:rsidR="00932CEA" w:rsidRPr="0031155A" w:rsidRDefault="00932CEA" w:rsidP="00932CEA">
            <w:r w:rsidRPr="0031155A">
              <w:rPr>
                <w:color w:val="24303B"/>
              </w:rPr>
              <w:t>Risico op ulcera benoemd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1E810" w14:textId="44080D78" w:rsidR="00932CEA" w:rsidRPr="0031155A" w:rsidRDefault="00932CEA" w:rsidP="00932CEA">
            <w:r w:rsidRPr="0061523E">
              <w:rPr>
                <w:color w:val="24303B"/>
                <w:kern w:val="0"/>
                <w:lang w:eastAsia="nl-BE"/>
                <w14:ligatures w14:val="none"/>
              </w:rPr>
              <w:t>0 1 2</w:t>
            </w:r>
          </w:p>
        </w:tc>
      </w:tr>
      <w:tr w:rsidR="00932CEA" w:rsidRPr="0031155A" w14:paraId="36D8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AB219" w14:textId="77777777" w:rsidR="00932CEA" w:rsidRPr="0031155A" w:rsidRDefault="00932CEA" w:rsidP="00932CEA">
            <w:r w:rsidRPr="0031155A">
              <w:rPr>
                <w:color w:val="24303B"/>
              </w:rPr>
              <w:t>Benadrukt dat preventie mogelijk is via zelfzorg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F391B" w14:textId="733F2BE5" w:rsidR="00932CEA" w:rsidRPr="0031155A" w:rsidRDefault="00932CEA" w:rsidP="00932CEA">
            <w:r w:rsidRPr="0061523E">
              <w:rPr>
                <w:color w:val="24303B"/>
                <w:kern w:val="0"/>
                <w:lang w:eastAsia="nl-BE"/>
                <w14:ligatures w14:val="none"/>
              </w:rPr>
              <w:t>0 1 2</w:t>
            </w:r>
          </w:p>
        </w:tc>
      </w:tr>
    </w:tbl>
    <w:p w14:paraId="3908B008" w14:textId="77777777" w:rsidR="0031155A" w:rsidRPr="0031155A" w:rsidRDefault="00E72165" w:rsidP="0031155A">
      <w:r>
        <w:rPr>
          <w:color w:val="24303B"/>
        </w:rPr>
        <w:pict w14:anchorId="2B60885E">
          <v:rect id="_x0000_i1026" style="width:0;height:1.5pt" o:hralign="center" o:hrstd="t" o:hr="t" fillcolor="#a0a0a0" stroked="f"/>
        </w:pict>
      </w:r>
    </w:p>
    <w:p w14:paraId="18BFFFA7" w14:textId="77777777" w:rsidR="00932CEA" w:rsidRDefault="00932CEA" w:rsidP="0031155A">
      <w:pPr>
        <w:rPr>
          <w:b/>
          <w:bCs/>
        </w:rPr>
      </w:pPr>
    </w:p>
    <w:p w14:paraId="1D55FCBF" w14:textId="03F9946E" w:rsidR="0031155A" w:rsidRPr="0031155A" w:rsidRDefault="0031155A" w:rsidP="0031155A">
      <w:pPr>
        <w:rPr>
          <w:b/>
          <w:bCs/>
        </w:rPr>
      </w:pPr>
      <w:r w:rsidRPr="0031155A">
        <w:rPr>
          <w:b/>
          <w:bCs/>
          <w:color w:val="123A5F"/>
        </w:rPr>
        <w:lastRenderedPageBreak/>
        <w:t>B. Inhoudsfidelity: inspectie van de voeten</w:t>
      </w:r>
    </w:p>
    <w:p w14:paraId="06CDFD10" w14:textId="77777777" w:rsidR="0031155A" w:rsidRPr="0031155A" w:rsidRDefault="0031155A" w:rsidP="0031155A">
      <w:pPr>
        <w:rPr>
          <w:b/>
          <w:bCs/>
        </w:rPr>
      </w:pPr>
      <w:r w:rsidRPr="0031155A">
        <w:rPr>
          <w:b/>
          <w:bCs/>
          <w:color w:val="123A5F"/>
        </w:rPr>
        <w:t>Nut van inspectie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717"/>
      </w:tblGrid>
      <w:tr w:rsidR="00932CEA" w:rsidRPr="0031155A" w14:paraId="69CEE6E5"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01D7" w14:textId="77777777" w:rsidR="00932CEA" w:rsidRPr="0031155A" w:rsidRDefault="00932CEA" w:rsidP="00932CE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BBD6354" w14:textId="32A68251" w:rsidR="00932CEA" w:rsidRPr="0031155A" w:rsidRDefault="00932CEA" w:rsidP="00932CEA">
            <w:pPr>
              <w:rPr>
                <w:b/>
                <w:bCs/>
              </w:rPr>
            </w:pPr>
            <w:r>
              <w:rPr>
                <w:b/>
                <w:bCs/>
                <w:color w:val="123A5F"/>
              </w:rPr>
              <w:t>Score</w:t>
            </w:r>
          </w:p>
        </w:tc>
      </w:tr>
      <w:tr w:rsidR="00932CEA" w:rsidRPr="0031155A" w14:paraId="1C504F4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CDA26" w14:textId="77777777" w:rsidR="00932CEA" w:rsidRPr="0031155A" w:rsidRDefault="00932CEA" w:rsidP="00932CEA">
            <w:r w:rsidRPr="0031155A">
              <w:rPr>
                <w:color w:val="24303B"/>
              </w:rPr>
              <w:t>Dagelijkse inspectie aanbevolen</w:t>
            </w:r>
          </w:p>
        </w:tc>
        <w:tc>
          <w:tcPr>
            <w:tcW w:w="0" w:type="auto"/>
            <w:tcBorders>
              <w:top w:val="single" w:sz="6" w:space="0" w:color="E6E6E6"/>
              <w:left w:val="single" w:sz="6" w:space="0" w:color="E6E6E6"/>
              <w:bottom w:val="single" w:sz="6" w:space="0" w:color="E6E6E6"/>
              <w:right w:val="single" w:sz="6" w:space="0" w:color="E6E6E6"/>
            </w:tcBorders>
            <w:hideMark/>
          </w:tcPr>
          <w:p w14:paraId="6DC9C06A" w14:textId="50969081" w:rsidR="00932CEA" w:rsidRPr="0031155A" w:rsidRDefault="00932CEA" w:rsidP="00932CEA">
            <w:r w:rsidRPr="00071A45">
              <w:rPr>
                <w:color w:val="24303B"/>
                <w:kern w:val="0"/>
                <w:lang w:eastAsia="nl-BE"/>
                <w14:ligatures w14:val="none"/>
              </w:rPr>
              <w:t>0 1 2</w:t>
            </w:r>
          </w:p>
        </w:tc>
      </w:tr>
      <w:tr w:rsidR="00932CEA" w:rsidRPr="0031155A" w14:paraId="64337AC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DEFD2" w14:textId="77777777" w:rsidR="00932CEA" w:rsidRPr="0031155A" w:rsidRDefault="00932CEA" w:rsidP="00932CEA">
            <w:r w:rsidRPr="0031155A">
              <w:rPr>
                <w:color w:val="24303B"/>
              </w:rPr>
              <w:t>Belang van systematische inspectie uitgelegd</w:t>
            </w:r>
          </w:p>
        </w:tc>
        <w:tc>
          <w:tcPr>
            <w:tcW w:w="0" w:type="auto"/>
            <w:tcBorders>
              <w:top w:val="single" w:sz="6" w:space="0" w:color="E6E6E6"/>
              <w:left w:val="single" w:sz="6" w:space="0" w:color="E6E6E6"/>
              <w:bottom w:val="single" w:sz="6" w:space="0" w:color="E6E6E6"/>
              <w:right w:val="single" w:sz="6" w:space="0" w:color="E6E6E6"/>
            </w:tcBorders>
            <w:hideMark/>
          </w:tcPr>
          <w:p w14:paraId="5BE61864" w14:textId="3B32897E" w:rsidR="00932CEA" w:rsidRPr="0031155A" w:rsidRDefault="00932CEA" w:rsidP="00932CEA">
            <w:r w:rsidRPr="00071A45">
              <w:rPr>
                <w:color w:val="24303B"/>
                <w:kern w:val="0"/>
                <w:lang w:eastAsia="nl-BE"/>
                <w14:ligatures w14:val="none"/>
              </w:rPr>
              <w:t>0 1 2</w:t>
            </w:r>
          </w:p>
        </w:tc>
      </w:tr>
    </w:tbl>
    <w:p w14:paraId="25F9E0E9" w14:textId="77777777" w:rsidR="0031155A" w:rsidRPr="0031155A" w:rsidRDefault="0031155A" w:rsidP="0031155A">
      <w:pPr>
        <w:rPr>
          <w:b/>
          <w:bCs/>
        </w:rPr>
      </w:pPr>
      <w:r w:rsidRPr="0031155A">
        <w:rPr>
          <w:b/>
          <w:bCs/>
          <w:color w:val="123A5F"/>
        </w:rPr>
        <w:t>Waarop inspecteren?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717"/>
      </w:tblGrid>
      <w:tr w:rsidR="00932CEA" w:rsidRPr="0031155A" w14:paraId="1C088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2275"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4DE35" w14:textId="7C0FA254" w:rsidR="00932CEA" w:rsidRPr="0031155A" w:rsidRDefault="00932CEA" w:rsidP="0031155A">
            <w:pPr>
              <w:rPr>
                <w:b/>
                <w:bCs/>
              </w:rPr>
            </w:pPr>
            <w:r>
              <w:rPr>
                <w:b/>
                <w:bCs/>
                <w:color w:val="123A5F"/>
              </w:rPr>
              <w:t>Score</w:t>
            </w:r>
          </w:p>
        </w:tc>
      </w:tr>
      <w:tr w:rsidR="00932CEA" w:rsidRPr="0031155A" w14:paraId="7C81A176"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8776D" w14:textId="77777777" w:rsidR="00932CEA" w:rsidRPr="0031155A" w:rsidRDefault="00932CEA" w:rsidP="00932CEA">
            <w:r w:rsidRPr="0031155A">
              <w:rPr>
                <w:color w:val="24303B"/>
              </w:rPr>
              <w:t>Roodheid genoemd</w:t>
            </w:r>
          </w:p>
        </w:tc>
        <w:tc>
          <w:tcPr>
            <w:tcW w:w="0" w:type="auto"/>
            <w:tcBorders>
              <w:top w:val="single" w:sz="6" w:space="0" w:color="E6E6E6"/>
              <w:left w:val="single" w:sz="6" w:space="0" w:color="E6E6E6"/>
              <w:bottom w:val="single" w:sz="6" w:space="0" w:color="E6E6E6"/>
              <w:right w:val="single" w:sz="6" w:space="0" w:color="E6E6E6"/>
            </w:tcBorders>
            <w:hideMark/>
          </w:tcPr>
          <w:p w14:paraId="4FEA3BC1" w14:textId="7F42AD21" w:rsidR="00932CEA" w:rsidRPr="0031155A" w:rsidRDefault="00932CEA" w:rsidP="00932CEA">
            <w:r w:rsidRPr="004670DF">
              <w:rPr>
                <w:color w:val="24303B"/>
                <w:kern w:val="0"/>
                <w:lang w:eastAsia="nl-BE"/>
                <w14:ligatures w14:val="none"/>
              </w:rPr>
              <w:t>0 1 2</w:t>
            </w:r>
          </w:p>
        </w:tc>
      </w:tr>
      <w:tr w:rsidR="00932CEA" w:rsidRPr="0031155A" w14:paraId="4122F8E4"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C2541" w14:textId="77777777" w:rsidR="00932CEA" w:rsidRPr="0031155A" w:rsidRDefault="00932CEA" w:rsidP="00932CEA">
            <w:r w:rsidRPr="0031155A">
              <w:rPr>
                <w:color w:val="24303B"/>
              </w:rPr>
              <w:t>Blauwe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16CDEBFB" w14:textId="3BF8D6BB" w:rsidR="00932CEA" w:rsidRPr="0031155A" w:rsidRDefault="00932CEA" w:rsidP="00932CEA">
            <w:r w:rsidRPr="004670DF">
              <w:rPr>
                <w:color w:val="24303B"/>
                <w:kern w:val="0"/>
                <w:lang w:eastAsia="nl-BE"/>
                <w14:ligatures w14:val="none"/>
              </w:rPr>
              <w:t>0 1 2</w:t>
            </w:r>
          </w:p>
        </w:tc>
      </w:tr>
      <w:tr w:rsidR="00932CEA" w:rsidRPr="0031155A" w14:paraId="25DE66F2"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3110D" w14:textId="77777777" w:rsidR="00932CEA" w:rsidRPr="0031155A" w:rsidRDefault="00932CEA" w:rsidP="00932CEA">
            <w:r w:rsidRPr="0031155A">
              <w:rPr>
                <w:color w:val="24303B"/>
              </w:rPr>
              <w:t>Bleke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71A211D6" w14:textId="545294A1" w:rsidR="00932CEA" w:rsidRPr="0031155A" w:rsidRDefault="00932CEA" w:rsidP="00932CEA">
            <w:r w:rsidRPr="004670DF">
              <w:rPr>
                <w:color w:val="24303B"/>
                <w:kern w:val="0"/>
                <w:lang w:eastAsia="nl-BE"/>
                <w14:ligatures w14:val="none"/>
              </w:rPr>
              <w:t>0 1 2</w:t>
            </w:r>
          </w:p>
        </w:tc>
      </w:tr>
      <w:tr w:rsidR="00932CEA" w:rsidRPr="0031155A" w14:paraId="26A7BE78"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02AC7" w14:textId="77777777" w:rsidR="00932CEA" w:rsidRPr="0031155A" w:rsidRDefault="00932CEA" w:rsidP="00932CEA">
            <w:r w:rsidRPr="0031155A">
              <w:rPr>
                <w:color w:val="24303B"/>
              </w:rPr>
              <w:t>Wondjes genoemd</w:t>
            </w:r>
          </w:p>
        </w:tc>
        <w:tc>
          <w:tcPr>
            <w:tcW w:w="0" w:type="auto"/>
            <w:tcBorders>
              <w:top w:val="single" w:sz="6" w:space="0" w:color="E6E6E6"/>
              <w:left w:val="single" w:sz="6" w:space="0" w:color="E6E6E6"/>
              <w:bottom w:val="single" w:sz="6" w:space="0" w:color="E6E6E6"/>
              <w:right w:val="single" w:sz="6" w:space="0" w:color="E6E6E6"/>
            </w:tcBorders>
            <w:hideMark/>
          </w:tcPr>
          <w:p w14:paraId="4D15FE77" w14:textId="7F1CD660" w:rsidR="00932CEA" w:rsidRPr="0031155A" w:rsidRDefault="00932CEA" w:rsidP="00932CEA">
            <w:r w:rsidRPr="004670DF">
              <w:rPr>
                <w:color w:val="24303B"/>
                <w:kern w:val="0"/>
                <w:lang w:eastAsia="nl-BE"/>
                <w14:ligatures w14:val="none"/>
              </w:rPr>
              <w:t>0 1 2</w:t>
            </w:r>
          </w:p>
        </w:tc>
      </w:tr>
      <w:tr w:rsidR="00932CEA" w:rsidRPr="0031155A" w14:paraId="10B2C79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CCE6" w14:textId="77777777" w:rsidR="00932CEA" w:rsidRPr="0031155A" w:rsidRDefault="00932CEA" w:rsidP="00932CEA">
            <w:r w:rsidRPr="0031155A">
              <w:rPr>
                <w:color w:val="24303B"/>
              </w:rPr>
              <w:t>Kloofjes genoemd</w:t>
            </w:r>
          </w:p>
        </w:tc>
        <w:tc>
          <w:tcPr>
            <w:tcW w:w="0" w:type="auto"/>
            <w:tcBorders>
              <w:top w:val="single" w:sz="6" w:space="0" w:color="E6E6E6"/>
              <w:left w:val="single" w:sz="6" w:space="0" w:color="E6E6E6"/>
              <w:bottom w:val="single" w:sz="6" w:space="0" w:color="E6E6E6"/>
              <w:right w:val="single" w:sz="6" w:space="0" w:color="E6E6E6"/>
            </w:tcBorders>
            <w:hideMark/>
          </w:tcPr>
          <w:p w14:paraId="79BB5C15" w14:textId="105924AD" w:rsidR="00932CEA" w:rsidRPr="0031155A" w:rsidRDefault="00932CEA" w:rsidP="00932CEA">
            <w:r w:rsidRPr="004670DF">
              <w:rPr>
                <w:color w:val="24303B"/>
                <w:kern w:val="0"/>
                <w:lang w:eastAsia="nl-BE"/>
                <w14:ligatures w14:val="none"/>
              </w:rPr>
              <w:t>0 1 2</w:t>
            </w:r>
          </w:p>
        </w:tc>
      </w:tr>
      <w:tr w:rsidR="00932CEA" w:rsidRPr="0031155A" w14:paraId="63962DC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A054CF" w14:textId="77777777" w:rsidR="00932CEA" w:rsidRPr="0031155A" w:rsidRDefault="00932CEA" w:rsidP="00932CEA">
            <w:r w:rsidRPr="0031155A">
              <w:rPr>
                <w:color w:val="24303B"/>
              </w:rPr>
              <w:t>Zwelling genoemd</w:t>
            </w:r>
          </w:p>
        </w:tc>
        <w:tc>
          <w:tcPr>
            <w:tcW w:w="0" w:type="auto"/>
            <w:tcBorders>
              <w:top w:val="single" w:sz="6" w:space="0" w:color="E6E6E6"/>
              <w:left w:val="single" w:sz="6" w:space="0" w:color="E6E6E6"/>
              <w:bottom w:val="single" w:sz="6" w:space="0" w:color="E6E6E6"/>
              <w:right w:val="single" w:sz="6" w:space="0" w:color="E6E6E6"/>
            </w:tcBorders>
            <w:hideMark/>
          </w:tcPr>
          <w:p w14:paraId="62E25852" w14:textId="46E0C7CE" w:rsidR="00932CEA" w:rsidRPr="0031155A" w:rsidRDefault="00932CEA" w:rsidP="00932CEA">
            <w:r w:rsidRPr="004670DF">
              <w:rPr>
                <w:color w:val="24303B"/>
                <w:kern w:val="0"/>
                <w:lang w:eastAsia="nl-BE"/>
                <w14:ligatures w14:val="none"/>
              </w:rPr>
              <w:t>0 1 2</w:t>
            </w:r>
          </w:p>
        </w:tc>
      </w:tr>
      <w:tr w:rsidR="00932CEA" w:rsidRPr="0031155A" w14:paraId="2A9120B3"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E219" w14:textId="77777777" w:rsidR="00932CEA" w:rsidRPr="0031155A" w:rsidRDefault="00932CEA" w:rsidP="00932CEA">
            <w:r w:rsidRPr="0031155A">
              <w:rPr>
                <w:color w:val="24303B"/>
              </w:rPr>
              <w:t>Temperatuurverschil genoemd</w:t>
            </w:r>
          </w:p>
        </w:tc>
        <w:tc>
          <w:tcPr>
            <w:tcW w:w="0" w:type="auto"/>
            <w:tcBorders>
              <w:top w:val="single" w:sz="6" w:space="0" w:color="E6E6E6"/>
              <w:left w:val="single" w:sz="6" w:space="0" w:color="E6E6E6"/>
              <w:bottom w:val="single" w:sz="6" w:space="0" w:color="E6E6E6"/>
              <w:right w:val="single" w:sz="6" w:space="0" w:color="E6E6E6"/>
            </w:tcBorders>
            <w:hideMark/>
          </w:tcPr>
          <w:p w14:paraId="13599DA5" w14:textId="385E0433" w:rsidR="00932CEA" w:rsidRPr="0031155A" w:rsidRDefault="00932CEA" w:rsidP="00932CEA">
            <w:r w:rsidRPr="004670DF">
              <w:rPr>
                <w:color w:val="24303B"/>
                <w:kern w:val="0"/>
                <w:lang w:eastAsia="nl-BE"/>
                <w14:ligatures w14:val="none"/>
              </w:rPr>
              <w:t>0 1 2</w:t>
            </w:r>
          </w:p>
        </w:tc>
      </w:tr>
      <w:tr w:rsidR="00932CEA" w:rsidRPr="0031155A" w14:paraId="51CEBF3E"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4873" w14:textId="77777777" w:rsidR="00932CEA" w:rsidRPr="0031155A" w:rsidRDefault="00932CEA" w:rsidP="00932CEA">
            <w:r w:rsidRPr="0031155A">
              <w:rPr>
                <w:color w:val="24303B"/>
              </w:rPr>
              <w:t>Eelt genoemd</w:t>
            </w:r>
          </w:p>
        </w:tc>
        <w:tc>
          <w:tcPr>
            <w:tcW w:w="0" w:type="auto"/>
            <w:tcBorders>
              <w:top w:val="single" w:sz="6" w:space="0" w:color="E6E6E6"/>
              <w:left w:val="single" w:sz="6" w:space="0" w:color="E6E6E6"/>
              <w:bottom w:val="single" w:sz="6" w:space="0" w:color="E6E6E6"/>
              <w:right w:val="single" w:sz="6" w:space="0" w:color="E6E6E6"/>
            </w:tcBorders>
            <w:hideMark/>
          </w:tcPr>
          <w:p w14:paraId="4C0819F3" w14:textId="09D3F49E" w:rsidR="00932CEA" w:rsidRPr="0031155A" w:rsidRDefault="00932CEA" w:rsidP="00932CEA">
            <w:r w:rsidRPr="004670DF">
              <w:rPr>
                <w:color w:val="24303B"/>
                <w:kern w:val="0"/>
                <w:lang w:eastAsia="nl-BE"/>
                <w14:ligatures w14:val="none"/>
              </w:rPr>
              <w:t>0 1 2</w:t>
            </w:r>
          </w:p>
        </w:tc>
      </w:tr>
      <w:tr w:rsidR="00932CEA" w:rsidRPr="0031155A" w14:paraId="3CCFCFEF"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B9AEC" w14:textId="77777777" w:rsidR="00932CEA" w:rsidRPr="0031155A" w:rsidRDefault="00932CEA" w:rsidP="00932CEA">
            <w:r w:rsidRPr="0031155A">
              <w:rPr>
                <w:color w:val="24303B"/>
              </w:rPr>
              <w:t>Likdoorns genoemd</w:t>
            </w:r>
          </w:p>
        </w:tc>
        <w:tc>
          <w:tcPr>
            <w:tcW w:w="0" w:type="auto"/>
            <w:tcBorders>
              <w:top w:val="single" w:sz="6" w:space="0" w:color="E6E6E6"/>
              <w:left w:val="single" w:sz="6" w:space="0" w:color="E6E6E6"/>
              <w:bottom w:val="single" w:sz="6" w:space="0" w:color="E6E6E6"/>
              <w:right w:val="single" w:sz="6" w:space="0" w:color="E6E6E6"/>
            </w:tcBorders>
            <w:hideMark/>
          </w:tcPr>
          <w:p w14:paraId="1DC30AB5" w14:textId="235C0DF1" w:rsidR="00932CEA" w:rsidRPr="0031155A" w:rsidRDefault="00932CEA" w:rsidP="00932CEA">
            <w:r w:rsidRPr="004670DF">
              <w:rPr>
                <w:color w:val="24303B"/>
                <w:kern w:val="0"/>
                <w:lang w:eastAsia="nl-BE"/>
                <w14:ligatures w14:val="none"/>
              </w:rPr>
              <w:t>0 1 2</w:t>
            </w:r>
          </w:p>
        </w:tc>
      </w:tr>
      <w:tr w:rsidR="00932CEA" w:rsidRPr="0031155A" w14:paraId="5C751D2B"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8C8B0" w14:textId="77777777" w:rsidR="00932CEA" w:rsidRPr="0031155A" w:rsidRDefault="00932CEA" w:rsidP="00932CEA">
            <w:r w:rsidRPr="0031155A">
              <w:rPr>
                <w:color w:val="24303B"/>
              </w:rPr>
              <w:t>Vormveranderingen genoemd</w:t>
            </w:r>
          </w:p>
        </w:tc>
        <w:tc>
          <w:tcPr>
            <w:tcW w:w="0" w:type="auto"/>
            <w:tcBorders>
              <w:top w:val="single" w:sz="6" w:space="0" w:color="E6E6E6"/>
              <w:left w:val="single" w:sz="6" w:space="0" w:color="E6E6E6"/>
              <w:bottom w:val="single" w:sz="6" w:space="0" w:color="E6E6E6"/>
              <w:right w:val="single" w:sz="6" w:space="0" w:color="E6E6E6"/>
            </w:tcBorders>
            <w:hideMark/>
          </w:tcPr>
          <w:p w14:paraId="4DE7B8A4" w14:textId="1D8FA767" w:rsidR="00932CEA" w:rsidRPr="0031155A" w:rsidRDefault="00932CEA" w:rsidP="00932CEA">
            <w:r w:rsidRPr="004670DF">
              <w:rPr>
                <w:color w:val="24303B"/>
                <w:kern w:val="0"/>
                <w:lang w:eastAsia="nl-BE"/>
                <w14:ligatures w14:val="none"/>
              </w:rPr>
              <w:t>0 1 2</w:t>
            </w:r>
          </w:p>
        </w:tc>
      </w:tr>
    </w:tbl>
    <w:p w14:paraId="13ECD596" w14:textId="77777777" w:rsidR="0031155A" w:rsidRPr="0031155A" w:rsidRDefault="0031155A" w:rsidP="0031155A">
      <w:pPr>
        <w:rPr>
          <w:b/>
          <w:bCs/>
        </w:rPr>
      </w:pPr>
      <w:r w:rsidRPr="0031155A">
        <w:rPr>
          <w:b/>
          <w:bCs/>
          <w:color w:val="123A5F"/>
        </w:rPr>
        <w:t>Hulpmiddelen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717"/>
      </w:tblGrid>
      <w:tr w:rsidR="00932CEA" w:rsidRPr="0031155A" w14:paraId="57D53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CAA298"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CAFE2" w14:textId="4E48C6E5" w:rsidR="00932CEA" w:rsidRPr="0031155A" w:rsidRDefault="00932CEA" w:rsidP="0031155A">
            <w:pPr>
              <w:rPr>
                <w:b/>
                <w:bCs/>
              </w:rPr>
            </w:pPr>
            <w:r>
              <w:rPr>
                <w:b/>
                <w:bCs/>
                <w:color w:val="123A5F"/>
              </w:rPr>
              <w:t>Score</w:t>
            </w:r>
          </w:p>
        </w:tc>
      </w:tr>
      <w:tr w:rsidR="00932CEA" w:rsidRPr="0031155A" w14:paraId="29257FB3"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8EA2A" w14:textId="77777777" w:rsidR="00932CEA" w:rsidRPr="0031155A" w:rsidRDefault="00932CEA" w:rsidP="00932CEA">
            <w:r w:rsidRPr="0031155A">
              <w:rPr>
                <w:color w:val="24303B"/>
              </w:rPr>
              <w:t>Goede verlichting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18DC06CE" w14:textId="29EA3FC1" w:rsidR="00932CEA" w:rsidRPr="0031155A" w:rsidRDefault="00932CEA" w:rsidP="00932CEA">
            <w:r w:rsidRPr="002F03E1">
              <w:rPr>
                <w:color w:val="24303B"/>
                <w:kern w:val="0"/>
                <w:lang w:eastAsia="nl-BE"/>
                <w14:ligatures w14:val="none"/>
              </w:rPr>
              <w:t>0 1 2</w:t>
            </w:r>
          </w:p>
        </w:tc>
      </w:tr>
      <w:tr w:rsidR="00932CEA" w:rsidRPr="0031155A" w14:paraId="6BC6905B"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0B113" w14:textId="77777777" w:rsidR="00932CEA" w:rsidRPr="0031155A" w:rsidRDefault="00932CEA" w:rsidP="00932CEA">
            <w:r w:rsidRPr="0031155A">
              <w:rPr>
                <w:color w:val="24303B"/>
              </w:rPr>
              <w:t>Bril indien nodig besproken</w:t>
            </w:r>
          </w:p>
        </w:tc>
        <w:tc>
          <w:tcPr>
            <w:tcW w:w="0" w:type="auto"/>
            <w:tcBorders>
              <w:top w:val="single" w:sz="6" w:space="0" w:color="E6E6E6"/>
              <w:left w:val="single" w:sz="6" w:space="0" w:color="E6E6E6"/>
              <w:bottom w:val="single" w:sz="6" w:space="0" w:color="E6E6E6"/>
              <w:right w:val="single" w:sz="6" w:space="0" w:color="E6E6E6"/>
            </w:tcBorders>
            <w:hideMark/>
          </w:tcPr>
          <w:p w14:paraId="15B5DE7A" w14:textId="1A9CA908" w:rsidR="00932CEA" w:rsidRPr="0031155A" w:rsidRDefault="00932CEA" w:rsidP="00932CEA">
            <w:r w:rsidRPr="002F03E1">
              <w:rPr>
                <w:color w:val="24303B"/>
                <w:kern w:val="0"/>
                <w:lang w:eastAsia="nl-BE"/>
                <w14:ligatures w14:val="none"/>
              </w:rPr>
              <w:t>0 1 2</w:t>
            </w:r>
          </w:p>
        </w:tc>
      </w:tr>
      <w:tr w:rsidR="00932CEA" w:rsidRPr="0031155A" w14:paraId="0F6F1E1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CE2DB" w14:textId="77777777" w:rsidR="00932CEA" w:rsidRPr="0031155A" w:rsidRDefault="00932CEA" w:rsidP="00932CEA">
            <w:r w:rsidRPr="0031155A">
              <w:rPr>
                <w:color w:val="24303B"/>
              </w:rPr>
              <w:t>Spiegelgebruik besproken</w:t>
            </w:r>
          </w:p>
        </w:tc>
        <w:tc>
          <w:tcPr>
            <w:tcW w:w="0" w:type="auto"/>
            <w:tcBorders>
              <w:top w:val="single" w:sz="6" w:space="0" w:color="E6E6E6"/>
              <w:left w:val="single" w:sz="6" w:space="0" w:color="E6E6E6"/>
              <w:bottom w:val="single" w:sz="6" w:space="0" w:color="E6E6E6"/>
              <w:right w:val="single" w:sz="6" w:space="0" w:color="E6E6E6"/>
            </w:tcBorders>
            <w:hideMark/>
          </w:tcPr>
          <w:p w14:paraId="0CB7B66A" w14:textId="070D4A30" w:rsidR="00932CEA" w:rsidRPr="0031155A" w:rsidRDefault="00932CEA" w:rsidP="00932CEA">
            <w:r w:rsidRPr="002F03E1">
              <w:rPr>
                <w:color w:val="24303B"/>
                <w:kern w:val="0"/>
                <w:lang w:eastAsia="nl-BE"/>
                <w14:ligatures w14:val="none"/>
              </w:rPr>
              <w:t>0 1 2</w:t>
            </w:r>
          </w:p>
        </w:tc>
      </w:tr>
      <w:tr w:rsidR="00932CEA" w:rsidRPr="0031155A" w14:paraId="3674B4FD"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31F0B" w14:textId="77777777" w:rsidR="00932CEA" w:rsidRPr="0031155A" w:rsidRDefault="00932CEA" w:rsidP="00932CEA">
            <w:r w:rsidRPr="0031155A">
              <w:rPr>
                <w:color w:val="24303B"/>
              </w:rPr>
              <w:t>Demonstratie uitgevoerd</w:t>
            </w:r>
          </w:p>
        </w:tc>
        <w:tc>
          <w:tcPr>
            <w:tcW w:w="0" w:type="auto"/>
            <w:tcBorders>
              <w:top w:val="single" w:sz="6" w:space="0" w:color="E6E6E6"/>
              <w:left w:val="single" w:sz="6" w:space="0" w:color="E6E6E6"/>
              <w:bottom w:val="single" w:sz="6" w:space="0" w:color="E6E6E6"/>
              <w:right w:val="single" w:sz="6" w:space="0" w:color="E6E6E6"/>
            </w:tcBorders>
            <w:hideMark/>
          </w:tcPr>
          <w:p w14:paraId="082AC10A" w14:textId="23E3C258" w:rsidR="00932CEA" w:rsidRPr="0031155A" w:rsidRDefault="00932CEA" w:rsidP="00932CEA">
            <w:r w:rsidRPr="002F03E1">
              <w:rPr>
                <w:color w:val="24303B"/>
                <w:kern w:val="0"/>
                <w:lang w:eastAsia="nl-BE"/>
                <w14:ligatures w14:val="none"/>
              </w:rPr>
              <w:t>0 1 2</w:t>
            </w:r>
          </w:p>
        </w:tc>
      </w:tr>
      <w:tr w:rsidR="00932CEA" w:rsidRPr="0031155A" w14:paraId="4B6A94D8"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0286D" w14:textId="77777777" w:rsidR="00932CEA" w:rsidRPr="0031155A" w:rsidRDefault="00932CEA" w:rsidP="00932CEA">
            <w:r w:rsidRPr="0031155A">
              <w:rPr>
                <w:color w:val="24303B"/>
              </w:rPr>
              <w:t>Patiënt geoefend</w:t>
            </w:r>
          </w:p>
        </w:tc>
        <w:tc>
          <w:tcPr>
            <w:tcW w:w="0" w:type="auto"/>
            <w:tcBorders>
              <w:top w:val="single" w:sz="6" w:space="0" w:color="E6E6E6"/>
              <w:left w:val="single" w:sz="6" w:space="0" w:color="E6E6E6"/>
              <w:bottom w:val="single" w:sz="6" w:space="0" w:color="E6E6E6"/>
              <w:right w:val="single" w:sz="6" w:space="0" w:color="E6E6E6"/>
            </w:tcBorders>
            <w:hideMark/>
          </w:tcPr>
          <w:p w14:paraId="3C2BA142" w14:textId="73A37891" w:rsidR="00932CEA" w:rsidRPr="0031155A" w:rsidRDefault="00932CEA" w:rsidP="00932CEA">
            <w:r w:rsidRPr="002F03E1">
              <w:rPr>
                <w:color w:val="24303B"/>
                <w:kern w:val="0"/>
                <w:lang w:eastAsia="nl-BE"/>
                <w14:ligatures w14:val="none"/>
              </w:rPr>
              <w:t>0 1 2</w:t>
            </w:r>
          </w:p>
        </w:tc>
      </w:tr>
      <w:tr w:rsidR="00932CEA" w:rsidRPr="0031155A" w14:paraId="1B3C479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CFBC8" w14:textId="77777777" w:rsidR="00932CEA" w:rsidRPr="0031155A" w:rsidRDefault="00932CEA" w:rsidP="00932CEA">
            <w:r w:rsidRPr="0031155A">
              <w:rPr>
                <w:color w:val="24303B"/>
              </w:rPr>
              <w:t>Feedback gegeven op oefening</w:t>
            </w:r>
          </w:p>
        </w:tc>
        <w:tc>
          <w:tcPr>
            <w:tcW w:w="0" w:type="auto"/>
            <w:tcBorders>
              <w:top w:val="single" w:sz="6" w:space="0" w:color="E6E6E6"/>
              <w:left w:val="single" w:sz="6" w:space="0" w:color="E6E6E6"/>
              <w:bottom w:val="single" w:sz="6" w:space="0" w:color="E6E6E6"/>
              <w:right w:val="single" w:sz="6" w:space="0" w:color="E6E6E6"/>
            </w:tcBorders>
            <w:hideMark/>
          </w:tcPr>
          <w:p w14:paraId="02B41548" w14:textId="61554145" w:rsidR="00932CEA" w:rsidRPr="0031155A" w:rsidRDefault="00932CEA" w:rsidP="00932CEA">
            <w:r w:rsidRPr="002F03E1">
              <w:rPr>
                <w:color w:val="24303B"/>
                <w:kern w:val="0"/>
                <w:lang w:eastAsia="nl-BE"/>
                <w14:ligatures w14:val="none"/>
              </w:rPr>
              <w:t>0 1 2</w:t>
            </w:r>
          </w:p>
        </w:tc>
      </w:tr>
    </w:tbl>
    <w:p w14:paraId="72943217" w14:textId="77777777" w:rsidR="0031155A" w:rsidRPr="0031155A" w:rsidRDefault="00E72165" w:rsidP="0031155A">
      <w:r>
        <w:rPr>
          <w:color w:val="24303B"/>
        </w:rPr>
        <w:pict w14:anchorId="315C4B07">
          <v:rect id="_x0000_i1027" style="width:0;height:1.5pt" o:hralign="center" o:hrstd="t" o:hr="t" fillcolor="#a0a0a0" stroked="f"/>
        </w:pict>
      </w:r>
    </w:p>
    <w:p w14:paraId="3A529750" w14:textId="59032624" w:rsidR="0031155A" w:rsidRPr="0031155A" w:rsidRDefault="0031155A" w:rsidP="0031155A">
      <w:pPr>
        <w:rPr>
          <w:b/>
          <w:bCs/>
        </w:rPr>
      </w:pPr>
      <w:r w:rsidRPr="0031155A">
        <w:rPr>
          <w:b/>
          <w:bCs/>
          <w:color w:val="123A5F"/>
        </w:rPr>
        <w:lastRenderedPageBreak/>
        <w:t>C. Inhoudsfidelity: omgaan met eelt, nagels en wondjes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717"/>
      </w:tblGrid>
      <w:tr w:rsidR="00932CEA" w:rsidRPr="0031155A" w14:paraId="79AC7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3B4C1"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9F7AE" w14:textId="0E519AF8" w:rsidR="00932CEA" w:rsidRPr="0031155A" w:rsidRDefault="00932CEA" w:rsidP="0031155A">
            <w:pPr>
              <w:rPr>
                <w:b/>
                <w:bCs/>
              </w:rPr>
            </w:pPr>
            <w:r>
              <w:rPr>
                <w:b/>
                <w:bCs/>
                <w:color w:val="123A5F"/>
              </w:rPr>
              <w:t>Score</w:t>
            </w:r>
          </w:p>
        </w:tc>
      </w:tr>
      <w:tr w:rsidR="00932CEA" w:rsidRPr="0031155A" w14:paraId="56C7DC1B"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D3A61" w14:textId="77777777" w:rsidR="00932CEA" w:rsidRPr="0031155A" w:rsidRDefault="00932CEA" w:rsidP="00932CEA">
            <w:r w:rsidRPr="0031155A">
              <w:rPr>
                <w:color w:val="24303B"/>
              </w:rPr>
              <w:t>Niet zelf eelt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4557D9F" w14:textId="01056B43" w:rsidR="00932CEA" w:rsidRPr="0031155A" w:rsidRDefault="00932CEA" w:rsidP="00932CEA">
            <w:r w:rsidRPr="002541A4">
              <w:rPr>
                <w:color w:val="24303B"/>
                <w:kern w:val="0"/>
                <w:lang w:eastAsia="nl-BE"/>
                <w14:ligatures w14:val="none"/>
              </w:rPr>
              <w:t>0 1 2</w:t>
            </w:r>
          </w:p>
        </w:tc>
      </w:tr>
      <w:tr w:rsidR="00932CEA" w:rsidRPr="0031155A" w14:paraId="092649B2"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3D83E" w14:textId="77777777" w:rsidR="00932CEA" w:rsidRPr="0031155A" w:rsidRDefault="00932CEA" w:rsidP="00932CEA">
            <w:r w:rsidRPr="0031155A">
              <w:rPr>
                <w:color w:val="24303B"/>
              </w:rPr>
              <w:t>Niet zelf likdoorns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79B9399" w14:textId="47F0959F" w:rsidR="00932CEA" w:rsidRPr="0031155A" w:rsidRDefault="00932CEA" w:rsidP="00932CEA">
            <w:r w:rsidRPr="002541A4">
              <w:rPr>
                <w:color w:val="24303B"/>
                <w:kern w:val="0"/>
                <w:lang w:eastAsia="nl-BE"/>
                <w14:ligatures w14:val="none"/>
              </w:rPr>
              <w:t>0 1 2</w:t>
            </w:r>
          </w:p>
        </w:tc>
      </w:tr>
      <w:tr w:rsidR="00932CEA" w:rsidRPr="0031155A" w14:paraId="3FB68C91"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E5F374" w14:textId="77777777" w:rsidR="00932CEA" w:rsidRPr="0031155A" w:rsidRDefault="00932CEA" w:rsidP="00932CEA">
            <w:r w:rsidRPr="0031155A">
              <w:rPr>
                <w:color w:val="24303B"/>
              </w:rPr>
              <w:t>Professionele hulp geadviseerd</w:t>
            </w:r>
          </w:p>
        </w:tc>
        <w:tc>
          <w:tcPr>
            <w:tcW w:w="0" w:type="auto"/>
            <w:tcBorders>
              <w:top w:val="single" w:sz="6" w:space="0" w:color="E6E6E6"/>
              <w:left w:val="single" w:sz="6" w:space="0" w:color="E6E6E6"/>
              <w:bottom w:val="single" w:sz="6" w:space="0" w:color="E6E6E6"/>
              <w:right w:val="single" w:sz="6" w:space="0" w:color="E6E6E6"/>
            </w:tcBorders>
            <w:hideMark/>
          </w:tcPr>
          <w:p w14:paraId="3CB96F0D" w14:textId="73A8DC03" w:rsidR="00932CEA" w:rsidRPr="0031155A" w:rsidRDefault="00932CEA" w:rsidP="00932CEA">
            <w:r w:rsidRPr="002541A4">
              <w:rPr>
                <w:color w:val="24303B"/>
                <w:kern w:val="0"/>
                <w:lang w:eastAsia="nl-BE"/>
                <w14:ligatures w14:val="none"/>
              </w:rPr>
              <w:t>0 1 2</w:t>
            </w:r>
          </w:p>
        </w:tc>
      </w:tr>
      <w:tr w:rsidR="00932CEA" w:rsidRPr="0031155A" w14:paraId="42F6260F"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B7276" w14:textId="77777777" w:rsidR="00932CEA" w:rsidRPr="0031155A" w:rsidRDefault="00932CEA" w:rsidP="00932CEA">
            <w:r w:rsidRPr="0031155A">
              <w:rPr>
                <w:color w:val="24303B"/>
              </w:rPr>
              <w:t>Nagelknipper afgeraden</w:t>
            </w:r>
          </w:p>
        </w:tc>
        <w:tc>
          <w:tcPr>
            <w:tcW w:w="0" w:type="auto"/>
            <w:tcBorders>
              <w:top w:val="single" w:sz="6" w:space="0" w:color="E6E6E6"/>
              <w:left w:val="single" w:sz="6" w:space="0" w:color="E6E6E6"/>
              <w:bottom w:val="single" w:sz="6" w:space="0" w:color="E6E6E6"/>
              <w:right w:val="single" w:sz="6" w:space="0" w:color="E6E6E6"/>
            </w:tcBorders>
            <w:hideMark/>
          </w:tcPr>
          <w:p w14:paraId="58A30643" w14:textId="300D4FEF" w:rsidR="00932CEA" w:rsidRPr="0031155A" w:rsidRDefault="00932CEA" w:rsidP="00932CEA">
            <w:r w:rsidRPr="002541A4">
              <w:rPr>
                <w:color w:val="24303B"/>
                <w:kern w:val="0"/>
                <w:lang w:eastAsia="nl-BE"/>
                <w14:ligatures w14:val="none"/>
              </w:rPr>
              <w:t>0 1 2</w:t>
            </w:r>
          </w:p>
        </w:tc>
      </w:tr>
      <w:tr w:rsidR="00932CEA" w:rsidRPr="0031155A" w14:paraId="42122119"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EE63C" w14:textId="77777777" w:rsidR="00932CEA" w:rsidRPr="0031155A" w:rsidRDefault="00932CEA" w:rsidP="00932CEA">
            <w:r w:rsidRPr="0031155A">
              <w:rPr>
                <w:color w:val="24303B"/>
              </w:rPr>
              <w:t>Nagelvijl aanbevolen</w:t>
            </w:r>
          </w:p>
        </w:tc>
        <w:tc>
          <w:tcPr>
            <w:tcW w:w="0" w:type="auto"/>
            <w:tcBorders>
              <w:top w:val="single" w:sz="6" w:space="0" w:color="E6E6E6"/>
              <w:left w:val="single" w:sz="6" w:space="0" w:color="E6E6E6"/>
              <w:bottom w:val="single" w:sz="6" w:space="0" w:color="E6E6E6"/>
              <w:right w:val="single" w:sz="6" w:space="0" w:color="E6E6E6"/>
            </w:tcBorders>
            <w:hideMark/>
          </w:tcPr>
          <w:p w14:paraId="5473955D" w14:textId="09C04C95" w:rsidR="00932CEA" w:rsidRPr="0031155A" w:rsidRDefault="00932CEA" w:rsidP="00932CEA">
            <w:r w:rsidRPr="002541A4">
              <w:rPr>
                <w:color w:val="24303B"/>
                <w:kern w:val="0"/>
                <w:lang w:eastAsia="nl-BE"/>
                <w14:ligatures w14:val="none"/>
              </w:rPr>
              <w:t>0 1 2</w:t>
            </w:r>
          </w:p>
        </w:tc>
      </w:tr>
      <w:tr w:rsidR="00932CEA" w:rsidRPr="0031155A" w14:paraId="2AFE8AF8"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C8390" w14:textId="77777777" w:rsidR="00932CEA" w:rsidRPr="0031155A" w:rsidRDefault="00932CEA" w:rsidP="00932CEA">
            <w:r w:rsidRPr="0031155A">
              <w:rPr>
                <w:color w:val="24303B"/>
              </w:rPr>
              <w:t>Arts contacteren bij wondjes besproken</w:t>
            </w:r>
          </w:p>
        </w:tc>
        <w:tc>
          <w:tcPr>
            <w:tcW w:w="0" w:type="auto"/>
            <w:tcBorders>
              <w:top w:val="single" w:sz="6" w:space="0" w:color="E6E6E6"/>
              <w:left w:val="single" w:sz="6" w:space="0" w:color="E6E6E6"/>
              <w:bottom w:val="single" w:sz="6" w:space="0" w:color="E6E6E6"/>
              <w:right w:val="single" w:sz="6" w:space="0" w:color="E6E6E6"/>
            </w:tcBorders>
            <w:hideMark/>
          </w:tcPr>
          <w:p w14:paraId="45A01017" w14:textId="3146B1EB" w:rsidR="00932CEA" w:rsidRPr="0031155A" w:rsidRDefault="00932CEA" w:rsidP="00932CEA">
            <w:r w:rsidRPr="002541A4">
              <w:rPr>
                <w:color w:val="24303B"/>
                <w:kern w:val="0"/>
                <w:lang w:eastAsia="nl-BE"/>
                <w14:ligatures w14:val="none"/>
              </w:rPr>
              <w:t>0 1 2</w:t>
            </w:r>
          </w:p>
        </w:tc>
      </w:tr>
      <w:tr w:rsidR="00932CEA" w:rsidRPr="0031155A" w14:paraId="280314CC"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6086A" w14:textId="77777777" w:rsidR="00932CEA" w:rsidRPr="0031155A" w:rsidRDefault="00932CEA" w:rsidP="00932CEA">
            <w:r w:rsidRPr="0031155A">
              <w:rPr>
                <w:color w:val="24303B"/>
              </w:rPr>
              <w:t>Belang van snelle contactname benadrukt</w:t>
            </w:r>
          </w:p>
        </w:tc>
        <w:tc>
          <w:tcPr>
            <w:tcW w:w="0" w:type="auto"/>
            <w:tcBorders>
              <w:top w:val="single" w:sz="6" w:space="0" w:color="E6E6E6"/>
              <w:left w:val="single" w:sz="6" w:space="0" w:color="E6E6E6"/>
              <w:bottom w:val="single" w:sz="6" w:space="0" w:color="E6E6E6"/>
              <w:right w:val="single" w:sz="6" w:space="0" w:color="E6E6E6"/>
            </w:tcBorders>
            <w:hideMark/>
          </w:tcPr>
          <w:p w14:paraId="081D8674" w14:textId="00244A49" w:rsidR="00932CEA" w:rsidRPr="0031155A" w:rsidRDefault="00932CEA" w:rsidP="00932CEA">
            <w:r w:rsidRPr="002541A4">
              <w:rPr>
                <w:color w:val="24303B"/>
                <w:kern w:val="0"/>
                <w:lang w:eastAsia="nl-BE"/>
                <w14:ligatures w14:val="none"/>
              </w:rPr>
              <w:t>0 1 2</w:t>
            </w:r>
          </w:p>
        </w:tc>
      </w:tr>
    </w:tbl>
    <w:p w14:paraId="1941993F" w14:textId="77777777" w:rsidR="0031155A" w:rsidRPr="0031155A" w:rsidRDefault="00E72165" w:rsidP="0031155A">
      <w:r>
        <w:rPr>
          <w:color w:val="24303B"/>
        </w:rPr>
        <w:pict w14:anchorId="3CB70CF5">
          <v:rect id="_x0000_i1028" style="width:0;height:1.5pt" o:hralign="center" o:hrstd="t" o:hr="t" fillcolor="#a0a0a0" stroked="f"/>
        </w:pict>
      </w:r>
    </w:p>
    <w:p w14:paraId="04A0D624" w14:textId="77777777" w:rsidR="0031155A" w:rsidRPr="0031155A" w:rsidRDefault="0031155A" w:rsidP="0031155A">
      <w:pPr>
        <w:rPr>
          <w:b/>
          <w:bCs/>
        </w:rPr>
      </w:pPr>
      <w:r w:rsidRPr="0031155A">
        <w:rPr>
          <w:b/>
          <w:bCs/>
          <w:color w:val="123A5F"/>
        </w:rPr>
        <w:t>D. Inhoudsfidelity: wassen van de voeten</w:t>
      </w:r>
    </w:p>
    <w:p w14:paraId="2943C4CC" w14:textId="77777777" w:rsidR="0031155A" w:rsidRPr="0031155A" w:rsidRDefault="0031155A" w:rsidP="0031155A">
      <w:pPr>
        <w:rPr>
          <w:b/>
          <w:bCs/>
        </w:rPr>
      </w:pPr>
      <w:r w:rsidRPr="0031155A">
        <w:rPr>
          <w:b/>
          <w:bCs/>
          <w:color w:val="123A5F"/>
        </w:rPr>
        <w:t>Voeten wassen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717"/>
      </w:tblGrid>
      <w:tr w:rsidR="00CF0589" w:rsidRPr="0031155A" w14:paraId="3E91E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195E9"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0D048" w14:textId="2797EB7D" w:rsidR="00CF0589" w:rsidRPr="0031155A" w:rsidRDefault="00CF0589" w:rsidP="0031155A">
            <w:pPr>
              <w:rPr>
                <w:b/>
                <w:bCs/>
              </w:rPr>
            </w:pPr>
            <w:r>
              <w:rPr>
                <w:b/>
                <w:bCs/>
                <w:color w:val="123A5F"/>
              </w:rPr>
              <w:t>Score</w:t>
            </w:r>
          </w:p>
        </w:tc>
      </w:tr>
      <w:tr w:rsidR="00CF0589" w:rsidRPr="0031155A" w14:paraId="382C1884"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67781" w14:textId="77777777" w:rsidR="00CF0589" w:rsidRPr="0031155A" w:rsidRDefault="00CF0589" w:rsidP="00CF0589">
            <w:r w:rsidRPr="0031155A">
              <w:rPr>
                <w:color w:val="24303B"/>
              </w:rPr>
              <w:t>Dagelijks wassen aanbevolen</w:t>
            </w:r>
          </w:p>
        </w:tc>
        <w:tc>
          <w:tcPr>
            <w:tcW w:w="0" w:type="auto"/>
            <w:tcBorders>
              <w:top w:val="single" w:sz="6" w:space="0" w:color="E6E6E6"/>
              <w:left w:val="single" w:sz="6" w:space="0" w:color="E6E6E6"/>
              <w:bottom w:val="single" w:sz="6" w:space="0" w:color="E6E6E6"/>
              <w:right w:val="single" w:sz="6" w:space="0" w:color="E6E6E6"/>
            </w:tcBorders>
            <w:hideMark/>
          </w:tcPr>
          <w:p w14:paraId="33338248" w14:textId="1A6D82AB" w:rsidR="00CF0589" w:rsidRPr="0031155A" w:rsidRDefault="00CF0589" w:rsidP="00CF0589">
            <w:r w:rsidRPr="00EC7820">
              <w:rPr>
                <w:color w:val="24303B"/>
                <w:kern w:val="0"/>
                <w:lang w:eastAsia="nl-BE"/>
                <w14:ligatures w14:val="none"/>
              </w:rPr>
              <w:t>0 1 2</w:t>
            </w:r>
          </w:p>
        </w:tc>
      </w:tr>
      <w:tr w:rsidR="00CF0589" w:rsidRPr="0031155A" w14:paraId="103A393E"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547E3" w14:textId="77777777" w:rsidR="00CF0589" w:rsidRPr="0031155A" w:rsidRDefault="00CF0589" w:rsidP="00CF0589">
            <w:r w:rsidRPr="0031155A">
              <w:rPr>
                <w:color w:val="24303B"/>
              </w:rPr>
              <w:t>Maximale temperatuur 37°C besproken</w:t>
            </w:r>
          </w:p>
        </w:tc>
        <w:tc>
          <w:tcPr>
            <w:tcW w:w="0" w:type="auto"/>
            <w:tcBorders>
              <w:top w:val="single" w:sz="6" w:space="0" w:color="E6E6E6"/>
              <w:left w:val="single" w:sz="6" w:space="0" w:color="E6E6E6"/>
              <w:bottom w:val="single" w:sz="6" w:space="0" w:color="E6E6E6"/>
              <w:right w:val="single" w:sz="6" w:space="0" w:color="E6E6E6"/>
            </w:tcBorders>
            <w:hideMark/>
          </w:tcPr>
          <w:p w14:paraId="5B939153" w14:textId="763AACC4" w:rsidR="00CF0589" w:rsidRPr="0031155A" w:rsidRDefault="00CF0589" w:rsidP="00CF0589">
            <w:r w:rsidRPr="00EC7820">
              <w:rPr>
                <w:color w:val="24303B"/>
                <w:kern w:val="0"/>
                <w:lang w:eastAsia="nl-BE"/>
                <w14:ligatures w14:val="none"/>
              </w:rPr>
              <w:t>0 1 2</w:t>
            </w:r>
          </w:p>
        </w:tc>
      </w:tr>
      <w:tr w:rsidR="00CF0589" w:rsidRPr="0031155A" w14:paraId="76C3AF0B"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2B34D" w14:textId="77777777" w:rsidR="00CF0589" w:rsidRPr="0031155A" w:rsidRDefault="00CF0589" w:rsidP="00CF0589">
            <w:r w:rsidRPr="0031155A">
              <w:rPr>
                <w:color w:val="24303B"/>
              </w:rPr>
              <w:t>Reden voor temperatuurbeperking uitgelegd</w:t>
            </w:r>
          </w:p>
        </w:tc>
        <w:tc>
          <w:tcPr>
            <w:tcW w:w="0" w:type="auto"/>
            <w:tcBorders>
              <w:top w:val="single" w:sz="6" w:space="0" w:color="E6E6E6"/>
              <w:left w:val="single" w:sz="6" w:space="0" w:color="E6E6E6"/>
              <w:bottom w:val="single" w:sz="6" w:space="0" w:color="E6E6E6"/>
              <w:right w:val="single" w:sz="6" w:space="0" w:color="E6E6E6"/>
            </w:tcBorders>
            <w:hideMark/>
          </w:tcPr>
          <w:p w14:paraId="76955827" w14:textId="4402C274" w:rsidR="00CF0589" w:rsidRPr="0031155A" w:rsidRDefault="00CF0589" w:rsidP="00CF0589">
            <w:r w:rsidRPr="00EC7820">
              <w:rPr>
                <w:color w:val="24303B"/>
                <w:kern w:val="0"/>
                <w:lang w:eastAsia="nl-BE"/>
                <w14:ligatures w14:val="none"/>
              </w:rPr>
              <w:t>0 1 2</w:t>
            </w:r>
          </w:p>
        </w:tc>
      </w:tr>
      <w:tr w:rsidR="00CF0589" w:rsidRPr="0031155A" w14:paraId="3277FDF0"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F2185" w14:textId="77777777" w:rsidR="00CF0589" w:rsidRPr="0031155A" w:rsidRDefault="00CF0589" w:rsidP="00CF0589">
            <w:r w:rsidRPr="0031155A">
              <w:rPr>
                <w:color w:val="24303B"/>
              </w:rPr>
              <w:t>Voetbaden afgeraden</w:t>
            </w:r>
          </w:p>
        </w:tc>
        <w:tc>
          <w:tcPr>
            <w:tcW w:w="0" w:type="auto"/>
            <w:tcBorders>
              <w:top w:val="single" w:sz="6" w:space="0" w:color="E6E6E6"/>
              <w:left w:val="single" w:sz="6" w:space="0" w:color="E6E6E6"/>
              <w:bottom w:val="single" w:sz="6" w:space="0" w:color="E6E6E6"/>
              <w:right w:val="single" w:sz="6" w:space="0" w:color="E6E6E6"/>
            </w:tcBorders>
            <w:hideMark/>
          </w:tcPr>
          <w:p w14:paraId="6155D424" w14:textId="38EAC1AB" w:rsidR="00CF0589" w:rsidRPr="0031155A" w:rsidRDefault="00CF0589" w:rsidP="00CF0589">
            <w:r w:rsidRPr="00EC7820">
              <w:rPr>
                <w:color w:val="24303B"/>
                <w:kern w:val="0"/>
                <w:lang w:eastAsia="nl-BE"/>
                <w14:ligatures w14:val="none"/>
              </w:rPr>
              <w:t>0 1 2</w:t>
            </w:r>
          </w:p>
        </w:tc>
      </w:tr>
      <w:tr w:rsidR="00CF0589" w:rsidRPr="0031155A" w14:paraId="6ED10A25"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59E27" w14:textId="77777777" w:rsidR="00CF0589" w:rsidRPr="0031155A" w:rsidRDefault="00CF0589" w:rsidP="00CF0589">
            <w:r w:rsidRPr="0031155A">
              <w:rPr>
                <w:color w:val="24303B"/>
              </w:rPr>
              <w:t>Reden voor vermijden voetbad uitgelegd</w:t>
            </w:r>
          </w:p>
        </w:tc>
        <w:tc>
          <w:tcPr>
            <w:tcW w:w="0" w:type="auto"/>
            <w:tcBorders>
              <w:top w:val="single" w:sz="6" w:space="0" w:color="E6E6E6"/>
              <w:left w:val="single" w:sz="6" w:space="0" w:color="E6E6E6"/>
              <w:bottom w:val="single" w:sz="6" w:space="0" w:color="E6E6E6"/>
              <w:right w:val="single" w:sz="6" w:space="0" w:color="E6E6E6"/>
            </w:tcBorders>
            <w:hideMark/>
          </w:tcPr>
          <w:p w14:paraId="2FA12053" w14:textId="21149BAF" w:rsidR="00CF0589" w:rsidRPr="0031155A" w:rsidRDefault="00CF0589" w:rsidP="00CF0589">
            <w:r w:rsidRPr="00EC7820">
              <w:rPr>
                <w:color w:val="24303B"/>
                <w:kern w:val="0"/>
                <w:lang w:eastAsia="nl-BE"/>
                <w14:ligatures w14:val="none"/>
              </w:rPr>
              <w:t>0 1 2</w:t>
            </w:r>
          </w:p>
        </w:tc>
      </w:tr>
      <w:tr w:rsidR="00CF0589" w:rsidRPr="0031155A" w14:paraId="7F89188D"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F185D" w14:textId="77777777" w:rsidR="00CF0589" w:rsidRPr="0031155A" w:rsidRDefault="00CF0589" w:rsidP="00CF0589">
            <w:r w:rsidRPr="0031155A">
              <w:rPr>
                <w:color w:val="24303B"/>
              </w:rPr>
              <w:t>Goed afdrogen uitgelegd</w:t>
            </w:r>
          </w:p>
        </w:tc>
        <w:tc>
          <w:tcPr>
            <w:tcW w:w="0" w:type="auto"/>
            <w:tcBorders>
              <w:top w:val="single" w:sz="6" w:space="0" w:color="E6E6E6"/>
              <w:left w:val="single" w:sz="6" w:space="0" w:color="E6E6E6"/>
              <w:bottom w:val="single" w:sz="6" w:space="0" w:color="E6E6E6"/>
              <w:right w:val="single" w:sz="6" w:space="0" w:color="E6E6E6"/>
            </w:tcBorders>
            <w:hideMark/>
          </w:tcPr>
          <w:p w14:paraId="7AD6896A" w14:textId="2EA544E5" w:rsidR="00CF0589" w:rsidRPr="0031155A" w:rsidRDefault="00CF0589" w:rsidP="00CF0589">
            <w:r w:rsidRPr="00EC7820">
              <w:rPr>
                <w:color w:val="24303B"/>
                <w:kern w:val="0"/>
                <w:lang w:eastAsia="nl-BE"/>
                <w14:ligatures w14:val="none"/>
              </w:rPr>
              <w:t>0 1 2</w:t>
            </w:r>
          </w:p>
        </w:tc>
      </w:tr>
      <w:tr w:rsidR="00CF0589" w:rsidRPr="0031155A" w14:paraId="7C247588"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FD47B" w14:textId="77777777" w:rsidR="00CF0589" w:rsidRPr="0031155A" w:rsidRDefault="00CF0589" w:rsidP="00CF0589">
            <w:r w:rsidRPr="0031155A">
              <w:rPr>
                <w:color w:val="24303B"/>
              </w:rPr>
              <w:t>Afdrogen tussen tenen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480744E1" w14:textId="1550C123" w:rsidR="00CF0589" w:rsidRPr="0031155A" w:rsidRDefault="00CF0589" w:rsidP="00CF0589">
            <w:r w:rsidRPr="00EC7820">
              <w:rPr>
                <w:color w:val="24303B"/>
                <w:kern w:val="0"/>
                <w:lang w:eastAsia="nl-BE"/>
                <w14:ligatures w14:val="none"/>
              </w:rPr>
              <w:t>0 1 2</w:t>
            </w:r>
          </w:p>
        </w:tc>
      </w:tr>
    </w:tbl>
    <w:p w14:paraId="1DBDE276" w14:textId="77777777" w:rsidR="0031155A" w:rsidRPr="0031155A" w:rsidRDefault="0031155A" w:rsidP="0031155A">
      <w:pPr>
        <w:rPr>
          <w:b/>
          <w:bCs/>
        </w:rPr>
      </w:pPr>
      <w:r w:rsidRPr="0031155A">
        <w:rPr>
          <w:b/>
          <w:bCs/>
          <w:color w:val="123A5F"/>
        </w:rPr>
        <w:t>Teach-back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17"/>
      </w:tblGrid>
      <w:tr w:rsidR="00CF0589" w:rsidRPr="0031155A" w14:paraId="706DA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58CAE"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2B173" w14:textId="330D6FA5" w:rsidR="00CF0589" w:rsidRPr="0031155A" w:rsidRDefault="00CF0589" w:rsidP="0031155A">
            <w:pPr>
              <w:rPr>
                <w:b/>
                <w:bCs/>
              </w:rPr>
            </w:pPr>
            <w:r>
              <w:rPr>
                <w:b/>
                <w:bCs/>
                <w:color w:val="123A5F"/>
              </w:rPr>
              <w:t>Score</w:t>
            </w:r>
          </w:p>
        </w:tc>
      </w:tr>
      <w:tr w:rsidR="00CF0589" w:rsidRPr="0031155A" w14:paraId="33B46B49"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AC14" w14:textId="77777777" w:rsidR="00CF0589" w:rsidRPr="0031155A" w:rsidRDefault="00CF0589" w:rsidP="00CF0589">
            <w:r w:rsidRPr="0031155A">
              <w:rPr>
                <w:color w:val="24303B"/>
              </w:rPr>
              <w:t>Patiënt gevraagd uitleg te herhalen</w:t>
            </w:r>
          </w:p>
        </w:tc>
        <w:tc>
          <w:tcPr>
            <w:tcW w:w="0" w:type="auto"/>
            <w:tcBorders>
              <w:top w:val="single" w:sz="6" w:space="0" w:color="E6E6E6"/>
              <w:left w:val="single" w:sz="6" w:space="0" w:color="E6E6E6"/>
              <w:bottom w:val="single" w:sz="6" w:space="0" w:color="E6E6E6"/>
              <w:right w:val="single" w:sz="6" w:space="0" w:color="E6E6E6"/>
            </w:tcBorders>
            <w:hideMark/>
          </w:tcPr>
          <w:p w14:paraId="12674E84" w14:textId="113EC67D" w:rsidR="00CF0589" w:rsidRPr="0031155A" w:rsidRDefault="00CF0589" w:rsidP="00CF0589">
            <w:r w:rsidRPr="00627C9F">
              <w:rPr>
                <w:color w:val="24303B"/>
                <w:kern w:val="0"/>
                <w:lang w:eastAsia="nl-BE"/>
                <w14:ligatures w14:val="none"/>
              </w:rPr>
              <w:t>0 1 2</w:t>
            </w:r>
          </w:p>
        </w:tc>
      </w:tr>
      <w:tr w:rsidR="00CF0589" w:rsidRPr="0031155A" w14:paraId="2C4A1433"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9E45" w14:textId="77777777" w:rsidR="00CF0589" w:rsidRPr="0031155A" w:rsidRDefault="00CF0589" w:rsidP="00CF0589">
            <w:r w:rsidRPr="0031155A">
              <w:rPr>
                <w:color w:val="24303B"/>
              </w:rPr>
              <w:t>Correcte antwoorden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19B8933D" w14:textId="30516B46" w:rsidR="00CF0589" w:rsidRPr="0031155A" w:rsidRDefault="00CF0589" w:rsidP="00CF0589">
            <w:r w:rsidRPr="00627C9F">
              <w:rPr>
                <w:color w:val="24303B"/>
                <w:kern w:val="0"/>
                <w:lang w:eastAsia="nl-BE"/>
                <w14:ligatures w14:val="none"/>
              </w:rPr>
              <w:t>0 1 2</w:t>
            </w:r>
          </w:p>
        </w:tc>
      </w:tr>
      <w:tr w:rsidR="00CF0589" w:rsidRPr="0031155A" w14:paraId="3F55703D"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5A106" w14:textId="77777777" w:rsidR="00CF0589" w:rsidRPr="0031155A" w:rsidRDefault="00CF0589" w:rsidP="00CF0589">
            <w:r w:rsidRPr="0031155A">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5A2F3B5E" w14:textId="3E8D294E" w:rsidR="00CF0589" w:rsidRPr="0031155A" w:rsidRDefault="00CF0589" w:rsidP="00CF0589">
            <w:r w:rsidRPr="00627C9F">
              <w:rPr>
                <w:color w:val="24303B"/>
                <w:kern w:val="0"/>
                <w:lang w:eastAsia="nl-BE"/>
                <w14:ligatures w14:val="none"/>
              </w:rPr>
              <w:t>0 1 2</w:t>
            </w:r>
          </w:p>
        </w:tc>
      </w:tr>
    </w:tbl>
    <w:p w14:paraId="4BBFA0A9" w14:textId="77777777" w:rsidR="0031155A" w:rsidRPr="0031155A" w:rsidRDefault="00E72165" w:rsidP="0031155A">
      <w:r>
        <w:rPr>
          <w:color w:val="24303B"/>
        </w:rPr>
        <w:pict w14:anchorId="5578DC6F">
          <v:rect id="_x0000_i1029" style="width:0;height:1.5pt" o:hralign="center" o:hrstd="t" o:hr="t" fillcolor="#a0a0a0" stroked="f"/>
        </w:pict>
      </w:r>
    </w:p>
    <w:p w14:paraId="11835EB2" w14:textId="2580EB47" w:rsidR="0031155A" w:rsidRPr="0031155A" w:rsidRDefault="0031155A" w:rsidP="0031155A">
      <w:pPr>
        <w:rPr>
          <w:b/>
          <w:bCs/>
        </w:rPr>
      </w:pPr>
      <w:r w:rsidRPr="0031155A">
        <w:rPr>
          <w:b/>
          <w:bCs/>
          <w:color w:val="123A5F"/>
        </w:rPr>
        <w:lastRenderedPageBreak/>
        <w:t>E. Inhoudsfidelity: voetcrème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717"/>
      </w:tblGrid>
      <w:tr w:rsidR="00E45F7C" w:rsidRPr="0031155A" w14:paraId="7D0A3E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48A55"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DD82" w14:textId="1F0253A1" w:rsidR="00E45F7C" w:rsidRPr="0031155A" w:rsidRDefault="00E45F7C" w:rsidP="0031155A">
            <w:pPr>
              <w:rPr>
                <w:b/>
                <w:bCs/>
              </w:rPr>
            </w:pPr>
            <w:r>
              <w:rPr>
                <w:b/>
                <w:bCs/>
                <w:color w:val="123A5F"/>
              </w:rPr>
              <w:t>Score</w:t>
            </w:r>
          </w:p>
        </w:tc>
      </w:tr>
      <w:tr w:rsidR="00E45F7C" w:rsidRPr="0031155A" w14:paraId="314948B9"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0DD781" w14:textId="77777777" w:rsidR="00E45F7C" w:rsidRPr="0031155A" w:rsidRDefault="00E45F7C" w:rsidP="00E45F7C">
            <w:r w:rsidRPr="0031155A">
              <w:rPr>
                <w:color w:val="24303B"/>
              </w:rPr>
              <w:t>Dagelijks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67111926" w14:textId="4C181EB8" w:rsidR="00E45F7C" w:rsidRPr="0031155A" w:rsidRDefault="00E45F7C" w:rsidP="00E45F7C">
            <w:r w:rsidRPr="00290E13">
              <w:rPr>
                <w:color w:val="24303B"/>
                <w:kern w:val="0"/>
                <w:lang w:eastAsia="nl-BE"/>
                <w14:ligatures w14:val="none"/>
              </w:rPr>
              <w:t>0 1 2</w:t>
            </w:r>
          </w:p>
        </w:tc>
      </w:tr>
      <w:tr w:rsidR="00E45F7C" w:rsidRPr="0031155A" w14:paraId="168851A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BF8A" w14:textId="77777777" w:rsidR="00E45F7C" w:rsidRPr="0031155A" w:rsidRDefault="00E45F7C" w:rsidP="00E45F7C">
            <w:r w:rsidRPr="0031155A">
              <w:rPr>
                <w:color w:val="24303B"/>
              </w:rPr>
              <w:t>Niet tussen de tenen smeren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03FC0547" w14:textId="545F547B" w:rsidR="00E45F7C" w:rsidRPr="0031155A" w:rsidRDefault="00E45F7C" w:rsidP="00E45F7C">
            <w:r w:rsidRPr="00290E13">
              <w:rPr>
                <w:color w:val="24303B"/>
                <w:kern w:val="0"/>
                <w:lang w:eastAsia="nl-BE"/>
                <w14:ligatures w14:val="none"/>
              </w:rPr>
              <w:t>0 1 2</w:t>
            </w:r>
          </w:p>
        </w:tc>
      </w:tr>
      <w:tr w:rsidR="00E45F7C" w:rsidRPr="0031155A" w14:paraId="3CABB62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09D81" w14:textId="77777777" w:rsidR="00E45F7C" w:rsidRPr="0031155A" w:rsidRDefault="00E45F7C" w:rsidP="00E45F7C">
            <w:r w:rsidRPr="0031155A">
              <w:rPr>
                <w:color w:val="24303B"/>
              </w:rPr>
              <w:t>Reden hiervoor toegelicht</w:t>
            </w:r>
          </w:p>
        </w:tc>
        <w:tc>
          <w:tcPr>
            <w:tcW w:w="0" w:type="auto"/>
            <w:tcBorders>
              <w:top w:val="single" w:sz="6" w:space="0" w:color="E6E6E6"/>
              <w:left w:val="single" w:sz="6" w:space="0" w:color="E6E6E6"/>
              <w:bottom w:val="single" w:sz="6" w:space="0" w:color="E6E6E6"/>
              <w:right w:val="single" w:sz="6" w:space="0" w:color="E6E6E6"/>
            </w:tcBorders>
            <w:hideMark/>
          </w:tcPr>
          <w:p w14:paraId="409715AF" w14:textId="6838D224" w:rsidR="00E45F7C" w:rsidRPr="0031155A" w:rsidRDefault="00E45F7C" w:rsidP="00E45F7C">
            <w:r w:rsidRPr="00290E13">
              <w:rPr>
                <w:color w:val="24303B"/>
                <w:kern w:val="0"/>
                <w:lang w:eastAsia="nl-BE"/>
                <w14:ligatures w14:val="none"/>
              </w:rPr>
              <w:t>0 1 2</w:t>
            </w:r>
          </w:p>
        </w:tc>
      </w:tr>
    </w:tbl>
    <w:p w14:paraId="22772300" w14:textId="77777777" w:rsidR="0031155A" w:rsidRPr="0031155A" w:rsidRDefault="00E72165" w:rsidP="0031155A">
      <w:r>
        <w:rPr>
          <w:color w:val="24303B"/>
        </w:rPr>
        <w:pict w14:anchorId="18AD6877">
          <v:rect id="_x0000_i1030" style="width:0;height:1.5pt" o:hralign="center" o:hrstd="t" o:hr="t" fillcolor="#a0a0a0" stroked="f"/>
        </w:pict>
      </w:r>
    </w:p>
    <w:p w14:paraId="4F867903" w14:textId="77777777" w:rsidR="0031155A" w:rsidRPr="0031155A" w:rsidRDefault="0031155A" w:rsidP="0031155A">
      <w:pPr>
        <w:rPr>
          <w:b/>
          <w:bCs/>
        </w:rPr>
      </w:pPr>
      <w:r w:rsidRPr="0031155A">
        <w:rPr>
          <w:b/>
          <w:bCs/>
          <w:color w:val="123A5F"/>
        </w:rPr>
        <w:t>F. Inhoudsfidelity: sokken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717"/>
      </w:tblGrid>
      <w:tr w:rsidR="00E45F7C" w:rsidRPr="0031155A" w14:paraId="57AF3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D42E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7773" w14:textId="2A9A2356" w:rsidR="00E45F7C" w:rsidRPr="0031155A" w:rsidRDefault="00E45F7C" w:rsidP="0031155A">
            <w:pPr>
              <w:rPr>
                <w:b/>
                <w:bCs/>
              </w:rPr>
            </w:pPr>
            <w:r>
              <w:rPr>
                <w:b/>
                <w:bCs/>
                <w:color w:val="123A5F"/>
              </w:rPr>
              <w:t>Score</w:t>
            </w:r>
          </w:p>
        </w:tc>
      </w:tr>
      <w:tr w:rsidR="00E45F7C" w:rsidRPr="0031155A" w14:paraId="6E864EE1"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C53" w14:textId="77777777" w:rsidR="00E45F7C" w:rsidRPr="0031155A" w:rsidRDefault="00E45F7C" w:rsidP="00E45F7C">
            <w:r w:rsidRPr="0031155A">
              <w:rPr>
                <w:color w:val="24303B"/>
              </w:rPr>
              <w:t>Dagelijks wisselen van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0A5471DE" w14:textId="25D10314" w:rsidR="00E45F7C" w:rsidRPr="0031155A" w:rsidRDefault="00E45F7C" w:rsidP="00E45F7C">
            <w:r w:rsidRPr="00C44337">
              <w:rPr>
                <w:color w:val="24303B"/>
                <w:kern w:val="0"/>
                <w:lang w:eastAsia="nl-BE"/>
                <w14:ligatures w14:val="none"/>
              </w:rPr>
              <w:t>0 1 2</w:t>
            </w:r>
          </w:p>
        </w:tc>
      </w:tr>
      <w:tr w:rsidR="00E45F7C" w:rsidRPr="0031155A" w14:paraId="6EFEC2F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CFA89" w14:textId="77777777" w:rsidR="00E45F7C" w:rsidRPr="0031155A" w:rsidRDefault="00E45F7C" w:rsidP="00E45F7C">
            <w:r w:rsidRPr="0031155A">
              <w:rPr>
                <w:color w:val="24303B"/>
              </w:rPr>
              <w:t>Gevraagd naar huidige gewoonten</w:t>
            </w:r>
          </w:p>
        </w:tc>
        <w:tc>
          <w:tcPr>
            <w:tcW w:w="0" w:type="auto"/>
            <w:tcBorders>
              <w:top w:val="single" w:sz="6" w:space="0" w:color="E6E6E6"/>
              <w:left w:val="single" w:sz="6" w:space="0" w:color="E6E6E6"/>
              <w:bottom w:val="single" w:sz="6" w:space="0" w:color="E6E6E6"/>
              <w:right w:val="single" w:sz="6" w:space="0" w:color="E6E6E6"/>
            </w:tcBorders>
            <w:hideMark/>
          </w:tcPr>
          <w:p w14:paraId="087429B9" w14:textId="5E6FEE28" w:rsidR="00E45F7C" w:rsidRPr="0031155A" w:rsidRDefault="00E45F7C" w:rsidP="00E45F7C">
            <w:r w:rsidRPr="00C44337">
              <w:rPr>
                <w:color w:val="24303B"/>
                <w:kern w:val="0"/>
                <w:lang w:eastAsia="nl-BE"/>
                <w14:ligatures w14:val="none"/>
              </w:rPr>
              <w:t>0 1 2</w:t>
            </w:r>
          </w:p>
        </w:tc>
      </w:tr>
      <w:tr w:rsidR="00E45F7C" w:rsidRPr="0031155A" w14:paraId="6253C6B2"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A084C" w14:textId="77777777" w:rsidR="00E45F7C" w:rsidRPr="0031155A" w:rsidRDefault="00E45F7C" w:rsidP="00E45F7C">
            <w:r w:rsidRPr="0031155A">
              <w:rPr>
                <w:color w:val="24303B"/>
              </w:rPr>
              <w:t>Katoenen of wollen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6D169D" w14:textId="071050D9" w:rsidR="00E45F7C" w:rsidRPr="0031155A" w:rsidRDefault="00E45F7C" w:rsidP="00E45F7C">
            <w:r w:rsidRPr="00C44337">
              <w:rPr>
                <w:color w:val="24303B"/>
                <w:kern w:val="0"/>
                <w:lang w:eastAsia="nl-BE"/>
                <w14:ligatures w14:val="none"/>
              </w:rPr>
              <w:t>0 1 2</w:t>
            </w:r>
          </w:p>
        </w:tc>
      </w:tr>
      <w:tr w:rsidR="00E45F7C" w:rsidRPr="0031155A" w14:paraId="41AB4C8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A93AC" w14:textId="77777777" w:rsidR="00E45F7C" w:rsidRPr="0031155A" w:rsidRDefault="00E45F7C" w:rsidP="00E45F7C">
            <w:r w:rsidRPr="0031155A">
              <w:rPr>
                <w:color w:val="24303B"/>
              </w:rPr>
              <w:t>Sokken zonder naden besproken</w:t>
            </w:r>
          </w:p>
        </w:tc>
        <w:tc>
          <w:tcPr>
            <w:tcW w:w="0" w:type="auto"/>
            <w:tcBorders>
              <w:top w:val="single" w:sz="6" w:space="0" w:color="E6E6E6"/>
              <w:left w:val="single" w:sz="6" w:space="0" w:color="E6E6E6"/>
              <w:bottom w:val="single" w:sz="6" w:space="0" w:color="E6E6E6"/>
              <w:right w:val="single" w:sz="6" w:space="0" w:color="E6E6E6"/>
            </w:tcBorders>
            <w:hideMark/>
          </w:tcPr>
          <w:p w14:paraId="220014BD" w14:textId="17FA3FEB" w:rsidR="00E45F7C" w:rsidRPr="0031155A" w:rsidRDefault="00E45F7C" w:rsidP="00E45F7C">
            <w:r w:rsidRPr="00C44337">
              <w:rPr>
                <w:color w:val="24303B"/>
                <w:kern w:val="0"/>
                <w:lang w:eastAsia="nl-BE"/>
                <w14:ligatures w14:val="none"/>
              </w:rPr>
              <w:t>0 1 2</w:t>
            </w:r>
          </w:p>
        </w:tc>
      </w:tr>
      <w:tr w:rsidR="00E45F7C" w:rsidRPr="0031155A" w14:paraId="780D156F"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34582" w14:textId="77777777" w:rsidR="00E45F7C" w:rsidRPr="0031155A" w:rsidRDefault="00E45F7C" w:rsidP="00E45F7C">
            <w:r w:rsidRPr="0031155A">
              <w:rPr>
                <w:color w:val="24303B"/>
              </w:rPr>
              <w:t>Sokken zonder gaten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09AE791A" w14:textId="7672DEDA" w:rsidR="00E45F7C" w:rsidRPr="0031155A" w:rsidRDefault="00E45F7C" w:rsidP="00E45F7C">
            <w:r w:rsidRPr="00C44337">
              <w:rPr>
                <w:color w:val="24303B"/>
                <w:kern w:val="0"/>
                <w:lang w:eastAsia="nl-BE"/>
                <w14:ligatures w14:val="none"/>
              </w:rPr>
              <w:t>0 1 2</w:t>
            </w:r>
          </w:p>
        </w:tc>
      </w:tr>
      <w:tr w:rsidR="00E45F7C" w:rsidRPr="0031155A" w14:paraId="65389DF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C294E" w14:textId="77777777" w:rsidR="00E45F7C" w:rsidRPr="0031155A" w:rsidRDefault="00E45F7C" w:rsidP="00E45F7C">
            <w:r w:rsidRPr="0031155A">
              <w:rPr>
                <w:color w:val="24303B"/>
              </w:rPr>
              <w:t>Altijd sokken in schoenen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6CC9510D" w14:textId="2FDC5226" w:rsidR="00E45F7C" w:rsidRPr="0031155A" w:rsidRDefault="00E45F7C" w:rsidP="00E45F7C">
            <w:r w:rsidRPr="00C44337">
              <w:rPr>
                <w:color w:val="24303B"/>
                <w:kern w:val="0"/>
                <w:lang w:eastAsia="nl-BE"/>
                <w14:ligatures w14:val="none"/>
              </w:rPr>
              <w:t>0 1 2</w:t>
            </w:r>
          </w:p>
        </w:tc>
      </w:tr>
      <w:tr w:rsidR="00E45F7C" w:rsidRPr="0031155A" w14:paraId="192E134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1121A" w14:textId="77777777" w:rsidR="00E45F7C" w:rsidRPr="0031155A" w:rsidRDefault="00E45F7C" w:rsidP="00E45F7C">
            <w:r w:rsidRPr="0031155A">
              <w:rPr>
                <w:color w:val="24303B"/>
              </w:rPr>
              <w:t>Knellende sokken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51F05592" w14:textId="32484682" w:rsidR="00E45F7C" w:rsidRPr="0031155A" w:rsidRDefault="00E45F7C" w:rsidP="00E45F7C">
            <w:r w:rsidRPr="00C44337">
              <w:rPr>
                <w:color w:val="24303B"/>
                <w:kern w:val="0"/>
                <w:lang w:eastAsia="nl-BE"/>
                <w14:ligatures w14:val="none"/>
              </w:rPr>
              <w:t>0 1 2</w:t>
            </w:r>
          </w:p>
        </w:tc>
      </w:tr>
    </w:tbl>
    <w:p w14:paraId="17A67AD0" w14:textId="77777777" w:rsidR="0031155A" w:rsidRPr="0031155A" w:rsidRDefault="00E72165" w:rsidP="0031155A">
      <w:r>
        <w:rPr>
          <w:color w:val="24303B"/>
        </w:rPr>
        <w:pict w14:anchorId="4F8D6469">
          <v:rect id="_x0000_i1031" style="width:0;height:1.5pt" o:hralign="center" o:hrstd="t" o:hr="t" fillcolor="#a0a0a0" stroked="f"/>
        </w:pict>
      </w:r>
    </w:p>
    <w:p w14:paraId="68C2463E" w14:textId="77777777" w:rsidR="0031155A" w:rsidRPr="0031155A" w:rsidRDefault="0031155A" w:rsidP="0031155A">
      <w:pPr>
        <w:rPr>
          <w:b/>
          <w:bCs/>
        </w:rPr>
      </w:pPr>
      <w:r w:rsidRPr="0031155A">
        <w:rPr>
          <w:b/>
          <w:bCs/>
          <w:color w:val="123A5F"/>
        </w:rPr>
        <w:t>G. Inhoudsfidelity: schoenen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E45F7C" w:rsidRPr="0031155A" w14:paraId="5F09D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D99B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E7EC9" w14:textId="556CCFD2" w:rsidR="00E45F7C" w:rsidRPr="0031155A" w:rsidRDefault="00E45F7C" w:rsidP="0031155A">
            <w:pPr>
              <w:rPr>
                <w:b/>
                <w:bCs/>
              </w:rPr>
            </w:pPr>
            <w:r>
              <w:rPr>
                <w:b/>
                <w:bCs/>
                <w:color w:val="123A5F"/>
              </w:rPr>
              <w:t>Score</w:t>
            </w:r>
          </w:p>
        </w:tc>
      </w:tr>
      <w:tr w:rsidR="00E45F7C" w:rsidRPr="0031155A" w14:paraId="4349E6CA"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3A609" w14:textId="77777777" w:rsidR="00E45F7C" w:rsidRPr="0031155A" w:rsidRDefault="00E45F7C" w:rsidP="00E45F7C">
            <w:r w:rsidRPr="0031155A">
              <w:rPr>
                <w:color w:val="24303B"/>
              </w:rPr>
              <w:t>Nooit blootvoets lopen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95775E" w14:textId="4C91E1B1" w:rsidR="00E45F7C" w:rsidRPr="0031155A" w:rsidRDefault="00E45F7C" w:rsidP="00E45F7C">
            <w:r w:rsidRPr="000055E5">
              <w:rPr>
                <w:color w:val="24303B"/>
                <w:kern w:val="0"/>
                <w:lang w:eastAsia="nl-BE"/>
                <w14:ligatures w14:val="none"/>
              </w:rPr>
              <w:t>0 1 2</w:t>
            </w:r>
          </w:p>
        </w:tc>
      </w:tr>
      <w:tr w:rsidR="00E45F7C" w:rsidRPr="0031155A" w14:paraId="288FE551"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79C97" w14:textId="77777777" w:rsidR="00E45F7C" w:rsidRPr="0031155A" w:rsidRDefault="00E45F7C" w:rsidP="00E45F7C">
            <w:r w:rsidRPr="0031155A">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5BAF1216" w14:textId="138C1F3E" w:rsidR="00E45F7C" w:rsidRPr="0031155A" w:rsidRDefault="00E45F7C" w:rsidP="00E45F7C">
            <w:r w:rsidRPr="000055E5">
              <w:rPr>
                <w:color w:val="24303B"/>
                <w:kern w:val="0"/>
                <w:lang w:eastAsia="nl-BE"/>
                <w14:ligatures w14:val="none"/>
              </w:rPr>
              <w:t>0 1 2</w:t>
            </w:r>
          </w:p>
        </w:tc>
      </w:tr>
      <w:tr w:rsidR="00E45F7C" w:rsidRPr="0031155A" w14:paraId="35EF6FF8"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298C" w14:textId="77777777" w:rsidR="00E45F7C" w:rsidRPr="0031155A" w:rsidRDefault="00E45F7C" w:rsidP="00E45F7C">
            <w:r w:rsidRPr="0031155A">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180FA086" w14:textId="01973C22" w:rsidR="00E45F7C" w:rsidRPr="0031155A" w:rsidRDefault="00E45F7C" w:rsidP="00E45F7C">
            <w:r w:rsidRPr="000055E5">
              <w:rPr>
                <w:color w:val="24303B"/>
                <w:kern w:val="0"/>
                <w:lang w:eastAsia="nl-BE"/>
                <w14:ligatures w14:val="none"/>
              </w:rPr>
              <w:t>0 1 2</w:t>
            </w:r>
          </w:p>
        </w:tc>
      </w:tr>
      <w:tr w:rsidR="00E45F7C" w:rsidRPr="0031155A" w14:paraId="16EAF9EE"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42DA" w14:textId="77777777" w:rsidR="00E45F7C" w:rsidRPr="0031155A" w:rsidRDefault="00E45F7C" w:rsidP="00E45F7C">
            <w:r w:rsidRPr="0031155A">
              <w:rPr>
                <w:color w:val="24303B"/>
              </w:rPr>
              <w:t>Gevraagd welke schoenen thuis worden gedragen</w:t>
            </w:r>
          </w:p>
        </w:tc>
        <w:tc>
          <w:tcPr>
            <w:tcW w:w="0" w:type="auto"/>
            <w:tcBorders>
              <w:top w:val="single" w:sz="6" w:space="0" w:color="E6E6E6"/>
              <w:left w:val="single" w:sz="6" w:space="0" w:color="E6E6E6"/>
              <w:bottom w:val="single" w:sz="6" w:space="0" w:color="E6E6E6"/>
              <w:right w:val="single" w:sz="6" w:space="0" w:color="E6E6E6"/>
            </w:tcBorders>
            <w:hideMark/>
          </w:tcPr>
          <w:p w14:paraId="54BC8328" w14:textId="21EA9715" w:rsidR="00E45F7C" w:rsidRPr="0031155A" w:rsidRDefault="00E45F7C" w:rsidP="00E45F7C">
            <w:r w:rsidRPr="000055E5">
              <w:rPr>
                <w:color w:val="24303B"/>
                <w:kern w:val="0"/>
                <w:lang w:eastAsia="nl-BE"/>
                <w14:ligatures w14:val="none"/>
              </w:rPr>
              <w:t>0 1 2</w:t>
            </w:r>
          </w:p>
        </w:tc>
      </w:tr>
      <w:tr w:rsidR="00E45F7C" w:rsidRPr="0031155A" w14:paraId="40DC9FF7"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2E957" w14:textId="77777777" w:rsidR="00E45F7C" w:rsidRPr="0031155A" w:rsidRDefault="00E45F7C" w:rsidP="00E45F7C">
            <w:r w:rsidRPr="0031155A">
              <w:rPr>
                <w:color w:val="24303B"/>
              </w:rPr>
              <w:t>Teenslippers afgeraden</w:t>
            </w:r>
          </w:p>
        </w:tc>
        <w:tc>
          <w:tcPr>
            <w:tcW w:w="0" w:type="auto"/>
            <w:tcBorders>
              <w:top w:val="single" w:sz="6" w:space="0" w:color="E6E6E6"/>
              <w:left w:val="single" w:sz="6" w:space="0" w:color="E6E6E6"/>
              <w:bottom w:val="single" w:sz="6" w:space="0" w:color="E6E6E6"/>
              <w:right w:val="single" w:sz="6" w:space="0" w:color="E6E6E6"/>
            </w:tcBorders>
            <w:hideMark/>
          </w:tcPr>
          <w:p w14:paraId="6C3E8C30" w14:textId="3FB2B2FB" w:rsidR="00E45F7C" w:rsidRPr="0031155A" w:rsidRDefault="00E45F7C" w:rsidP="00E45F7C">
            <w:r w:rsidRPr="000055E5">
              <w:rPr>
                <w:color w:val="24303B"/>
                <w:kern w:val="0"/>
                <w:lang w:eastAsia="nl-BE"/>
                <w14:ligatures w14:val="none"/>
              </w:rPr>
              <w:t>0 1 2</w:t>
            </w:r>
          </w:p>
        </w:tc>
      </w:tr>
      <w:tr w:rsidR="00E45F7C" w:rsidRPr="0031155A" w14:paraId="4445A603"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1A237" w14:textId="77777777" w:rsidR="00E45F7C" w:rsidRPr="0031155A" w:rsidRDefault="00E45F7C" w:rsidP="00E45F7C">
            <w:r w:rsidRPr="0031155A">
              <w:rPr>
                <w:color w:val="24303B"/>
              </w:rPr>
              <w:t>Sandalen afgeraden</w:t>
            </w:r>
          </w:p>
        </w:tc>
        <w:tc>
          <w:tcPr>
            <w:tcW w:w="0" w:type="auto"/>
            <w:tcBorders>
              <w:top w:val="single" w:sz="6" w:space="0" w:color="E6E6E6"/>
              <w:left w:val="single" w:sz="6" w:space="0" w:color="E6E6E6"/>
              <w:bottom w:val="single" w:sz="6" w:space="0" w:color="E6E6E6"/>
              <w:right w:val="single" w:sz="6" w:space="0" w:color="E6E6E6"/>
            </w:tcBorders>
            <w:hideMark/>
          </w:tcPr>
          <w:p w14:paraId="52E90FDD" w14:textId="45892EEC" w:rsidR="00E45F7C" w:rsidRPr="0031155A" w:rsidRDefault="00E45F7C" w:rsidP="00E45F7C">
            <w:r w:rsidRPr="000055E5">
              <w:rPr>
                <w:color w:val="24303B"/>
                <w:kern w:val="0"/>
                <w:lang w:eastAsia="nl-BE"/>
                <w14:ligatures w14:val="none"/>
              </w:rPr>
              <w:t>0 1 2</w:t>
            </w:r>
          </w:p>
        </w:tc>
      </w:tr>
      <w:tr w:rsidR="00E45F7C" w:rsidRPr="0031155A" w14:paraId="4819FE6C"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E941C" w14:textId="77777777" w:rsidR="00E45F7C" w:rsidRPr="0031155A" w:rsidRDefault="00E45F7C" w:rsidP="00E45F7C">
            <w:r w:rsidRPr="0031155A">
              <w:rPr>
                <w:color w:val="24303B"/>
              </w:rPr>
              <w:t>Te smalle schoenen afgeraden</w:t>
            </w:r>
          </w:p>
        </w:tc>
        <w:tc>
          <w:tcPr>
            <w:tcW w:w="0" w:type="auto"/>
            <w:tcBorders>
              <w:top w:val="single" w:sz="6" w:space="0" w:color="E6E6E6"/>
              <w:left w:val="single" w:sz="6" w:space="0" w:color="E6E6E6"/>
              <w:bottom w:val="single" w:sz="6" w:space="0" w:color="E6E6E6"/>
              <w:right w:val="single" w:sz="6" w:space="0" w:color="E6E6E6"/>
            </w:tcBorders>
            <w:hideMark/>
          </w:tcPr>
          <w:p w14:paraId="4784D9E7" w14:textId="3AD9ECE6" w:rsidR="00E45F7C" w:rsidRPr="0031155A" w:rsidRDefault="00E45F7C" w:rsidP="00E45F7C">
            <w:r w:rsidRPr="000055E5">
              <w:rPr>
                <w:color w:val="24303B"/>
                <w:kern w:val="0"/>
                <w:lang w:eastAsia="nl-BE"/>
                <w14:ligatures w14:val="none"/>
              </w:rPr>
              <w:t>0 1 2</w:t>
            </w:r>
          </w:p>
        </w:tc>
      </w:tr>
      <w:tr w:rsidR="00E45F7C" w:rsidRPr="0031155A" w14:paraId="36059BA0"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62DB" w14:textId="77777777" w:rsidR="00E45F7C" w:rsidRPr="0031155A" w:rsidRDefault="00E45F7C" w:rsidP="00E45F7C">
            <w:r w:rsidRPr="0031155A">
              <w:rPr>
                <w:color w:val="24303B"/>
              </w:rPr>
              <w:t>Hoge hakken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15D73B6F" w14:textId="5562133D" w:rsidR="00E45F7C" w:rsidRPr="0031155A" w:rsidRDefault="00E45F7C" w:rsidP="00E45F7C">
            <w:r w:rsidRPr="000055E5">
              <w:rPr>
                <w:color w:val="24303B"/>
                <w:kern w:val="0"/>
                <w:lang w:eastAsia="nl-BE"/>
                <w14:ligatures w14:val="none"/>
              </w:rPr>
              <w:t>0 1 2</w:t>
            </w:r>
          </w:p>
        </w:tc>
      </w:tr>
      <w:tr w:rsidR="00E45F7C" w:rsidRPr="0031155A" w14:paraId="1F2E1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01CE6" w14:textId="77777777" w:rsidR="00E45F7C" w:rsidRPr="0031155A" w:rsidRDefault="00E45F7C" w:rsidP="0031155A">
            <w:r w:rsidRPr="0031155A">
              <w:rPr>
                <w:color w:val="24303B"/>
              </w:rPr>
              <w:lastRenderedPageBreak/>
              <w:t>Reden (druk/wrijving)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159E1" w14:textId="4A6D8594" w:rsidR="00E45F7C" w:rsidRPr="0031155A" w:rsidRDefault="00E45F7C" w:rsidP="0031155A">
            <w:r w:rsidRPr="0061523E">
              <w:rPr>
                <w:color w:val="24303B"/>
                <w:kern w:val="0"/>
                <w:lang w:eastAsia="nl-BE"/>
                <w14:ligatures w14:val="none"/>
              </w:rPr>
              <w:t>0 1 2</w:t>
            </w:r>
          </w:p>
        </w:tc>
      </w:tr>
    </w:tbl>
    <w:p w14:paraId="46208C40" w14:textId="77777777" w:rsidR="0031155A" w:rsidRPr="0031155A" w:rsidRDefault="00E72165" w:rsidP="0031155A">
      <w:r>
        <w:rPr>
          <w:color w:val="24303B"/>
        </w:rPr>
        <w:pict w14:anchorId="7E51FF69">
          <v:rect id="_x0000_i1032" style="width:0;height:1.5pt" o:hralign="center" o:hrstd="t" o:hr="t" fillcolor="#a0a0a0" stroked="f"/>
        </w:pict>
      </w:r>
    </w:p>
    <w:p w14:paraId="69B155DA" w14:textId="77777777" w:rsidR="0031155A" w:rsidRPr="0031155A" w:rsidRDefault="0031155A" w:rsidP="0031155A">
      <w:pPr>
        <w:rPr>
          <w:b/>
          <w:bCs/>
        </w:rPr>
      </w:pPr>
      <w:r w:rsidRPr="0031155A">
        <w:rPr>
          <w:b/>
          <w:bCs/>
          <w:color w:val="123A5F"/>
        </w:rPr>
        <w:t>H. Inhoudsfidelity: overige preventieve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717"/>
      </w:tblGrid>
      <w:tr w:rsidR="00F0150B" w:rsidRPr="0031155A" w14:paraId="3E7BC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78DE5"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B7425" w14:textId="0CA9D3DE" w:rsidR="00F0150B" w:rsidRPr="0031155A" w:rsidRDefault="00F0150B" w:rsidP="0031155A">
            <w:pPr>
              <w:rPr>
                <w:b/>
                <w:bCs/>
              </w:rPr>
            </w:pPr>
            <w:r>
              <w:rPr>
                <w:b/>
                <w:bCs/>
                <w:color w:val="123A5F"/>
              </w:rPr>
              <w:t>Score</w:t>
            </w:r>
          </w:p>
        </w:tc>
      </w:tr>
      <w:tr w:rsidR="00F0150B" w:rsidRPr="0031155A" w14:paraId="23A86BFE"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51191" w14:textId="77777777" w:rsidR="00F0150B" w:rsidRPr="0031155A" w:rsidRDefault="00F0150B" w:rsidP="00F0150B">
            <w:r w:rsidRPr="0031155A">
              <w:rPr>
                <w:color w:val="24303B"/>
              </w:rPr>
              <w:t>Warmwaterkruik afgeraden</w:t>
            </w:r>
          </w:p>
        </w:tc>
        <w:tc>
          <w:tcPr>
            <w:tcW w:w="0" w:type="auto"/>
            <w:tcBorders>
              <w:top w:val="single" w:sz="6" w:space="0" w:color="E6E6E6"/>
              <w:left w:val="single" w:sz="6" w:space="0" w:color="E6E6E6"/>
              <w:bottom w:val="single" w:sz="6" w:space="0" w:color="E6E6E6"/>
              <w:right w:val="single" w:sz="6" w:space="0" w:color="E6E6E6"/>
            </w:tcBorders>
            <w:hideMark/>
          </w:tcPr>
          <w:p w14:paraId="44EFA14C" w14:textId="41208416" w:rsidR="00F0150B" w:rsidRPr="0031155A" w:rsidRDefault="00F0150B" w:rsidP="00F0150B">
            <w:r w:rsidRPr="00B13C44">
              <w:rPr>
                <w:color w:val="24303B"/>
                <w:kern w:val="0"/>
                <w:lang w:eastAsia="nl-BE"/>
                <w14:ligatures w14:val="none"/>
              </w:rPr>
              <w:t>0 1 2</w:t>
            </w:r>
          </w:p>
        </w:tc>
      </w:tr>
      <w:tr w:rsidR="00F0150B" w:rsidRPr="0031155A" w14:paraId="6AF4DB5F"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3A6CC" w14:textId="77777777" w:rsidR="00F0150B" w:rsidRPr="0031155A" w:rsidRDefault="00F0150B" w:rsidP="00F0150B">
            <w:r w:rsidRPr="0031155A">
              <w:rPr>
                <w:color w:val="24303B"/>
              </w:rPr>
              <w:t>Kersenpitkussen afgeraden</w:t>
            </w:r>
          </w:p>
        </w:tc>
        <w:tc>
          <w:tcPr>
            <w:tcW w:w="0" w:type="auto"/>
            <w:tcBorders>
              <w:top w:val="single" w:sz="6" w:space="0" w:color="E6E6E6"/>
              <w:left w:val="single" w:sz="6" w:space="0" w:color="E6E6E6"/>
              <w:bottom w:val="single" w:sz="6" w:space="0" w:color="E6E6E6"/>
              <w:right w:val="single" w:sz="6" w:space="0" w:color="E6E6E6"/>
            </w:tcBorders>
            <w:hideMark/>
          </w:tcPr>
          <w:p w14:paraId="3162AA71" w14:textId="1778096D" w:rsidR="00F0150B" w:rsidRPr="0031155A" w:rsidRDefault="00F0150B" w:rsidP="00F0150B">
            <w:r w:rsidRPr="00B13C44">
              <w:rPr>
                <w:color w:val="24303B"/>
                <w:kern w:val="0"/>
                <w:lang w:eastAsia="nl-BE"/>
                <w14:ligatures w14:val="none"/>
              </w:rPr>
              <w:t>0 1 2</w:t>
            </w:r>
          </w:p>
        </w:tc>
      </w:tr>
      <w:tr w:rsidR="00F0150B" w:rsidRPr="0031155A" w14:paraId="2963EE2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90BDB4" w14:textId="77777777" w:rsidR="00F0150B" w:rsidRPr="0031155A" w:rsidRDefault="00F0150B" w:rsidP="00F0150B">
            <w:r w:rsidRPr="0031155A">
              <w:rPr>
                <w:color w:val="24303B"/>
              </w:rPr>
              <w:t>Risico op verbranding uitgelegd</w:t>
            </w:r>
          </w:p>
        </w:tc>
        <w:tc>
          <w:tcPr>
            <w:tcW w:w="0" w:type="auto"/>
            <w:tcBorders>
              <w:top w:val="single" w:sz="6" w:space="0" w:color="E6E6E6"/>
              <w:left w:val="single" w:sz="6" w:space="0" w:color="E6E6E6"/>
              <w:bottom w:val="single" w:sz="6" w:space="0" w:color="E6E6E6"/>
              <w:right w:val="single" w:sz="6" w:space="0" w:color="E6E6E6"/>
            </w:tcBorders>
            <w:hideMark/>
          </w:tcPr>
          <w:p w14:paraId="21CA7557" w14:textId="730E4E5F" w:rsidR="00F0150B" w:rsidRPr="0031155A" w:rsidRDefault="00F0150B" w:rsidP="00F0150B">
            <w:r w:rsidRPr="00B13C44">
              <w:rPr>
                <w:color w:val="24303B"/>
                <w:kern w:val="0"/>
                <w:lang w:eastAsia="nl-BE"/>
                <w14:ligatures w14:val="none"/>
              </w:rPr>
              <w:t>0 1 2</w:t>
            </w:r>
          </w:p>
        </w:tc>
      </w:tr>
      <w:tr w:rsidR="00F0150B" w:rsidRPr="0031155A" w14:paraId="5201C4E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4F1C9" w14:textId="77777777" w:rsidR="00F0150B" w:rsidRPr="0031155A" w:rsidRDefault="00F0150B" w:rsidP="00F0150B">
            <w:r w:rsidRPr="0031155A">
              <w:rPr>
                <w:color w:val="24303B"/>
              </w:rPr>
              <w:t>Slaapsokken als alternatief besproken</w:t>
            </w:r>
          </w:p>
        </w:tc>
        <w:tc>
          <w:tcPr>
            <w:tcW w:w="0" w:type="auto"/>
            <w:tcBorders>
              <w:top w:val="single" w:sz="6" w:space="0" w:color="E6E6E6"/>
              <w:left w:val="single" w:sz="6" w:space="0" w:color="E6E6E6"/>
              <w:bottom w:val="single" w:sz="6" w:space="0" w:color="E6E6E6"/>
              <w:right w:val="single" w:sz="6" w:space="0" w:color="E6E6E6"/>
            </w:tcBorders>
            <w:hideMark/>
          </w:tcPr>
          <w:p w14:paraId="2DACAA20" w14:textId="06E18010" w:rsidR="00F0150B" w:rsidRPr="0031155A" w:rsidRDefault="00F0150B" w:rsidP="00F0150B">
            <w:r w:rsidRPr="00B13C44">
              <w:rPr>
                <w:color w:val="24303B"/>
                <w:kern w:val="0"/>
                <w:lang w:eastAsia="nl-BE"/>
                <w14:ligatures w14:val="none"/>
              </w:rPr>
              <w:t>0 1 2</w:t>
            </w:r>
          </w:p>
        </w:tc>
      </w:tr>
      <w:tr w:rsidR="00F0150B" w:rsidRPr="0031155A" w14:paraId="40AAB6DB"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C9A1B" w14:textId="77777777" w:rsidR="00F0150B" w:rsidRPr="0031155A" w:rsidRDefault="00F0150B" w:rsidP="00F0150B">
            <w:r w:rsidRPr="0031155A">
              <w:rPr>
                <w:color w:val="24303B"/>
              </w:rPr>
              <w:t>Materiaal slaapsokken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17E0C7C4" w14:textId="13FA8882" w:rsidR="00F0150B" w:rsidRPr="0031155A" w:rsidRDefault="00F0150B" w:rsidP="00F0150B">
            <w:r w:rsidRPr="00B13C44">
              <w:rPr>
                <w:color w:val="24303B"/>
                <w:kern w:val="0"/>
                <w:lang w:eastAsia="nl-BE"/>
                <w14:ligatures w14:val="none"/>
              </w:rPr>
              <w:t>0 1 2</w:t>
            </w:r>
          </w:p>
        </w:tc>
      </w:tr>
    </w:tbl>
    <w:p w14:paraId="7035CCFE" w14:textId="77777777" w:rsidR="0031155A" w:rsidRPr="0031155A" w:rsidRDefault="00E72165" w:rsidP="0031155A">
      <w:r>
        <w:rPr>
          <w:color w:val="24303B"/>
        </w:rPr>
        <w:pict w14:anchorId="2AC0553C">
          <v:rect id="_x0000_i1033" style="width:0;height:1.5pt" o:hralign="center" o:hrstd="t" o:hr="t" fillcolor="#a0a0a0" stroked="f"/>
        </w:pict>
      </w:r>
    </w:p>
    <w:p w14:paraId="5B061984" w14:textId="77777777" w:rsidR="0031155A" w:rsidRPr="0031155A" w:rsidRDefault="0031155A" w:rsidP="0031155A">
      <w:pPr>
        <w:rPr>
          <w:b/>
          <w:bCs/>
        </w:rPr>
      </w:pPr>
      <w:r w:rsidRPr="0031155A">
        <w:rPr>
          <w:b/>
          <w:bCs/>
          <w:color w:val="123A5F"/>
        </w:rPr>
        <w:t>I. Didactische fidelity</w:t>
      </w:r>
    </w:p>
    <w:p w14:paraId="140DD6DD" w14:textId="77777777" w:rsidR="0031155A" w:rsidRPr="0031155A" w:rsidRDefault="0031155A" w:rsidP="0031155A">
      <w:pPr>
        <w:rPr>
          <w:del w:id="1003" w:author="Janou De Buyser" w:date="2026-10-25T10:00:00Z"/>
        </w:rPr>
      </w:pPr>
      <w:del w:id="1002" w:author="Janou De Buyser" w:date="2026-10-25T10:00:00Z">
        <w:r w:rsidRPr="0031155A">
          <w:rPr>
            <w:color w:val="24303B"/>
          </w:rPr>
          <w:delText>Dit is belangrijk omdat jouw interventie sterk gebaseerd is op gezondheidsgeletterdheid.</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717"/>
      </w:tblGrid>
      <w:tr w:rsidR="00F0150B" w:rsidRPr="0031155A" w14:paraId="42838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8A410"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FA76" w14:textId="4BB5D223" w:rsidR="00F0150B" w:rsidRPr="0031155A" w:rsidRDefault="000D14FE" w:rsidP="0031155A">
            <w:pPr>
              <w:rPr>
                <w:b/>
                <w:bCs/>
              </w:rPr>
            </w:pPr>
            <w:r>
              <w:rPr>
                <w:b/>
                <w:bCs/>
                <w:color w:val="123A5F"/>
              </w:rPr>
              <w:t>Score</w:t>
            </w:r>
          </w:p>
        </w:tc>
      </w:tr>
      <w:tr w:rsidR="00F0150B" w:rsidRPr="0031155A" w14:paraId="153670A7"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236461" w14:textId="77777777" w:rsidR="00F0150B" w:rsidRPr="0031155A" w:rsidRDefault="00F0150B" w:rsidP="00F0150B">
            <w:r w:rsidRPr="0031155A">
              <w:rPr>
                <w:color w:val="24303B"/>
              </w:rPr>
              <w:t>Toestemming gevraagd voor educatie</w:t>
            </w:r>
          </w:p>
        </w:tc>
        <w:tc>
          <w:tcPr>
            <w:tcW w:w="0" w:type="auto"/>
            <w:tcBorders>
              <w:top w:val="single" w:sz="6" w:space="0" w:color="E6E6E6"/>
              <w:left w:val="single" w:sz="6" w:space="0" w:color="E6E6E6"/>
              <w:bottom w:val="single" w:sz="6" w:space="0" w:color="E6E6E6"/>
              <w:right w:val="single" w:sz="6" w:space="0" w:color="E6E6E6"/>
            </w:tcBorders>
            <w:hideMark/>
          </w:tcPr>
          <w:p w14:paraId="27CEC384" w14:textId="7ADEC132" w:rsidR="00F0150B" w:rsidRPr="0031155A" w:rsidRDefault="00F0150B" w:rsidP="00F0150B">
            <w:r w:rsidRPr="00073D13">
              <w:rPr>
                <w:color w:val="24303B"/>
                <w:kern w:val="0"/>
                <w:lang w:eastAsia="nl-BE"/>
                <w14:ligatures w14:val="none"/>
              </w:rPr>
              <w:t>0 1 2</w:t>
            </w:r>
          </w:p>
        </w:tc>
      </w:tr>
      <w:tr w:rsidR="00F0150B" w:rsidRPr="0031155A" w14:paraId="3FB8AA50"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C7947" w14:textId="77777777" w:rsidR="00F0150B" w:rsidRPr="0031155A" w:rsidRDefault="00F0150B" w:rsidP="00F0150B">
            <w:r w:rsidRPr="0031155A">
              <w:rPr>
                <w:color w:val="24303B"/>
              </w:rPr>
              <w:t>Voorkennis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7C1584FC" w14:textId="4EA6850A" w:rsidR="00F0150B" w:rsidRPr="0031155A" w:rsidRDefault="00F0150B" w:rsidP="00F0150B">
            <w:r w:rsidRPr="00073D13">
              <w:rPr>
                <w:color w:val="24303B"/>
                <w:kern w:val="0"/>
                <w:lang w:eastAsia="nl-BE"/>
                <w14:ligatures w14:val="none"/>
              </w:rPr>
              <w:t>0 1 2</w:t>
            </w:r>
          </w:p>
        </w:tc>
      </w:tr>
      <w:tr w:rsidR="00F0150B" w:rsidRPr="0031155A" w14:paraId="548F38E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9A40" w14:textId="77777777" w:rsidR="00F0150B" w:rsidRPr="0031155A" w:rsidRDefault="00F0150B" w:rsidP="00F0150B">
            <w:r w:rsidRPr="0031155A">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6AC6543" w14:textId="654A9D6F" w:rsidR="00F0150B" w:rsidRPr="0031155A" w:rsidRDefault="00F0150B" w:rsidP="00F0150B">
            <w:r w:rsidRPr="00073D13">
              <w:rPr>
                <w:color w:val="24303B"/>
                <w:kern w:val="0"/>
                <w:lang w:eastAsia="nl-BE"/>
                <w14:ligatures w14:val="none"/>
              </w:rPr>
              <w:t>0 1 2</w:t>
            </w:r>
          </w:p>
        </w:tc>
      </w:tr>
      <w:tr w:rsidR="00F0150B" w:rsidRPr="0031155A" w14:paraId="62958619"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7DB2E" w14:textId="77777777" w:rsidR="00F0150B" w:rsidRPr="0031155A" w:rsidRDefault="00F0150B" w:rsidP="00F0150B">
            <w:r w:rsidRPr="0031155A">
              <w:rPr>
                <w:color w:val="24303B"/>
              </w:rPr>
              <w:t>Correcte informatie bekrachtigd</w:t>
            </w:r>
          </w:p>
        </w:tc>
        <w:tc>
          <w:tcPr>
            <w:tcW w:w="0" w:type="auto"/>
            <w:tcBorders>
              <w:top w:val="single" w:sz="6" w:space="0" w:color="E6E6E6"/>
              <w:left w:val="single" w:sz="6" w:space="0" w:color="E6E6E6"/>
              <w:bottom w:val="single" w:sz="6" w:space="0" w:color="E6E6E6"/>
              <w:right w:val="single" w:sz="6" w:space="0" w:color="E6E6E6"/>
            </w:tcBorders>
            <w:hideMark/>
          </w:tcPr>
          <w:p w14:paraId="17F02996" w14:textId="7A868C21" w:rsidR="00F0150B" w:rsidRPr="0031155A" w:rsidRDefault="00F0150B" w:rsidP="00F0150B">
            <w:r w:rsidRPr="00073D13">
              <w:rPr>
                <w:color w:val="24303B"/>
                <w:kern w:val="0"/>
                <w:lang w:eastAsia="nl-BE"/>
                <w14:ligatures w14:val="none"/>
              </w:rPr>
              <w:t>0 1 2</w:t>
            </w:r>
          </w:p>
        </w:tc>
      </w:tr>
      <w:tr w:rsidR="00F0150B" w:rsidRPr="0031155A" w14:paraId="60D6E60C"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66891" w14:textId="77777777" w:rsidR="00F0150B" w:rsidRPr="0031155A" w:rsidRDefault="00F0150B" w:rsidP="00F0150B">
            <w:r w:rsidRPr="0031155A">
              <w:rPr>
                <w:color w:val="24303B"/>
              </w:rPr>
              <w:t>Aangesloten bij antwoorden uit NAFF</w:t>
            </w:r>
          </w:p>
        </w:tc>
        <w:tc>
          <w:tcPr>
            <w:tcW w:w="0" w:type="auto"/>
            <w:tcBorders>
              <w:top w:val="single" w:sz="6" w:space="0" w:color="E6E6E6"/>
              <w:left w:val="single" w:sz="6" w:space="0" w:color="E6E6E6"/>
              <w:bottom w:val="single" w:sz="6" w:space="0" w:color="E6E6E6"/>
              <w:right w:val="single" w:sz="6" w:space="0" w:color="E6E6E6"/>
            </w:tcBorders>
            <w:hideMark/>
          </w:tcPr>
          <w:p w14:paraId="31264357" w14:textId="16BAC1E8" w:rsidR="00F0150B" w:rsidRPr="0031155A" w:rsidRDefault="00F0150B" w:rsidP="00F0150B">
            <w:r w:rsidRPr="00073D13">
              <w:rPr>
                <w:color w:val="24303B"/>
                <w:kern w:val="0"/>
                <w:lang w:eastAsia="nl-BE"/>
                <w14:ligatures w14:val="none"/>
              </w:rPr>
              <w:t>0 1 2</w:t>
            </w:r>
          </w:p>
        </w:tc>
      </w:tr>
      <w:tr w:rsidR="00F0150B" w:rsidRPr="0031155A" w14:paraId="6130B75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4467B" w14:textId="77777777" w:rsidR="00F0150B" w:rsidRPr="0031155A" w:rsidRDefault="00F0150B" w:rsidP="00F0150B">
            <w:r w:rsidRPr="0031155A">
              <w:rPr>
                <w:color w:val="24303B"/>
              </w:rPr>
              <w:t>Demonstratie gegeven</w:t>
            </w:r>
          </w:p>
        </w:tc>
        <w:tc>
          <w:tcPr>
            <w:tcW w:w="0" w:type="auto"/>
            <w:tcBorders>
              <w:top w:val="single" w:sz="6" w:space="0" w:color="E6E6E6"/>
              <w:left w:val="single" w:sz="6" w:space="0" w:color="E6E6E6"/>
              <w:bottom w:val="single" w:sz="6" w:space="0" w:color="E6E6E6"/>
              <w:right w:val="single" w:sz="6" w:space="0" w:color="E6E6E6"/>
            </w:tcBorders>
            <w:hideMark/>
          </w:tcPr>
          <w:p w14:paraId="6950BAA4" w14:textId="15AD94C3" w:rsidR="00F0150B" w:rsidRPr="0031155A" w:rsidRDefault="00F0150B" w:rsidP="00F0150B">
            <w:r w:rsidRPr="00073D13">
              <w:rPr>
                <w:color w:val="24303B"/>
                <w:kern w:val="0"/>
                <w:lang w:eastAsia="nl-BE"/>
                <w14:ligatures w14:val="none"/>
              </w:rPr>
              <w:t>0 1 2</w:t>
            </w:r>
          </w:p>
        </w:tc>
      </w:tr>
      <w:tr w:rsidR="00F0150B" w:rsidRPr="0031155A" w14:paraId="2E59FD94"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78165" w14:textId="77777777" w:rsidR="00F0150B" w:rsidRPr="0031155A" w:rsidRDefault="00F0150B" w:rsidP="00F0150B">
            <w:r w:rsidRPr="0031155A">
              <w:rPr>
                <w:color w:val="24303B"/>
              </w:rPr>
              <w:t>Patiënt laten oefenen</w:t>
            </w:r>
          </w:p>
        </w:tc>
        <w:tc>
          <w:tcPr>
            <w:tcW w:w="0" w:type="auto"/>
            <w:tcBorders>
              <w:top w:val="single" w:sz="6" w:space="0" w:color="E6E6E6"/>
              <w:left w:val="single" w:sz="6" w:space="0" w:color="E6E6E6"/>
              <w:bottom w:val="single" w:sz="6" w:space="0" w:color="E6E6E6"/>
              <w:right w:val="single" w:sz="6" w:space="0" w:color="E6E6E6"/>
            </w:tcBorders>
            <w:hideMark/>
          </w:tcPr>
          <w:p w14:paraId="462BB6EA" w14:textId="3F30A826" w:rsidR="00F0150B" w:rsidRPr="0031155A" w:rsidRDefault="00F0150B" w:rsidP="00F0150B">
            <w:r w:rsidRPr="00073D13">
              <w:rPr>
                <w:color w:val="24303B"/>
                <w:kern w:val="0"/>
                <w:lang w:eastAsia="nl-BE"/>
                <w14:ligatures w14:val="none"/>
              </w:rPr>
              <w:t>0 1 2</w:t>
            </w:r>
          </w:p>
        </w:tc>
      </w:tr>
      <w:tr w:rsidR="00F0150B" w:rsidRPr="0031155A" w14:paraId="2FCA9C8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1F241" w14:textId="77777777" w:rsidR="00F0150B" w:rsidRPr="0031155A" w:rsidRDefault="00F0150B" w:rsidP="00F0150B">
            <w:r w:rsidRPr="0031155A">
              <w:rPr>
                <w:color w:val="24303B"/>
              </w:rPr>
              <w:t>Teach-back gebruikt</w:t>
            </w:r>
          </w:p>
        </w:tc>
        <w:tc>
          <w:tcPr>
            <w:tcW w:w="0" w:type="auto"/>
            <w:tcBorders>
              <w:top w:val="single" w:sz="6" w:space="0" w:color="E6E6E6"/>
              <w:left w:val="single" w:sz="6" w:space="0" w:color="E6E6E6"/>
              <w:bottom w:val="single" w:sz="6" w:space="0" w:color="E6E6E6"/>
              <w:right w:val="single" w:sz="6" w:space="0" w:color="E6E6E6"/>
            </w:tcBorders>
            <w:hideMark/>
          </w:tcPr>
          <w:p w14:paraId="41977923" w14:textId="48AF9332" w:rsidR="00F0150B" w:rsidRPr="0031155A" w:rsidRDefault="00F0150B" w:rsidP="00F0150B">
            <w:r w:rsidRPr="00073D13">
              <w:rPr>
                <w:color w:val="24303B"/>
                <w:kern w:val="0"/>
                <w:lang w:eastAsia="nl-BE"/>
                <w14:ligatures w14:val="none"/>
              </w:rPr>
              <w:t>0 1 2</w:t>
            </w:r>
          </w:p>
        </w:tc>
      </w:tr>
      <w:tr w:rsidR="00F0150B" w:rsidRPr="0031155A" w14:paraId="1165F0A2"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30830" w14:textId="77777777" w:rsidR="00F0150B" w:rsidRPr="0031155A" w:rsidRDefault="00F0150B" w:rsidP="00F0150B">
            <w:r w:rsidRPr="0031155A">
              <w:rPr>
                <w:color w:val="24303B"/>
              </w:rPr>
              <w:t>Begrip gecontroleerd</w:t>
            </w:r>
          </w:p>
        </w:tc>
        <w:tc>
          <w:tcPr>
            <w:tcW w:w="0" w:type="auto"/>
            <w:tcBorders>
              <w:top w:val="single" w:sz="6" w:space="0" w:color="E6E6E6"/>
              <w:left w:val="single" w:sz="6" w:space="0" w:color="E6E6E6"/>
              <w:bottom w:val="single" w:sz="6" w:space="0" w:color="E6E6E6"/>
              <w:right w:val="single" w:sz="6" w:space="0" w:color="E6E6E6"/>
            </w:tcBorders>
            <w:hideMark/>
          </w:tcPr>
          <w:p w14:paraId="42BDCE90" w14:textId="12AEB364" w:rsidR="00F0150B" w:rsidRPr="0031155A" w:rsidRDefault="00F0150B" w:rsidP="00F0150B">
            <w:r w:rsidRPr="00073D13">
              <w:rPr>
                <w:color w:val="24303B"/>
                <w:kern w:val="0"/>
                <w:lang w:eastAsia="nl-BE"/>
                <w14:ligatures w14:val="none"/>
              </w:rPr>
              <w:t>0 1 2</w:t>
            </w:r>
          </w:p>
        </w:tc>
      </w:tr>
      <w:tr w:rsidR="00F0150B" w:rsidRPr="0031155A" w14:paraId="37A6B30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D41DC" w14:textId="77777777" w:rsidR="00F0150B" w:rsidRPr="0031155A" w:rsidRDefault="00F0150B" w:rsidP="00F0150B">
            <w:r w:rsidRPr="0031155A">
              <w:rPr>
                <w:color w:val="24303B"/>
              </w:rPr>
              <w:t>Vragen uitgelokt</w:t>
            </w:r>
          </w:p>
        </w:tc>
        <w:tc>
          <w:tcPr>
            <w:tcW w:w="0" w:type="auto"/>
            <w:tcBorders>
              <w:top w:val="single" w:sz="6" w:space="0" w:color="E6E6E6"/>
              <w:left w:val="single" w:sz="6" w:space="0" w:color="E6E6E6"/>
              <w:bottom w:val="single" w:sz="6" w:space="0" w:color="E6E6E6"/>
              <w:right w:val="single" w:sz="6" w:space="0" w:color="E6E6E6"/>
            </w:tcBorders>
            <w:hideMark/>
          </w:tcPr>
          <w:p w14:paraId="73644194" w14:textId="5324CF14" w:rsidR="00F0150B" w:rsidRPr="0031155A" w:rsidRDefault="00F0150B" w:rsidP="00F0150B">
            <w:r w:rsidRPr="00073D13">
              <w:rPr>
                <w:color w:val="24303B"/>
                <w:kern w:val="0"/>
                <w:lang w:eastAsia="nl-BE"/>
                <w14:ligatures w14:val="none"/>
              </w:rPr>
              <w:t>0 1 2</w:t>
            </w:r>
          </w:p>
        </w:tc>
      </w:tr>
      <w:tr w:rsidR="00F0150B" w:rsidRPr="0031155A" w14:paraId="74B76D1F"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E4F49" w14:textId="77777777" w:rsidR="00F0150B" w:rsidRPr="0031155A" w:rsidRDefault="00F0150B" w:rsidP="00F0150B">
            <w:r w:rsidRPr="0031155A">
              <w:rPr>
                <w:color w:val="24303B"/>
              </w:rPr>
              <w:t>Brochure meegegeven</w:t>
            </w:r>
          </w:p>
        </w:tc>
        <w:tc>
          <w:tcPr>
            <w:tcW w:w="0" w:type="auto"/>
            <w:tcBorders>
              <w:top w:val="single" w:sz="6" w:space="0" w:color="E6E6E6"/>
              <w:left w:val="single" w:sz="6" w:space="0" w:color="E6E6E6"/>
              <w:bottom w:val="single" w:sz="6" w:space="0" w:color="E6E6E6"/>
              <w:right w:val="single" w:sz="6" w:space="0" w:color="E6E6E6"/>
            </w:tcBorders>
            <w:hideMark/>
          </w:tcPr>
          <w:p w14:paraId="38A46B27" w14:textId="4629249B" w:rsidR="00F0150B" w:rsidRPr="0031155A" w:rsidRDefault="00F0150B" w:rsidP="00F0150B">
            <w:r w:rsidRPr="00073D13">
              <w:rPr>
                <w:color w:val="24303B"/>
                <w:kern w:val="0"/>
                <w:lang w:eastAsia="nl-BE"/>
                <w14:ligatures w14:val="none"/>
              </w:rPr>
              <w:t>0 1 2</w:t>
            </w:r>
          </w:p>
        </w:tc>
      </w:tr>
    </w:tbl>
    <w:p w14:paraId="3BE23C24" w14:textId="77777777" w:rsidR="0031155A" w:rsidRPr="0031155A" w:rsidRDefault="00E72165" w:rsidP="0031155A">
      <w:r>
        <w:rPr>
          <w:color w:val="24303B"/>
        </w:rPr>
        <w:pict w14:anchorId="2F929C77">
          <v:rect id="_x0000_i1034" style="width:0;height:1.5pt" o:hralign="center" o:hrstd="t" o:hr="t" fillcolor="#a0a0a0" stroked="f"/>
        </w:pict>
      </w:r>
    </w:p>
    <w:p w14:paraId="33F7557E" w14:textId="77777777" w:rsidR="00B27998" w:rsidRDefault="00B27998" w:rsidP="0031155A">
      <w:pPr>
        <w:rPr>
          <w:b/>
          <w:bCs/>
        </w:rPr>
      </w:pPr>
    </w:p>
    <w:p w14:paraId="7B7FFA4D" w14:textId="77777777" w:rsidR="00B27998" w:rsidRDefault="00B27998" w:rsidP="0031155A">
      <w:pPr>
        <w:rPr>
          <w:b/>
          <w:bCs/>
        </w:rPr>
      </w:pPr>
    </w:p>
    <w:p w14:paraId="712A10E9" w14:textId="3297901A" w:rsidR="0031155A" w:rsidRPr="0031155A" w:rsidRDefault="0031155A" w:rsidP="0031155A">
      <w:pPr>
        <w:rPr>
          <w:b/>
          <w:bCs/>
        </w:rPr>
      </w:pPr>
      <w:r w:rsidRPr="0031155A">
        <w:rPr>
          <w:b/>
          <w:bCs/>
          <w:color w:val="123A5F"/>
        </w:rPr>
        <w:lastRenderedPageBreak/>
        <w:t>J. Treatment Receipt</w:t>
      </w:r>
    </w:p>
    <w:p w14:paraId="6C3CB5C9" w14:textId="77777777" w:rsidR="0031155A" w:rsidRPr="0031155A" w:rsidRDefault="0031155A" w:rsidP="0031155A">
      <w:pPr>
        <w:rPr>
          <w:b/>
          <w:bCs/>
        </w:rPr>
      </w:pPr>
      <w:r w:rsidRPr="0031155A">
        <w:rPr>
          <w:b/>
          <w:bCs/>
          <w:color w:val="123A5F"/>
        </w:rPr>
        <w:t>Patiënt kon spontaan correct herhalen: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94"/>
        <w:gridCol w:w="1326"/>
        <w:gridCol w:w="945"/>
      </w:tblGrid>
      <w:tr w:rsidR="0031155A" w:rsidRPr="0031155A" w14:paraId="3227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6DA3A" w14:textId="77777777" w:rsidR="0031155A" w:rsidRPr="0031155A" w:rsidRDefault="0031155A" w:rsidP="0031155A">
            <w:pPr>
              <w:rPr>
                <w:b/>
                <w:bCs/>
              </w:rPr>
            </w:pPr>
            <w:r w:rsidRPr="0031155A">
              <w:rPr>
                <w:b/>
                <w:bCs/>
                <w:color w:val="123A5F"/>
              </w:rPr>
              <w:t>Onderdeel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C6CD" w14:textId="77777777" w:rsidR="0031155A" w:rsidRPr="0031155A" w:rsidRDefault="0031155A" w:rsidP="0031155A">
            <w:pPr>
              <w:rPr>
                <w:b/>
                <w:bCs/>
              </w:rPr>
            </w:pPr>
            <w:r w:rsidRPr="0031155A">
              <w:rPr>
                <w:b/>
                <w:bCs/>
                <w:color w:val="123A5F"/>
              </w:rPr>
              <w:t>Nee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D7752" w14:textId="77777777" w:rsidR="0031155A" w:rsidRPr="0031155A" w:rsidRDefault="0031155A" w:rsidP="0031155A">
            <w:pPr>
              <w:rPr>
                <w:b/>
                <w:bCs/>
              </w:rPr>
            </w:pPr>
            <w:r w:rsidRPr="0031155A">
              <w:rPr>
                <w:b/>
                <w:bCs/>
                <w:color w:val="123A5F"/>
              </w:rPr>
              <w:t>Gedeeltelijk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75E41" w14:textId="77777777" w:rsidR="0031155A" w:rsidRPr="0031155A" w:rsidRDefault="0031155A" w:rsidP="0031155A">
            <w:pPr>
              <w:rPr>
                <w:b/>
                <w:bCs/>
              </w:rPr>
            </w:pPr>
            <w:r w:rsidRPr="0031155A">
              <w:rPr>
                <w:b/>
                <w:bCs/>
                <w:color w:val="123A5F"/>
              </w:rPr>
              <w:t>Volledig</w:t>
            </w:r>
          </w:p>
        </w:tc>
      </w:tr>
      <w:tr w:rsidR="0031155A" w:rsidRPr="0031155A" w14:paraId="2B611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9A4D5" w14:textId="77777777" w:rsidR="0031155A" w:rsidRPr="0031155A" w:rsidRDefault="0031155A" w:rsidP="0031155A">
            <w:r w:rsidRPr="0031155A">
              <w:rPr>
                <w:color w:val="24303B"/>
              </w:rPr>
              <w:t>Dagelijkse inspectie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4BBA"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7224C"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B7DAC" w14:textId="77777777" w:rsidR="0031155A" w:rsidRPr="0031155A" w:rsidRDefault="0031155A" w:rsidP="0031155A">
            <w:r w:rsidRPr="0031155A">
              <w:rPr>
                <w:color w:val="24303B"/>
              </w:rPr>
              <w:t>2</w:t>
            </w:r>
          </w:p>
        </w:tc>
      </w:tr>
      <w:tr w:rsidR="0031155A" w:rsidRPr="0031155A" w14:paraId="085F0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12C7" w14:textId="77777777" w:rsidR="0031155A" w:rsidRPr="0031155A" w:rsidRDefault="0031155A" w:rsidP="0031155A">
            <w:r w:rsidRPr="0031155A">
              <w:rPr>
                <w:color w:val="24303B"/>
              </w:rPr>
              <w:t>Wassen voeten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4318"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D1A7"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B6A8" w14:textId="77777777" w:rsidR="0031155A" w:rsidRPr="0031155A" w:rsidRDefault="0031155A" w:rsidP="0031155A">
            <w:r w:rsidRPr="0031155A">
              <w:rPr>
                <w:color w:val="24303B"/>
              </w:rPr>
              <w:t>2</w:t>
            </w:r>
          </w:p>
        </w:tc>
      </w:tr>
      <w:tr w:rsidR="0031155A" w:rsidRPr="0031155A" w14:paraId="5DA8C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FB94B" w14:textId="77777777" w:rsidR="0031155A" w:rsidRPr="0031155A" w:rsidRDefault="0031155A" w:rsidP="0031155A">
            <w:r w:rsidRPr="0031155A">
              <w:rPr>
                <w:color w:val="24303B"/>
              </w:rPr>
              <w:t>Voetcrème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4414C"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9CC4A"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EF7E5" w14:textId="77777777" w:rsidR="0031155A" w:rsidRPr="0031155A" w:rsidRDefault="0031155A" w:rsidP="0031155A">
            <w:r w:rsidRPr="0031155A">
              <w:rPr>
                <w:color w:val="24303B"/>
              </w:rPr>
              <w:t>2</w:t>
            </w:r>
          </w:p>
        </w:tc>
      </w:tr>
      <w:tr w:rsidR="0031155A" w:rsidRPr="0031155A" w14:paraId="5418CB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A2186" w14:textId="77777777" w:rsidR="0031155A" w:rsidRPr="0031155A" w:rsidRDefault="0031155A" w:rsidP="0031155A">
            <w:r w:rsidRPr="0031155A">
              <w:rPr>
                <w:color w:val="24303B"/>
              </w:rPr>
              <w:t>Sokken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4EAD7"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402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3F05C" w14:textId="77777777" w:rsidR="0031155A" w:rsidRPr="0031155A" w:rsidRDefault="0031155A" w:rsidP="0031155A">
            <w:r w:rsidRPr="0031155A">
              <w:rPr>
                <w:color w:val="24303B"/>
              </w:rPr>
              <w:t>2</w:t>
            </w:r>
          </w:p>
        </w:tc>
      </w:tr>
      <w:tr w:rsidR="0031155A" w:rsidRPr="0031155A" w14:paraId="4B48C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9F0D9" w14:textId="77777777" w:rsidR="0031155A" w:rsidRPr="0031155A" w:rsidRDefault="0031155A" w:rsidP="0031155A">
            <w:r w:rsidRPr="0031155A">
              <w:rPr>
                <w:color w:val="24303B"/>
              </w:rPr>
              <w:t>Schoenen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9A12F"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2E3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EB8EA" w14:textId="77777777" w:rsidR="0031155A" w:rsidRPr="0031155A" w:rsidRDefault="0031155A" w:rsidP="0031155A">
            <w:r w:rsidRPr="0031155A">
              <w:rPr>
                <w:color w:val="24303B"/>
              </w:rPr>
              <w:t>2</w:t>
            </w:r>
          </w:p>
        </w:tc>
      </w:tr>
      <w:tr w:rsidR="0031155A" w:rsidRPr="0031155A" w14:paraId="5DAC5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8C943" w14:textId="77777777" w:rsidR="0031155A" w:rsidRPr="0031155A" w:rsidRDefault="0031155A" w:rsidP="0031155A">
            <w:r w:rsidRPr="0031155A">
              <w:rPr>
                <w:color w:val="24303B"/>
              </w:rPr>
              <w:t>Wanneer arts contacteren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DE821"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F1D32"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CD85" w14:textId="77777777" w:rsidR="0031155A" w:rsidRPr="0031155A" w:rsidRDefault="0031155A" w:rsidP="0031155A">
            <w:r w:rsidRPr="0031155A">
              <w:rPr>
                <w:color w:val="24303B"/>
              </w:rPr>
              <w:t>2</w:t>
            </w:r>
          </w:p>
        </w:tc>
      </w:tr>
    </w:tbl>
    <w:p w14:paraId="25F3D910" w14:textId="77777777" w:rsidR="0061523E" w:rsidRDefault="0061523E"/>
    <w:p w14:paraId="3BD0C029" w14:textId="77777777" w:rsidR="003A7060" w:rsidRDefault="003A7060"/>
    <w:p w14:paraId="235E9492" w14:textId="77777777" w:rsidR="000D14FE" w:rsidRDefault="000D14FE">
      <w:pPr>
        <w:rPr>
          <w:b/>
          <w:bCs/>
        </w:rPr>
      </w:pPr>
      <w:r>
        <w:rPr>
          <w:b/>
          <w:bCs/>
          <w:color w:val="24303B"/>
        </w:rPr>
        <w:br w:type="page"/>
      </w:r>
    </w:p>
    <w:p w14:paraId="27A2823F" w14:textId="05C455AD" w:rsidR="000D14FE" w:rsidRPr="000D14FE" w:rsidRDefault="000D14FE" w:rsidP="000D14FE">
      <w:pPr>
        <w:pBdr>
          <w:top w:val="single" w:sz="4" w:space="1" w:color="auto"/>
          <w:left w:val="single" w:sz="4" w:space="4" w:color="auto"/>
          <w:bottom w:val="single" w:sz="4" w:space="1" w:color="auto"/>
          <w:right w:val="single" w:sz="4" w:space="4" w:color="auto"/>
        </w:pBdr>
        <w:rPr>
          <w:b/>
          <w:bCs/>
          <w:sz w:val="40"/>
          <w:szCs w:val="40"/>
        </w:rPr>
      </w:pPr>
      <w:r w:rsidRPr="000D14FE">
        <w:rPr>
          <w:b/>
          <w:bCs/>
          <w:color w:val="123A5F"/>
          <w:sz w:val="40"/>
          <w:szCs w:val="40"/>
        </w:rPr>
        <w:lastRenderedPageBreak/>
        <w:t>VISIT 2: Evaluatie kennis voetzorg + educatie orthopedische schoenen</w:t>
      </w:r>
    </w:p>
    <w:p w14:paraId="170B92DF" w14:textId="77777777" w:rsidR="000D14FE" w:rsidRDefault="000D14FE" w:rsidP="000D14FE">
      <w:pPr>
        <w:rPr>
          <w:b/>
          <w:bCs/>
        </w:rPr>
      </w:pPr>
    </w:p>
    <w:p w14:paraId="206B7AFD" w14:textId="581775B5" w:rsidR="000D14FE" w:rsidRPr="000D14FE" w:rsidRDefault="000D14FE" w:rsidP="000D14FE">
      <w:pPr>
        <w:rPr>
          <w:b/>
          <w:bCs/>
        </w:rPr>
      </w:pPr>
      <w:r w:rsidRPr="000D14FE">
        <w:rPr>
          <w:b/>
          <w:bCs/>
          <w:color w:val="123A5F"/>
        </w:rPr>
        <w:t>A. 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717"/>
      </w:tblGrid>
      <w:tr w:rsidR="00665B85" w:rsidRPr="000D14FE" w14:paraId="02DC7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9F60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14F20" w14:textId="1E1CBA86" w:rsidR="00665B85" w:rsidRPr="000D14FE" w:rsidRDefault="00665B85" w:rsidP="000D14FE">
            <w:pPr>
              <w:rPr>
                <w:b/>
                <w:bCs/>
              </w:rPr>
            </w:pPr>
            <w:r>
              <w:rPr>
                <w:b/>
                <w:bCs/>
                <w:color w:val="123A5F"/>
              </w:rPr>
              <w:t>Score</w:t>
            </w:r>
          </w:p>
        </w:tc>
      </w:tr>
      <w:tr w:rsidR="00665B85" w:rsidRPr="000D14FE" w14:paraId="528712C3"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28A54" w14:textId="77777777" w:rsidR="00665B85" w:rsidRPr="000D14FE" w:rsidRDefault="00665B85" w:rsidP="00665B85">
            <w:r w:rsidRPr="000D14FE">
              <w:rPr>
                <w:color w:val="24303B"/>
              </w:rPr>
              <w:t>NAFF afgenomen</w:t>
            </w:r>
          </w:p>
        </w:tc>
        <w:tc>
          <w:tcPr>
            <w:tcW w:w="0" w:type="auto"/>
            <w:tcBorders>
              <w:top w:val="single" w:sz="6" w:space="0" w:color="E6E6E6"/>
              <w:left w:val="single" w:sz="6" w:space="0" w:color="E6E6E6"/>
              <w:bottom w:val="single" w:sz="6" w:space="0" w:color="E6E6E6"/>
              <w:right w:val="single" w:sz="6" w:space="0" w:color="E6E6E6"/>
            </w:tcBorders>
            <w:hideMark/>
          </w:tcPr>
          <w:p w14:paraId="39C1A6AA" w14:textId="46871911" w:rsidR="00665B85" w:rsidRPr="000D14FE" w:rsidRDefault="00665B85" w:rsidP="00665B85">
            <w:r w:rsidRPr="00073D13">
              <w:rPr>
                <w:color w:val="24303B"/>
                <w:kern w:val="0"/>
                <w:lang w:eastAsia="nl-BE"/>
                <w14:ligatures w14:val="none"/>
              </w:rPr>
              <w:t>0 1 2</w:t>
            </w:r>
          </w:p>
        </w:tc>
      </w:tr>
      <w:tr w:rsidR="00665B85" w:rsidRPr="000D14FE" w14:paraId="490B3A42"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7933D" w14:textId="77777777" w:rsidR="00665B85" w:rsidRPr="000D14FE" w:rsidRDefault="00665B85" w:rsidP="00665B85">
            <w:r w:rsidRPr="000D14FE">
              <w:rPr>
                <w:color w:val="24303B"/>
              </w:rPr>
              <w:t>Resultaten NAFF gebruikt tijdens gesprek</w:t>
            </w:r>
          </w:p>
        </w:tc>
        <w:tc>
          <w:tcPr>
            <w:tcW w:w="0" w:type="auto"/>
            <w:tcBorders>
              <w:top w:val="single" w:sz="6" w:space="0" w:color="E6E6E6"/>
              <w:left w:val="single" w:sz="6" w:space="0" w:color="E6E6E6"/>
              <w:bottom w:val="single" w:sz="6" w:space="0" w:color="E6E6E6"/>
              <w:right w:val="single" w:sz="6" w:space="0" w:color="E6E6E6"/>
            </w:tcBorders>
            <w:hideMark/>
          </w:tcPr>
          <w:p w14:paraId="2908612E" w14:textId="47D98A9A" w:rsidR="00665B85" w:rsidRPr="000D14FE" w:rsidRDefault="00665B85" w:rsidP="00665B85">
            <w:r w:rsidRPr="00073D13">
              <w:rPr>
                <w:color w:val="24303B"/>
                <w:kern w:val="0"/>
                <w:lang w:eastAsia="nl-BE"/>
                <w14:ligatures w14:val="none"/>
              </w:rPr>
              <w:t>0 1 2</w:t>
            </w:r>
          </w:p>
        </w:tc>
      </w:tr>
    </w:tbl>
    <w:p w14:paraId="4EC6DBE1" w14:textId="77777777" w:rsidR="000D14FE" w:rsidRPr="000D14FE" w:rsidRDefault="00E72165" w:rsidP="000D14FE">
      <w:r>
        <w:rPr>
          <w:color w:val="24303B"/>
        </w:rPr>
        <w:pict w14:anchorId="07F28129">
          <v:rect id="_x0000_i1035" style="width:0;height:1.5pt" o:hralign="center" o:hrstd="t" o:hr="t" fillcolor="#a0a0a0" stroked="f"/>
        </w:pict>
      </w:r>
    </w:p>
    <w:p w14:paraId="3DEE21C7" w14:textId="77777777" w:rsidR="000D14FE" w:rsidRPr="000D14FE" w:rsidRDefault="000D14FE" w:rsidP="000D14FE">
      <w:pPr>
        <w:rPr>
          <w:b/>
          <w:bCs/>
        </w:rPr>
      </w:pPr>
      <w:r w:rsidRPr="000D14FE">
        <w:rPr>
          <w:b/>
          <w:bCs/>
          <w:color w:val="123A5F"/>
        </w:rPr>
        <w:t>B. Evaluatie kennis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717"/>
      </w:tblGrid>
      <w:tr w:rsidR="00665B85" w:rsidRPr="000D14FE" w14:paraId="3FFF6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29D5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AC0354" w14:textId="4279DE74" w:rsidR="00665B85" w:rsidRPr="000D14FE" w:rsidRDefault="00665B85" w:rsidP="000D14FE">
            <w:pPr>
              <w:rPr>
                <w:b/>
                <w:bCs/>
              </w:rPr>
            </w:pPr>
            <w:r>
              <w:rPr>
                <w:b/>
                <w:bCs/>
                <w:color w:val="123A5F"/>
              </w:rPr>
              <w:t>Score</w:t>
            </w:r>
          </w:p>
        </w:tc>
      </w:tr>
      <w:tr w:rsidR="00665B85" w:rsidRPr="000D14FE" w14:paraId="2E606090"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8C95F" w14:textId="77777777" w:rsidR="00665B85" w:rsidRPr="000D14FE" w:rsidRDefault="00665B85" w:rsidP="00665B85">
            <w:r w:rsidRPr="000D14FE">
              <w:rPr>
                <w:color w:val="24303B"/>
              </w:rPr>
              <w:t>Positieve feedback gegeven op correcte antwoorden</w:t>
            </w:r>
          </w:p>
        </w:tc>
        <w:tc>
          <w:tcPr>
            <w:tcW w:w="0" w:type="auto"/>
            <w:tcBorders>
              <w:top w:val="single" w:sz="6" w:space="0" w:color="E6E6E6"/>
              <w:left w:val="single" w:sz="6" w:space="0" w:color="E6E6E6"/>
              <w:bottom w:val="single" w:sz="6" w:space="0" w:color="E6E6E6"/>
              <w:right w:val="single" w:sz="6" w:space="0" w:color="E6E6E6"/>
            </w:tcBorders>
            <w:hideMark/>
          </w:tcPr>
          <w:p w14:paraId="20222BB0" w14:textId="23B255D8" w:rsidR="00665B85" w:rsidRPr="000D14FE" w:rsidRDefault="00665B85" w:rsidP="00665B85">
            <w:r w:rsidRPr="00073D13">
              <w:rPr>
                <w:color w:val="24303B"/>
                <w:kern w:val="0"/>
                <w:lang w:eastAsia="nl-BE"/>
                <w14:ligatures w14:val="none"/>
              </w:rPr>
              <w:t>0 1 2</w:t>
            </w:r>
          </w:p>
        </w:tc>
      </w:tr>
      <w:tr w:rsidR="00665B85" w:rsidRPr="000D14FE" w14:paraId="11F797F5"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53F9E" w14:textId="77777777" w:rsidR="00665B85" w:rsidRPr="000D14FE" w:rsidRDefault="00665B85" w:rsidP="00665B85">
            <w:r w:rsidRPr="000D14FE">
              <w:rPr>
                <w:color w:val="24303B"/>
              </w:rPr>
              <w:t>Tekorten in kennis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414658EE" w14:textId="0B940096" w:rsidR="00665B85" w:rsidRPr="000D14FE" w:rsidRDefault="00665B85" w:rsidP="00665B85">
            <w:r w:rsidRPr="00073D13">
              <w:rPr>
                <w:color w:val="24303B"/>
                <w:kern w:val="0"/>
                <w:lang w:eastAsia="nl-BE"/>
                <w14:ligatures w14:val="none"/>
              </w:rPr>
              <w:t>0 1 2</w:t>
            </w:r>
          </w:p>
        </w:tc>
      </w:tr>
      <w:tr w:rsidR="00665B85" w:rsidRPr="000D14FE" w14:paraId="3B58B191"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D3F42" w14:textId="77777777" w:rsidR="00665B85" w:rsidRPr="000D14FE" w:rsidRDefault="00665B85" w:rsidP="00665B85">
            <w:r w:rsidRPr="000D14FE">
              <w:rPr>
                <w:color w:val="24303B"/>
              </w:rPr>
              <w:t>Ontbrekende informatie herhaald</w:t>
            </w:r>
          </w:p>
        </w:tc>
        <w:tc>
          <w:tcPr>
            <w:tcW w:w="0" w:type="auto"/>
            <w:tcBorders>
              <w:top w:val="single" w:sz="6" w:space="0" w:color="E6E6E6"/>
              <w:left w:val="single" w:sz="6" w:space="0" w:color="E6E6E6"/>
              <w:bottom w:val="single" w:sz="6" w:space="0" w:color="E6E6E6"/>
              <w:right w:val="single" w:sz="6" w:space="0" w:color="E6E6E6"/>
            </w:tcBorders>
            <w:hideMark/>
          </w:tcPr>
          <w:p w14:paraId="5FC0BC16" w14:textId="47E7280C" w:rsidR="00665B85" w:rsidRPr="000D14FE" w:rsidRDefault="00665B85" w:rsidP="00665B85">
            <w:r w:rsidRPr="00073D13">
              <w:rPr>
                <w:color w:val="24303B"/>
                <w:kern w:val="0"/>
                <w:lang w:eastAsia="nl-BE"/>
                <w14:ligatures w14:val="none"/>
              </w:rPr>
              <w:t>0 1 2</w:t>
            </w:r>
          </w:p>
        </w:tc>
      </w:tr>
      <w:tr w:rsidR="00665B85" w:rsidRPr="000D14FE" w14:paraId="520641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0CA83" w14:textId="77777777" w:rsidR="00665B85" w:rsidRPr="000D14FE" w:rsidRDefault="00665B85" w:rsidP="00665B85">
            <w:r w:rsidRPr="000D14FE">
              <w:rPr>
                <w:color w:val="24303B"/>
              </w:rPr>
              <w:t>Brochure gebruikt tijdens re-educatie</w:t>
            </w:r>
          </w:p>
        </w:tc>
        <w:tc>
          <w:tcPr>
            <w:tcW w:w="0" w:type="auto"/>
            <w:tcBorders>
              <w:top w:val="single" w:sz="6" w:space="0" w:color="E6E6E6"/>
              <w:left w:val="single" w:sz="6" w:space="0" w:color="E6E6E6"/>
              <w:bottom w:val="single" w:sz="6" w:space="0" w:color="E6E6E6"/>
              <w:right w:val="single" w:sz="6" w:space="0" w:color="E6E6E6"/>
            </w:tcBorders>
            <w:hideMark/>
          </w:tcPr>
          <w:p w14:paraId="3785DE54" w14:textId="09F83EFC" w:rsidR="00665B85" w:rsidRPr="000D14FE" w:rsidRDefault="00665B85" w:rsidP="00665B85">
            <w:r w:rsidRPr="00073D13">
              <w:rPr>
                <w:color w:val="24303B"/>
                <w:kern w:val="0"/>
                <w:lang w:eastAsia="nl-BE"/>
                <w14:ligatures w14:val="none"/>
              </w:rPr>
              <w:t>0 1 2</w:t>
            </w:r>
          </w:p>
        </w:tc>
      </w:tr>
      <w:tr w:rsidR="00665B85" w:rsidRPr="000D14FE" w14:paraId="3DA89C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F6FEE" w14:textId="77777777" w:rsidR="00665B85" w:rsidRPr="000D14FE" w:rsidRDefault="00665B85" w:rsidP="00665B85">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6675DEB7" w14:textId="13950F3C" w:rsidR="00665B85" w:rsidRPr="000D14FE" w:rsidRDefault="00665B85" w:rsidP="00665B85">
            <w:r w:rsidRPr="00073D13">
              <w:rPr>
                <w:color w:val="24303B"/>
                <w:kern w:val="0"/>
                <w:lang w:eastAsia="nl-BE"/>
                <w14:ligatures w14:val="none"/>
              </w:rPr>
              <w:t>0 1 2</w:t>
            </w:r>
          </w:p>
        </w:tc>
      </w:tr>
    </w:tbl>
    <w:p w14:paraId="087C5918" w14:textId="77777777" w:rsidR="000D14FE" w:rsidRPr="000D14FE" w:rsidRDefault="00E72165" w:rsidP="000D14FE">
      <w:r>
        <w:rPr>
          <w:color w:val="24303B"/>
        </w:rPr>
        <w:pict w14:anchorId="7D51AB2D">
          <v:rect id="_x0000_i1036" style="width:0;height:1.5pt" o:hralign="center" o:hrstd="t" o:hr="t" fillcolor="#a0a0a0" stroked="f"/>
        </w:pict>
      </w:r>
    </w:p>
    <w:p w14:paraId="2572B308" w14:textId="77777777" w:rsidR="000D14FE" w:rsidRPr="000D14FE" w:rsidRDefault="000D14FE" w:rsidP="000D14FE">
      <w:pPr>
        <w:rPr>
          <w:b/>
          <w:bCs/>
        </w:rPr>
      </w:pPr>
      <w:r w:rsidRPr="000D14FE">
        <w:rPr>
          <w:b/>
          <w:bCs/>
          <w:color w:val="123A5F"/>
        </w:rPr>
        <w:t>C. Educatie orthopedische schoenen</w:t>
      </w:r>
    </w:p>
    <w:p w14:paraId="3C4AEE0F" w14:textId="77777777" w:rsidR="000D14FE" w:rsidRPr="000D14FE" w:rsidRDefault="000D14FE" w:rsidP="000D14FE">
      <w:pPr>
        <w:rPr>
          <w:b/>
          <w:bCs/>
        </w:rPr>
      </w:pPr>
      <w:r w:rsidRPr="000D14FE">
        <w:rPr>
          <w:b/>
          <w:bCs/>
          <w:color w:val="123A5F"/>
        </w:rPr>
        <w:t>Belang uitgelegd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717"/>
      </w:tblGrid>
      <w:tr w:rsidR="00665B85" w:rsidRPr="000D14FE" w14:paraId="7B420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791D"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01D5" w14:textId="124F6A18" w:rsidR="00665B85" w:rsidRPr="000D14FE" w:rsidRDefault="00665B85" w:rsidP="000D14FE">
            <w:pPr>
              <w:rPr>
                <w:b/>
                <w:bCs/>
              </w:rPr>
            </w:pPr>
            <w:r>
              <w:rPr>
                <w:b/>
                <w:bCs/>
                <w:color w:val="123A5F"/>
              </w:rPr>
              <w:t>Score</w:t>
            </w:r>
          </w:p>
        </w:tc>
      </w:tr>
      <w:tr w:rsidR="00665B85" w:rsidRPr="000D14FE" w14:paraId="1E4F2F3D"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89835" w14:textId="77777777" w:rsidR="00665B85" w:rsidRPr="000D14FE" w:rsidRDefault="00665B85" w:rsidP="00665B85">
            <w:r w:rsidRPr="000D14FE">
              <w:rPr>
                <w:color w:val="24303B"/>
              </w:rPr>
              <w:t>Drukverlagend effect uitgelegd</w:t>
            </w:r>
          </w:p>
        </w:tc>
        <w:tc>
          <w:tcPr>
            <w:tcW w:w="0" w:type="auto"/>
            <w:tcBorders>
              <w:top w:val="single" w:sz="6" w:space="0" w:color="E6E6E6"/>
              <w:left w:val="single" w:sz="6" w:space="0" w:color="E6E6E6"/>
              <w:bottom w:val="single" w:sz="6" w:space="0" w:color="E6E6E6"/>
              <w:right w:val="single" w:sz="6" w:space="0" w:color="E6E6E6"/>
            </w:tcBorders>
            <w:hideMark/>
          </w:tcPr>
          <w:p w14:paraId="71E3F8E6" w14:textId="36D2E1EC" w:rsidR="00665B85" w:rsidRPr="000D14FE" w:rsidRDefault="00665B85" w:rsidP="00665B85">
            <w:r w:rsidRPr="00073D13">
              <w:rPr>
                <w:color w:val="24303B"/>
                <w:kern w:val="0"/>
                <w:lang w:eastAsia="nl-BE"/>
                <w14:ligatures w14:val="none"/>
              </w:rPr>
              <w:t>0 1 2</w:t>
            </w:r>
          </w:p>
        </w:tc>
      </w:tr>
      <w:tr w:rsidR="00665B85" w:rsidRPr="000D14FE" w14:paraId="71347966"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3E6E3" w14:textId="77777777" w:rsidR="00665B85" w:rsidRPr="000D14FE" w:rsidRDefault="00665B85" w:rsidP="00665B85">
            <w:r w:rsidRPr="000D14FE">
              <w:rPr>
                <w:color w:val="24303B"/>
              </w:rPr>
              <w:t>Link met ulcerpreventie uitgelegd</w:t>
            </w:r>
          </w:p>
        </w:tc>
        <w:tc>
          <w:tcPr>
            <w:tcW w:w="0" w:type="auto"/>
            <w:tcBorders>
              <w:top w:val="single" w:sz="6" w:space="0" w:color="E6E6E6"/>
              <w:left w:val="single" w:sz="6" w:space="0" w:color="E6E6E6"/>
              <w:bottom w:val="single" w:sz="6" w:space="0" w:color="E6E6E6"/>
              <w:right w:val="single" w:sz="6" w:space="0" w:color="E6E6E6"/>
            </w:tcBorders>
            <w:hideMark/>
          </w:tcPr>
          <w:p w14:paraId="024D875B" w14:textId="5331EBCE" w:rsidR="00665B85" w:rsidRPr="000D14FE" w:rsidRDefault="00665B85" w:rsidP="00665B85">
            <w:r w:rsidRPr="00073D13">
              <w:rPr>
                <w:color w:val="24303B"/>
                <w:kern w:val="0"/>
                <w:lang w:eastAsia="nl-BE"/>
                <w14:ligatures w14:val="none"/>
              </w:rPr>
              <w:t>0 1 2</w:t>
            </w:r>
          </w:p>
        </w:tc>
      </w:tr>
      <w:tr w:rsidR="00665B85" w:rsidRPr="000D14FE" w14:paraId="43443DAE"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28C2" w14:textId="77777777" w:rsidR="00665B85" w:rsidRPr="000D14FE" w:rsidRDefault="00665B85" w:rsidP="00665B85">
            <w:r w:rsidRPr="000D14FE">
              <w:rPr>
                <w:color w:val="24303B"/>
              </w:rPr>
              <w:t>Belang van dragen bij elke stap besproken</w:t>
            </w:r>
          </w:p>
        </w:tc>
        <w:tc>
          <w:tcPr>
            <w:tcW w:w="0" w:type="auto"/>
            <w:tcBorders>
              <w:top w:val="single" w:sz="6" w:space="0" w:color="E6E6E6"/>
              <w:left w:val="single" w:sz="6" w:space="0" w:color="E6E6E6"/>
              <w:bottom w:val="single" w:sz="6" w:space="0" w:color="E6E6E6"/>
              <w:right w:val="single" w:sz="6" w:space="0" w:color="E6E6E6"/>
            </w:tcBorders>
            <w:hideMark/>
          </w:tcPr>
          <w:p w14:paraId="0A8240C5" w14:textId="3D302C35" w:rsidR="00665B85" w:rsidRPr="000D14FE" w:rsidRDefault="00665B85" w:rsidP="00665B85">
            <w:r w:rsidRPr="00073D13">
              <w:rPr>
                <w:color w:val="24303B"/>
                <w:kern w:val="0"/>
                <w:lang w:eastAsia="nl-BE"/>
                <w14:ligatures w14:val="none"/>
              </w:rPr>
              <w:t>0 1 2</w:t>
            </w:r>
          </w:p>
        </w:tc>
      </w:tr>
      <w:tr w:rsidR="00665B85" w:rsidRPr="000D14FE" w14:paraId="61BC8E54"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F0DF6" w14:textId="77777777" w:rsidR="00665B85" w:rsidRPr="000D14FE" w:rsidRDefault="00665B85" w:rsidP="00665B85">
            <w:r w:rsidRPr="000D14FE">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72C7505C" w14:textId="7C1CB615" w:rsidR="00665B85" w:rsidRPr="000D14FE" w:rsidRDefault="00665B85" w:rsidP="00665B85">
            <w:r w:rsidRPr="00073D13">
              <w:rPr>
                <w:color w:val="24303B"/>
                <w:kern w:val="0"/>
                <w:lang w:eastAsia="nl-BE"/>
                <w14:ligatures w14:val="none"/>
              </w:rPr>
              <w:t>0 1 2</w:t>
            </w:r>
          </w:p>
        </w:tc>
      </w:tr>
      <w:tr w:rsidR="00665B85" w:rsidRPr="000D14FE" w14:paraId="5A6D4DD5"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D1B0A" w14:textId="77777777" w:rsidR="00665B85" w:rsidRPr="000D14FE" w:rsidRDefault="00665B85" w:rsidP="00665B85">
            <w:r w:rsidRPr="000D14FE">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20F2FF0A" w14:textId="748232BF" w:rsidR="00665B85" w:rsidRPr="000D14FE" w:rsidRDefault="00665B85" w:rsidP="00665B85">
            <w:r w:rsidRPr="00073D13">
              <w:rPr>
                <w:color w:val="24303B"/>
                <w:kern w:val="0"/>
                <w:lang w:eastAsia="nl-BE"/>
                <w14:ligatures w14:val="none"/>
              </w:rPr>
              <w:t>0 1 2</w:t>
            </w:r>
          </w:p>
        </w:tc>
      </w:tr>
    </w:tbl>
    <w:p w14:paraId="75C404BA" w14:textId="77777777" w:rsidR="00665B85" w:rsidRDefault="00665B85" w:rsidP="000D14FE">
      <w:pPr>
        <w:rPr>
          <w:b/>
          <w:bCs/>
        </w:rPr>
      </w:pPr>
    </w:p>
    <w:p w14:paraId="31078690" w14:textId="77777777" w:rsidR="00665B85" w:rsidRDefault="00665B85" w:rsidP="000D14FE">
      <w:pPr>
        <w:rPr>
          <w:b/>
          <w:bCs/>
        </w:rPr>
      </w:pPr>
    </w:p>
    <w:p w14:paraId="15D0C31B" w14:textId="77777777" w:rsidR="00665B85" w:rsidRDefault="00665B85" w:rsidP="000D14FE">
      <w:pPr>
        <w:rPr>
          <w:b/>
          <w:bCs/>
        </w:rPr>
      </w:pPr>
    </w:p>
    <w:p w14:paraId="2E4FCD6E" w14:textId="08C201EE" w:rsidR="000D14FE" w:rsidRPr="000D14FE" w:rsidRDefault="000D14FE" w:rsidP="000D14FE">
      <w:pPr>
        <w:rPr>
          <w:b/>
          <w:bCs/>
        </w:rPr>
      </w:pPr>
      <w:r w:rsidRPr="000D14FE">
        <w:rPr>
          <w:b/>
          <w:bCs/>
          <w:color w:val="123A5F"/>
        </w:rPr>
        <w:lastRenderedPageBreak/>
        <w:t>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gridCol w:w="717"/>
      </w:tblGrid>
      <w:tr w:rsidR="00665B85" w:rsidRPr="000D14FE" w14:paraId="38073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8C1C3"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E36A7" w14:textId="667F7689" w:rsidR="00665B85" w:rsidRPr="000D14FE" w:rsidRDefault="00665B85" w:rsidP="000D14FE">
            <w:pPr>
              <w:rPr>
                <w:b/>
                <w:bCs/>
              </w:rPr>
            </w:pPr>
            <w:r>
              <w:rPr>
                <w:b/>
                <w:bCs/>
                <w:color w:val="123A5F"/>
              </w:rPr>
              <w:t>Score</w:t>
            </w:r>
          </w:p>
        </w:tc>
      </w:tr>
      <w:tr w:rsidR="00665B85" w:rsidRPr="000D14FE" w14:paraId="1BDF0C0E"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7B13" w14:textId="77777777" w:rsidR="00665B85" w:rsidRPr="000D14FE" w:rsidRDefault="00665B85" w:rsidP="00665B85">
            <w:r w:rsidRPr="000D14FE">
              <w:rPr>
                <w:color w:val="24303B"/>
              </w:rPr>
              <w:t>Sensor getoond</w:t>
            </w:r>
          </w:p>
        </w:tc>
        <w:tc>
          <w:tcPr>
            <w:tcW w:w="0" w:type="auto"/>
            <w:tcBorders>
              <w:top w:val="single" w:sz="6" w:space="0" w:color="E6E6E6"/>
              <w:left w:val="single" w:sz="6" w:space="0" w:color="E6E6E6"/>
              <w:bottom w:val="single" w:sz="6" w:space="0" w:color="E6E6E6"/>
              <w:right w:val="single" w:sz="6" w:space="0" w:color="E6E6E6"/>
            </w:tcBorders>
            <w:hideMark/>
          </w:tcPr>
          <w:p w14:paraId="5B9C2F63" w14:textId="3E0D879F" w:rsidR="00665B85" w:rsidRPr="000D14FE" w:rsidRDefault="00665B85" w:rsidP="00665B85">
            <w:r w:rsidRPr="00073D13">
              <w:rPr>
                <w:color w:val="24303B"/>
                <w:kern w:val="0"/>
                <w:lang w:eastAsia="nl-BE"/>
                <w14:ligatures w14:val="none"/>
              </w:rPr>
              <w:t>0 1 2</w:t>
            </w:r>
          </w:p>
        </w:tc>
      </w:tr>
      <w:tr w:rsidR="00665B85" w:rsidRPr="000D14FE" w14:paraId="070F54C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34D9" w14:textId="77777777" w:rsidR="00665B85" w:rsidRPr="000D14FE" w:rsidRDefault="00665B85" w:rsidP="00665B85">
            <w:r w:rsidRPr="000D14FE">
              <w:rPr>
                <w:color w:val="24303B"/>
              </w:rPr>
              <w:t>Werking sensor uitgelegd</w:t>
            </w:r>
          </w:p>
        </w:tc>
        <w:tc>
          <w:tcPr>
            <w:tcW w:w="0" w:type="auto"/>
            <w:tcBorders>
              <w:top w:val="single" w:sz="6" w:space="0" w:color="E6E6E6"/>
              <w:left w:val="single" w:sz="6" w:space="0" w:color="E6E6E6"/>
              <w:bottom w:val="single" w:sz="6" w:space="0" w:color="E6E6E6"/>
              <w:right w:val="single" w:sz="6" w:space="0" w:color="E6E6E6"/>
            </w:tcBorders>
            <w:hideMark/>
          </w:tcPr>
          <w:p w14:paraId="259E58C7" w14:textId="2818B215" w:rsidR="00665B85" w:rsidRPr="000D14FE" w:rsidRDefault="00665B85" w:rsidP="00665B85">
            <w:r w:rsidRPr="00073D13">
              <w:rPr>
                <w:color w:val="24303B"/>
                <w:kern w:val="0"/>
                <w:lang w:eastAsia="nl-BE"/>
                <w14:ligatures w14:val="none"/>
              </w:rPr>
              <w:t>0 1 2</w:t>
            </w:r>
          </w:p>
        </w:tc>
      </w:tr>
      <w:tr w:rsidR="00665B85" w:rsidRPr="000D14FE" w14:paraId="21F30AD9"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41EF8" w14:textId="77777777" w:rsidR="00665B85" w:rsidRPr="000D14FE" w:rsidRDefault="00665B85" w:rsidP="00665B85">
            <w:r w:rsidRPr="000D14FE">
              <w:rPr>
                <w:color w:val="24303B"/>
              </w:rPr>
              <w:t>Registratie van draagtijd uitgelegd</w:t>
            </w:r>
          </w:p>
        </w:tc>
        <w:tc>
          <w:tcPr>
            <w:tcW w:w="0" w:type="auto"/>
            <w:tcBorders>
              <w:top w:val="single" w:sz="6" w:space="0" w:color="E6E6E6"/>
              <w:left w:val="single" w:sz="6" w:space="0" w:color="E6E6E6"/>
              <w:bottom w:val="single" w:sz="6" w:space="0" w:color="E6E6E6"/>
              <w:right w:val="single" w:sz="6" w:space="0" w:color="E6E6E6"/>
            </w:tcBorders>
            <w:hideMark/>
          </w:tcPr>
          <w:p w14:paraId="549517A3" w14:textId="5674A8DE" w:rsidR="00665B85" w:rsidRPr="000D14FE" w:rsidRDefault="00665B85" w:rsidP="00665B85">
            <w:r w:rsidRPr="00073D13">
              <w:rPr>
                <w:color w:val="24303B"/>
                <w:kern w:val="0"/>
                <w:lang w:eastAsia="nl-BE"/>
                <w14:ligatures w14:val="none"/>
              </w:rPr>
              <w:t>0 1 2</w:t>
            </w:r>
          </w:p>
        </w:tc>
      </w:tr>
      <w:tr w:rsidR="00665B85" w:rsidRPr="000D14FE" w14:paraId="6295C96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3F31D" w14:textId="77777777" w:rsidR="00665B85" w:rsidRPr="000D14FE" w:rsidRDefault="00665B85" w:rsidP="00665B85">
            <w:r w:rsidRPr="000D14FE">
              <w:rPr>
                <w:color w:val="24303B"/>
              </w:rPr>
              <w:t>Sensor gepresenteerd als ondersteunend hulpmiddel</w:t>
            </w:r>
          </w:p>
        </w:tc>
        <w:tc>
          <w:tcPr>
            <w:tcW w:w="0" w:type="auto"/>
            <w:tcBorders>
              <w:top w:val="single" w:sz="6" w:space="0" w:color="E6E6E6"/>
              <w:left w:val="single" w:sz="6" w:space="0" w:color="E6E6E6"/>
              <w:bottom w:val="single" w:sz="6" w:space="0" w:color="E6E6E6"/>
              <w:right w:val="single" w:sz="6" w:space="0" w:color="E6E6E6"/>
            </w:tcBorders>
            <w:hideMark/>
          </w:tcPr>
          <w:p w14:paraId="40C24F91" w14:textId="547F334D" w:rsidR="00665B85" w:rsidRPr="000D14FE" w:rsidRDefault="00665B85" w:rsidP="00665B85">
            <w:r w:rsidRPr="00073D13">
              <w:rPr>
                <w:color w:val="24303B"/>
                <w:kern w:val="0"/>
                <w:lang w:eastAsia="nl-BE"/>
                <w14:ligatures w14:val="none"/>
              </w:rPr>
              <w:t>0 1 2</w:t>
            </w:r>
          </w:p>
        </w:tc>
      </w:tr>
    </w:tbl>
    <w:p w14:paraId="275C760C" w14:textId="77777777" w:rsidR="000D14FE" w:rsidRPr="000D14FE" w:rsidRDefault="00E72165" w:rsidP="000D14FE">
      <w:r>
        <w:rPr>
          <w:color w:val="24303B"/>
        </w:rPr>
        <w:pict w14:anchorId="4120E0C6">
          <v:rect id="_x0000_i1037" style="width:0;height:1.5pt" o:hralign="center" o:hrstd="t" o:hr="t" fillcolor="#a0a0a0" stroked="f"/>
        </w:pict>
      </w:r>
    </w:p>
    <w:p w14:paraId="212966FB" w14:textId="77777777" w:rsidR="000D14FE" w:rsidRPr="000D14FE" w:rsidRDefault="000D14FE" w:rsidP="000D14FE">
      <w:pPr>
        <w:rPr>
          <w:b/>
          <w:bCs/>
        </w:rPr>
      </w:pPr>
      <w:r w:rsidRPr="000D14FE">
        <w:rPr>
          <w:b/>
          <w:bCs/>
          <w:color w:val="123A5F"/>
        </w:rPr>
        <w:t>D. Treatment receipt</w:t>
      </w:r>
    </w:p>
    <w:p w14:paraId="4C605CA3" w14:textId="77777777" w:rsidR="000D14FE" w:rsidRPr="000D14FE" w:rsidRDefault="000D14FE" w:rsidP="000D14FE">
      <w:r w:rsidRPr="000D14FE">
        <w:rPr>
          <w:color w:val="24303B"/>
        </w:rPr>
        <w:t>Patiënt kan in eigen woorden uitleggen: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717"/>
      </w:tblGrid>
      <w:tr w:rsidR="00665B85" w:rsidRPr="000D14FE" w14:paraId="752C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AE8F"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7985" w14:textId="665C01A9" w:rsidR="00665B85" w:rsidRPr="000D14FE" w:rsidRDefault="00665B85" w:rsidP="000D14FE">
            <w:pPr>
              <w:rPr>
                <w:b/>
                <w:bCs/>
              </w:rPr>
            </w:pPr>
            <w:r>
              <w:rPr>
                <w:b/>
                <w:bCs/>
                <w:color w:val="123A5F"/>
              </w:rPr>
              <w:t>Score</w:t>
            </w:r>
          </w:p>
        </w:tc>
      </w:tr>
      <w:tr w:rsidR="00665B85" w:rsidRPr="000D14FE" w14:paraId="118AC665"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294" w14:textId="77777777" w:rsidR="00665B85" w:rsidRPr="000D14FE" w:rsidRDefault="00665B85" w:rsidP="00665B85">
            <w:r w:rsidRPr="000D14FE">
              <w:rPr>
                <w:color w:val="24303B"/>
              </w:rPr>
              <w:t>Waarom orthopedische schoenen belangrijk zijn</w:t>
            </w:r>
          </w:p>
        </w:tc>
        <w:tc>
          <w:tcPr>
            <w:tcW w:w="0" w:type="auto"/>
            <w:tcBorders>
              <w:top w:val="single" w:sz="6" w:space="0" w:color="E6E6E6"/>
              <w:left w:val="single" w:sz="6" w:space="0" w:color="E6E6E6"/>
              <w:bottom w:val="single" w:sz="6" w:space="0" w:color="E6E6E6"/>
              <w:right w:val="single" w:sz="6" w:space="0" w:color="E6E6E6"/>
            </w:tcBorders>
            <w:hideMark/>
          </w:tcPr>
          <w:p w14:paraId="55E6DB7F" w14:textId="41789195" w:rsidR="00665B85" w:rsidRPr="000D14FE" w:rsidRDefault="00665B85" w:rsidP="00665B85">
            <w:r w:rsidRPr="00073D13">
              <w:rPr>
                <w:color w:val="24303B"/>
                <w:kern w:val="0"/>
                <w:lang w:eastAsia="nl-BE"/>
                <w14:ligatures w14:val="none"/>
              </w:rPr>
              <w:t>0 1 2</w:t>
            </w:r>
          </w:p>
        </w:tc>
      </w:tr>
      <w:tr w:rsidR="00665B85" w:rsidRPr="000D14FE" w14:paraId="68D8DC37"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9D7F4" w14:textId="77777777" w:rsidR="00665B85" w:rsidRPr="000D14FE" w:rsidRDefault="00665B85" w:rsidP="00665B85">
            <w:r w:rsidRPr="000D14FE">
              <w:rPr>
                <w:color w:val="24303B"/>
              </w:rPr>
              <w:t>Wanneer schoenen gedragen moeten worden</w:t>
            </w:r>
          </w:p>
        </w:tc>
        <w:tc>
          <w:tcPr>
            <w:tcW w:w="0" w:type="auto"/>
            <w:tcBorders>
              <w:top w:val="single" w:sz="6" w:space="0" w:color="E6E6E6"/>
              <w:left w:val="single" w:sz="6" w:space="0" w:color="E6E6E6"/>
              <w:bottom w:val="single" w:sz="6" w:space="0" w:color="E6E6E6"/>
              <w:right w:val="single" w:sz="6" w:space="0" w:color="E6E6E6"/>
            </w:tcBorders>
            <w:hideMark/>
          </w:tcPr>
          <w:p w14:paraId="0D0E5528" w14:textId="4975CF5B" w:rsidR="00665B85" w:rsidRPr="000D14FE" w:rsidRDefault="00665B85" w:rsidP="00665B85">
            <w:r w:rsidRPr="00073D13">
              <w:rPr>
                <w:color w:val="24303B"/>
                <w:kern w:val="0"/>
                <w:lang w:eastAsia="nl-BE"/>
                <w14:ligatures w14:val="none"/>
              </w:rPr>
              <w:t>0 1 2</w:t>
            </w:r>
          </w:p>
        </w:tc>
      </w:tr>
      <w:tr w:rsidR="00665B85" w:rsidRPr="000D14FE" w14:paraId="56215A8C"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2430" w14:textId="77777777" w:rsidR="00665B85" w:rsidRPr="000D14FE" w:rsidRDefault="00665B85" w:rsidP="00665B85">
            <w:r w:rsidRPr="000D14FE">
              <w:rPr>
                <w:color w:val="24303B"/>
              </w:rPr>
              <w:t>Waarom sensor wordt gebruikt</w:t>
            </w:r>
          </w:p>
        </w:tc>
        <w:tc>
          <w:tcPr>
            <w:tcW w:w="0" w:type="auto"/>
            <w:tcBorders>
              <w:top w:val="single" w:sz="6" w:space="0" w:color="E6E6E6"/>
              <w:left w:val="single" w:sz="6" w:space="0" w:color="E6E6E6"/>
              <w:bottom w:val="single" w:sz="6" w:space="0" w:color="E6E6E6"/>
              <w:right w:val="single" w:sz="6" w:space="0" w:color="E6E6E6"/>
            </w:tcBorders>
            <w:hideMark/>
          </w:tcPr>
          <w:p w14:paraId="28CA2918" w14:textId="47A0A1D0" w:rsidR="00665B85" w:rsidRPr="000D14FE" w:rsidRDefault="00665B85" w:rsidP="00665B85">
            <w:r w:rsidRPr="00073D13">
              <w:rPr>
                <w:color w:val="24303B"/>
                <w:kern w:val="0"/>
                <w:lang w:eastAsia="nl-BE"/>
                <w14:ligatures w14:val="none"/>
              </w:rPr>
              <w:t>0 1 2</w:t>
            </w:r>
          </w:p>
        </w:tc>
      </w:tr>
    </w:tbl>
    <w:p w14:paraId="589B9E00" w14:textId="77777777" w:rsidR="000D14FE" w:rsidRPr="000D14FE" w:rsidRDefault="00E72165" w:rsidP="000D14FE">
      <w:r>
        <w:rPr>
          <w:color w:val="24303B"/>
        </w:rPr>
        <w:pict w14:anchorId="255BD67C">
          <v:rect id="_x0000_i1038" style="width:0;height:1.5pt" o:hralign="center" o:hrstd="t" o:hr="t" fillcolor="#a0a0a0" stroked="f"/>
        </w:pict>
      </w:r>
    </w:p>
    <w:p w14:paraId="31F1540A" w14:textId="77777777" w:rsidR="00665B85" w:rsidRDefault="00665B85">
      <w:pPr>
        <w:rPr>
          <w:b/>
          <w:bCs/>
        </w:rPr>
      </w:pPr>
      <w:r>
        <w:rPr>
          <w:b/>
          <w:bCs/>
          <w:color w:val="24303B"/>
        </w:rPr>
        <w:br w:type="page"/>
      </w:r>
    </w:p>
    <w:p w14:paraId="307B1A6A" w14:textId="5776A8D7" w:rsidR="000D14FE" w:rsidRPr="00665B85" w:rsidRDefault="000D14FE" w:rsidP="00665B85">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665B85">
        <w:rPr>
          <w:b/>
          <w:bCs/>
          <w:color w:val="123A5F"/>
          <w:sz w:val="40"/>
          <w:szCs w:val="40"/>
        </w:rPr>
        <w:lastRenderedPageBreak/>
        <w:t>VISIT 3</w:t>
      </w:r>
      <w:r w:rsidR="00665B85" w:rsidRPr="00665B85">
        <w:rPr>
          <w:b/>
          <w:bCs/>
          <w:color w:val="123A5F"/>
          <w:sz w:val="40"/>
          <w:szCs w:val="40"/>
        </w:rPr>
        <w:t>:</w:t>
      </w:r>
      <w:r w:rsidR="00665B85" w:rsidRPr="00665B85">
        <w:rPr>
          <w:b/>
          <w:bCs/>
          <w:color w:val="123A5F"/>
          <w:sz w:val="40"/>
          <w:szCs w:val="40"/>
        </w:rPr>
        <w:tab/>
      </w:r>
      <w:r w:rsidRPr="00665B85">
        <w:rPr>
          <w:b/>
          <w:bCs/>
          <w:color w:val="123A5F"/>
          <w:sz w:val="40"/>
          <w:szCs w:val="40"/>
        </w:rPr>
        <w:t>Feedback therapietrouw en gedragsverandering</w:t>
      </w:r>
    </w:p>
    <w:p w14:paraId="0FC4EF98" w14:textId="77777777" w:rsidR="000D14FE" w:rsidRPr="000D14FE" w:rsidRDefault="00E72165" w:rsidP="000D14FE">
      <w:r>
        <w:rPr>
          <w:color w:val="24303B"/>
        </w:rPr>
        <w:pict w14:anchorId="4F40229F">
          <v:rect id="_x0000_i1039" style="width:0;height:1.5pt" o:hralign="center" o:hrstd="t" o:hr="t" fillcolor="#a0a0a0" stroked="f"/>
        </w:pict>
      </w:r>
    </w:p>
    <w:p w14:paraId="112864C7" w14:textId="77777777" w:rsidR="000D14FE" w:rsidRPr="000D14FE" w:rsidRDefault="000D14FE" w:rsidP="000D14FE">
      <w:pPr>
        <w:rPr>
          <w:b/>
          <w:bCs/>
        </w:rPr>
      </w:pPr>
      <w:r w:rsidRPr="000D14FE">
        <w:rPr>
          <w:b/>
          <w:bCs/>
          <w:color w:val="123A5F"/>
        </w:rPr>
        <w:t>A. Adherence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717"/>
      </w:tblGrid>
      <w:tr w:rsidR="00665B85" w:rsidRPr="000D14FE" w14:paraId="74BF1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ECF8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B5DF5" w14:textId="58BB13F2" w:rsidR="00665B85" w:rsidRPr="000D14FE" w:rsidRDefault="00665B85" w:rsidP="000D14FE">
            <w:pPr>
              <w:rPr>
                <w:b/>
                <w:bCs/>
              </w:rPr>
            </w:pPr>
            <w:r>
              <w:rPr>
                <w:b/>
                <w:bCs/>
                <w:color w:val="123A5F"/>
              </w:rPr>
              <w:t>Score</w:t>
            </w:r>
          </w:p>
        </w:tc>
      </w:tr>
      <w:tr w:rsidR="00665B85" w:rsidRPr="000D14FE" w14:paraId="24447B05"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8534" w14:textId="77777777" w:rsidR="00665B85" w:rsidRPr="000D14FE" w:rsidRDefault="00665B85" w:rsidP="00665B85">
            <w:r w:rsidRPr="000D14FE">
              <w:rPr>
                <w:color w:val="24303B"/>
              </w:rPr>
              <w:t>Sensorresultaten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5F86FF9E" w14:textId="53E0E9BC" w:rsidR="00665B85" w:rsidRPr="000D14FE" w:rsidRDefault="00665B85" w:rsidP="00665B85">
            <w:r w:rsidRPr="00073D13">
              <w:rPr>
                <w:color w:val="24303B"/>
                <w:kern w:val="0"/>
                <w:lang w:eastAsia="nl-BE"/>
                <w14:ligatures w14:val="none"/>
              </w:rPr>
              <w:t>0 1 2</w:t>
            </w:r>
          </w:p>
        </w:tc>
      </w:tr>
      <w:tr w:rsidR="00665B85" w:rsidRPr="000D14FE" w14:paraId="60B7681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03612" w14:textId="77777777" w:rsidR="00665B85" w:rsidRPr="000D14FE" w:rsidRDefault="00665B85" w:rsidP="00665B85">
            <w:r w:rsidRPr="000D14FE">
              <w:rPr>
                <w:color w:val="24303B"/>
              </w:rPr>
              <w:t>Grafiek getoond</w:t>
            </w:r>
          </w:p>
        </w:tc>
        <w:tc>
          <w:tcPr>
            <w:tcW w:w="0" w:type="auto"/>
            <w:tcBorders>
              <w:top w:val="single" w:sz="6" w:space="0" w:color="E6E6E6"/>
              <w:left w:val="single" w:sz="6" w:space="0" w:color="E6E6E6"/>
              <w:bottom w:val="single" w:sz="6" w:space="0" w:color="E6E6E6"/>
              <w:right w:val="single" w:sz="6" w:space="0" w:color="E6E6E6"/>
            </w:tcBorders>
            <w:hideMark/>
          </w:tcPr>
          <w:p w14:paraId="3E9746C7" w14:textId="7673C49C" w:rsidR="00665B85" w:rsidRPr="000D14FE" w:rsidRDefault="00665B85" w:rsidP="00665B85">
            <w:r w:rsidRPr="00073D13">
              <w:rPr>
                <w:color w:val="24303B"/>
                <w:kern w:val="0"/>
                <w:lang w:eastAsia="nl-BE"/>
                <w14:ligatures w14:val="none"/>
              </w:rPr>
              <w:t>0 1 2</w:t>
            </w:r>
          </w:p>
        </w:tc>
      </w:tr>
      <w:tr w:rsidR="00665B85" w:rsidRPr="000D14FE" w14:paraId="67881C69"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26824" w14:textId="77777777" w:rsidR="00665B85" w:rsidRPr="000D14FE" w:rsidRDefault="00665B85" w:rsidP="00665B85">
            <w:r w:rsidRPr="000D14FE">
              <w:rPr>
                <w:color w:val="24303B"/>
              </w:rPr>
              <w:t>Positieve dagen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7E022915" w14:textId="524A836A" w:rsidR="00665B85" w:rsidRPr="000D14FE" w:rsidRDefault="00665B85" w:rsidP="00665B85">
            <w:r w:rsidRPr="00073D13">
              <w:rPr>
                <w:color w:val="24303B"/>
                <w:kern w:val="0"/>
                <w:lang w:eastAsia="nl-BE"/>
                <w14:ligatures w14:val="none"/>
              </w:rPr>
              <w:t>0 1 2</w:t>
            </w:r>
          </w:p>
        </w:tc>
      </w:tr>
      <w:tr w:rsidR="00665B85" w:rsidRPr="000D14FE" w14:paraId="5546A99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DC0E" w14:textId="77777777" w:rsidR="00665B85" w:rsidRPr="000D14FE" w:rsidRDefault="00665B85" w:rsidP="00665B85">
            <w:r w:rsidRPr="000D14FE">
              <w:rPr>
                <w:color w:val="24303B"/>
              </w:rPr>
              <w:t>Niet-adherente dagen besproken zonder oordeel</w:t>
            </w:r>
          </w:p>
        </w:tc>
        <w:tc>
          <w:tcPr>
            <w:tcW w:w="0" w:type="auto"/>
            <w:tcBorders>
              <w:top w:val="single" w:sz="6" w:space="0" w:color="E6E6E6"/>
              <w:left w:val="single" w:sz="6" w:space="0" w:color="E6E6E6"/>
              <w:bottom w:val="single" w:sz="6" w:space="0" w:color="E6E6E6"/>
              <w:right w:val="single" w:sz="6" w:space="0" w:color="E6E6E6"/>
            </w:tcBorders>
            <w:hideMark/>
          </w:tcPr>
          <w:p w14:paraId="61250536" w14:textId="0FA06555" w:rsidR="00665B85" w:rsidRPr="000D14FE" w:rsidRDefault="00665B85" w:rsidP="00665B85">
            <w:r w:rsidRPr="00073D13">
              <w:rPr>
                <w:color w:val="24303B"/>
                <w:kern w:val="0"/>
                <w:lang w:eastAsia="nl-BE"/>
                <w14:ligatures w14:val="none"/>
              </w:rPr>
              <w:t>0 1 2</w:t>
            </w:r>
          </w:p>
        </w:tc>
      </w:tr>
    </w:tbl>
    <w:p w14:paraId="12E62F27" w14:textId="77777777" w:rsidR="000D14FE" w:rsidRPr="000D14FE" w:rsidRDefault="00E72165" w:rsidP="000D14FE">
      <w:r>
        <w:rPr>
          <w:color w:val="24303B"/>
        </w:rPr>
        <w:pict w14:anchorId="6A7D03DA">
          <v:rect id="_x0000_i1040" style="width:0;height:1.5pt" o:hralign="center" o:hrstd="t" o:hr="t" fillcolor="#a0a0a0" stroked="f"/>
        </w:pict>
      </w:r>
    </w:p>
    <w:p w14:paraId="23AB9E59" w14:textId="77777777" w:rsidR="000D14FE" w:rsidRPr="000D14FE" w:rsidRDefault="000D14FE" w:rsidP="000D14FE">
      <w:pPr>
        <w:rPr>
          <w:b/>
          <w:bCs/>
        </w:rPr>
      </w:pPr>
      <w:r w:rsidRPr="000D14FE">
        <w:rPr>
          <w:b/>
          <w:bCs/>
          <w:color w:val="123A5F"/>
        </w:rPr>
        <w:t>B. MI-basisvaardigheden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717"/>
      </w:tblGrid>
      <w:tr w:rsidR="00665B85" w:rsidRPr="000D14FE" w14:paraId="034BF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67222"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545DC" w14:textId="29FB7AAC" w:rsidR="00665B85" w:rsidRPr="000D14FE" w:rsidRDefault="00665B85" w:rsidP="000D14FE">
            <w:pPr>
              <w:rPr>
                <w:b/>
                <w:bCs/>
              </w:rPr>
            </w:pPr>
            <w:r>
              <w:rPr>
                <w:b/>
                <w:bCs/>
                <w:color w:val="123A5F"/>
              </w:rPr>
              <w:t>Score</w:t>
            </w:r>
          </w:p>
        </w:tc>
      </w:tr>
      <w:tr w:rsidR="00665B85" w:rsidRPr="000D14FE" w14:paraId="2C3993FF"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195BE" w14:textId="77777777" w:rsidR="00665B85" w:rsidRPr="000D14FE" w:rsidRDefault="00665B85" w:rsidP="00665B85">
            <w:r w:rsidRPr="000D14FE">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03A6840" w14:textId="689CB665" w:rsidR="00665B85" w:rsidRPr="000D14FE" w:rsidRDefault="00665B85" w:rsidP="00665B85">
            <w:r w:rsidRPr="00073D13">
              <w:rPr>
                <w:color w:val="24303B"/>
                <w:kern w:val="0"/>
                <w:lang w:eastAsia="nl-BE"/>
                <w14:ligatures w14:val="none"/>
              </w:rPr>
              <w:t>0 1 2</w:t>
            </w:r>
          </w:p>
        </w:tc>
      </w:tr>
      <w:tr w:rsidR="00665B85" w:rsidRPr="000D14FE" w14:paraId="51FC514A"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7920" w14:textId="77777777" w:rsidR="00665B85" w:rsidRPr="000D14FE" w:rsidRDefault="00665B85" w:rsidP="00665B85">
            <w:r w:rsidRPr="000D14FE">
              <w:rPr>
                <w:color w:val="24303B"/>
              </w:rPr>
              <w:t>Reflectief luisteren gebruikt</w:t>
            </w:r>
          </w:p>
        </w:tc>
        <w:tc>
          <w:tcPr>
            <w:tcW w:w="0" w:type="auto"/>
            <w:tcBorders>
              <w:top w:val="single" w:sz="6" w:space="0" w:color="E6E6E6"/>
              <w:left w:val="single" w:sz="6" w:space="0" w:color="E6E6E6"/>
              <w:bottom w:val="single" w:sz="6" w:space="0" w:color="E6E6E6"/>
              <w:right w:val="single" w:sz="6" w:space="0" w:color="E6E6E6"/>
            </w:tcBorders>
            <w:hideMark/>
          </w:tcPr>
          <w:p w14:paraId="79069225" w14:textId="5F0E3295" w:rsidR="00665B85" w:rsidRPr="000D14FE" w:rsidRDefault="00665B85" w:rsidP="00665B85">
            <w:r w:rsidRPr="00073D13">
              <w:rPr>
                <w:color w:val="24303B"/>
                <w:kern w:val="0"/>
                <w:lang w:eastAsia="nl-BE"/>
                <w14:ligatures w14:val="none"/>
              </w:rPr>
              <w:t>0 1 2</w:t>
            </w:r>
          </w:p>
        </w:tc>
      </w:tr>
      <w:tr w:rsidR="00665B85" w:rsidRPr="000D14FE" w14:paraId="31F41C99"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752EE" w14:textId="77777777" w:rsidR="00665B85" w:rsidRPr="000D14FE" w:rsidRDefault="00665B85" w:rsidP="00665B85">
            <w:r w:rsidRPr="000D14FE">
              <w:rPr>
                <w:color w:val="24303B"/>
              </w:rPr>
              <w:t>Samenvattingen gegeven</w:t>
            </w:r>
          </w:p>
        </w:tc>
        <w:tc>
          <w:tcPr>
            <w:tcW w:w="0" w:type="auto"/>
            <w:tcBorders>
              <w:top w:val="single" w:sz="6" w:space="0" w:color="E6E6E6"/>
              <w:left w:val="single" w:sz="6" w:space="0" w:color="E6E6E6"/>
              <w:bottom w:val="single" w:sz="6" w:space="0" w:color="E6E6E6"/>
              <w:right w:val="single" w:sz="6" w:space="0" w:color="E6E6E6"/>
            </w:tcBorders>
            <w:hideMark/>
          </w:tcPr>
          <w:p w14:paraId="14C56681" w14:textId="3EB75B91" w:rsidR="00665B85" w:rsidRPr="000D14FE" w:rsidRDefault="00665B85" w:rsidP="00665B85">
            <w:r w:rsidRPr="00073D13">
              <w:rPr>
                <w:color w:val="24303B"/>
                <w:kern w:val="0"/>
                <w:lang w:eastAsia="nl-BE"/>
                <w14:ligatures w14:val="none"/>
              </w:rPr>
              <w:t>0 1 2</w:t>
            </w:r>
          </w:p>
        </w:tc>
      </w:tr>
      <w:tr w:rsidR="00665B85" w:rsidRPr="000D14FE" w14:paraId="2F735571"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9F2BE" w14:textId="77777777" w:rsidR="00665B85" w:rsidRPr="000D14FE" w:rsidRDefault="00665B85" w:rsidP="00665B85">
            <w:r w:rsidRPr="000D14FE">
              <w:rPr>
                <w:color w:val="24303B"/>
              </w:rPr>
              <w:t>Autonomie ondersteund</w:t>
            </w:r>
          </w:p>
        </w:tc>
        <w:tc>
          <w:tcPr>
            <w:tcW w:w="0" w:type="auto"/>
            <w:tcBorders>
              <w:top w:val="single" w:sz="6" w:space="0" w:color="E6E6E6"/>
              <w:left w:val="single" w:sz="6" w:space="0" w:color="E6E6E6"/>
              <w:bottom w:val="single" w:sz="6" w:space="0" w:color="E6E6E6"/>
              <w:right w:val="single" w:sz="6" w:space="0" w:color="E6E6E6"/>
            </w:tcBorders>
            <w:hideMark/>
          </w:tcPr>
          <w:p w14:paraId="1BE26913" w14:textId="1B40908F" w:rsidR="00665B85" w:rsidRPr="000D14FE" w:rsidRDefault="00665B85" w:rsidP="00665B85">
            <w:r w:rsidRPr="00073D13">
              <w:rPr>
                <w:color w:val="24303B"/>
                <w:kern w:val="0"/>
                <w:lang w:eastAsia="nl-BE"/>
                <w14:ligatures w14:val="none"/>
              </w:rPr>
              <w:t>0 1 2</w:t>
            </w:r>
          </w:p>
        </w:tc>
      </w:tr>
      <w:tr w:rsidR="00665B85" w:rsidRPr="000D14FE" w14:paraId="25F236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19608" w14:textId="77777777" w:rsidR="00665B85" w:rsidRPr="000D14FE" w:rsidRDefault="00665B85" w:rsidP="00665B85">
            <w:r w:rsidRPr="000D14FE">
              <w:rPr>
                <w:color w:val="24303B"/>
              </w:rPr>
              <w:t>Verandertaal bekrachtigd</w:t>
            </w:r>
          </w:p>
        </w:tc>
        <w:tc>
          <w:tcPr>
            <w:tcW w:w="0" w:type="auto"/>
            <w:tcBorders>
              <w:top w:val="single" w:sz="6" w:space="0" w:color="E6E6E6"/>
              <w:left w:val="single" w:sz="6" w:space="0" w:color="E6E6E6"/>
              <w:bottom w:val="single" w:sz="6" w:space="0" w:color="E6E6E6"/>
              <w:right w:val="single" w:sz="6" w:space="0" w:color="E6E6E6"/>
            </w:tcBorders>
            <w:hideMark/>
          </w:tcPr>
          <w:p w14:paraId="3005A3C6" w14:textId="16F69159" w:rsidR="00665B85" w:rsidRPr="000D14FE" w:rsidRDefault="00665B85" w:rsidP="00665B85">
            <w:r w:rsidRPr="00073D13">
              <w:rPr>
                <w:color w:val="24303B"/>
                <w:kern w:val="0"/>
                <w:lang w:eastAsia="nl-BE"/>
                <w14:ligatures w14:val="none"/>
              </w:rPr>
              <w:t>0 1 2</w:t>
            </w:r>
          </w:p>
        </w:tc>
      </w:tr>
      <w:tr w:rsidR="00665B85" w:rsidRPr="000D14FE" w14:paraId="4042AB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2BB14" w14:textId="77777777" w:rsidR="00665B85" w:rsidRPr="000D14FE" w:rsidRDefault="00665B85" w:rsidP="00665B85">
            <w:r w:rsidRPr="000D14FE">
              <w:rPr>
                <w:color w:val="24303B"/>
              </w:rPr>
              <w:t>Geen discussie / overtuigen</w:t>
            </w:r>
          </w:p>
        </w:tc>
        <w:tc>
          <w:tcPr>
            <w:tcW w:w="0" w:type="auto"/>
            <w:tcBorders>
              <w:top w:val="single" w:sz="6" w:space="0" w:color="E6E6E6"/>
              <w:left w:val="single" w:sz="6" w:space="0" w:color="E6E6E6"/>
              <w:bottom w:val="single" w:sz="6" w:space="0" w:color="E6E6E6"/>
              <w:right w:val="single" w:sz="6" w:space="0" w:color="E6E6E6"/>
            </w:tcBorders>
            <w:hideMark/>
          </w:tcPr>
          <w:p w14:paraId="2D3FCDF3" w14:textId="0C32BD2E" w:rsidR="00665B85" w:rsidRPr="000D14FE" w:rsidRDefault="00665B85" w:rsidP="00665B85">
            <w:r w:rsidRPr="00073D13">
              <w:rPr>
                <w:color w:val="24303B"/>
                <w:kern w:val="0"/>
                <w:lang w:eastAsia="nl-BE"/>
                <w14:ligatures w14:val="none"/>
              </w:rPr>
              <w:t>0 1 2</w:t>
            </w:r>
          </w:p>
        </w:tc>
      </w:tr>
    </w:tbl>
    <w:p w14:paraId="58CB2885" w14:textId="77777777" w:rsidR="000D14FE" w:rsidRPr="000D14FE" w:rsidRDefault="00E72165" w:rsidP="000D14FE">
      <w:r>
        <w:rPr>
          <w:color w:val="24303B"/>
        </w:rPr>
        <w:pict w14:anchorId="5909B715">
          <v:rect id="_x0000_i1041" style="width:0;height:1.5pt" o:hralign="center" o:hrstd="t" o:hr="t" fillcolor="#a0a0a0" stroked="f"/>
        </w:pict>
      </w:r>
    </w:p>
    <w:p w14:paraId="04DE6CB5" w14:textId="77777777" w:rsidR="000D14FE" w:rsidRPr="000D14FE" w:rsidRDefault="000D14FE" w:rsidP="000D14FE">
      <w:pPr>
        <w:rPr>
          <w:b/>
          <w:bCs/>
        </w:rPr>
      </w:pPr>
      <w:r w:rsidRPr="000D14FE">
        <w:rPr>
          <w:b/>
          <w:bCs/>
          <w:color w:val="123A5F"/>
        </w:rPr>
        <w:t>C. Belangrijkheidsvraag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717"/>
      </w:tblGrid>
      <w:tr w:rsidR="00665B85" w:rsidRPr="000D14FE" w14:paraId="056DF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0EE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29C9F" w14:textId="3FA3EDDE" w:rsidR="00665B85" w:rsidRPr="000D14FE" w:rsidRDefault="00665B85" w:rsidP="000D14FE">
            <w:pPr>
              <w:rPr>
                <w:b/>
                <w:bCs/>
              </w:rPr>
            </w:pPr>
            <w:r>
              <w:rPr>
                <w:b/>
                <w:bCs/>
                <w:color w:val="123A5F"/>
              </w:rPr>
              <w:t>Score</w:t>
            </w:r>
          </w:p>
        </w:tc>
      </w:tr>
      <w:tr w:rsidR="00665B85" w:rsidRPr="000D14FE" w14:paraId="2C945D63"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CA0C2" w14:textId="77777777" w:rsidR="00665B85" w:rsidRPr="000D14FE" w:rsidRDefault="00665B85" w:rsidP="00665B85">
            <w:r w:rsidRPr="000D14FE">
              <w:rPr>
                <w:color w:val="24303B"/>
              </w:rPr>
              <w:t>Belangrijkheidsschaal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7ED02E7B" w14:textId="56A0C498" w:rsidR="00665B85" w:rsidRPr="000D14FE" w:rsidRDefault="00665B85" w:rsidP="00665B85">
            <w:r w:rsidRPr="00073D13">
              <w:rPr>
                <w:color w:val="24303B"/>
                <w:kern w:val="0"/>
                <w:lang w:eastAsia="nl-BE"/>
                <w14:ligatures w14:val="none"/>
              </w:rPr>
              <w:t>0 1 2</w:t>
            </w:r>
          </w:p>
        </w:tc>
      </w:tr>
      <w:tr w:rsidR="00665B85" w:rsidRPr="000D14FE" w14:paraId="2C158F5B"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F67DF" w14:textId="77777777" w:rsidR="00665B85" w:rsidRPr="000D14FE" w:rsidRDefault="00665B85" w:rsidP="00665B85">
            <w:r w:rsidRPr="000D14FE">
              <w:rPr>
                <w:color w:val="24303B"/>
              </w:rPr>
              <w:t>Achterliggende redenen bevraagd</w:t>
            </w:r>
          </w:p>
        </w:tc>
        <w:tc>
          <w:tcPr>
            <w:tcW w:w="0" w:type="auto"/>
            <w:tcBorders>
              <w:top w:val="single" w:sz="6" w:space="0" w:color="E6E6E6"/>
              <w:left w:val="single" w:sz="6" w:space="0" w:color="E6E6E6"/>
              <w:bottom w:val="single" w:sz="6" w:space="0" w:color="E6E6E6"/>
              <w:right w:val="single" w:sz="6" w:space="0" w:color="E6E6E6"/>
            </w:tcBorders>
            <w:hideMark/>
          </w:tcPr>
          <w:p w14:paraId="79D0A5BB" w14:textId="70A2D308" w:rsidR="00665B85" w:rsidRPr="000D14FE" w:rsidRDefault="00665B85" w:rsidP="00665B85">
            <w:r w:rsidRPr="00073D13">
              <w:rPr>
                <w:color w:val="24303B"/>
                <w:kern w:val="0"/>
                <w:lang w:eastAsia="nl-BE"/>
                <w14:ligatures w14:val="none"/>
              </w:rPr>
              <w:t>0 1 2</w:t>
            </w:r>
          </w:p>
        </w:tc>
      </w:tr>
      <w:tr w:rsidR="00665B85" w:rsidRPr="000D14FE" w14:paraId="498ADDF9"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6CC0" w14:textId="77777777" w:rsidR="00665B85" w:rsidRPr="000D14FE" w:rsidRDefault="00665B85" w:rsidP="00665B85">
            <w:r w:rsidRPr="000D14FE">
              <w:rPr>
                <w:color w:val="24303B"/>
              </w:rPr>
              <w:t>Gevraagd waarom geen lager cijfer</w:t>
            </w:r>
          </w:p>
        </w:tc>
        <w:tc>
          <w:tcPr>
            <w:tcW w:w="0" w:type="auto"/>
            <w:tcBorders>
              <w:top w:val="single" w:sz="6" w:space="0" w:color="E6E6E6"/>
              <w:left w:val="single" w:sz="6" w:space="0" w:color="E6E6E6"/>
              <w:bottom w:val="single" w:sz="6" w:space="0" w:color="E6E6E6"/>
              <w:right w:val="single" w:sz="6" w:space="0" w:color="E6E6E6"/>
            </w:tcBorders>
            <w:hideMark/>
          </w:tcPr>
          <w:p w14:paraId="1A3DE1A9" w14:textId="3186D59D" w:rsidR="00665B85" w:rsidRPr="000D14FE" w:rsidRDefault="00665B85" w:rsidP="00665B85">
            <w:r w:rsidRPr="00073D13">
              <w:rPr>
                <w:color w:val="24303B"/>
                <w:kern w:val="0"/>
                <w:lang w:eastAsia="nl-BE"/>
                <w14:ligatures w14:val="none"/>
              </w:rPr>
              <w:t>0 1 2</w:t>
            </w:r>
          </w:p>
        </w:tc>
      </w:tr>
      <w:tr w:rsidR="00665B85" w:rsidRPr="000D14FE" w14:paraId="646365E7"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7ADC" w14:textId="77777777" w:rsidR="00665B85" w:rsidRPr="000D14FE" w:rsidRDefault="00665B85" w:rsidP="00665B85">
            <w:r w:rsidRPr="000D14FE">
              <w:rPr>
                <w:color w:val="24303B"/>
              </w:rPr>
              <w:t>Gevraagd wat hogere score mogelijk maakt</w:t>
            </w:r>
          </w:p>
        </w:tc>
        <w:tc>
          <w:tcPr>
            <w:tcW w:w="0" w:type="auto"/>
            <w:tcBorders>
              <w:top w:val="single" w:sz="6" w:space="0" w:color="E6E6E6"/>
              <w:left w:val="single" w:sz="6" w:space="0" w:color="E6E6E6"/>
              <w:bottom w:val="single" w:sz="6" w:space="0" w:color="E6E6E6"/>
              <w:right w:val="single" w:sz="6" w:space="0" w:color="E6E6E6"/>
            </w:tcBorders>
            <w:hideMark/>
          </w:tcPr>
          <w:p w14:paraId="15E04F39" w14:textId="1CBDBDAE" w:rsidR="00665B85" w:rsidRPr="000D14FE" w:rsidRDefault="00665B85" w:rsidP="00665B85">
            <w:r w:rsidRPr="00073D13">
              <w:rPr>
                <w:color w:val="24303B"/>
                <w:kern w:val="0"/>
                <w:lang w:eastAsia="nl-BE"/>
                <w14:ligatures w14:val="none"/>
              </w:rPr>
              <w:t>0 1 2</w:t>
            </w:r>
          </w:p>
        </w:tc>
      </w:tr>
    </w:tbl>
    <w:p w14:paraId="5449381E" w14:textId="77777777" w:rsidR="000D14FE" w:rsidRPr="000D14FE" w:rsidRDefault="00E72165" w:rsidP="000D14FE">
      <w:r>
        <w:rPr>
          <w:color w:val="24303B"/>
        </w:rPr>
        <w:pict w14:anchorId="64C18841">
          <v:rect id="_x0000_i1042" style="width:0;height:1.5pt" o:hralign="center" o:hrstd="t" o:hr="t" fillcolor="#a0a0a0" stroked="f"/>
        </w:pict>
      </w:r>
    </w:p>
    <w:p w14:paraId="17FAB1A4" w14:textId="2F9DF446" w:rsidR="000D14FE" w:rsidRPr="000D14FE" w:rsidRDefault="000D14FE" w:rsidP="000D14FE">
      <w:pPr>
        <w:rPr>
          <w:b/>
          <w:bCs/>
        </w:rPr>
      </w:pPr>
      <w:r w:rsidRPr="000D14FE">
        <w:rPr>
          <w:b/>
          <w:bCs/>
          <w:color w:val="123A5F"/>
        </w:rPr>
        <w:lastRenderedPageBreak/>
        <w:t>D. Precontemplatie-interventies</w:t>
      </w:r>
    </w:p>
    <w:p w14:paraId="077D92C9" w14:textId="77777777" w:rsidR="000D14FE" w:rsidRPr="000D14FE" w:rsidRDefault="000D14FE" w:rsidP="000D14FE">
      <w:r w:rsidRPr="000D14FE">
        <w:rPr>
          <w:color w:val="24303B"/>
        </w:rPr>
        <w:t>Alleen scoren indien toegepast.</w:t>
      </w:r>
    </w:p>
    <w:p w14:paraId="7774D0F4" w14:textId="77777777" w:rsidR="000D14FE" w:rsidRPr="000D14FE" w:rsidRDefault="000D14FE" w:rsidP="000D14FE">
      <w:pPr>
        <w:rPr>
          <w:b/>
          <w:bCs/>
        </w:rPr>
      </w:pPr>
      <w:r w:rsidRPr="000D14FE">
        <w:rPr>
          <w:b/>
          <w:bCs/>
          <w:color w:val="123A5F"/>
        </w:rPr>
        <w:t>Beslissingsbalans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717"/>
      </w:tblGrid>
      <w:tr w:rsidR="00665B85" w:rsidRPr="000D14FE" w14:paraId="5647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119B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4BC6E" w14:textId="4CD8B25F" w:rsidR="00665B85" w:rsidRPr="000D14FE" w:rsidRDefault="00665B85" w:rsidP="000D14FE">
            <w:pPr>
              <w:rPr>
                <w:b/>
                <w:bCs/>
              </w:rPr>
            </w:pPr>
            <w:r>
              <w:rPr>
                <w:b/>
                <w:bCs/>
                <w:color w:val="123A5F"/>
              </w:rPr>
              <w:t>Score</w:t>
            </w:r>
          </w:p>
        </w:tc>
      </w:tr>
      <w:tr w:rsidR="00665B85" w:rsidRPr="000D14FE" w14:paraId="6A1BF920"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28DE" w14:textId="77777777" w:rsidR="00665B85" w:rsidRPr="000D14FE" w:rsidRDefault="00665B85" w:rsidP="00665B85">
            <w:r w:rsidRPr="000D14FE">
              <w:rPr>
                <w:color w:val="24303B"/>
              </w:rPr>
              <w:t>Voordelen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5A36EAB" w14:textId="06562A29" w:rsidR="00665B85" w:rsidRPr="000D14FE" w:rsidRDefault="00665B85" w:rsidP="00665B85">
            <w:r w:rsidRPr="00073D13">
              <w:rPr>
                <w:color w:val="24303B"/>
                <w:kern w:val="0"/>
                <w:lang w:eastAsia="nl-BE"/>
                <w14:ligatures w14:val="none"/>
              </w:rPr>
              <w:t>0 1 2</w:t>
            </w:r>
          </w:p>
        </w:tc>
      </w:tr>
      <w:tr w:rsidR="00665B85" w:rsidRPr="000D14FE" w14:paraId="236EAC6C"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422D" w14:textId="77777777" w:rsidR="00665B85" w:rsidRPr="000D14FE" w:rsidRDefault="00665B85" w:rsidP="00665B85">
            <w:r w:rsidRPr="000D14FE">
              <w:rPr>
                <w:color w:val="24303B"/>
              </w:rPr>
              <w:t>Nadelen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C4945C" w14:textId="329C12F4" w:rsidR="00665B85" w:rsidRPr="000D14FE" w:rsidRDefault="00665B85" w:rsidP="00665B85">
            <w:r w:rsidRPr="00073D13">
              <w:rPr>
                <w:color w:val="24303B"/>
                <w:kern w:val="0"/>
                <w:lang w:eastAsia="nl-BE"/>
                <w14:ligatures w14:val="none"/>
              </w:rPr>
              <w:t>0 1 2</w:t>
            </w:r>
          </w:p>
        </w:tc>
      </w:tr>
      <w:tr w:rsidR="00665B85" w:rsidRPr="000D14FE" w14:paraId="42DA141E"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5DA9" w14:textId="77777777" w:rsidR="00665B85" w:rsidRPr="000D14FE" w:rsidRDefault="00665B85" w:rsidP="00665B85">
            <w:r w:rsidRPr="000D14FE">
              <w:rPr>
                <w:color w:val="24303B"/>
              </w:rPr>
              <w:t>Voordelen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18EAFF9A" w14:textId="288FECFD" w:rsidR="00665B85" w:rsidRPr="000D14FE" w:rsidRDefault="00665B85" w:rsidP="00665B85">
            <w:r w:rsidRPr="00073D13">
              <w:rPr>
                <w:color w:val="24303B"/>
                <w:kern w:val="0"/>
                <w:lang w:eastAsia="nl-BE"/>
                <w14:ligatures w14:val="none"/>
              </w:rPr>
              <w:t>0 1 2</w:t>
            </w:r>
          </w:p>
        </w:tc>
      </w:tr>
      <w:tr w:rsidR="00665B85" w:rsidRPr="000D14FE" w14:paraId="1DD034A2"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2A2CF" w14:textId="77777777" w:rsidR="00665B85" w:rsidRPr="000D14FE" w:rsidRDefault="00665B85" w:rsidP="00665B85">
            <w:r w:rsidRPr="000D14FE">
              <w:rPr>
                <w:color w:val="24303B"/>
              </w:rPr>
              <w:t>Nadelen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6E6CA5DB" w14:textId="3483714A" w:rsidR="00665B85" w:rsidRPr="000D14FE" w:rsidRDefault="00665B85" w:rsidP="00665B85">
            <w:r w:rsidRPr="00073D13">
              <w:rPr>
                <w:color w:val="24303B"/>
                <w:kern w:val="0"/>
                <w:lang w:eastAsia="nl-BE"/>
                <w14:ligatures w14:val="none"/>
              </w:rPr>
              <w:t>0 1 2</w:t>
            </w:r>
          </w:p>
        </w:tc>
      </w:tr>
      <w:tr w:rsidR="00665B85" w:rsidRPr="000D14FE" w14:paraId="404947C7"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FDB2E" w14:textId="77777777" w:rsidR="00665B85" w:rsidRPr="000D14FE" w:rsidRDefault="00665B85" w:rsidP="00665B85">
            <w:r w:rsidRPr="000D14FE">
              <w:rPr>
                <w:color w:val="24303B"/>
              </w:rPr>
              <w:t>Samenvatting gegeven</w:t>
            </w:r>
          </w:p>
        </w:tc>
        <w:tc>
          <w:tcPr>
            <w:tcW w:w="0" w:type="auto"/>
            <w:tcBorders>
              <w:top w:val="single" w:sz="6" w:space="0" w:color="E6E6E6"/>
              <w:left w:val="single" w:sz="6" w:space="0" w:color="E6E6E6"/>
              <w:bottom w:val="single" w:sz="6" w:space="0" w:color="E6E6E6"/>
              <w:right w:val="single" w:sz="6" w:space="0" w:color="E6E6E6"/>
            </w:tcBorders>
            <w:hideMark/>
          </w:tcPr>
          <w:p w14:paraId="5F08539E" w14:textId="319DF362" w:rsidR="00665B85" w:rsidRPr="000D14FE" w:rsidRDefault="00665B85" w:rsidP="00665B85">
            <w:r w:rsidRPr="00073D13">
              <w:rPr>
                <w:color w:val="24303B"/>
                <w:kern w:val="0"/>
                <w:lang w:eastAsia="nl-BE"/>
                <w14:ligatures w14:val="none"/>
              </w:rPr>
              <w:t>0 1 2</w:t>
            </w:r>
          </w:p>
        </w:tc>
      </w:tr>
    </w:tbl>
    <w:p w14:paraId="180B16A6" w14:textId="77777777" w:rsidR="00665B85" w:rsidRDefault="00665B85" w:rsidP="000D14FE">
      <w:pPr>
        <w:rPr>
          <w:b/>
          <w:bCs/>
        </w:rPr>
      </w:pPr>
    </w:p>
    <w:p w14:paraId="56537EB3" w14:textId="303FBB8E" w:rsidR="000D14FE" w:rsidRPr="000D14FE" w:rsidRDefault="000D14FE" w:rsidP="000D14FE">
      <w:pPr>
        <w:rPr>
          <w:b/>
          <w:bCs/>
        </w:rPr>
      </w:pPr>
      <w:r w:rsidRPr="000D14FE">
        <w:rPr>
          <w:b/>
          <w:bCs/>
          <w:color w:val="123A5F"/>
        </w:rPr>
        <w:t>Toekomstprojectie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717"/>
      </w:tblGrid>
      <w:tr w:rsidR="00665B85" w:rsidRPr="000D14FE" w14:paraId="3F929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077F6"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6F787" w14:textId="4195D508" w:rsidR="00665B85" w:rsidRPr="000D14FE" w:rsidRDefault="00665B85" w:rsidP="000D14FE">
            <w:pPr>
              <w:rPr>
                <w:b/>
                <w:bCs/>
              </w:rPr>
            </w:pPr>
            <w:r>
              <w:rPr>
                <w:b/>
                <w:bCs/>
                <w:color w:val="123A5F"/>
              </w:rPr>
              <w:t>Score</w:t>
            </w:r>
          </w:p>
        </w:tc>
      </w:tr>
      <w:tr w:rsidR="00665B85" w:rsidRPr="000D14FE" w14:paraId="6394368D"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F1A3D" w14:textId="77777777" w:rsidR="00665B85" w:rsidRPr="000D14FE" w:rsidRDefault="00665B85" w:rsidP="00665B85">
            <w:r w:rsidRPr="000D14FE">
              <w:rPr>
                <w:color w:val="24303B"/>
              </w:rPr>
              <w:t>Toekomst zonder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50BE8A4C" w14:textId="0FE59771" w:rsidR="00665B85" w:rsidRPr="000D14FE" w:rsidRDefault="00665B85" w:rsidP="00665B85">
            <w:r w:rsidRPr="00073D13">
              <w:rPr>
                <w:color w:val="24303B"/>
                <w:kern w:val="0"/>
                <w:lang w:eastAsia="nl-BE"/>
                <w14:ligatures w14:val="none"/>
              </w:rPr>
              <w:t>0 1 2</w:t>
            </w:r>
          </w:p>
        </w:tc>
      </w:tr>
      <w:tr w:rsidR="00665B85" w:rsidRPr="000D14FE" w14:paraId="51CDA14F"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DA99F" w14:textId="77777777" w:rsidR="00665B85" w:rsidRPr="000D14FE" w:rsidRDefault="00665B85" w:rsidP="00665B85">
            <w:r w:rsidRPr="000D14FE">
              <w:rPr>
                <w:color w:val="24303B"/>
              </w:rPr>
              <w:t>Toekomst met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9610FE7" w14:textId="75EF810C" w:rsidR="00665B85" w:rsidRPr="000D14FE" w:rsidRDefault="00665B85" w:rsidP="00665B85">
            <w:r w:rsidRPr="00073D13">
              <w:rPr>
                <w:color w:val="24303B"/>
                <w:kern w:val="0"/>
                <w:lang w:eastAsia="nl-BE"/>
                <w14:ligatures w14:val="none"/>
              </w:rPr>
              <w:t>0 1 2</w:t>
            </w:r>
          </w:p>
        </w:tc>
      </w:tr>
      <w:tr w:rsidR="00665B85" w:rsidRPr="000D14FE" w14:paraId="4C43168E"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22B24" w14:textId="77777777" w:rsidR="00665B85" w:rsidRPr="000D14FE" w:rsidRDefault="00665B85" w:rsidP="00665B85">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462DDCF1" w14:textId="00368FA4" w:rsidR="00665B85" w:rsidRPr="000D14FE" w:rsidRDefault="00665B85" w:rsidP="00665B85">
            <w:r w:rsidRPr="00073D13">
              <w:rPr>
                <w:color w:val="24303B"/>
                <w:kern w:val="0"/>
                <w:lang w:eastAsia="nl-BE"/>
                <w14:ligatures w14:val="none"/>
              </w:rPr>
              <w:t>0 1 2</w:t>
            </w:r>
          </w:p>
        </w:tc>
      </w:tr>
    </w:tbl>
    <w:p w14:paraId="44C518C2" w14:textId="77777777" w:rsidR="000D14FE" w:rsidRPr="000D14FE" w:rsidRDefault="00E72165" w:rsidP="000D14FE">
      <w:r>
        <w:rPr>
          <w:color w:val="24303B"/>
        </w:rPr>
        <w:pict w14:anchorId="6F950778">
          <v:rect id="_x0000_i1043" style="width:0;height:1.5pt" o:hralign="center" o:hrstd="t" o:hr="t" fillcolor="#a0a0a0" stroked="f"/>
        </w:pict>
      </w:r>
    </w:p>
    <w:p w14:paraId="585395C7" w14:textId="77777777" w:rsidR="000D14FE" w:rsidRPr="000D14FE" w:rsidRDefault="000D14FE" w:rsidP="000D14FE">
      <w:pPr>
        <w:rPr>
          <w:b/>
          <w:bCs/>
        </w:rPr>
      </w:pPr>
      <w:r w:rsidRPr="000D14FE">
        <w:rPr>
          <w:b/>
          <w:bCs/>
          <w:color w:val="123A5F"/>
        </w:rPr>
        <w:t>E. Self-efficacy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665B85" w:rsidRPr="000D14FE" w14:paraId="7205D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5E23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31EB0" w14:textId="67A44975" w:rsidR="00665B85" w:rsidRPr="000D14FE" w:rsidRDefault="00665B85" w:rsidP="000D14FE">
            <w:pPr>
              <w:rPr>
                <w:b/>
                <w:bCs/>
              </w:rPr>
            </w:pPr>
            <w:r>
              <w:rPr>
                <w:b/>
                <w:bCs/>
                <w:color w:val="123A5F"/>
              </w:rPr>
              <w:t>Score</w:t>
            </w:r>
          </w:p>
        </w:tc>
      </w:tr>
      <w:tr w:rsidR="00665B85" w:rsidRPr="000D14FE" w14:paraId="41657012"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B4630" w14:textId="77777777" w:rsidR="00665B85" w:rsidRPr="000D14FE" w:rsidRDefault="00665B85" w:rsidP="00665B85">
            <w:r w:rsidRPr="000D14FE">
              <w:rPr>
                <w:color w:val="24303B"/>
              </w:rPr>
              <w:t>Self-efficacyschaal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28209C0C" w14:textId="5D7DCFE7" w:rsidR="00665B85" w:rsidRPr="000D14FE" w:rsidRDefault="00665B85" w:rsidP="00665B85">
            <w:r w:rsidRPr="00073D13">
              <w:rPr>
                <w:color w:val="24303B"/>
                <w:kern w:val="0"/>
                <w:lang w:eastAsia="nl-BE"/>
                <w14:ligatures w14:val="none"/>
              </w:rPr>
              <w:t>0 1 2</w:t>
            </w:r>
          </w:p>
        </w:tc>
      </w:tr>
      <w:tr w:rsidR="00665B85" w:rsidRPr="000D14FE" w14:paraId="5867480D"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93DE0" w14:textId="77777777" w:rsidR="00665B85" w:rsidRPr="000D14FE" w:rsidRDefault="00665B85" w:rsidP="00665B85">
            <w:r w:rsidRPr="000D14FE">
              <w:rPr>
                <w:color w:val="24303B"/>
              </w:rPr>
              <w:t>Redenen voor huidige score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0B17A454" w14:textId="3E9DB8C5" w:rsidR="00665B85" w:rsidRPr="000D14FE" w:rsidRDefault="00665B85" w:rsidP="00665B85">
            <w:r w:rsidRPr="00073D13">
              <w:rPr>
                <w:color w:val="24303B"/>
                <w:kern w:val="0"/>
                <w:lang w:eastAsia="nl-BE"/>
                <w14:ligatures w14:val="none"/>
              </w:rPr>
              <w:t>0 1 2</w:t>
            </w:r>
          </w:p>
        </w:tc>
      </w:tr>
      <w:tr w:rsidR="00665B85" w:rsidRPr="000D14FE" w14:paraId="0930D266"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3F158" w14:textId="77777777" w:rsidR="00665B85" w:rsidRPr="000D14FE" w:rsidRDefault="00665B85" w:rsidP="00665B85">
            <w:r w:rsidRPr="000D14FE">
              <w:rPr>
                <w:color w:val="24303B"/>
              </w:rPr>
              <w:t>Gevraagd hoe score verhoogd kan worden</w:t>
            </w:r>
          </w:p>
        </w:tc>
        <w:tc>
          <w:tcPr>
            <w:tcW w:w="0" w:type="auto"/>
            <w:tcBorders>
              <w:top w:val="single" w:sz="6" w:space="0" w:color="E6E6E6"/>
              <w:left w:val="single" w:sz="6" w:space="0" w:color="E6E6E6"/>
              <w:bottom w:val="single" w:sz="6" w:space="0" w:color="E6E6E6"/>
              <w:right w:val="single" w:sz="6" w:space="0" w:color="E6E6E6"/>
            </w:tcBorders>
            <w:hideMark/>
          </w:tcPr>
          <w:p w14:paraId="028E6F8D" w14:textId="43C62DF7" w:rsidR="00665B85" w:rsidRPr="000D14FE" w:rsidRDefault="00665B85" w:rsidP="00665B85">
            <w:r w:rsidRPr="00073D13">
              <w:rPr>
                <w:color w:val="24303B"/>
                <w:kern w:val="0"/>
                <w:lang w:eastAsia="nl-BE"/>
                <w14:ligatures w14:val="none"/>
              </w:rPr>
              <w:t>0 1 2</w:t>
            </w:r>
          </w:p>
        </w:tc>
      </w:tr>
    </w:tbl>
    <w:p w14:paraId="310459B7" w14:textId="77777777" w:rsidR="000D14FE" w:rsidRPr="000D14FE" w:rsidRDefault="00E72165" w:rsidP="000D14FE">
      <w:r>
        <w:rPr>
          <w:color w:val="24303B"/>
        </w:rPr>
        <w:pict w14:anchorId="434C68FA">
          <v:rect id="_x0000_i1044" style="width:0;height:1.5pt" o:hralign="center" o:hrstd="t" o:hr="t" fillcolor="#a0a0a0" stroked="f"/>
        </w:pict>
      </w:r>
    </w:p>
    <w:p w14:paraId="0EF27FF9" w14:textId="77777777" w:rsidR="000D14FE" w:rsidRPr="000D14FE" w:rsidRDefault="000D14FE" w:rsidP="000D14FE">
      <w:pPr>
        <w:rPr>
          <w:b/>
          <w:bCs/>
        </w:rPr>
      </w:pPr>
      <w:r w:rsidRPr="000D14FE">
        <w:rPr>
          <w:b/>
          <w:bCs/>
          <w:color w:val="123A5F"/>
        </w:rPr>
        <w:t>F. Contemplatie-interventies</w:t>
      </w:r>
    </w:p>
    <w:p w14:paraId="082439AB" w14:textId="77777777" w:rsidR="000D14FE" w:rsidRPr="000D14FE" w:rsidRDefault="000D14FE" w:rsidP="000D14FE">
      <w:pPr>
        <w:rPr>
          <w:b/>
          <w:bCs/>
        </w:rPr>
      </w:pPr>
      <w:r w:rsidRPr="000D14FE">
        <w:rPr>
          <w:b/>
          <w:bCs/>
          <w:color w:val="123A5F"/>
        </w:rPr>
        <w:t>Succeservaringen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17"/>
      </w:tblGrid>
      <w:tr w:rsidR="00665B85" w:rsidRPr="000D14FE" w14:paraId="3B014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102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9FA31" w14:textId="4CF47295" w:rsidR="00665B85" w:rsidRPr="000D14FE" w:rsidRDefault="00665B85" w:rsidP="000D14FE">
            <w:pPr>
              <w:rPr>
                <w:b/>
                <w:bCs/>
              </w:rPr>
            </w:pPr>
            <w:r>
              <w:rPr>
                <w:b/>
                <w:bCs/>
                <w:color w:val="123A5F"/>
              </w:rPr>
              <w:t>Score</w:t>
            </w:r>
          </w:p>
        </w:tc>
      </w:tr>
      <w:tr w:rsidR="00665B85" w:rsidRPr="000D14FE" w14:paraId="0E88B853"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7FC67" w14:textId="77777777" w:rsidR="00665B85" w:rsidRPr="000D14FE" w:rsidRDefault="00665B85" w:rsidP="00665B85">
            <w:r w:rsidRPr="000D14FE">
              <w:rPr>
                <w:color w:val="24303B"/>
              </w:rPr>
              <w:t>Succesvolle dagen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3F5AD628" w14:textId="6BCEBA14" w:rsidR="00665B85" w:rsidRPr="000D14FE" w:rsidRDefault="00665B85" w:rsidP="00665B85">
            <w:r w:rsidRPr="00073D13">
              <w:rPr>
                <w:color w:val="24303B"/>
                <w:kern w:val="0"/>
                <w:lang w:eastAsia="nl-BE"/>
                <w14:ligatures w14:val="none"/>
              </w:rPr>
              <w:t>0 1 2</w:t>
            </w:r>
          </w:p>
        </w:tc>
      </w:tr>
      <w:tr w:rsidR="00665B85" w:rsidRPr="000D14FE" w14:paraId="30675882"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41003" w14:textId="77777777" w:rsidR="00665B85" w:rsidRPr="000D14FE" w:rsidRDefault="00665B85" w:rsidP="00665B85">
            <w:r w:rsidRPr="000D14FE">
              <w:rPr>
                <w:color w:val="24303B"/>
              </w:rPr>
              <w:t>Bestaande sterktes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52B6FDFC" w14:textId="74C57165" w:rsidR="00665B85" w:rsidRPr="000D14FE" w:rsidRDefault="00665B85" w:rsidP="00665B85">
            <w:r w:rsidRPr="00073D13">
              <w:rPr>
                <w:color w:val="24303B"/>
                <w:kern w:val="0"/>
                <w:lang w:eastAsia="nl-BE"/>
                <w14:ligatures w14:val="none"/>
              </w:rPr>
              <w:t>0 1 2</w:t>
            </w:r>
          </w:p>
        </w:tc>
      </w:tr>
    </w:tbl>
    <w:p w14:paraId="07BB3B9C" w14:textId="77777777" w:rsidR="000D14FE" w:rsidRPr="000D14FE" w:rsidRDefault="000D14FE" w:rsidP="000D14FE">
      <w:pPr>
        <w:rPr>
          <w:b/>
          <w:bCs/>
        </w:rPr>
      </w:pPr>
      <w:r w:rsidRPr="000D14FE">
        <w:rPr>
          <w:b/>
          <w:bCs/>
          <w:color w:val="123A5F"/>
        </w:rPr>
        <w:lastRenderedPageBreak/>
        <w:t>Brainstorm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717"/>
      </w:tblGrid>
      <w:tr w:rsidR="00665B85" w:rsidRPr="000D14FE" w14:paraId="5FD5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A94FB"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23BB3" w14:textId="618F4CE8" w:rsidR="00665B85" w:rsidRPr="000D14FE" w:rsidRDefault="00665B85" w:rsidP="000D14FE">
            <w:pPr>
              <w:rPr>
                <w:b/>
                <w:bCs/>
              </w:rPr>
            </w:pPr>
            <w:r>
              <w:rPr>
                <w:b/>
                <w:bCs/>
                <w:color w:val="123A5F"/>
              </w:rPr>
              <w:t>Score</w:t>
            </w:r>
          </w:p>
        </w:tc>
      </w:tr>
      <w:tr w:rsidR="00665B85" w:rsidRPr="000D14FE" w14:paraId="0DF90762"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D7AEB" w14:textId="77777777" w:rsidR="00665B85" w:rsidRPr="000D14FE" w:rsidRDefault="00665B85" w:rsidP="00665B85">
            <w:r w:rsidRPr="000D14FE">
              <w:rPr>
                <w:color w:val="24303B"/>
              </w:rPr>
              <w:t>Barrière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9515BB8" w14:textId="16C7616D" w:rsidR="00665B85" w:rsidRPr="000D14FE" w:rsidRDefault="00665B85" w:rsidP="00665B85">
            <w:r w:rsidRPr="00073D13">
              <w:rPr>
                <w:color w:val="24303B"/>
                <w:kern w:val="0"/>
                <w:lang w:eastAsia="nl-BE"/>
                <w14:ligatures w14:val="none"/>
              </w:rPr>
              <w:t>0 1 2</w:t>
            </w:r>
          </w:p>
        </w:tc>
      </w:tr>
      <w:tr w:rsidR="00665B85" w:rsidRPr="000D14FE" w14:paraId="262D846E"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CF26D" w14:textId="77777777" w:rsidR="00665B85" w:rsidRPr="000D14FE" w:rsidRDefault="00665B85" w:rsidP="00665B85">
            <w:r w:rsidRPr="000D14FE">
              <w:rPr>
                <w:color w:val="24303B"/>
              </w:rPr>
              <w:t>Patiënt genereerde oplossingen</w:t>
            </w:r>
          </w:p>
        </w:tc>
        <w:tc>
          <w:tcPr>
            <w:tcW w:w="0" w:type="auto"/>
            <w:tcBorders>
              <w:top w:val="single" w:sz="6" w:space="0" w:color="E6E6E6"/>
              <w:left w:val="single" w:sz="6" w:space="0" w:color="E6E6E6"/>
              <w:bottom w:val="single" w:sz="6" w:space="0" w:color="E6E6E6"/>
              <w:right w:val="single" w:sz="6" w:space="0" w:color="E6E6E6"/>
            </w:tcBorders>
            <w:hideMark/>
          </w:tcPr>
          <w:p w14:paraId="110CFF71" w14:textId="79F162D8" w:rsidR="00665B85" w:rsidRPr="000D14FE" w:rsidRDefault="00665B85" w:rsidP="00665B85">
            <w:r w:rsidRPr="00073D13">
              <w:rPr>
                <w:color w:val="24303B"/>
                <w:kern w:val="0"/>
                <w:lang w:eastAsia="nl-BE"/>
                <w14:ligatures w14:val="none"/>
              </w:rPr>
              <w:t>0 1 2</w:t>
            </w:r>
          </w:p>
        </w:tc>
      </w:tr>
      <w:tr w:rsidR="00665B85" w:rsidRPr="000D14FE" w14:paraId="16C2C805"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E3618" w14:textId="77777777" w:rsidR="00665B85" w:rsidRPr="000D14FE" w:rsidRDefault="00665B85" w:rsidP="00665B85">
            <w:r w:rsidRPr="000D14FE">
              <w:rPr>
                <w:color w:val="24303B"/>
              </w:rPr>
              <w:t>Zorgverlener vulde pas aan na toestemming</w:t>
            </w:r>
          </w:p>
        </w:tc>
        <w:tc>
          <w:tcPr>
            <w:tcW w:w="0" w:type="auto"/>
            <w:tcBorders>
              <w:top w:val="single" w:sz="6" w:space="0" w:color="E6E6E6"/>
              <w:left w:val="single" w:sz="6" w:space="0" w:color="E6E6E6"/>
              <w:bottom w:val="single" w:sz="6" w:space="0" w:color="E6E6E6"/>
              <w:right w:val="single" w:sz="6" w:space="0" w:color="E6E6E6"/>
            </w:tcBorders>
            <w:hideMark/>
          </w:tcPr>
          <w:p w14:paraId="5CAE1128" w14:textId="3C69E6EA" w:rsidR="00665B85" w:rsidRPr="000D14FE" w:rsidRDefault="00665B85" w:rsidP="00665B85">
            <w:r w:rsidRPr="00073D13">
              <w:rPr>
                <w:color w:val="24303B"/>
                <w:kern w:val="0"/>
                <w:lang w:eastAsia="nl-BE"/>
                <w14:ligatures w14:val="none"/>
              </w:rPr>
              <w:t>0 1 2</w:t>
            </w:r>
          </w:p>
        </w:tc>
      </w:tr>
      <w:tr w:rsidR="00665B85" w:rsidRPr="000D14FE" w14:paraId="6B1A04BD"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01765" w14:textId="77777777" w:rsidR="00665B85" w:rsidRPr="000D14FE" w:rsidRDefault="00665B85" w:rsidP="00665B85">
            <w:r w:rsidRPr="000D14FE">
              <w:rPr>
                <w:color w:val="24303B"/>
              </w:rPr>
              <w:t>Keuze voor oplossing door patiënt</w:t>
            </w:r>
          </w:p>
        </w:tc>
        <w:tc>
          <w:tcPr>
            <w:tcW w:w="0" w:type="auto"/>
            <w:tcBorders>
              <w:top w:val="single" w:sz="6" w:space="0" w:color="E6E6E6"/>
              <w:left w:val="single" w:sz="6" w:space="0" w:color="E6E6E6"/>
              <w:bottom w:val="single" w:sz="6" w:space="0" w:color="E6E6E6"/>
              <w:right w:val="single" w:sz="6" w:space="0" w:color="E6E6E6"/>
            </w:tcBorders>
            <w:hideMark/>
          </w:tcPr>
          <w:p w14:paraId="520E64A4" w14:textId="45CC6EF5" w:rsidR="00665B85" w:rsidRPr="000D14FE" w:rsidRDefault="00665B85" w:rsidP="00665B85">
            <w:r w:rsidRPr="00073D13">
              <w:rPr>
                <w:color w:val="24303B"/>
                <w:kern w:val="0"/>
                <w:lang w:eastAsia="nl-BE"/>
                <w14:ligatures w14:val="none"/>
              </w:rPr>
              <w:t>0 1 2</w:t>
            </w:r>
          </w:p>
        </w:tc>
      </w:tr>
    </w:tbl>
    <w:p w14:paraId="6034B64D" w14:textId="77777777" w:rsidR="000D14FE" w:rsidRPr="000D14FE" w:rsidRDefault="00E72165" w:rsidP="000D14FE">
      <w:r>
        <w:rPr>
          <w:color w:val="24303B"/>
        </w:rPr>
        <w:pict w14:anchorId="65640553">
          <v:rect id="_x0000_i1045" style="width:0;height:1.5pt" o:hralign="center" o:hrstd="t" o:hr="t" fillcolor="#a0a0a0" stroked="f"/>
        </w:pict>
      </w:r>
    </w:p>
    <w:p w14:paraId="61429AB0" w14:textId="77777777" w:rsidR="000D14FE" w:rsidRPr="000D14FE" w:rsidRDefault="000D14FE" w:rsidP="000D14FE">
      <w:pPr>
        <w:rPr>
          <w:b/>
          <w:bCs/>
        </w:rPr>
      </w:pPr>
      <w:r w:rsidRPr="000D14FE">
        <w:rPr>
          <w:b/>
          <w:bCs/>
          <w:color w:val="123A5F"/>
        </w:rPr>
        <w:t>G. Actieplan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717"/>
      </w:tblGrid>
      <w:tr w:rsidR="002239A8" w:rsidRPr="000D14FE" w14:paraId="2F41A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52F4C"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645CE3" w14:textId="77060F5B" w:rsidR="002239A8" w:rsidRPr="000D14FE" w:rsidRDefault="002239A8" w:rsidP="000D14FE">
            <w:pPr>
              <w:rPr>
                <w:b/>
                <w:bCs/>
              </w:rPr>
            </w:pPr>
            <w:r>
              <w:rPr>
                <w:b/>
                <w:bCs/>
                <w:color w:val="123A5F"/>
              </w:rPr>
              <w:t>Score</w:t>
            </w:r>
          </w:p>
        </w:tc>
      </w:tr>
      <w:tr w:rsidR="002239A8" w:rsidRPr="000D14FE" w14:paraId="7C3D470E"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3E8D7" w14:textId="77777777" w:rsidR="002239A8" w:rsidRPr="000D14FE" w:rsidRDefault="002239A8" w:rsidP="002239A8">
            <w:r w:rsidRPr="000D14FE">
              <w:rPr>
                <w:color w:val="24303B"/>
              </w:rPr>
              <w:t>Concrete actie geformuleerd</w:t>
            </w:r>
          </w:p>
        </w:tc>
        <w:tc>
          <w:tcPr>
            <w:tcW w:w="0" w:type="auto"/>
            <w:tcBorders>
              <w:top w:val="single" w:sz="6" w:space="0" w:color="E6E6E6"/>
              <w:left w:val="single" w:sz="6" w:space="0" w:color="E6E6E6"/>
              <w:bottom w:val="single" w:sz="6" w:space="0" w:color="E6E6E6"/>
              <w:right w:val="single" w:sz="6" w:space="0" w:color="E6E6E6"/>
            </w:tcBorders>
            <w:hideMark/>
          </w:tcPr>
          <w:p w14:paraId="6AC845F0" w14:textId="6E6F2003" w:rsidR="002239A8" w:rsidRPr="000D14FE" w:rsidRDefault="002239A8" w:rsidP="002239A8">
            <w:r w:rsidRPr="00073D13">
              <w:rPr>
                <w:color w:val="24303B"/>
                <w:kern w:val="0"/>
                <w:lang w:eastAsia="nl-BE"/>
                <w14:ligatures w14:val="none"/>
              </w:rPr>
              <w:t>0 1 2</w:t>
            </w:r>
          </w:p>
        </w:tc>
      </w:tr>
      <w:tr w:rsidR="002239A8" w:rsidRPr="000D14FE" w14:paraId="4A8EE9F5"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BE5A3" w14:textId="77777777" w:rsidR="002239A8" w:rsidRPr="000D14FE" w:rsidRDefault="002239A8" w:rsidP="002239A8">
            <w:r w:rsidRPr="000D14FE">
              <w:rPr>
                <w:color w:val="24303B"/>
              </w:rPr>
              <w:t>Tijdstip vastgelegd</w:t>
            </w:r>
          </w:p>
        </w:tc>
        <w:tc>
          <w:tcPr>
            <w:tcW w:w="0" w:type="auto"/>
            <w:tcBorders>
              <w:top w:val="single" w:sz="6" w:space="0" w:color="E6E6E6"/>
              <w:left w:val="single" w:sz="6" w:space="0" w:color="E6E6E6"/>
              <w:bottom w:val="single" w:sz="6" w:space="0" w:color="E6E6E6"/>
              <w:right w:val="single" w:sz="6" w:space="0" w:color="E6E6E6"/>
            </w:tcBorders>
            <w:hideMark/>
          </w:tcPr>
          <w:p w14:paraId="70057A4D" w14:textId="382BF998" w:rsidR="002239A8" w:rsidRPr="000D14FE" w:rsidRDefault="002239A8" w:rsidP="002239A8">
            <w:r w:rsidRPr="00073D13">
              <w:rPr>
                <w:color w:val="24303B"/>
                <w:kern w:val="0"/>
                <w:lang w:eastAsia="nl-BE"/>
                <w14:ligatures w14:val="none"/>
              </w:rPr>
              <w:t>0 1 2</w:t>
            </w:r>
          </w:p>
        </w:tc>
      </w:tr>
      <w:tr w:rsidR="002239A8" w:rsidRPr="000D14FE" w14:paraId="4888032A"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23132" w14:textId="77777777" w:rsidR="002239A8" w:rsidRPr="000D14FE" w:rsidRDefault="002239A8" w:rsidP="002239A8">
            <w:r w:rsidRPr="000D14FE">
              <w:rPr>
                <w:color w:val="24303B"/>
              </w:rPr>
              <w:t>Ondersteuning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A163929" w14:textId="0A130248" w:rsidR="002239A8" w:rsidRPr="000D14FE" w:rsidRDefault="002239A8" w:rsidP="002239A8">
            <w:r w:rsidRPr="00073D13">
              <w:rPr>
                <w:color w:val="24303B"/>
                <w:kern w:val="0"/>
                <w:lang w:eastAsia="nl-BE"/>
                <w14:ligatures w14:val="none"/>
              </w:rPr>
              <w:t>0 1 2</w:t>
            </w:r>
          </w:p>
        </w:tc>
      </w:tr>
      <w:tr w:rsidR="002239A8" w:rsidRPr="000D14FE" w14:paraId="31481120"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E453D" w14:textId="77777777" w:rsidR="002239A8" w:rsidRPr="000D14FE" w:rsidRDefault="002239A8" w:rsidP="002239A8">
            <w:r w:rsidRPr="000D14FE">
              <w:rPr>
                <w:color w:val="24303B"/>
              </w:rPr>
              <w:t>Mogelijke hindernissen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63E30CF9" w14:textId="164B3144" w:rsidR="002239A8" w:rsidRPr="000D14FE" w:rsidRDefault="002239A8" w:rsidP="002239A8">
            <w:r w:rsidRPr="00073D13">
              <w:rPr>
                <w:color w:val="24303B"/>
                <w:kern w:val="0"/>
                <w:lang w:eastAsia="nl-BE"/>
                <w14:ligatures w14:val="none"/>
              </w:rPr>
              <w:t>0 1 2</w:t>
            </w:r>
          </w:p>
        </w:tc>
      </w:tr>
    </w:tbl>
    <w:p w14:paraId="34C5D6D0" w14:textId="77777777" w:rsidR="000D14FE" w:rsidRPr="000D14FE" w:rsidRDefault="00E72165" w:rsidP="000D14FE">
      <w:r>
        <w:rPr>
          <w:color w:val="24303B"/>
        </w:rPr>
        <w:pict w14:anchorId="492D3E6F">
          <v:rect id="_x0000_i1046" style="width:0;height:1.5pt" o:hralign="center" o:hrstd="t" o:hr="t" fillcolor="#a0a0a0" stroked="f"/>
        </w:pict>
      </w:r>
    </w:p>
    <w:p w14:paraId="0224A432" w14:textId="77777777" w:rsidR="002239A8" w:rsidRDefault="002239A8">
      <w:pPr>
        <w:rPr>
          <w:b/>
          <w:bCs/>
        </w:rPr>
      </w:pPr>
      <w:r>
        <w:rPr>
          <w:b/>
          <w:bCs/>
          <w:color w:val="24303B"/>
        </w:rPr>
        <w:br w:type="page"/>
      </w:r>
    </w:p>
    <w:p w14:paraId="24CEA967" w14:textId="3E87FDE9"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lastRenderedPageBreak/>
        <w:t>VISIT 4</w:t>
      </w:r>
    </w:p>
    <w:p w14:paraId="2745A4F8" w14:textId="77777777"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t>Evaluatie vaardigheden + vervolg adherence</w:t>
      </w:r>
    </w:p>
    <w:p w14:paraId="35D67BB0" w14:textId="77777777" w:rsidR="000D14FE" w:rsidRPr="000D14FE" w:rsidRDefault="00E72165" w:rsidP="000D14FE">
      <w:r>
        <w:rPr>
          <w:color w:val="24303B"/>
        </w:rPr>
        <w:pict w14:anchorId="67C0F6C6">
          <v:rect id="_x0000_i1047" style="width:0;height:1.5pt" o:hralign="center" o:hrstd="t" o:hr="t" fillcolor="#a0a0a0" stroked="f"/>
        </w:pict>
      </w:r>
    </w:p>
    <w:p w14:paraId="0053CE42" w14:textId="77777777" w:rsidR="000D14FE" w:rsidRPr="000D14FE" w:rsidRDefault="000D14FE" w:rsidP="000D14FE">
      <w:pPr>
        <w:rPr>
          <w:b/>
          <w:bCs/>
        </w:rPr>
      </w:pPr>
      <w:r w:rsidRPr="000D14FE">
        <w:rPr>
          <w:b/>
          <w:bCs/>
          <w:color w:val="123A5F"/>
        </w:rPr>
        <w:t>A. Demonstratie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717"/>
      </w:tblGrid>
      <w:tr w:rsidR="002239A8" w:rsidRPr="000D14FE" w14:paraId="1FA57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C59B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BCED4" w14:textId="60C1DFDB" w:rsidR="002239A8" w:rsidRPr="000D14FE" w:rsidRDefault="002239A8" w:rsidP="000D14FE">
            <w:pPr>
              <w:rPr>
                <w:b/>
                <w:bCs/>
              </w:rPr>
            </w:pPr>
            <w:r>
              <w:rPr>
                <w:b/>
                <w:bCs/>
                <w:color w:val="123A5F"/>
              </w:rPr>
              <w:t>Score</w:t>
            </w:r>
          </w:p>
        </w:tc>
      </w:tr>
      <w:tr w:rsidR="002239A8" w:rsidRPr="000D14FE" w14:paraId="32EB4685"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3E3EF" w14:textId="77777777" w:rsidR="002239A8" w:rsidRPr="000D14FE" w:rsidRDefault="002239A8" w:rsidP="002239A8">
            <w:r w:rsidRPr="000D14FE">
              <w:rPr>
                <w:color w:val="24303B"/>
              </w:rPr>
              <w:t>Patiënt demonstreert inspectie</w:t>
            </w:r>
          </w:p>
        </w:tc>
        <w:tc>
          <w:tcPr>
            <w:tcW w:w="0" w:type="auto"/>
            <w:tcBorders>
              <w:top w:val="single" w:sz="6" w:space="0" w:color="E6E6E6"/>
              <w:left w:val="single" w:sz="6" w:space="0" w:color="E6E6E6"/>
              <w:bottom w:val="single" w:sz="6" w:space="0" w:color="E6E6E6"/>
              <w:right w:val="single" w:sz="6" w:space="0" w:color="E6E6E6"/>
            </w:tcBorders>
            <w:hideMark/>
          </w:tcPr>
          <w:p w14:paraId="351C16CD" w14:textId="0B710FA8" w:rsidR="002239A8" w:rsidRPr="000D14FE" w:rsidRDefault="002239A8" w:rsidP="002239A8">
            <w:r w:rsidRPr="00073D13">
              <w:rPr>
                <w:color w:val="24303B"/>
                <w:kern w:val="0"/>
                <w:lang w:eastAsia="nl-BE"/>
                <w14:ligatures w14:val="none"/>
              </w:rPr>
              <w:t>0 1 2</w:t>
            </w:r>
          </w:p>
        </w:tc>
      </w:tr>
      <w:tr w:rsidR="002239A8" w:rsidRPr="000D14FE" w14:paraId="0E9F37BB"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D33FC" w14:textId="77777777" w:rsidR="002239A8" w:rsidRPr="000D14FE" w:rsidRDefault="002239A8" w:rsidP="002239A8">
            <w:r w:rsidRPr="000D14FE">
              <w:rPr>
                <w:color w:val="24303B"/>
              </w:rPr>
              <w:t>Spiegelgebruik beoordeeld</w:t>
            </w:r>
          </w:p>
        </w:tc>
        <w:tc>
          <w:tcPr>
            <w:tcW w:w="0" w:type="auto"/>
            <w:tcBorders>
              <w:top w:val="single" w:sz="6" w:space="0" w:color="E6E6E6"/>
              <w:left w:val="single" w:sz="6" w:space="0" w:color="E6E6E6"/>
              <w:bottom w:val="single" w:sz="6" w:space="0" w:color="E6E6E6"/>
              <w:right w:val="single" w:sz="6" w:space="0" w:color="E6E6E6"/>
            </w:tcBorders>
            <w:hideMark/>
          </w:tcPr>
          <w:p w14:paraId="3AC011F4" w14:textId="0B725695" w:rsidR="002239A8" w:rsidRPr="000D14FE" w:rsidRDefault="002239A8" w:rsidP="002239A8">
            <w:r w:rsidRPr="00073D13">
              <w:rPr>
                <w:color w:val="24303B"/>
                <w:kern w:val="0"/>
                <w:lang w:eastAsia="nl-BE"/>
                <w14:ligatures w14:val="none"/>
              </w:rPr>
              <w:t>0 1 2</w:t>
            </w:r>
          </w:p>
        </w:tc>
      </w:tr>
      <w:tr w:rsidR="002239A8" w:rsidRPr="000D14FE" w14:paraId="08C276B3"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9C3B3" w14:textId="77777777" w:rsidR="002239A8" w:rsidRPr="000D14FE" w:rsidRDefault="002239A8" w:rsidP="002239A8">
            <w:r w:rsidRPr="000D14FE">
              <w:rPr>
                <w:color w:val="24303B"/>
              </w:rPr>
              <w:t>Patiënt benoemt alarmsignalen</w:t>
            </w:r>
          </w:p>
        </w:tc>
        <w:tc>
          <w:tcPr>
            <w:tcW w:w="0" w:type="auto"/>
            <w:tcBorders>
              <w:top w:val="single" w:sz="6" w:space="0" w:color="E6E6E6"/>
              <w:left w:val="single" w:sz="6" w:space="0" w:color="E6E6E6"/>
              <w:bottom w:val="single" w:sz="6" w:space="0" w:color="E6E6E6"/>
              <w:right w:val="single" w:sz="6" w:space="0" w:color="E6E6E6"/>
            </w:tcBorders>
            <w:hideMark/>
          </w:tcPr>
          <w:p w14:paraId="16455770" w14:textId="3C704E99" w:rsidR="002239A8" w:rsidRPr="000D14FE" w:rsidRDefault="002239A8" w:rsidP="002239A8">
            <w:r w:rsidRPr="00073D13">
              <w:rPr>
                <w:color w:val="24303B"/>
                <w:kern w:val="0"/>
                <w:lang w:eastAsia="nl-BE"/>
                <w14:ligatures w14:val="none"/>
              </w:rPr>
              <w:t>0 1 2</w:t>
            </w:r>
          </w:p>
        </w:tc>
      </w:tr>
      <w:tr w:rsidR="002239A8" w:rsidRPr="000D14FE" w14:paraId="68A48C4C"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506734" w14:textId="77777777" w:rsidR="002239A8" w:rsidRPr="000D14FE" w:rsidRDefault="002239A8" w:rsidP="002239A8">
            <w:r w:rsidRPr="000D14FE">
              <w:rPr>
                <w:color w:val="24303B"/>
              </w:rPr>
              <w:t>Correct wassen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93F5E1" w14:textId="3B840D76" w:rsidR="002239A8" w:rsidRPr="000D14FE" w:rsidRDefault="002239A8" w:rsidP="002239A8">
            <w:r w:rsidRPr="00073D13">
              <w:rPr>
                <w:color w:val="24303B"/>
                <w:kern w:val="0"/>
                <w:lang w:eastAsia="nl-BE"/>
                <w14:ligatures w14:val="none"/>
              </w:rPr>
              <w:t>0 1 2</w:t>
            </w:r>
          </w:p>
        </w:tc>
      </w:tr>
      <w:tr w:rsidR="002239A8" w:rsidRPr="000D14FE" w14:paraId="123FC0C8"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72511" w14:textId="77777777" w:rsidR="002239A8" w:rsidRPr="000D14FE" w:rsidRDefault="002239A8" w:rsidP="002239A8">
            <w:r w:rsidRPr="000D14FE">
              <w:rPr>
                <w:color w:val="24303B"/>
              </w:rPr>
              <w:t>Correct afdrogen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645AE68" w14:textId="54054574" w:rsidR="002239A8" w:rsidRPr="000D14FE" w:rsidRDefault="002239A8" w:rsidP="002239A8">
            <w:r w:rsidRPr="00073D13">
              <w:rPr>
                <w:color w:val="24303B"/>
                <w:kern w:val="0"/>
                <w:lang w:eastAsia="nl-BE"/>
                <w14:ligatures w14:val="none"/>
              </w:rPr>
              <w:t>0 1 2</w:t>
            </w:r>
          </w:p>
        </w:tc>
      </w:tr>
      <w:tr w:rsidR="002239A8" w:rsidRPr="000D14FE" w14:paraId="225C6621"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37B1E" w14:textId="77777777" w:rsidR="002239A8" w:rsidRPr="000D14FE" w:rsidRDefault="002239A8" w:rsidP="002239A8">
            <w:r w:rsidRPr="000D14FE">
              <w:rPr>
                <w:color w:val="24303B"/>
              </w:rPr>
              <w:t>Correct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76270C28" w14:textId="694647F5" w:rsidR="002239A8" w:rsidRPr="000D14FE" w:rsidRDefault="002239A8" w:rsidP="002239A8">
            <w:r w:rsidRPr="00073D13">
              <w:rPr>
                <w:color w:val="24303B"/>
                <w:kern w:val="0"/>
                <w:lang w:eastAsia="nl-BE"/>
                <w14:ligatures w14:val="none"/>
              </w:rPr>
              <w:t>0 1 2</w:t>
            </w:r>
          </w:p>
        </w:tc>
      </w:tr>
    </w:tbl>
    <w:p w14:paraId="4DC6B7A9" w14:textId="77777777" w:rsidR="000D14FE" w:rsidRPr="000D14FE" w:rsidRDefault="00E72165" w:rsidP="000D14FE">
      <w:r>
        <w:rPr>
          <w:color w:val="24303B"/>
        </w:rPr>
        <w:pict w14:anchorId="70C7EA96">
          <v:rect id="_x0000_i1048" style="width:0;height:1.5pt" o:hralign="center" o:hrstd="t" o:hr="t" fillcolor="#a0a0a0" stroked="f"/>
        </w:pict>
      </w:r>
    </w:p>
    <w:p w14:paraId="5B80A6A9" w14:textId="77777777" w:rsidR="000D14FE" w:rsidRPr="000D14FE" w:rsidRDefault="000D14FE" w:rsidP="000D14FE">
      <w:pPr>
        <w:rPr>
          <w:b/>
          <w:bCs/>
        </w:rPr>
      </w:pPr>
      <w:commentRangeStart w:id="0"/>
      <w:r w:rsidRPr="000D14FE">
        <w:rPr>
          <w:b/>
          <w:bCs/>
          <w:color w:val="123A5F"/>
        </w:rPr>
        <w:t>B. Evaluatie kennis via NAFF</w:t>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717"/>
      </w:tblGrid>
      <w:tr w:rsidR="002239A8" w:rsidRPr="000D14FE" w14:paraId="33684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67A2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A4047" w14:textId="1EA1F04D" w:rsidR="002239A8" w:rsidRPr="000D14FE" w:rsidRDefault="002239A8" w:rsidP="000D14FE">
            <w:pPr>
              <w:rPr>
                <w:b/>
                <w:bCs/>
              </w:rPr>
            </w:pPr>
            <w:r>
              <w:rPr>
                <w:b/>
                <w:bCs/>
                <w:color w:val="123A5F"/>
              </w:rPr>
              <w:t>Score</w:t>
            </w:r>
          </w:p>
        </w:tc>
      </w:tr>
      <w:tr w:rsidR="002239A8" w:rsidRPr="000D14FE" w14:paraId="1482F252"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C72DD" w14:textId="77777777" w:rsidR="002239A8" w:rsidRPr="000D14FE" w:rsidRDefault="002239A8" w:rsidP="002239A8">
            <w:r w:rsidRPr="000D14FE">
              <w:rPr>
                <w:color w:val="24303B"/>
              </w:rPr>
              <w:t>Correcte kennis bekrachtigd</w:t>
            </w:r>
          </w:p>
        </w:tc>
        <w:tc>
          <w:tcPr>
            <w:tcW w:w="0" w:type="auto"/>
            <w:tcBorders>
              <w:top w:val="single" w:sz="6" w:space="0" w:color="E6E6E6"/>
              <w:left w:val="single" w:sz="6" w:space="0" w:color="E6E6E6"/>
              <w:bottom w:val="single" w:sz="6" w:space="0" w:color="E6E6E6"/>
              <w:right w:val="single" w:sz="6" w:space="0" w:color="E6E6E6"/>
            </w:tcBorders>
            <w:hideMark/>
          </w:tcPr>
          <w:p w14:paraId="211F4EF2" w14:textId="7280A4A6" w:rsidR="002239A8" w:rsidRPr="000D14FE" w:rsidRDefault="002239A8" w:rsidP="002239A8">
            <w:r w:rsidRPr="00073D13">
              <w:rPr>
                <w:color w:val="24303B"/>
                <w:kern w:val="0"/>
                <w:lang w:eastAsia="nl-BE"/>
                <w14:ligatures w14:val="none"/>
              </w:rPr>
              <w:t>0 1 2</w:t>
            </w:r>
          </w:p>
        </w:tc>
      </w:tr>
      <w:tr w:rsidR="002239A8" w:rsidRPr="000D14FE" w14:paraId="3A5C61F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6EC5B" w14:textId="77777777" w:rsidR="002239A8" w:rsidRPr="000D14FE" w:rsidRDefault="002239A8" w:rsidP="002239A8">
            <w:r w:rsidRPr="000D14FE">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7EF66494" w14:textId="4C397182" w:rsidR="002239A8" w:rsidRPr="000D14FE" w:rsidRDefault="002239A8" w:rsidP="002239A8">
            <w:r w:rsidRPr="00073D13">
              <w:rPr>
                <w:color w:val="24303B"/>
                <w:kern w:val="0"/>
                <w:lang w:eastAsia="nl-BE"/>
                <w14:ligatures w14:val="none"/>
              </w:rPr>
              <w:t>0 1 2</w:t>
            </w:r>
          </w:p>
        </w:tc>
      </w:tr>
      <w:tr w:rsidR="002239A8" w:rsidRPr="000D14FE" w14:paraId="35A00B3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6CEE5" w14:textId="77777777" w:rsidR="002239A8" w:rsidRPr="000D14FE" w:rsidRDefault="002239A8" w:rsidP="002239A8">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3CDBE755" w14:textId="52C47625" w:rsidR="002239A8" w:rsidRPr="000D14FE" w:rsidRDefault="002239A8" w:rsidP="002239A8">
            <w:r w:rsidRPr="00073D13">
              <w:rPr>
                <w:color w:val="24303B"/>
                <w:kern w:val="0"/>
                <w:lang w:eastAsia="nl-BE"/>
                <w14:ligatures w14:val="none"/>
              </w:rPr>
              <w:t>0 1 2</w:t>
            </w:r>
          </w:p>
        </w:tc>
      </w:tr>
    </w:tbl>
    <w:p w14:paraId="57DACEAA" w14:textId="77777777" w:rsidR="000D14FE" w:rsidRPr="000D14FE" w:rsidRDefault="00E72165" w:rsidP="000D14FE">
      <w:r>
        <w:rPr>
          <w:color w:val="24303B"/>
        </w:rPr>
        <w:pict w14:anchorId="407F6278">
          <v:rect id="_x0000_i1049" style="width:0;height:1.5pt" o:hralign="center" o:hrstd="t" o:hr="t" fillcolor="#a0a0a0" stroked="f"/>
        </w:pict>
      </w:r>
    </w:p>
    <w:p w14:paraId="00372482" w14:textId="77777777" w:rsidR="000D14FE" w:rsidRPr="000D14FE" w:rsidRDefault="000D14FE" w:rsidP="000D14FE">
      <w:pPr>
        <w:rPr>
          <w:b/>
          <w:bCs/>
        </w:rPr>
      </w:pPr>
      <w:r w:rsidRPr="000D14FE">
        <w:rPr>
          <w:b/>
          <w:bCs/>
          <w:color w:val="123A5F"/>
        </w:rPr>
        <w:t>C. Feedback sensorgegevens</w:t>
      </w:r>
    </w:p>
    <w:p w14:paraId="5E802D0C" w14:textId="77777777" w:rsidR="000D14FE" w:rsidRPr="000D14FE" w:rsidRDefault="000D14FE" w:rsidP="000D14FE">
      <w:r w:rsidRPr="000D14FE">
        <w:rPr>
          <w:color w:val="24303B"/>
        </w:rPr>
        <w:t>Zelfde items als Visit 3</w:t>
      </w:r>
    </w:p>
    <w:p w14:paraId="764D0A70" w14:textId="77777777" w:rsidR="000D14FE" w:rsidRPr="000D14FE" w:rsidRDefault="000D14FE" w:rsidP="000D14FE">
      <w:pPr>
        <w:rPr>
          <w:b/>
          <w:bCs/>
        </w:rPr>
      </w:pPr>
      <w:r w:rsidRPr="000D14FE">
        <w:rPr>
          <w:b/>
          <w:bCs/>
          <w:color w:val="123A5F"/>
        </w:rPr>
        <w:t>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717"/>
      </w:tblGrid>
      <w:tr w:rsidR="002239A8" w:rsidRPr="000D14FE" w14:paraId="3A4466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65431"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885B0" w14:textId="2F8E7922" w:rsidR="002239A8" w:rsidRPr="000D14FE" w:rsidRDefault="002239A8" w:rsidP="000D14FE">
            <w:pPr>
              <w:rPr>
                <w:b/>
                <w:bCs/>
              </w:rPr>
            </w:pPr>
            <w:r>
              <w:rPr>
                <w:b/>
                <w:bCs/>
                <w:color w:val="123A5F"/>
              </w:rPr>
              <w:t>Score</w:t>
            </w:r>
          </w:p>
        </w:tc>
      </w:tr>
      <w:tr w:rsidR="002239A8" w:rsidRPr="000D14FE" w14:paraId="2D39B5BD"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B296E" w14:textId="77777777" w:rsidR="002239A8" w:rsidRPr="000D14FE" w:rsidRDefault="002239A8" w:rsidP="002239A8">
            <w:r w:rsidRPr="000D14FE">
              <w:rPr>
                <w:color w:val="24303B"/>
              </w:rPr>
              <w:t>Evolutie sinds vorige meting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04149B6" w14:textId="001A8DC5" w:rsidR="002239A8" w:rsidRPr="000D14FE" w:rsidRDefault="002239A8" w:rsidP="002239A8">
            <w:r w:rsidRPr="00073D13">
              <w:rPr>
                <w:color w:val="24303B"/>
                <w:kern w:val="0"/>
                <w:lang w:eastAsia="nl-BE"/>
                <w14:ligatures w14:val="none"/>
              </w:rPr>
              <w:t>0 1 2</w:t>
            </w:r>
          </w:p>
        </w:tc>
      </w:tr>
      <w:tr w:rsidR="002239A8" w:rsidRPr="000D14FE" w14:paraId="4B48B2F7"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D5E6" w14:textId="77777777" w:rsidR="002239A8" w:rsidRPr="000D14FE" w:rsidRDefault="002239A8" w:rsidP="002239A8">
            <w:r w:rsidRPr="000D14FE">
              <w:rPr>
                <w:color w:val="24303B"/>
              </w:rPr>
              <w:t>Vooruitgang benoemd</w:t>
            </w:r>
          </w:p>
        </w:tc>
        <w:tc>
          <w:tcPr>
            <w:tcW w:w="0" w:type="auto"/>
            <w:tcBorders>
              <w:top w:val="single" w:sz="6" w:space="0" w:color="E6E6E6"/>
              <w:left w:val="single" w:sz="6" w:space="0" w:color="E6E6E6"/>
              <w:bottom w:val="single" w:sz="6" w:space="0" w:color="E6E6E6"/>
              <w:right w:val="single" w:sz="6" w:space="0" w:color="E6E6E6"/>
            </w:tcBorders>
            <w:hideMark/>
          </w:tcPr>
          <w:p w14:paraId="3A03A1E9" w14:textId="15BD768A" w:rsidR="002239A8" w:rsidRPr="000D14FE" w:rsidRDefault="002239A8" w:rsidP="002239A8">
            <w:r w:rsidRPr="00073D13">
              <w:rPr>
                <w:color w:val="24303B"/>
                <w:kern w:val="0"/>
                <w:lang w:eastAsia="nl-BE"/>
                <w14:ligatures w14:val="none"/>
              </w:rPr>
              <w:t>0 1 2</w:t>
            </w:r>
          </w:p>
        </w:tc>
      </w:tr>
    </w:tbl>
    <w:p w14:paraId="3F0680FA" w14:textId="77777777" w:rsidR="000D14FE" w:rsidRPr="000D14FE" w:rsidRDefault="00E72165" w:rsidP="000D14FE">
      <w:r>
        <w:rPr>
          <w:color w:val="24303B"/>
        </w:rPr>
        <w:pict w14:anchorId="71F177AC">
          <v:rect id="_x0000_i1050" style="width:0;height:1.5pt" o:hralign="center" o:hrstd="t" o:hr="t" fillcolor="#a0a0a0" stroked="f"/>
        </w:pict>
      </w:r>
    </w:p>
    <w:p w14:paraId="62F72B2D" w14:textId="77777777" w:rsidR="002239A8" w:rsidRDefault="002239A8" w:rsidP="000D14FE">
      <w:pPr>
        <w:rPr>
          <w:b/>
          <w:bCs/>
        </w:rPr>
      </w:pPr>
    </w:p>
    <w:p w14:paraId="200781CA" w14:textId="77777777" w:rsidR="002239A8" w:rsidRDefault="002239A8" w:rsidP="000D14FE">
      <w:pPr>
        <w:rPr>
          <w:b/>
          <w:bCs/>
        </w:rPr>
      </w:pPr>
    </w:p>
    <w:p w14:paraId="778EC917" w14:textId="3F404799" w:rsidR="000D14FE" w:rsidRPr="000D14FE" w:rsidRDefault="000D14FE" w:rsidP="000D14FE">
      <w:pPr>
        <w:rPr>
          <w:b/>
          <w:bCs/>
        </w:rPr>
      </w:pPr>
      <w:r w:rsidRPr="000D14FE">
        <w:rPr>
          <w:b/>
          <w:bCs/>
          <w:color w:val="123A5F"/>
        </w:rPr>
        <w:lastRenderedPageBreak/>
        <w:t>D. Evaluatie vorige gedragsfase</w:t>
      </w:r>
    </w:p>
    <w:p w14:paraId="3BC56221" w14:textId="77777777" w:rsidR="000D14FE" w:rsidRPr="000D14FE" w:rsidRDefault="000D14FE" w:rsidP="000D14FE">
      <w:pPr>
        <w:rPr>
          <w:b/>
          <w:bCs/>
        </w:rPr>
      </w:pPr>
      <w:r w:rsidRPr="000D14FE">
        <w:rPr>
          <w:b/>
          <w:bCs/>
          <w:color w:val="123A5F"/>
        </w:rPr>
        <w:t>Indien precontemplatie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3D6384" w:rsidRPr="000D14FE" w14:paraId="6D8CC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5FB0"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D924A" w14:textId="65B46AA0" w:rsidR="003D6384" w:rsidRPr="000D14FE" w:rsidRDefault="003D6384" w:rsidP="000D14FE">
            <w:pPr>
              <w:rPr>
                <w:b/>
                <w:bCs/>
              </w:rPr>
            </w:pPr>
            <w:r>
              <w:rPr>
                <w:b/>
                <w:bCs/>
                <w:color w:val="123A5F"/>
              </w:rPr>
              <w:t>Score</w:t>
            </w:r>
          </w:p>
        </w:tc>
      </w:tr>
      <w:tr w:rsidR="003D6384" w:rsidRPr="000D14FE" w14:paraId="5F8A2DF3"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27BF1" w14:textId="77777777" w:rsidR="003D6384" w:rsidRPr="000D14FE" w:rsidRDefault="003D6384" w:rsidP="003D6384">
            <w:r w:rsidRPr="000D14FE">
              <w:rPr>
                <w:color w:val="24303B"/>
              </w:rPr>
              <w:t>Belangrijkheidsschaal opnieuw afgenomen</w:t>
            </w:r>
          </w:p>
        </w:tc>
        <w:tc>
          <w:tcPr>
            <w:tcW w:w="0" w:type="auto"/>
            <w:tcBorders>
              <w:top w:val="single" w:sz="6" w:space="0" w:color="E6E6E6"/>
              <w:left w:val="single" w:sz="6" w:space="0" w:color="E6E6E6"/>
              <w:bottom w:val="single" w:sz="6" w:space="0" w:color="E6E6E6"/>
              <w:right w:val="single" w:sz="6" w:space="0" w:color="E6E6E6"/>
            </w:tcBorders>
            <w:hideMark/>
          </w:tcPr>
          <w:p w14:paraId="7F19AD48" w14:textId="446E6507" w:rsidR="003D6384" w:rsidRPr="000D14FE" w:rsidRDefault="003D6384" w:rsidP="003D6384">
            <w:r w:rsidRPr="00073D13">
              <w:rPr>
                <w:color w:val="24303B"/>
                <w:kern w:val="0"/>
                <w:lang w:eastAsia="nl-BE"/>
                <w14:ligatures w14:val="none"/>
              </w:rPr>
              <w:t>0 1 2</w:t>
            </w:r>
          </w:p>
        </w:tc>
      </w:tr>
      <w:tr w:rsidR="003D6384" w:rsidRPr="000D14FE" w14:paraId="2DE0DF07"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119C11" w14:textId="77777777" w:rsidR="003D6384" w:rsidRPr="000D14FE" w:rsidRDefault="003D6384" w:rsidP="003D6384">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659D1B61" w14:textId="5A268B18" w:rsidR="003D6384" w:rsidRPr="000D14FE" w:rsidRDefault="003D6384" w:rsidP="003D6384">
            <w:r w:rsidRPr="00073D13">
              <w:rPr>
                <w:color w:val="24303B"/>
                <w:kern w:val="0"/>
                <w:lang w:eastAsia="nl-BE"/>
                <w14:ligatures w14:val="none"/>
              </w:rPr>
              <w:t>0 1 2</w:t>
            </w:r>
          </w:p>
        </w:tc>
      </w:tr>
      <w:tr w:rsidR="003D6384" w:rsidRPr="000D14FE" w14:paraId="0867850B"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8C92A" w14:textId="77777777" w:rsidR="003D6384" w:rsidRPr="000D14FE" w:rsidRDefault="003D6384" w:rsidP="003D6384">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65AA1DE2" w14:textId="13B2F17C" w:rsidR="003D6384" w:rsidRPr="000D14FE" w:rsidRDefault="003D6384" w:rsidP="003D6384">
            <w:r w:rsidRPr="00073D13">
              <w:rPr>
                <w:color w:val="24303B"/>
                <w:kern w:val="0"/>
                <w:lang w:eastAsia="nl-BE"/>
                <w14:ligatures w14:val="none"/>
              </w:rPr>
              <w:t>0 1 2</w:t>
            </w:r>
          </w:p>
        </w:tc>
      </w:tr>
    </w:tbl>
    <w:p w14:paraId="06679B0A" w14:textId="77777777" w:rsidR="000D14FE" w:rsidRPr="000D14FE" w:rsidRDefault="000D14FE" w:rsidP="000D14FE">
      <w:pPr>
        <w:rPr>
          <w:b/>
          <w:bCs/>
        </w:rPr>
      </w:pPr>
      <w:r w:rsidRPr="000D14FE">
        <w:rPr>
          <w:b/>
          <w:bCs/>
          <w:color w:val="123A5F"/>
        </w:rPr>
        <w:t>Indien 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717"/>
      </w:tblGrid>
      <w:tr w:rsidR="003D6384" w:rsidRPr="000D14FE" w14:paraId="4179C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39045"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8567" w14:textId="702B0EAE" w:rsidR="003D6384" w:rsidRPr="000D14FE" w:rsidRDefault="003D6384" w:rsidP="000D14FE">
            <w:pPr>
              <w:rPr>
                <w:b/>
                <w:bCs/>
              </w:rPr>
            </w:pPr>
            <w:r>
              <w:rPr>
                <w:b/>
                <w:bCs/>
                <w:color w:val="123A5F"/>
              </w:rPr>
              <w:t>Score</w:t>
            </w:r>
          </w:p>
        </w:tc>
      </w:tr>
      <w:tr w:rsidR="003D6384" w:rsidRPr="000D14FE" w14:paraId="462C3600"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23E1D" w14:textId="77777777" w:rsidR="003D6384" w:rsidRPr="000D14FE" w:rsidRDefault="003D6384" w:rsidP="003D6384">
            <w:r w:rsidRPr="000D14FE">
              <w:rPr>
                <w:color w:val="24303B"/>
              </w:rPr>
              <w:t>Uitvoering actieplan geëvalueerd</w:t>
            </w:r>
          </w:p>
        </w:tc>
        <w:tc>
          <w:tcPr>
            <w:tcW w:w="0" w:type="auto"/>
            <w:tcBorders>
              <w:top w:val="single" w:sz="6" w:space="0" w:color="E6E6E6"/>
              <w:left w:val="single" w:sz="6" w:space="0" w:color="E6E6E6"/>
              <w:bottom w:val="single" w:sz="6" w:space="0" w:color="E6E6E6"/>
              <w:right w:val="single" w:sz="6" w:space="0" w:color="E6E6E6"/>
            </w:tcBorders>
            <w:hideMark/>
          </w:tcPr>
          <w:p w14:paraId="0335C411" w14:textId="71260B61" w:rsidR="003D6384" w:rsidRPr="000D14FE" w:rsidRDefault="003D6384" w:rsidP="003D6384">
            <w:r w:rsidRPr="00073D13">
              <w:rPr>
                <w:color w:val="24303B"/>
                <w:kern w:val="0"/>
                <w:lang w:eastAsia="nl-BE"/>
                <w14:ligatures w14:val="none"/>
              </w:rPr>
              <w:t>0 1 2</w:t>
            </w:r>
          </w:p>
        </w:tc>
      </w:tr>
      <w:tr w:rsidR="003D6384" w:rsidRPr="000D14FE" w14:paraId="7612AA75"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23" w14:textId="77777777" w:rsidR="003D6384" w:rsidRPr="000D14FE" w:rsidRDefault="003D6384" w:rsidP="003D6384">
            <w:r w:rsidRPr="000D14FE">
              <w:rPr>
                <w:color w:val="24303B"/>
              </w:rPr>
              <w:t>Successen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5E20BF16" w14:textId="5B8F8C56" w:rsidR="003D6384" w:rsidRPr="000D14FE" w:rsidRDefault="003D6384" w:rsidP="003D6384">
            <w:r w:rsidRPr="00073D13">
              <w:rPr>
                <w:color w:val="24303B"/>
                <w:kern w:val="0"/>
                <w:lang w:eastAsia="nl-BE"/>
                <w14:ligatures w14:val="none"/>
              </w:rPr>
              <w:t>0 1 2</w:t>
            </w:r>
          </w:p>
        </w:tc>
      </w:tr>
      <w:tr w:rsidR="003D6384" w:rsidRPr="000D14FE" w14:paraId="2451CD39"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24B02" w14:textId="77777777" w:rsidR="003D6384" w:rsidRPr="000D14FE" w:rsidRDefault="003D6384" w:rsidP="003D6384">
            <w:r w:rsidRPr="000D14FE">
              <w:rPr>
                <w:color w:val="24303B"/>
              </w:rPr>
              <w:t>Nieuwe barrières besproken</w:t>
            </w:r>
          </w:p>
        </w:tc>
        <w:tc>
          <w:tcPr>
            <w:tcW w:w="0" w:type="auto"/>
            <w:tcBorders>
              <w:top w:val="single" w:sz="6" w:space="0" w:color="E6E6E6"/>
              <w:left w:val="single" w:sz="6" w:space="0" w:color="E6E6E6"/>
              <w:bottom w:val="single" w:sz="6" w:space="0" w:color="E6E6E6"/>
              <w:right w:val="single" w:sz="6" w:space="0" w:color="E6E6E6"/>
            </w:tcBorders>
            <w:hideMark/>
          </w:tcPr>
          <w:p w14:paraId="4FA452FC" w14:textId="2D07A213" w:rsidR="003D6384" w:rsidRPr="000D14FE" w:rsidRDefault="003D6384" w:rsidP="003D6384">
            <w:r w:rsidRPr="00073D13">
              <w:rPr>
                <w:color w:val="24303B"/>
                <w:kern w:val="0"/>
                <w:lang w:eastAsia="nl-BE"/>
                <w14:ligatures w14:val="none"/>
              </w:rPr>
              <w:t>0 1 2</w:t>
            </w:r>
          </w:p>
        </w:tc>
      </w:tr>
      <w:tr w:rsidR="003D6384" w:rsidRPr="000D14FE" w14:paraId="353AEB6C"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ACD6F" w14:textId="77777777" w:rsidR="003D6384" w:rsidRPr="000D14FE" w:rsidRDefault="003D6384" w:rsidP="003D6384">
            <w:r w:rsidRPr="000D14FE">
              <w:rPr>
                <w:color w:val="24303B"/>
              </w:rPr>
              <w:t>Eventueel nieuw actieplan opgesteld</w:t>
            </w:r>
          </w:p>
        </w:tc>
        <w:tc>
          <w:tcPr>
            <w:tcW w:w="0" w:type="auto"/>
            <w:tcBorders>
              <w:top w:val="single" w:sz="6" w:space="0" w:color="E6E6E6"/>
              <w:left w:val="single" w:sz="6" w:space="0" w:color="E6E6E6"/>
              <w:bottom w:val="single" w:sz="6" w:space="0" w:color="E6E6E6"/>
              <w:right w:val="single" w:sz="6" w:space="0" w:color="E6E6E6"/>
            </w:tcBorders>
            <w:hideMark/>
          </w:tcPr>
          <w:p w14:paraId="77E81155" w14:textId="18E17CC9" w:rsidR="003D6384" w:rsidRPr="000D14FE" w:rsidRDefault="003D6384" w:rsidP="003D6384">
            <w:r w:rsidRPr="00073D13">
              <w:rPr>
                <w:color w:val="24303B"/>
                <w:kern w:val="0"/>
                <w:lang w:eastAsia="nl-BE"/>
                <w14:ligatures w14:val="none"/>
              </w:rPr>
              <w:t>0 1 2</w:t>
            </w:r>
          </w:p>
        </w:tc>
      </w:tr>
    </w:tbl>
    <w:p w14:paraId="306668F9" w14:textId="77777777" w:rsidR="000D14FE" w:rsidRPr="000D14FE" w:rsidRDefault="00E72165" w:rsidP="000D14FE">
      <w:r>
        <w:rPr>
          <w:color w:val="24303B"/>
        </w:rPr>
        <w:pict w14:anchorId="5788F8C5">
          <v:rect id="_x0000_i1051" style="width:0;height:1.5pt" o:hralign="center" o:hrstd="t" o:hr="t" fillcolor="#a0a0a0" stroked="f"/>
        </w:pict>
      </w:r>
    </w:p>
    <w:p w14:paraId="0F05DEB5" w14:textId="77777777" w:rsidR="003D6384" w:rsidRDefault="003D6384">
      <w:pPr>
        <w:rPr>
          <w:b/>
          <w:bCs/>
        </w:rPr>
      </w:pPr>
      <w:r>
        <w:rPr>
          <w:b/>
          <w:bCs/>
          <w:color w:val="24303B"/>
        </w:rPr>
        <w:br w:type="page"/>
      </w:r>
    </w:p>
    <w:p w14:paraId="63D5F105" w14:textId="3EDF13C2"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lastRenderedPageBreak/>
        <w:t>VISIT 5</w:t>
      </w:r>
    </w:p>
    <w:p w14:paraId="26A823DB" w14:textId="77777777" w:rsidR="003D6384" w:rsidRDefault="003D6384" w:rsidP="000D14FE">
      <w:pPr>
        <w:rPr>
          <w:b/>
          <w:bCs/>
        </w:rPr>
      </w:pPr>
    </w:p>
    <w:p w14:paraId="563E2AC9" w14:textId="623FEBB0" w:rsidR="003D6384" w:rsidRPr="000D14FE" w:rsidRDefault="003D6384" w:rsidP="000D14FE">
      <w:pPr>
        <w:rPr>
          <w:b/>
          <w:bCs/>
        </w:rPr>
      </w:pPr>
      <w:r>
        <w:rPr>
          <w:b/>
          <w:bCs/>
          <w:color w:val="123A5F"/>
        </w:rPr>
        <w:t>Zie VISIT 3</w:t>
      </w:r>
    </w:p>
    <w:p w14:paraId="1CB8DE68" w14:textId="681A0287" w:rsidR="000D14FE" w:rsidRPr="000D14FE" w:rsidRDefault="000D14FE" w:rsidP="000D14FE">
      <w:r w:rsidRPr="000D14FE">
        <w:rPr>
          <w:color w:val="24303B"/>
        </w:rPr>
        <w:t>rubrieken:</w:t>
      </w:r>
    </w:p>
    <w:p w14:paraId="7B3903A2" w14:textId="77777777" w:rsidR="000D14FE" w:rsidRPr="000D14FE" w:rsidRDefault="000D14FE" w:rsidP="000D14FE">
      <w:pPr>
        <w:numPr>
          <w:ilvl w:val="0"/>
          <w:numId w:val="3"/>
        </w:numPr>
      </w:pPr>
      <w:r w:rsidRPr="000D14FE">
        <w:rPr>
          <w:color w:val="24303B"/>
        </w:rPr>
        <w:t>Adherence feedback</w:t>
      </w:r>
    </w:p>
    <w:p w14:paraId="554D6579" w14:textId="77777777" w:rsidR="000D14FE" w:rsidRPr="000D14FE" w:rsidRDefault="000D14FE" w:rsidP="000D14FE">
      <w:pPr>
        <w:numPr>
          <w:ilvl w:val="0"/>
          <w:numId w:val="3"/>
        </w:numPr>
      </w:pPr>
      <w:r w:rsidRPr="000D14FE">
        <w:rPr>
          <w:color w:val="24303B"/>
        </w:rPr>
        <w:t>MI vaardigheden</w:t>
      </w:r>
    </w:p>
    <w:p w14:paraId="153AA41B" w14:textId="77777777" w:rsidR="000D14FE" w:rsidRPr="000D14FE" w:rsidRDefault="000D14FE" w:rsidP="000D14FE">
      <w:pPr>
        <w:numPr>
          <w:ilvl w:val="0"/>
          <w:numId w:val="3"/>
        </w:numPr>
      </w:pPr>
      <w:r w:rsidRPr="000D14FE">
        <w:rPr>
          <w:color w:val="24303B"/>
        </w:rPr>
        <w:t>Belangrijkheidsvraag</w:t>
      </w:r>
    </w:p>
    <w:p w14:paraId="05B66EC9" w14:textId="77777777" w:rsidR="000D14FE" w:rsidRPr="000D14FE" w:rsidRDefault="000D14FE" w:rsidP="000D14FE">
      <w:pPr>
        <w:numPr>
          <w:ilvl w:val="0"/>
          <w:numId w:val="3"/>
        </w:numPr>
      </w:pPr>
      <w:r w:rsidRPr="000D14FE">
        <w:rPr>
          <w:color w:val="24303B"/>
        </w:rPr>
        <w:t>Self-efficacy</w:t>
      </w:r>
    </w:p>
    <w:p w14:paraId="42C4D9BB" w14:textId="77777777" w:rsidR="000D14FE" w:rsidRPr="000D14FE" w:rsidRDefault="000D14FE" w:rsidP="000D14FE">
      <w:pPr>
        <w:numPr>
          <w:ilvl w:val="0"/>
          <w:numId w:val="3"/>
        </w:numPr>
      </w:pPr>
      <w:r w:rsidRPr="000D14FE">
        <w:rPr>
          <w:color w:val="24303B"/>
        </w:rPr>
        <w:t>Beslissingsbalans</w:t>
      </w:r>
    </w:p>
    <w:p w14:paraId="14E1A411" w14:textId="77777777" w:rsidR="000D14FE" w:rsidRPr="000D14FE" w:rsidRDefault="000D14FE" w:rsidP="000D14FE">
      <w:pPr>
        <w:numPr>
          <w:ilvl w:val="0"/>
          <w:numId w:val="3"/>
        </w:numPr>
      </w:pPr>
      <w:r w:rsidRPr="000D14FE">
        <w:rPr>
          <w:color w:val="24303B"/>
        </w:rPr>
        <w:t>Brainstorm</w:t>
      </w:r>
    </w:p>
    <w:p w14:paraId="2F5FDE71" w14:textId="77777777" w:rsidR="000D14FE" w:rsidRPr="000D14FE" w:rsidRDefault="000D14FE" w:rsidP="000D14FE">
      <w:pPr>
        <w:numPr>
          <w:ilvl w:val="0"/>
          <w:numId w:val="3"/>
        </w:numPr>
      </w:pPr>
      <w:r w:rsidRPr="000D14FE">
        <w:rPr>
          <w:color w:val="24303B"/>
        </w:rPr>
        <w:t>Actieplan</w:t>
      </w:r>
    </w:p>
    <w:p w14:paraId="0BE56CB8" w14:textId="77777777" w:rsidR="000D14FE" w:rsidRPr="000D14FE" w:rsidRDefault="000D14FE" w:rsidP="000D14FE">
      <w:r w:rsidRPr="000D14FE">
        <w:rPr>
          <w:color w:val="24303B"/>
        </w:rPr>
        <w:t>Extra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717"/>
      </w:tblGrid>
      <w:tr w:rsidR="003D6384" w:rsidRPr="000D14FE" w14:paraId="6D957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8963F"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F30F" w14:textId="4DC23A74" w:rsidR="003D6384" w:rsidRPr="000D14FE" w:rsidRDefault="003D6384" w:rsidP="000D14FE">
            <w:pPr>
              <w:rPr>
                <w:b/>
                <w:bCs/>
              </w:rPr>
            </w:pPr>
            <w:r>
              <w:rPr>
                <w:b/>
                <w:bCs/>
                <w:color w:val="123A5F"/>
              </w:rPr>
              <w:t>Score</w:t>
            </w:r>
          </w:p>
        </w:tc>
      </w:tr>
      <w:tr w:rsidR="003D6384" w:rsidRPr="000D14FE" w14:paraId="688F1D2C" w14:textId="77777777" w:rsidTr="001645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5809" w14:textId="77777777" w:rsidR="003D6384" w:rsidRPr="000D14FE" w:rsidRDefault="003D6384" w:rsidP="003D6384">
            <w:r w:rsidRPr="000D14FE">
              <w:rPr>
                <w:color w:val="24303B"/>
              </w:rPr>
              <w:t>Verwijzing gemaakt naar eerder actieplan</w:t>
            </w:r>
          </w:p>
        </w:tc>
        <w:tc>
          <w:tcPr>
            <w:tcW w:w="0" w:type="auto"/>
            <w:tcBorders>
              <w:top w:val="single" w:sz="6" w:space="0" w:color="E6E6E6"/>
              <w:left w:val="single" w:sz="6" w:space="0" w:color="E6E6E6"/>
              <w:bottom w:val="single" w:sz="6" w:space="0" w:color="E6E6E6"/>
              <w:right w:val="single" w:sz="6" w:space="0" w:color="E6E6E6"/>
            </w:tcBorders>
            <w:hideMark/>
          </w:tcPr>
          <w:p w14:paraId="16340B58" w14:textId="1B8E1B4B" w:rsidR="003D6384" w:rsidRPr="000D14FE" w:rsidRDefault="003D6384" w:rsidP="003D6384">
            <w:r w:rsidRPr="00073D13">
              <w:rPr>
                <w:color w:val="24303B"/>
                <w:kern w:val="0"/>
                <w:lang w:eastAsia="nl-BE"/>
                <w14:ligatures w14:val="none"/>
              </w:rPr>
              <w:t>0 1 2</w:t>
            </w:r>
          </w:p>
        </w:tc>
      </w:tr>
    </w:tbl>
    <w:p w14:paraId="555F101A" w14:textId="77777777" w:rsidR="000D14FE" w:rsidRPr="000D14FE" w:rsidRDefault="00E72165" w:rsidP="000D14FE">
      <w:r>
        <w:rPr>
          <w:color w:val="24303B"/>
        </w:rPr>
        <w:pict w14:anchorId="3CBC7E00">
          <v:rect id="_x0000_i1052" style="width:0;height:1.5pt" o:hralign="center" o:hrstd="t" o:hr="t" fillcolor="#a0a0a0" stroked="f"/>
        </w:pict>
      </w:r>
    </w:p>
    <w:p w14:paraId="3AF99D99" w14:textId="77777777"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t>VISIT 6</w:t>
      </w:r>
    </w:p>
    <w:p w14:paraId="294159E6" w14:textId="77777777" w:rsidR="003D6384" w:rsidRDefault="003D6384" w:rsidP="000D14FE"/>
    <w:p w14:paraId="151FBC7E" w14:textId="2F49474E" w:rsidR="000D14FE" w:rsidRPr="000D14FE" w:rsidRDefault="000D14FE" w:rsidP="000D14FE">
      <w:r w:rsidRPr="000D14FE">
        <w:rPr>
          <w:color w:val="24303B"/>
        </w:rPr>
        <w:t>Zelfde structuur als Visit 4.</w:t>
      </w:r>
    </w:p>
    <w:p w14:paraId="7D8EF34E" w14:textId="77777777" w:rsidR="000D14FE" w:rsidRPr="000D14FE" w:rsidRDefault="000D14FE" w:rsidP="000D14FE">
      <w:r w:rsidRPr="000D14FE">
        <w:rPr>
          <w:color w:val="24303B"/>
        </w:rPr>
        <w:t>Extra aandacht voor:</w:t>
      </w:r>
    </w:p>
    <w:p w14:paraId="7018E6C0" w14:textId="77777777" w:rsidR="000D14FE" w:rsidRPr="000D14FE" w:rsidRDefault="000D14FE" w:rsidP="000D14FE">
      <w:pPr>
        <w:rPr>
          <w:b/>
          <w:bCs/>
        </w:rPr>
      </w:pPr>
      <w:r w:rsidRPr="000D14FE">
        <w:rPr>
          <w:b/>
          <w:bCs/>
          <w:color w:val="123A5F"/>
        </w:rPr>
        <w:t>Onderhoud van 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717"/>
      </w:tblGrid>
      <w:tr w:rsidR="00211F3D" w:rsidRPr="000D14FE" w14:paraId="74811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957DA"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C02AA" w14:textId="4F619992" w:rsidR="00211F3D" w:rsidRPr="000D14FE" w:rsidRDefault="00211F3D" w:rsidP="000D14FE">
            <w:pPr>
              <w:rPr>
                <w:b/>
                <w:bCs/>
              </w:rPr>
            </w:pPr>
            <w:r>
              <w:rPr>
                <w:b/>
                <w:bCs/>
                <w:color w:val="123A5F"/>
              </w:rPr>
              <w:t>Score</w:t>
            </w:r>
          </w:p>
        </w:tc>
      </w:tr>
      <w:tr w:rsidR="00211F3D" w:rsidRPr="000D14FE" w14:paraId="1C5FF18A"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44C67" w14:textId="77777777" w:rsidR="00211F3D" w:rsidRPr="000D14FE" w:rsidRDefault="00211F3D" w:rsidP="00211F3D">
            <w:r w:rsidRPr="000D14FE">
              <w:rPr>
                <w:color w:val="24303B"/>
              </w:rPr>
              <w:t>Zelfzorggedrag nog correct aanwezig</w:t>
            </w:r>
          </w:p>
        </w:tc>
        <w:tc>
          <w:tcPr>
            <w:tcW w:w="0" w:type="auto"/>
            <w:tcBorders>
              <w:top w:val="single" w:sz="6" w:space="0" w:color="E6E6E6"/>
              <w:left w:val="single" w:sz="6" w:space="0" w:color="E6E6E6"/>
              <w:bottom w:val="single" w:sz="6" w:space="0" w:color="E6E6E6"/>
              <w:right w:val="single" w:sz="6" w:space="0" w:color="E6E6E6"/>
            </w:tcBorders>
            <w:hideMark/>
          </w:tcPr>
          <w:p w14:paraId="3523C616" w14:textId="235D98C8" w:rsidR="00211F3D" w:rsidRPr="000D14FE" w:rsidRDefault="00211F3D" w:rsidP="00211F3D">
            <w:r w:rsidRPr="00073D13">
              <w:rPr>
                <w:color w:val="24303B"/>
                <w:kern w:val="0"/>
                <w:lang w:eastAsia="nl-BE"/>
                <w14:ligatures w14:val="none"/>
              </w:rPr>
              <w:t>0 1 2</w:t>
            </w:r>
          </w:p>
        </w:tc>
      </w:tr>
      <w:tr w:rsidR="00211F3D" w:rsidRPr="000D14FE" w14:paraId="3E0A3709"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20E15" w14:textId="77777777" w:rsidR="00211F3D" w:rsidRPr="000D14FE" w:rsidRDefault="00211F3D" w:rsidP="00211F3D">
            <w:r w:rsidRPr="000D14FE">
              <w:rPr>
                <w:color w:val="24303B"/>
              </w:rPr>
              <w:t>Eventuele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5AA2F207" w14:textId="58BAEFBF" w:rsidR="00211F3D" w:rsidRPr="000D14FE" w:rsidRDefault="00211F3D" w:rsidP="00211F3D">
            <w:r w:rsidRPr="00073D13">
              <w:rPr>
                <w:color w:val="24303B"/>
                <w:kern w:val="0"/>
                <w:lang w:eastAsia="nl-BE"/>
                <w14:ligatures w14:val="none"/>
              </w:rPr>
              <w:t>0 1 2</w:t>
            </w:r>
          </w:p>
        </w:tc>
      </w:tr>
      <w:tr w:rsidR="00211F3D" w:rsidRPr="000D14FE" w14:paraId="78501CC4"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E3023" w14:textId="77777777" w:rsidR="00211F3D" w:rsidRPr="000D14FE" w:rsidRDefault="00211F3D" w:rsidP="00211F3D">
            <w:r w:rsidRPr="000D14FE">
              <w:rPr>
                <w:color w:val="24303B"/>
              </w:rPr>
              <w:t>Herinstructie indien nodig</w:t>
            </w:r>
          </w:p>
        </w:tc>
        <w:tc>
          <w:tcPr>
            <w:tcW w:w="0" w:type="auto"/>
            <w:tcBorders>
              <w:top w:val="single" w:sz="6" w:space="0" w:color="E6E6E6"/>
              <w:left w:val="single" w:sz="6" w:space="0" w:color="E6E6E6"/>
              <w:bottom w:val="single" w:sz="6" w:space="0" w:color="E6E6E6"/>
              <w:right w:val="single" w:sz="6" w:space="0" w:color="E6E6E6"/>
            </w:tcBorders>
            <w:hideMark/>
          </w:tcPr>
          <w:p w14:paraId="54B96D5B" w14:textId="168C49FB" w:rsidR="00211F3D" w:rsidRPr="000D14FE" w:rsidRDefault="00211F3D" w:rsidP="00211F3D">
            <w:r w:rsidRPr="00073D13">
              <w:rPr>
                <w:color w:val="24303B"/>
                <w:kern w:val="0"/>
                <w:lang w:eastAsia="nl-BE"/>
                <w14:ligatures w14:val="none"/>
              </w:rPr>
              <w:t>0 1 2</w:t>
            </w:r>
          </w:p>
        </w:tc>
      </w:tr>
    </w:tbl>
    <w:p w14:paraId="346C89AF" w14:textId="77777777" w:rsidR="000D14FE" w:rsidRPr="000D14FE" w:rsidRDefault="00E72165" w:rsidP="000D14FE">
      <w:r>
        <w:rPr>
          <w:color w:val="24303B"/>
        </w:rPr>
        <w:pict w14:anchorId="263A9713">
          <v:rect id="_x0000_i1053" style="width:0;height:1.5pt" o:hralign="center" o:hrstd="t" o:hr="t" fillcolor="#a0a0a0" stroked="f"/>
        </w:pict>
      </w:r>
    </w:p>
    <w:p w14:paraId="294E61C5" w14:textId="77777777" w:rsidR="00211F3D" w:rsidRDefault="00211F3D" w:rsidP="000D14FE">
      <w:pPr>
        <w:rPr>
          <w:b/>
          <w:bCs/>
        </w:rPr>
      </w:pPr>
    </w:p>
    <w:p w14:paraId="6DF31CC3" w14:textId="77777777" w:rsidR="00211F3D" w:rsidRDefault="00211F3D" w:rsidP="000D14FE">
      <w:pPr>
        <w:rPr>
          <w:b/>
          <w:bCs/>
        </w:rPr>
      </w:pPr>
    </w:p>
    <w:p w14:paraId="6FCFFB1B" w14:textId="77777777" w:rsidR="00211F3D" w:rsidRDefault="00211F3D" w:rsidP="000D14FE">
      <w:pPr>
        <w:rPr>
          <w:b/>
          <w:bCs/>
        </w:rPr>
      </w:pPr>
    </w:p>
    <w:p w14:paraId="42EAC96D" w14:textId="22A35A68"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lastRenderedPageBreak/>
        <w:t>VISIT 7</w:t>
      </w:r>
    </w:p>
    <w:p w14:paraId="4075D09A" w14:textId="77777777" w:rsidR="00211F3D" w:rsidRDefault="00211F3D" w:rsidP="000D14FE"/>
    <w:p w14:paraId="443E460B" w14:textId="1E15AC0A" w:rsidR="000D14FE" w:rsidRPr="000D14FE" w:rsidRDefault="000D14FE" w:rsidP="000D14FE">
      <w:r w:rsidRPr="000D14FE">
        <w:rPr>
          <w:color w:val="24303B"/>
        </w:rPr>
        <w:t>Zelfde fidelity checklist als Visit 3 en Visit 5.</w:t>
      </w:r>
    </w:p>
    <w:p w14:paraId="2411FFF8" w14:textId="77777777" w:rsidR="000D14FE" w:rsidRPr="000D14FE" w:rsidRDefault="000D14FE" w:rsidP="000D14FE">
      <w:r w:rsidRPr="000D14FE">
        <w:rPr>
          <w:color w:val="24303B"/>
        </w:rPr>
        <w:t>Bijkomend: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211F3D" w:rsidRPr="000D14FE" w14:paraId="5ABD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9D1E"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96170" w14:textId="6DB885BA" w:rsidR="00211F3D" w:rsidRPr="000D14FE" w:rsidRDefault="00211F3D" w:rsidP="000D14FE">
            <w:pPr>
              <w:rPr>
                <w:b/>
                <w:bCs/>
              </w:rPr>
            </w:pPr>
            <w:r>
              <w:rPr>
                <w:b/>
                <w:bCs/>
                <w:color w:val="123A5F"/>
              </w:rPr>
              <w:t>Score</w:t>
            </w:r>
          </w:p>
        </w:tc>
      </w:tr>
      <w:tr w:rsidR="00211F3D" w:rsidRPr="000D14FE" w14:paraId="6C5CFCF7"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CC786" w14:textId="77777777" w:rsidR="00211F3D" w:rsidRPr="000D14FE" w:rsidRDefault="00211F3D" w:rsidP="00211F3D">
            <w:r w:rsidRPr="000D14FE">
              <w:rPr>
                <w:color w:val="24303B"/>
              </w:rPr>
              <w:t>Langetermijnbehoud van therapietrouw besproken</w:t>
            </w:r>
          </w:p>
        </w:tc>
        <w:tc>
          <w:tcPr>
            <w:tcW w:w="0" w:type="auto"/>
            <w:tcBorders>
              <w:top w:val="single" w:sz="6" w:space="0" w:color="E6E6E6"/>
              <w:left w:val="single" w:sz="6" w:space="0" w:color="E6E6E6"/>
              <w:bottom w:val="single" w:sz="6" w:space="0" w:color="E6E6E6"/>
              <w:right w:val="single" w:sz="6" w:space="0" w:color="E6E6E6"/>
            </w:tcBorders>
            <w:hideMark/>
          </w:tcPr>
          <w:p w14:paraId="7D9F3159" w14:textId="1D51268C" w:rsidR="00211F3D" w:rsidRPr="000D14FE" w:rsidRDefault="00211F3D" w:rsidP="00211F3D">
            <w:r w:rsidRPr="00073D13">
              <w:rPr>
                <w:color w:val="24303B"/>
                <w:kern w:val="0"/>
                <w:lang w:eastAsia="nl-BE"/>
                <w14:ligatures w14:val="none"/>
              </w:rPr>
              <w:t>0 1 2</w:t>
            </w:r>
          </w:p>
        </w:tc>
      </w:tr>
      <w:tr w:rsidR="00211F3D" w:rsidRPr="000D14FE" w14:paraId="00C66178"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17DF3" w14:textId="77777777" w:rsidR="00211F3D" w:rsidRPr="000D14FE" w:rsidRDefault="00211F3D" w:rsidP="00211F3D">
            <w:r w:rsidRPr="000D14FE">
              <w:rPr>
                <w:color w:val="24303B"/>
              </w:rPr>
              <w:t>Risicosituaties voor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2529B49C" w14:textId="4D40907E" w:rsidR="00211F3D" w:rsidRPr="000D14FE" w:rsidRDefault="00211F3D" w:rsidP="00211F3D">
            <w:r w:rsidRPr="00073D13">
              <w:rPr>
                <w:color w:val="24303B"/>
                <w:kern w:val="0"/>
                <w:lang w:eastAsia="nl-BE"/>
                <w14:ligatures w14:val="none"/>
              </w:rPr>
              <w:t>0 1 2</w:t>
            </w:r>
          </w:p>
        </w:tc>
      </w:tr>
    </w:tbl>
    <w:p w14:paraId="5595D717" w14:textId="77777777" w:rsidR="000D14FE" w:rsidRPr="000D14FE" w:rsidRDefault="00E72165" w:rsidP="000D14FE">
      <w:r>
        <w:rPr>
          <w:color w:val="24303B"/>
        </w:rPr>
        <w:pict w14:anchorId="30C27BE9">
          <v:rect id="_x0000_i1054" style="width:0;height:1.5pt" o:hralign="center" o:hrstd="t" o:hr="t" fillcolor="#a0a0a0" stroked="f"/>
        </w:pict>
      </w:r>
    </w:p>
    <w:p w14:paraId="4C2F7281" w14:textId="77777777" w:rsidR="00211F3D" w:rsidRDefault="00211F3D" w:rsidP="000D14FE">
      <w:pPr>
        <w:rPr>
          <w:b/>
          <w:bCs/>
        </w:rPr>
      </w:pPr>
    </w:p>
    <w:p w14:paraId="163E6B16" w14:textId="02352740"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t>VISIT 8</w:t>
      </w:r>
      <w:r w:rsidR="00211F3D" w:rsidRPr="00211F3D">
        <w:rPr>
          <w:b/>
          <w:bCs/>
          <w:color w:val="123A5F"/>
          <w:sz w:val="40"/>
          <w:szCs w:val="40"/>
        </w:rPr>
        <w:t xml:space="preserve">: </w:t>
      </w:r>
      <w:r w:rsidRPr="00211F3D">
        <w:rPr>
          <w:b/>
          <w:bCs/>
          <w:color w:val="123A5F"/>
          <w:sz w:val="40"/>
          <w:szCs w:val="40"/>
        </w:rPr>
        <w:t>Afsluitend gesprek</w:t>
      </w:r>
    </w:p>
    <w:p w14:paraId="739EFB8A" w14:textId="77777777" w:rsidR="000D14FE" w:rsidRPr="000D14FE" w:rsidRDefault="00E72165" w:rsidP="000D14FE">
      <w:r>
        <w:rPr>
          <w:color w:val="24303B"/>
        </w:rPr>
        <w:pict w14:anchorId="3018627A">
          <v:rect id="_x0000_i1055" style="width:0;height:1.5pt" o:hralign="center" o:hrstd="t" o:hr="t" fillcolor="#a0a0a0" stroked="f"/>
        </w:pict>
      </w:r>
    </w:p>
    <w:p w14:paraId="3524C117" w14:textId="77777777" w:rsidR="000D14FE" w:rsidRPr="000D14FE" w:rsidRDefault="000D14FE" w:rsidP="000D14FE">
      <w:pPr>
        <w:rPr>
          <w:b/>
          <w:bCs/>
        </w:rPr>
      </w:pPr>
      <w:r w:rsidRPr="000D14FE">
        <w:rPr>
          <w:b/>
          <w:bCs/>
          <w:color w:val="123A5F"/>
        </w:rPr>
        <w:t>A. Evaluatie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717"/>
      </w:tblGrid>
      <w:tr w:rsidR="00211F3D" w:rsidRPr="000D14FE" w14:paraId="58252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4ED1"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CA25C" w14:textId="1E44D0BB" w:rsidR="00211F3D" w:rsidRPr="000D14FE" w:rsidRDefault="00211F3D" w:rsidP="000D14FE">
            <w:pPr>
              <w:rPr>
                <w:b/>
                <w:bCs/>
              </w:rPr>
            </w:pPr>
            <w:r>
              <w:rPr>
                <w:b/>
                <w:bCs/>
                <w:color w:val="123A5F"/>
              </w:rPr>
              <w:t>Score</w:t>
            </w:r>
          </w:p>
        </w:tc>
      </w:tr>
      <w:tr w:rsidR="00211F3D" w:rsidRPr="000D14FE" w14:paraId="0D8B48DE"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E113B" w14:textId="77777777" w:rsidR="00211F3D" w:rsidRPr="000D14FE" w:rsidRDefault="00211F3D" w:rsidP="00211F3D">
            <w:r w:rsidRPr="000D14FE">
              <w:rPr>
                <w:color w:val="24303B"/>
              </w:rPr>
              <w:t>Sensorgegevens meegegeven</w:t>
            </w:r>
          </w:p>
        </w:tc>
        <w:tc>
          <w:tcPr>
            <w:tcW w:w="0" w:type="auto"/>
            <w:tcBorders>
              <w:top w:val="single" w:sz="6" w:space="0" w:color="E6E6E6"/>
              <w:left w:val="single" w:sz="6" w:space="0" w:color="E6E6E6"/>
              <w:bottom w:val="single" w:sz="6" w:space="0" w:color="E6E6E6"/>
              <w:right w:val="single" w:sz="6" w:space="0" w:color="E6E6E6"/>
            </w:tcBorders>
            <w:hideMark/>
          </w:tcPr>
          <w:p w14:paraId="7357CEC2" w14:textId="7B0F5D97" w:rsidR="00211F3D" w:rsidRPr="000D14FE" w:rsidRDefault="00211F3D" w:rsidP="00211F3D">
            <w:r w:rsidRPr="00073D13">
              <w:rPr>
                <w:color w:val="24303B"/>
                <w:kern w:val="0"/>
                <w:lang w:eastAsia="nl-BE"/>
                <w14:ligatures w14:val="none"/>
              </w:rPr>
              <w:t>0 1 2</w:t>
            </w:r>
          </w:p>
        </w:tc>
      </w:tr>
      <w:tr w:rsidR="00211F3D" w:rsidRPr="000D14FE" w14:paraId="24286E5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345B" w14:textId="77777777" w:rsidR="00211F3D" w:rsidRPr="000D14FE" w:rsidRDefault="00211F3D" w:rsidP="00211F3D">
            <w:r w:rsidRPr="000D14FE">
              <w:rPr>
                <w:color w:val="24303B"/>
              </w:rPr>
              <w:t>Resultaten toegelicht</w:t>
            </w:r>
          </w:p>
        </w:tc>
        <w:tc>
          <w:tcPr>
            <w:tcW w:w="0" w:type="auto"/>
            <w:tcBorders>
              <w:top w:val="single" w:sz="6" w:space="0" w:color="E6E6E6"/>
              <w:left w:val="single" w:sz="6" w:space="0" w:color="E6E6E6"/>
              <w:bottom w:val="single" w:sz="6" w:space="0" w:color="E6E6E6"/>
              <w:right w:val="single" w:sz="6" w:space="0" w:color="E6E6E6"/>
            </w:tcBorders>
            <w:hideMark/>
          </w:tcPr>
          <w:p w14:paraId="7F205A60" w14:textId="17865681" w:rsidR="00211F3D" w:rsidRPr="000D14FE" w:rsidRDefault="00211F3D" w:rsidP="00211F3D">
            <w:r w:rsidRPr="00073D13">
              <w:rPr>
                <w:color w:val="24303B"/>
                <w:kern w:val="0"/>
                <w:lang w:eastAsia="nl-BE"/>
                <w14:ligatures w14:val="none"/>
              </w:rPr>
              <w:t>0 1 2</w:t>
            </w:r>
          </w:p>
        </w:tc>
      </w:tr>
      <w:tr w:rsidR="00211F3D" w:rsidRPr="000D14FE" w14:paraId="70A27B3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D2D42" w14:textId="77777777" w:rsidR="00211F3D" w:rsidRPr="000D14FE" w:rsidRDefault="00211F3D" w:rsidP="00211F3D">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005E2548" w14:textId="17B15507" w:rsidR="00211F3D" w:rsidRPr="000D14FE" w:rsidRDefault="00211F3D" w:rsidP="00211F3D">
            <w:r w:rsidRPr="00073D13">
              <w:rPr>
                <w:color w:val="24303B"/>
                <w:kern w:val="0"/>
                <w:lang w:eastAsia="nl-BE"/>
                <w14:ligatures w14:val="none"/>
              </w:rPr>
              <w:t>0 1 2</w:t>
            </w:r>
          </w:p>
        </w:tc>
      </w:tr>
    </w:tbl>
    <w:p w14:paraId="245D4BB7" w14:textId="77777777" w:rsidR="000D14FE" w:rsidRPr="000D14FE" w:rsidRDefault="00E72165" w:rsidP="000D14FE">
      <w:r>
        <w:rPr>
          <w:color w:val="24303B"/>
        </w:rPr>
        <w:pict w14:anchorId="3286AB14">
          <v:rect id="_x0000_i1056" style="width:0;height:1.5pt" o:hralign="center" o:hrstd="t" o:hr="t" fillcolor="#a0a0a0" stroked="f"/>
        </w:pict>
      </w:r>
    </w:p>
    <w:p w14:paraId="2A2E6C72" w14:textId="77777777" w:rsidR="000D14FE" w:rsidRPr="000D14FE" w:rsidRDefault="000D14FE" w:rsidP="000D14FE">
      <w:pPr>
        <w:rPr>
          <w:b/>
          <w:bCs/>
        </w:rPr>
      </w:pPr>
      <w:r w:rsidRPr="000D14FE">
        <w:rPr>
          <w:b/>
          <w:bCs/>
          <w:color w:val="123A5F"/>
        </w:rPr>
        <w:t>B. Afronding studie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17"/>
      </w:tblGrid>
      <w:tr w:rsidR="00211F3D" w:rsidRPr="000D14FE" w14:paraId="1F72D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31765"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5708E" w14:textId="022810FB" w:rsidR="00211F3D" w:rsidRPr="000D14FE" w:rsidRDefault="00211F3D" w:rsidP="000D14FE">
            <w:pPr>
              <w:rPr>
                <w:b/>
                <w:bCs/>
              </w:rPr>
            </w:pPr>
            <w:r>
              <w:rPr>
                <w:b/>
                <w:bCs/>
                <w:color w:val="123A5F"/>
              </w:rPr>
              <w:t>Score</w:t>
            </w:r>
          </w:p>
        </w:tc>
      </w:tr>
      <w:tr w:rsidR="00211F3D" w:rsidRPr="000D14FE" w14:paraId="0AC3A457"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459D9" w14:textId="77777777" w:rsidR="00211F3D" w:rsidRPr="000D14FE" w:rsidRDefault="00211F3D" w:rsidP="00211F3D">
            <w:r w:rsidRPr="000D14FE">
              <w:rPr>
                <w:color w:val="24303B"/>
              </w:rPr>
              <w:t>Patiënt bedankt voor deelname</w:t>
            </w:r>
          </w:p>
        </w:tc>
        <w:tc>
          <w:tcPr>
            <w:tcW w:w="0" w:type="auto"/>
            <w:tcBorders>
              <w:top w:val="single" w:sz="6" w:space="0" w:color="E6E6E6"/>
              <w:left w:val="single" w:sz="6" w:space="0" w:color="E6E6E6"/>
              <w:bottom w:val="single" w:sz="6" w:space="0" w:color="E6E6E6"/>
              <w:right w:val="single" w:sz="6" w:space="0" w:color="E6E6E6"/>
            </w:tcBorders>
            <w:hideMark/>
          </w:tcPr>
          <w:p w14:paraId="0BD7928E" w14:textId="0C5786C1" w:rsidR="00211F3D" w:rsidRPr="000D14FE" w:rsidRDefault="00211F3D" w:rsidP="00211F3D">
            <w:r w:rsidRPr="00073D13">
              <w:rPr>
                <w:color w:val="24303B"/>
                <w:kern w:val="0"/>
                <w:lang w:eastAsia="nl-BE"/>
                <w14:ligatures w14:val="none"/>
              </w:rPr>
              <w:t>0 1 2</w:t>
            </w:r>
          </w:p>
        </w:tc>
      </w:tr>
      <w:tr w:rsidR="00211F3D" w:rsidRPr="000D14FE" w14:paraId="1AB3211C"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5907" w14:textId="77777777" w:rsidR="00211F3D" w:rsidRPr="000D14FE" w:rsidRDefault="00211F3D" w:rsidP="00211F3D">
            <w:r w:rsidRPr="000D14FE">
              <w:rPr>
                <w:color w:val="24303B"/>
              </w:rPr>
              <w:t>Inspanningen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06581699" w14:textId="14D9456D" w:rsidR="00211F3D" w:rsidRPr="000D14FE" w:rsidRDefault="00211F3D" w:rsidP="00211F3D">
            <w:r w:rsidRPr="00073D13">
              <w:rPr>
                <w:color w:val="24303B"/>
                <w:kern w:val="0"/>
                <w:lang w:eastAsia="nl-BE"/>
                <w14:ligatures w14:val="none"/>
              </w:rPr>
              <w:t>0 1 2</w:t>
            </w:r>
          </w:p>
        </w:tc>
      </w:tr>
      <w:tr w:rsidR="00211F3D" w:rsidRPr="000D14FE" w14:paraId="37549423"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9E545" w14:textId="77777777" w:rsidR="00211F3D" w:rsidRPr="000D14FE" w:rsidRDefault="00211F3D" w:rsidP="00211F3D">
            <w:r w:rsidRPr="000D14FE">
              <w:rPr>
                <w:color w:val="24303B"/>
              </w:rPr>
              <w:t>Mogelijkheid tot vragen geboden</w:t>
            </w:r>
          </w:p>
        </w:tc>
        <w:tc>
          <w:tcPr>
            <w:tcW w:w="0" w:type="auto"/>
            <w:tcBorders>
              <w:top w:val="single" w:sz="6" w:space="0" w:color="E6E6E6"/>
              <w:left w:val="single" w:sz="6" w:space="0" w:color="E6E6E6"/>
              <w:bottom w:val="single" w:sz="6" w:space="0" w:color="E6E6E6"/>
              <w:right w:val="single" w:sz="6" w:space="0" w:color="E6E6E6"/>
            </w:tcBorders>
            <w:hideMark/>
          </w:tcPr>
          <w:p w14:paraId="47AD6773" w14:textId="6E49199F" w:rsidR="00211F3D" w:rsidRPr="000D14FE" w:rsidRDefault="00211F3D" w:rsidP="00211F3D">
            <w:r w:rsidRPr="00073D13">
              <w:rPr>
                <w:color w:val="24303B"/>
                <w:kern w:val="0"/>
                <w:lang w:eastAsia="nl-BE"/>
                <w14:ligatures w14:val="none"/>
              </w:rPr>
              <w:t>0 1 2</w:t>
            </w:r>
          </w:p>
        </w:tc>
      </w:tr>
    </w:tbl>
    <w:p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ins w:id="1004" w:author="Janou De Buyser" w:date="2026-10-25T10:00:00Z"/>
          <w:b/>
          <w:bCs/>
          <w:sz w:val="40"/>
          <w:szCs w:val="40"/>
        </w:rPr>
      </w:pPr>
      <w:ins w:id="1005" w:author="Janou De Buyser" w:date="2026-10-25T10:00:00Z">
        <w:commentRangeStart w:id="1"/>
        <w:r>
          <w:rPr>
            <w:b/>
            <w:bCs/>
            <w:color w:val="123A5F"/>
            <w:sz w:val="40"/>
            <w:szCs w:val="40"/>
          </w:rPr>
          <w:t xml:space="preserve">Samenvatting (in te vullen door de beoordelaar)</w:t>
        </w:r>
        <w:commentRangeEnd w:id="1"/>
        <w:r>
          <w:rPr>
            <w:rStyle w:val="CommentReference"/>
          </w:rPr>
          <w:commentReference w:id="1"/>
        </w:r>
      </w:ins>
    </w:p>
    <w:p w:rsidR="0061523E" w:rsidRPr="0061523E" w:rsidRDefault="0061523E" w:rsidP="0061523E">
      <w:pPr>
        <w:spacing w:before="100" w:beforeAutospacing="1" w:after="100" w:afterAutospacing="1" w:line="300" w:lineRule="atLeast"/>
        <w:rPr>
          <w:ins w:id="1006" w:author="Janou De Buyser" w:date="2026-10-25T10:00:00Z"/>
          <w:rFonts w:eastAsia="Times New Roman" w:cs="Segoe UI"/>
          <w:kern w:val="0"/>
          <w:lang w:eastAsia="nl-BE"/>
          <w14:ligatures w14:val="none"/>
        </w:rPr>
      </w:pPr>
      <w:ins w:id="1007" w:author="Janou De Buyser" w:date="2026-10-25T10:00:00Z">
        <w:r>
          <w:rPr>
            <w:color w:val="24303B"/>
            <w:kern w:val="0"/>
            <w:lang w:eastAsia="nl-BE"/>
            <w14:ligatures w14:val="none"/>
          </w:rPr>
          <w:t xml:space="preserve">Aantal gescoorde items:  ______</w:t>
        </w:r>
      </w:ins>
    </w:p>
    <w:p w:rsidR="0061523E" w:rsidRPr="0061523E" w:rsidRDefault="0061523E" w:rsidP="0061523E">
      <w:pPr>
        <w:spacing w:before="100" w:beforeAutospacing="1" w:after="100" w:afterAutospacing="1" w:line="300" w:lineRule="atLeast"/>
        <w:rPr>
          <w:ins w:id="1008" w:author="Janou De Buyser" w:date="2026-10-25T10:00:00Z"/>
          <w:rFonts w:eastAsia="Times New Roman" w:cs="Segoe UI"/>
          <w:kern w:val="0"/>
          <w:lang w:eastAsia="nl-BE"/>
          <w14:ligatures w14:val="none"/>
        </w:rPr>
      </w:pPr>
      <w:ins w:id="1009" w:author="Janou De Buyser" w:date="2026-10-25T10:00:00Z">
        <w:r>
          <w:rPr>
            <w:color w:val="24303B"/>
            <w:kern w:val="0"/>
            <w:lang w:eastAsia="nl-BE"/>
            <w14:ligatures w14:val="none"/>
          </w:rPr>
          <w:t xml:space="preserve">Aantal items volledig uitgevoerd (score 2):  ______</w:t>
        </w:r>
      </w:ins>
    </w:p>
    <w:p w:rsidR="0061523E" w:rsidRPr="0061523E" w:rsidRDefault="0061523E" w:rsidP="0061523E">
      <w:pPr>
        <w:spacing w:before="100" w:beforeAutospacing="1" w:after="100" w:afterAutospacing="1" w:line="300" w:lineRule="atLeast"/>
        <w:rPr>
          <w:ins w:id="1010" w:author="Janou De Buyser" w:date="2026-10-25T10:00:00Z"/>
          <w:rFonts w:eastAsia="Times New Roman" w:cs="Segoe UI"/>
          <w:kern w:val="0"/>
          <w:lang w:eastAsia="nl-BE"/>
          <w14:ligatures w14:val="none"/>
        </w:rPr>
      </w:pPr>
      <w:ins w:id="1011" w:author="Janou De Buyser" w:date="2026-10-25T10:00:00Z">
        <w:r>
          <w:rPr>
            <w:color w:val="24303B"/>
            <w:kern w:val="0"/>
            <w:lang w:eastAsia="nl-BE"/>
            <w14:ligatures w14:val="none"/>
          </w:rPr>
          <w:t xml:space="preserve">Fidelityscore = som van de scores ÷ (2 × aantal gescoorde items) × 100 =  ______ %</w:t>
        </w:r>
      </w:ins>
    </w:p>
    <w:p w14:paraId="42C3D669" w14:textId="77777777" w:rsidR="000D14FE" w:rsidRPr="000D14FE" w:rsidRDefault="00E72165" w:rsidP="000D14FE">
      <w:r>
        <w:rPr>
          <w:color w:val="24303B"/>
        </w:rPr>
        <w:pict w14:anchorId="735DE00D">
          <v:rect id="_x0000_i1057" style="width:0;height:1.5pt" o:hralign="center" o:hrstd="t" o:hr="t" fillcolor="#a0a0a0" stroked="f"/>
        </w:pict>
      </w:r>
    </w:p>
    <w:p w14:paraId="62A5CEC8" w14:textId="77777777" w:rsidR="003A7060" w:rsidRPr="0061523E" w:rsidRDefault="003A7060"/>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3Z">
    <w:p>
      <w:pPr>
        <w:pStyle w:val="CommentText"/>
      </w:pPr>
      <w:r>
        <w:rPr>
          <w:rStyle w:val="CommentReference"/>
        </w:rPr>
        <w:annotationRef/>
      </w:r>
      <w:r>
        <w:t>NAFF: het FWO-dossier en het manuscript voorzien de NAFF op visite 1 en 2. Het script (eCRF 17) en het logboek (eCRF 18) gebruiken ze ook op visite 4, 6 en 8, REDCap alleen op visite 1. Dit moet nog gelijkgetrokken worden; deze checklist volgt nu het script.</w:t>
      </w:r>
    </w:p>
  </w:comment>
  <w:comment w:id="1" w:author="Janou De Buyser" w:initials="JDB" w:date="2026-10-25T18:00:03Z">
    <w:p>
      <w:pPr>
        <w:pStyle w:val="CommentText"/>
      </w:pPr>
      <w:r>
        <w:rPr>
          <w:rStyle w:val="CommentReference"/>
        </w:rPr>
        <w:annotationRef/>
      </w:r>
      <w:r>
        <w:t>Voorstel: een totaalscore per beoordeelde sessie, zodat de indicator "activities delivered as intended" (eCRF 39, 2C) rechtstreeks uit dit formulier volgt. Items onder "Alleen scoren indien toegepast" tellen alleen mee als ze gescoord zijn.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44: Fidelity checklist SEBIA-interventie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