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FD40AC" w14:textId="77777777" w:rsidR="0061523E" w:rsidRPr="00B73DD1" w:rsidRDefault="0061523E" w:rsidP="0061523E">
      <w:pPr>
        <w:pBdr>
          <w:bottom w:val="single" w:sz="4" w:space="1" w:color="auto"/>
        </w:pBdr>
        <w:spacing w:before="100" w:beforeAutospacing="1" w:after="100" w:afterAutospacing="1" w:line="300" w:lineRule="atLeast"/>
        <w:jc w:val="center"/>
        <w:outlineLvl w:val="0"/>
        <w:rPr>
          <w:rFonts w:ascii="Segoe UI" w:eastAsia="Times New Roman" w:hAnsi="Segoe UI" w:cs="Segoe UI"/>
          <w:b/>
          <w:bCs/>
          <w:kern w:val="36"/>
          <w:sz w:val="36"/>
          <w:szCs w:val="36"/>
          <w:lang w:val="en-GB" w:eastAsia="nl-BE"/>
          <w14:ligatures w14:val="none"/>
        </w:rPr>
      </w:pPr>
      <w:r w:rsidRPr="00B73DD1">
        <w:rPr>
          <w:b/>
          <w:bCs/>
          <w:color w:val="123A5F"/>
          <w:kern w:val="36"/>
          <w:sz w:val="36"/>
          <w:szCs w:val="36"/>
          <w:lang w:val="en-GB" w:eastAsia="nl-BE"/>
          <w14:ligatures w14:val="none"/>
        </w:rPr>
        <w:t>Appendix 44: Fidelity Checklist (SEBIA-interventie)</w:t>
      </w:r>
    </w:p>
    <w:p w14:paraId="5CBC1907" w14:textId="77777777" w:rsidR="0061523E" w:rsidRPr="0061523E" w:rsidRDefault="0061523E" w:rsidP="0061523E">
      <w:pPr>
        <w:spacing w:before="100" w:beforeAutospacing="1" w:after="100" w:afterAutospacing="1" w:line="300" w:lineRule="atLeast"/>
        <w:outlineLvl w:val="2"/>
        <w:rPr>
          <w:rFonts w:eastAsia="Times New Roman" w:cs="Segoe UI"/>
          <w:b/>
          <w:bCs/>
          <w:kern w:val="0"/>
          <w:lang w:eastAsia="nl-BE"/>
          <w14:ligatures w14:val="none"/>
        </w:rPr>
      </w:pPr>
      <w:r w:rsidRPr="0061523E">
        <w:rPr>
          <w:b/>
          <w:bCs/>
          <w:color w:val="123A5F"/>
          <w:kern w:val="0"/>
          <w:lang w:eastAsia="nl-BE"/>
          <w14:ligatures w14:val="none"/>
        </w:rPr>
        <w:t>Algemene gegevens</w:t>
      </w:r>
    </w:p>
    <w:p w:rsidR="0061523E" w:rsidRPr="0061523E" w:rsidRDefault="0061523E" w:rsidP="0061523E">
      <w:pPr>
        <w:numPr>
          <w:ilvl w:val="0"/>
          <w:numId w:val="1"/>
        </w:numPr>
        <w:spacing w:before="100" w:beforeAutospacing="1" w:after="100" w:afterAutospacing="1" w:line="300" w:lineRule="atLeast"/>
        <w:rPr>
          <w:ins w:id="1002" w:author="Janou De Buyser" w:date="2026-10-26T10:00:00Z"/>
          <w:rFonts w:eastAsia="Times New Roman" w:cs="Segoe UI"/>
          <w:kern w:val="0"/>
          <w:lang w:eastAsia="nl-BE"/>
          <w14:ligatures w14:val="none"/>
        </w:rPr>
      </w:pPr>
      <w:ins w:id="1003" w:author="Janou De Buyser" w:date="2026-10-26T10:00:00Z">
        <w:r>
          <w:rPr>
            <w:color w:val="24303B"/>
            <w:kern w:val="0"/>
            <w:lang w:eastAsia="nl-BE"/>
            <w14:ligatures w14:val="none"/>
          </w:rPr>
          <w:t xml:space="preserve">Protocolnummer: S71769 (PARADISE)</w:t>
        </w:r>
      </w:ins>
    </w:p>
    <w:p w14:paraId="3719159C" w14:textId="4495A3EE" w:rsidR="0061523E" w:rsidRPr="0061523E" w:rsidRDefault="0061523E" w:rsidP="0061523E">
      <w:pPr>
        <w:numPr>
          <w:ilvl w:val="0"/>
          <w:numId w:val="1"/>
        </w:numPr>
        <w:spacing w:before="100" w:beforeAutospacing="1" w:after="100" w:afterAutospacing="1" w:line="300" w:lineRule="atLeast"/>
        <w:rPr>
          <w:rFonts w:eastAsia="Times New Roman" w:cs="Segoe UI"/>
          <w:kern w:val="0"/>
          <w:lang w:eastAsia="nl-BE"/>
          <w14:ligatures w14:val="none"/>
        </w:rPr>
      </w:pPr>
      <w:del w:id="1000" w:author="Janou De Buyser" w:date="2026-10-26T10:00:00Z">
        <w:r w:rsidRPr="0061523E">
          <w:rPr>
            <w:color w:val="24303B"/>
            <w:kern w:val="0"/>
            <w:lang w:eastAsia="nl-BE"/>
            <w14:ligatures w14:val="none"/>
          </w:rPr>
          <w:delText xml:space="preserve">Patiënt-ID</w:delText>
        </w:r>
      </w:del>
      <w:ins w:id="1001" w:author="Janou De Buyser" w:date="2026-10-26T10:00:00Z">
        <w:r>
          <w:rPr>
            <w:color w:val="24303B"/>
            <w:kern w:val="0"/>
            <w:lang w:eastAsia="nl-BE"/>
            <w14:ligatures w14:val="none"/>
          </w:rPr>
          <w:t xml:space="preserve">Deelnemerscode</w:t>
        </w:r>
      </w:ins>
      <w:r w:rsidRPr="0061523E">
        <w:rPr>
          <w:color w:val="24303B"/>
          <w:kern w:val="0"/>
          <w:lang w:eastAsia="nl-BE"/>
          <w14:ligatures w14:val="none"/>
        </w:rPr>
        <w:t xml:space="preserve">: __________</w:t>
      </w:r>
      <w:r w:rsidR="00BF0924" w:rsidRPr="0061523E">
        <w:rPr>
          <w:color w:val="24303B"/>
          <w:kern w:val="0"/>
          <w:lang w:eastAsia="nl-BE"/>
          <w14:ligatures w14:val="none"/>
        </w:rPr>
        <w:t>________________________________________________</w:t>
      </w:r>
      <w:r w:rsidR="00BF0924">
        <w:rPr>
          <w:color w:val="24303B"/>
          <w:kern w:val="0"/>
          <w:lang w:eastAsia="nl-BE"/>
          <w14:ligatures w14:val="none"/>
        </w:rPr>
        <w:t>_</w:t>
      </w:r>
    </w:p>
    <w:p w14:paraId="585EC302" w14:textId="7646579C" w:rsidR="0061523E" w:rsidRPr="0061523E" w:rsidRDefault="0061523E" w:rsidP="0061523E">
      <w:pPr>
        <w:numPr>
          <w:ilvl w:val="0"/>
          <w:numId w:val="1"/>
        </w:numPr>
        <w:spacing w:before="100" w:beforeAutospacing="1" w:after="100" w:afterAutospacing="1" w:line="300" w:lineRule="atLeast"/>
        <w:rPr>
          <w:rFonts w:eastAsia="Times New Roman" w:cs="Segoe UI"/>
          <w:kern w:val="0"/>
          <w:lang w:eastAsia="nl-BE"/>
          <w14:ligatures w14:val="none"/>
        </w:rPr>
      </w:pPr>
      <w:r w:rsidRPr="0061523E">
        <w:rPr>
          <w:color w:val="24303B"/>
          <w:kern w:val="0"/>
          <w:lang w:eastAsia="nl-BE"/>
          <w14:ligatures w14:val="none"/>
        </w:rPr>
        <w:t>Zorgverlener-ID: __________</w:t>
      </w:r>
      <w:r w:rsidR="004F0BD2" w:rsidRPr="0061523E">
        <w:rPr>
          <w:color w:val="24303B"/>
          <w:kern w:val="0"/>
          <w:lang w:eastAsia="nl-BE"/>
          <w14:ligatures w14:val="none"/>
        </w:rPr>
        <w:t>___________________________________________</w:t>
      </w:r>
      <w:r w:rsidR="00BF0924">
        <w:rPr>
          <w:color w:val="24303B"/>
          <w:kern w:val="0"/>
          <w:lang w:eastAsia="nl-BE"/>
          <w14:ligatures w14:val="none"/>
        </w:rPr>
        <w:t>_</w:t>
      </w:r>
    </w:p>
    <w:p w14:paraId="466C0C8D" w14:textId="30301435" w:rsidR="0061523E" w:rsidRPr="0061523E" w:rsidRDefault="0061523E" w:rsidP="0061523E">
      <w:pPr>
        <w:numPr>
          <w:ilvl w:val="0"/>
          <w:numId w:val="1"/>
        </w:numPr>
        <w:spacing w:before="100" w:beforeAutospacing="1" w:after="100" w:afterAutospacing="1" w:line="300" w:lineRule="atLeast"/>
        <w:rPr>
          <w:rFonts w:eastAsia="Times New Roman" w:cs="Segoe UI"/>
          <w:kern w:val="0"/>
          <w:lang w:eastAsia="nl-BE"/>
          <w14:ligatures w14:val="none"/>
        </w:rPr>
      </w:pPr>
      <w:r w:rsidRPr="0061523E">
        <w:rPr>
          <w:color w:val="24303B"/>
          <w:kern w:val="0"/>
          <w:lang w:eastAsia="nl-BE"/>
          <w14:ligatures w14:val="none"/>
        </w:rPr>
        <w:t>Beoordelaar fidelity: __________</w:t>
      </w:r>
      <w:r w:rsidR="004F0BD2" w:rsidRPr="0061523E">
        <w:rPr>
          <w:color w:val="24303B"/>
          <w:kern w:val="0"/>
          <w:lang w:eastAsia="nl-BE"/>
          <w14:ligatures w14:val="none"/>
        </w:rPr>
        <w:t>__________________________________________________________</w:t>
      </w:r>
    </w:p>
    <w:p w14:paraId="3A2A5B7C" w14:textId="46E8987C" w:rsidR="0061523E" w:rsidRPr="0061523E" w:rsidRDefault="0061523E" w:rsidP="0061523E">
      <w:pPr>
        <w:numPr>
          <w:ilvl w:val="0"/>
          <w:numId w:val="1"/>
        </w:numPr>
        <w:spacing w:before="100" w:beforeAutospacing="1" w:after="100" w:afterAutospacing="1" w:line="300" w:lineRule="atLeast"/>
        <w:rPr>
          <w:rFonts w:eastAsia="Times New Roman" w:cs="Segoe UI"/>
          <w:kern w:val="0"/>
          <w:lang w:eastAsia="nl-BE"/>
          <w14:ligatures w14:val="none"/>
        </w:rPr>
      </w:pPr>
      <w:r w:rsidRPr="0061523E">
        <w:rPr>
          <w:color w:val="24303B"/>
          <w:kern w:val="0"/>
          <w:lang w:eastAsia="nl-BE"/>
          <w14:ligatures w14:val="none"/>
        </w:rPr>
        <w:t xml:space="preserve">Datum: </w:t>
      </w:r>
      <w:r w:rsidR="00BF0924">
        <w:rPr>
          <w:color w:val="24303B"/>
          <w:kern w:val="0"/>
          <w:lang w:eastAsia="nl-BE"/>
          <w14:ligatures w14:val="none"/>
        </w:rPr>
        <w:t xml:space="preserve">            /               /20</w:t>
      </w:r>
    </w:p>
    <w:p w14:paraId="06046ADC" w14:textId="77777777" w:rsidR="0061523E" w:rsidRPr="0061523E" w:rsidRDefault="0061523E" w:rsidP="0061523E">
      <w:pPr>
        <w:numPr>
          <w:ilvl w:val="0"/>
          <w:numId w:val="1"/>
        </w:numPr>
        <w:spacing w:before="100" w:beforeAutospacing="1" w:after="100" w:afterAutospacing="1" w:line="300" w:lineRule="atLeast"/>
        <w:rPr>
          <w:rFonts w:eastAsia="Times New Roman" w:cs="Segoe UI"/>
          <w:kern w:val="0"/>
          <w:lang w:eastAsia="nl-BE"/>
          <w14:ligatures w14:val="none"/>
        </w:rPr>
      </w:pPr>
      <w:del w:id="1004" w:author="Janou De Buyser" w:date="2026-10-26T10:00:00Z">
        <w:r w:rsidRPr="0061523E">
          <w:rPr>
            <w:color w:val="24303B"/>
            <w:kern w:val="0"/>
            <w:lang w:eastAsia="nl-BE"/>
            <w14:ligatures w14:val="none"/>
          </w:rPr>
          <w:delText xml:space="preserve">Visitnummer</w:delText>
        </w:r>
      </w:del>
      <w:ins w:id="1005" w:author="Janou De Buyser" w:date="2026-10-26T10:00:00Z">
        <w:r>
          <w:rPr>
            <w:color w:val="24303B"/>
            <w:kern w:val="0"/>
            <w:lang w:eastAsia="nl-BE"/>
            <w14:ligatures w14:val="none"/>
          </w:rPr>
          <w:t xml:space="preserve">Visitenummer</w:t>
        </w:r>
      </w:ins>
      <w:r w:rsidRPr="0061523E">
        <w:rPr>
          <w:color w:val="24303B"/>
          <w:kern w:val="0"/>
          <w:lang w:eastAsia="nl-BE"/>
          <w14:ligatures w14:val="none"/>
        </w:rPr>
        <w:t xml:space="preserve">: □ V1 □ V2 □ V3 □ V4 □ V5 □ V6 □ V7 □ V8</w:t>
      </w:r>
    </w:p>
    <w:p w14:paraId="72841FFC" w14:textId="77777777" w:rsidR="0061523E" w:rsidRPr="0061523E" w:rsidRDefault="0061523E" w:rsidP="0061523E">
      <w:pPr>
        <w:numPr>
          <w:ilvl w:val="0"/>
          <w:numId w:val="1"/>
        </w:numPr>
        <w:spacing w:before="100" w:beforeAutospacing="1" w:after="100" w:afterAutospacing="1" w:line="300" w:lineRule="atLeast"/>
        <w:rPr>
          <w:rFonts w:eastAsia="Times New Roman" w:cs="Segoe UI"/>
          <w:kern w:val="0"/>
          <w:lang w:eastAsia="nl-BE"/>
          <w14:ligatures w14:val="none"/>
        </w:rPr>
      </w:pPr>
      <w:r w:rsidRPr="0061523E">
        <w:rPr>
          <w:color w:val="24303B"/>
          <w:kern w:val="0"/>
          <w:lang w:eastAsia="nl-BE"/>
          <w14:ligatures w14:val="none"/>
        </w:rPr>
        <w:t xml:space="preserve">Bron: </w:t>
      </w:r>
    </w:p>
    <w:p w14:paraId="51CBEAE0" w14:textId="77777777" w:rsidR="0061523E" w:rsidRPr="0061523E" w:rsidRDefault="0061523E" w:rsidP="0061523E">
      <w:pPr>
        <w:numPr>
          <w:ilvl w:val="1"/>
          <w:numId w:val="1"/>
        </w:numPr>
        <w:spacing w:before="100" w:beforeAutospacing="1" w:after="100" w:afterAutospacing="1" w:line="300" w:lineRule="atLeast"/>
        <w:rPr>
          <w:rFonts w:eastAsia="Times New Roman" w:cs="Segoe UI"/>
          <w:kern w:val="0"/>
          <w:lang w:eastAsia="nl-BE"/>
          <w14:ligatures w14:val="none"/>
        </w:rPr>
      </w:pPr>
      <w:r w:rsidRPr="0061523E">
        <w:rPr>
          <w:color w:val="24303B"/>
          <w:kern w:val="0"/>
          <w:lang w:eastAsia="nl-BE"/>
          <w14:ligatures w14:val="none"/>
        </w:rPr>
        <w:t>□ Audio-opname</w:t>
      </w:r>
    </w:p>
    <w:p w14:paraId="16FE759C" w14:textId="77777777" w:rsidR="0061523E" w:rsidRPr="0061523E" w:rsidRDefault="0061523E" w:rsidP="0061523E">
      <w:pPr>
        <w:numPr>
          <w:ilvl w:val="1"/>
          <w:numId w:val="1"/>
        </w:numPr>
        <w:spacing w:before="100" w:beforeAutospacing="1" w:after="100" w:afterAutospacing="1" w:line="300" w:lineRule="atLeast"/>
        <w:rPr>
          <w:rFonts w:eastAsia="Times New Roman" w:cs="Segoe UI"/>
          <w:kern w:val="0"/>
          <w:lang w:eastAsia="nl-BE"/>
          <w14:ligatures w14:val="none"/>
        </w:rPr>
      </w:pPr>
      <w:r w:rsidRPr="0061523E">
        <w:rPr>
          <w:color w:val="24303B"/>
          <w:kern w:val="0"/>
          <w:lang w:eastAsia="nl-BE"/>
          <w14:ligatures w14:val="none"/>
        </w:rPr>
        <w:t>□ Video-opname</w:t>
      </w:r>
    </w:p>
    <w:p w14:paraId="3AF29A2B" w14:textId="77777777" w:rsidR="0061523E" w:rsidRPr="00B73DD1" w:rsidRDefault="0061523E" w:rsidP="0061523E">
      <w:pPr>
        <w:numPr>
          <w:ilvl w:val="1"/>
          <w:numId w:val="1"/>
        </w:numPr>
        <w:spacing w:before="100" w:beforeAutospacing="1" w:after="100" w:afterAutospacing="1" w:line="300" w:lineRule="atLeast"/>
        <w:rPr>
          <w:rFonts w:eastAsia="Times New Roman" w:cs="Segoe UI"/>
          <w:kern w:val="0"/>
          <w:lang w:eastAsia="nl-BE"/>
          <w14:ligatures w14:val="none"/>
        </w:rPr>
      </w:pPr>
      <w:r w:rsidRPr="0061523E">
        <w:rPr>
          <w:color w:val="24303B"/>
          <w:kern w:val="0"/>
          <w:lang w:eastAsia="nl-BE"/>
          <w14:ligatures w14:val="none"/>
        </w:rPr>
        <w:t>□ Rechtstreekse observatie</w:t>
      </w:r>
    </w:p>
    <w:p w14:paraId="764C8DA2" w14:textId="2DDE0317" w:rsidR="00B73DD1" w:rsidRPr="00420087" w:rsidRDefault="00420087" w:rsidP="00420087">
      <w:pPr>
        <w:pStyle w:val="Lijstalinea"/>
        <w:numPr>
          <w:ilvl w:val="0"/>
          <w:numId w:val="1"/>
        </w:numPr>
        <w:rPr>
          <w:rFonts w:eastAsia="Times New Roman" w:cs="Segoe UI"/>
          <w:kern w:val="0"/>
          <w:lang w:eastAsia="nl-BE"/>
          <w14:ligatures w14:val="none"/>
        </w:rPr>
      </w:pPr>
      <w:r w:rsidRPr="00420087">
        <w:rPr>
          <w:rFonts w:eastAsia="Times New Roman" w:cs="Segoe UI"/>
          <w:kern w:val="0"/>
          <w:lang w:eastAsia="nl-BE"/>
          <w14:ligatures w14:val="none"/>
        </w:rPr>
        <w:t>Studielocatie</w:t>
      </w:r>
      <w:ins w:id="1006" w:author="Janou De Buyser" w:date="2026-10-26T10:00:00Z">
        <w:r>
          <w:rPr>
            <w:rFonts w:eastAsia="Times New Roman" w:cs="Segoe UI"/>
            <w:kern w:val="0"/>
            <w:lang w:eastAsia="nl-BE"/>
            <w14:ligatures w14:val="none"/>
          </w:rPr>
          <w:t xml:space="preserve">: </w:t>
        </w:r>
      </w:ins>
      <w:r w:rsidRPr="0061523E">
        <w:rPr>
          <w:color w:val="24303B"/>
          <w:kern w:val="0"/>
          <w:lang w:eastAsia="nl-BE"/>
          <w14:ligatures w14:val="none"/>
        </w:rPr>
        <w:t>_________________________________________________________</w:t>
      </w:r>
    </w:p>
    <w:p w14:paraId="08113BD1" w14:textId="77777777" w:rsidR="0061523E" w:rsidRPr="0061523E" w:rsidRDefault="0061523E" w:rsidP="0061523E">
      <w:pPr>
        <w:spacing w:before="100" w:beforeAutospacing="1" w:after="100" w:afterAutospacing="1" w:line="300" w:lineRule="atLeast"/>
        <w:rPr>
          <w:rFonts w:eastAsia="Times New Roman" w:cs="Segoe UI"/>
          <w:kern w:val="0"/>
          <w:lang w:eastAsia="nl-BE"/>
          <w14:ligatures w14:val="none"/>
        </w:rPr>
      </w:pPr>
      <w:r w:rsidRPr="0061523E">
        <w:rPr>
          <w:color w:val="24303B"/>
          <w:kern w:val="0"/>
          <w:lang w:eastAsia="nl-BE"/>
          <w14:ligatures w14:val="none"/>
        </w:rPr>
        <w:t>Scoring:</w:t>
      </w:r>
    </w:p>
    <w:p w14:paraId="18306C63" w14:textId="77777777" w:rsidR="0061523E" w:rsidRPr="0061523E" w:rsidRDefault="0061523E" w:rsidP="0061523E">
      <w:pPr>
        <w:numPr>
          <w:ilvl w:val="0"/>
          <w:numId w:val="2"/>
        </w:numPr>
        <w:spacing w:before="100" w:beforeAutospacing="1" w:after="100" w:afterAutospacing="1" w:line="300" w:lineRule="atLeast"/>
        <w:rPr>
          <w:rFonts w:eastAsia="Times New Roman" w:cs="Segoe UI"/>
          <w:kern w:val="0"/>
          <w:lang w:eastAsia="nl-BE"/>
          <w14:ligatures w14:val="none"/>
        </w:rPr>
      </w:pPr>
      <w:r w:rsidRPr="0061523E">
        <w:rPr>
          <w:color w:val="24303B"/>
          <w:kern w:val="0"/>
          <w:lang w:eastAsia="nl-BE"/>
          <w14:ligatures w14:val="none"/>
        </w:rPr>
        <w:t>0 = niet uitgevoerd</w:t>
      </w:r>
    </w:p>
    <w:p w14:paraId="14BAD2EE" w14:textId="77777777" w:rsidR="0061523E" w:rsidRPr="0061523E" w:rsidRDefault="0061523E" w:rsidP="0061523E">
      <w:pPr>
        <w:numPr>
          <w:ilvl w:val="0"/>
          <w:numId w:val="2"/>
        </w:numPr>
        <w:spacing w:before="100" w:beforeAutospacing="1" w:after="100" w:afterAutospacing="1" w:line="300" w:lineRule="atLeast"/>
        <w:rPr>
          <w:rFonts w:eastAsia="Times New Roman" w:cs="Segoe UI"/>
          <w:kern w:val="0"/>
          <w:lang w:eastAsia="nl-BE"/>
          <w14:ligatures w14:val="none"/>
        </w:rPr>
      </w:pPr>
      <w:r w:rsidRPr="0061523E">
        <w:rPr>
          <w:color w:val="24303B"/>
          <w:kern w:val="0"/>
          <w:lang w:eastAsia="nl-BE"/>
          <w14:ligatures w14:val="none"/>
        </w:rPr>
        <w:t>1 = gedeeltelijk uitgevoerd</w:t>
      </w:r>
    </w:p>
    <w:p w14:paraId="5E3ABA71" w14:textId="77777777" w:rsidR="0061523E" w:rsidRPr="0061523E" w:rsidRDefault="0061523E" w:rsidP="0061523E">
      <w:pPr>
        <w:numPr>
          <w:ilvl w:val="0"/>
          <w:numId w:val="2"/>
        </w:numPr>
        <w:spacing w:before="100" w:beforeAutospacing="1" w:after="100" w:afterAutospacing="1" w:line="300" w:lineRule="atLeast"/>
        <w:rPr>
          <w:rFonts w:eastAsia="Times New Roman" w:cs="Segoe UI"/>
          <w:kern w:val="0"/>
          <w:lang w:eastAsia="nl-BE"/>
          <w14:ligatures w14:val="none"/>
        </w:rPr>
      </w:pPr>
      <w:r w:rsidRPr="0061523E">
        <w:rPr>
          <w:color w:val="24303B"/>
          <w:kern w:val="0"/>
          <w:lang w:eastAsia="nl-BE"/>
          <w14:ligatures w14:val="none"/>
        </w:rPr>
        <w:t>2 = volledig uitgevoerd</w:t>
      </w:r>
    </w:p>
    <w:p w14:paraId="0E0F73EB" w14:textId="77777777" w:rsidR="0061523E" w:rsidRPr="0061523E" w:rsidRDefault="00E72165" w:rsidP="0061523E">
      <w:pPr>
        <w:spacing w:after="0" w:line="300" w:lineRule="atLeast"/>
        <w:rPr>
          <w:rFonts w:eastAsia="Times New Roman" w:cs="Segoe UI"/>
          <w:kern w:val="0"/>
          <w:lang w:eastAsia="nl-BE"/>
          <w14:ligatures w14:val="none"/>
        </w:rPr>
      </w:pPr>
      <w:r>
        <w:rPr>
          <w:color w:val="24303B"/>
          <w:kern w:val="0"/>
          <w:lang w:eastAsia="nl-BE"/>
          <w14:ligatures w14:val="none"/>
        </w:rPr>
        <w:pict w14:anchorId="2D0CE015">
          <v:rect id="_x0000_i1025" style="width:0;height:1.5pt" o:hralign="center" o:hrstd="t" o:hr="t" fillcolor="#a0a0a0" stroked="f"/>
        </w:pict>
      </w:r>
    </w:p>
    <w:p w14:paraId="3C1E9CD0" w14:textId="77777777" w:rsidR="0061523E" w:rsidRDefault="0061523E">
      <w:pPr>
        <w:rPr>
          <w:rFonts w:eastAsia="Times New Roman" w:cs="Segoe UI"/>
          <w:b/>
          <w:bCs/>
          <w:kern w:val="36"/>
          <w:sz w:val="36"/>
          <w:szCs w:val="36"/>
          <w:lang w:eastAsia="nl-BE"/>
          <w14:ligatures w14:val="none"/>
        </w:rPr>
      </w:pPr>
      <w:r>
        <w:rPr>
          <w:b/>
          <w:bCs/>
          <w:color w:val="24303B"/>
          <w:kern w:val="36"/>
          <w:sz w:val="36"/>
          <w:szCs w:val="36"/>
          <w:lang w:eastAsia="nl-BE"/>
          <w14:ligatures w14:val="none"/>
        </w:rPr>
        <w:br w:type="page"/>
      </w:r>
    </w:p>
    <w:p w14:paraId="01DEC34F" w14:textId="580457E8" w:rsidR="0061523E" w:rsidRPr="0061523E" w:rsidRDefault="0061523E" w:rsidP="0061523E">
      <w:pPr>
        <w:pBdr>
          <w:top w:val="single" w:sz="4" w:space="1" w:color="auto"/>
          <w:left w:val="single" w:sz="4" w:space="4" w:color="auto"/>
          <w:bottom w:val="single" w:sz="4" w:space="1" w:color="auto"/>
          <w:right w:val="single" w:sz="4" w:space="4" w:color="auto"/>
        </w:pBdr>
        <w:shd w:val="clear" w:color="auto" w:fill="E8E8E8" w:themeFill="background2"/>
        <w:spacing w:before="100" w:beforeAutospacing="1" w:after="100" w:afterAutospacing="1" w:line="300" w:lineRule="atLeast"/>
        <w:outlineLvl w:val="0"/>
        <w:rPr>
          <w:rFonts w:eastAsia="Times New Roman" w:cs="Segoe UI"/>
          <w:b/>
          <w:bCs/>
          <w:kern w:val="36"/>
          <w:sz w:val="36"/>
          <w:szCs w:val="36"/>
          <w:lang w:eastAsia="nl-BE"/>
          <w14:ligatures w14:val="none"/>
        </w:rPr>
      </w:pPr>
      <w:r w:rsidRPr="0061523E">
        <w:rPr>
          <w:b/>
          <w:bCs/>
          <w:color w:val="123A5F"/>
          <w:kern w:val="36"/>
          <w:sz w:val="36"/>
          <w:szCs w:val="36"/>
          <w:lang w:eastAsia="nl-BE"/>
          <w14:ligatures w14:val="none"/>
        </w:rPr>
        <w:lastRenderedPageBreak/>
        <w:t>VISIT 1</w:t>
      </w:r>
      <w:r>
        <w:rPr>
          <w:b/>
          <w:bCs/>
          <w:color w:val="123A5F"/>
          <w:kern w:val="36"/>
          <w:sz w:val="36"/>
          <w:szCs w:val="36"/>
          <w:lang w:eastAsia="nl-BE"/>
          <w14:ligatures w14:val="none"/>
        </w:rPr>
        <w:t>/ EDUCATIE VOETZORG</w:t>
      </w:r>
    </w:p>
    <w:p w14:paraId="02F8C5C9" w14:textId="77777777" w:rsidR="0061523E" w:rsidRPr="0061523E" w:rsidRDefault="0061523E" w:rsidP="0061523E">
      <w:pPr>
        <w:spacing w:before="100" w:beforeAutospacing="1" w:after="100" w:afterAutospacing="1" w:line="300" w:lineRule="atLeast"/>
        <w:outlineLvl w:val="2"/>
        <w:rPr>
          <w:rFonts w:eastAsia="Times New Roman" w:cs="Segoe UI"/>
          <w:b/>
          <w:bCs/>
          <w:kern w:val="0"/>
          <w:lang w:eastAsia="nl-BE"/>
          <w14:ligatures w14:val="none"/>
        </w:rPr>
      </w:pPr>
      <w:r w:rsidRPr="0061523E">
        <w:rPr>
          <w:b/>
          <w:bCs/>
          <w:color w:val="123A5F"/>
          <w:kern w:val="0"/>
          <w:lang w:eastAsia="nl-BE"/>
          <w14:ligatures w14:val="none"/>
        </w:rPr>
        <w:t>Voorbereiding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0"/>
        <w:gridCol w:w="717"/>
      </w:tblGrid>
      <w:tr w:rsidR="0061523E" w:rsidRPr="0061523E" w14:paraId="4123EF8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CC85317" w14:textId="77777777" w:rsidR="0061523E" w:rsidRPr="0061523E" w:rsidRDefault="0061523E" w:rsidP="0061523E">
            <w:pPr>
              <w:spacing w:after="0" w:line="240" w:lineRule="auto"/>
              <w:jc w:val="center"/>
              <w:rPr>
                <w:rFonts w:eastAsia="Times New Roman" w:cs="Times New Roman"/>
                <w:b/>
                <w:bCs/>
                <w:kern w:val="0"/>
                <w:lang w:eastAsia="nl-BE"/>
                <w14:ligatures w14:val="none"/>
              </w:rPr>
            </w:pPr>
            <w:r w:rsidRPr="0061523E">
              <w:rPr>
                <w:b/>
                <w:bCs/>
                <w:color w:val="123A5F"/>
                <w:kern w:val="0"/>
                <w:lang w:eastAsia="nl-BE"/>
                <w14:ligatures w14:val="none"/>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C284D22" w14:textId="77777777" w:rsidR="0061523E" w:rsidRPr="0061523E" w:rsidRDefault="0061523E" w:rsidP="0061523E">
            <w:pPr>
              <w:spacing w:after="0" w:line="240" w:lineRule="auto"/>
              <w:jc w:val="center"/>
              <w:rPr>
                <w:rFonts w:eastAsia="Times New Roman" w:cs="Times New Roman"/>
                <w:b/>
                <w:bCs/>
                <w:kern w:val="0"/>
                <w:lang w:eastAsia="nl-BE"/>
                <w14:ligatures w14:val="none"/>
              </w:rPr>
            </w:pPr>
            <w:r w:rsidRPr="0061523E">
              <w:rPr>
                <w:b/>
                <w:bCs/>
                <w:color w:val="123A5F"/>
                <w:kern w:val="0"/>
                <w:lang w:eastAsia="nl-BE"/>
                <w14:ligatures w14:val="none"/>
              </w:rPr>
              <w:t>Score</w:t>
            </w:r>
          </w:p>
        </w:tc>
      </w:tr>
      <w:tr w:rsidR="0061523E" w:rsidRPr="0061523E" w14:paraId="104C475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AA940F9" w14:textId="77777777" w:rsidR="0061523E" w:rsidRPr="0061523E" w:rsidRDefault="0061523E" w:rsidP="0061523E">
            <w:pPr>
              <w:spacing w:after="0" w:line="240" w:lineRule="auto"/>
              <w:rPr>
                <w:rFonts w:eastAsia="Times New Roman" w:cs="Times New Roman"/>
                <w:kern w:val="0"/>
                <w:lang w:eastAsia="nl-BE"/>
                <w14:ligatures w14:val="none"/>
              </w:rPr>
            </w:pPr>
            <w:r w:rsidRPr="0061523E">
              <w:rPr>
                <w:color w:val="24303B"/>
                <w:kern w:val="0"/>
                <w:lang w:eastAsia="nl-BE"/>
                <w14:ligatures w14:val="none"/>
              </w:rPr>
              <w:t>HLS-EU-6 afgenomen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A2E6101" w14:textId="77777777" w:rsidR="0061523E" w:rsidRPr="0061523E" w:rsidRDefault="0061523E" w:rsidP="0061523E">
            <w:pPr>
              <w:spacing w:after="0" w:line="240" w:lineRule="auto"/>
              <w:rPr>
                <w:rFonts w:eastAsia="Times New Roman" w:cs="Times New Roman"/>
                <w:kern w:val="0"/>
                <w:lang w:eastAsia="nl-BE"/>
                <w14:ligatures w14:val="none"/>
              </w:rPr>
            </w:pPr>
            <w:r w:rsidRPr="0061523E">
              <w:rPr>
                <w:color w:val="24303B"/>
                <w:kern w:val="0"/>
                <w:lang w:eastAsia="nl-BE"/>
                <w14:ligatures w14:val="none"/>
              </w:rPr>
              <w:t>0 1 2</w:t>
            </w:r>
          </w:p>
        </w:tc>
      </w:tr>
      <w:tr w:rsidR="0061523E" w:rsidRPr="0061523E" w14:paraId="569558F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958D41A" w14:textId="77777777" w:rsidR="0061523E" w:rsidRPr="0061523E" w:rsidRDefault="0061523E" w:rsidP="0061523E">
            <w:pPr>
              <w:spacing w:after="0" w:line="240" w:lineRule="auto"/>
              <w:rPr>
                <w:rFonts w:eastAsia="Times New Roman" w:cs="Times New Roman"/>
                <w:kern w:val="0"/>
                <w:lang w:eastAsia="nl-BE"/>
                <w14:ligatures w14:val="none"/>
              </w:rPr>
            </w:pPr>
            <w:r w:rsidRPr="0061523E">
              <w:rPr>
                <w:color w:val="24303B"/>
                <w:kern w:val="0"/>
                <w:lang w:eastAsia="nl-BE"/>
                <w14:ligatures w14:val="none"/>
              </w:rPr>
              <w:t>NAFF afgenomen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FCDD5F1" w14:textId="77777777" w:rsidR="0061523E" w:rsidRPr="0061523E" w:rsidRDefault="0061523E" w:rsidP="0061523E">
            <w:pPr>
              <w:spacing w:after="0" w:line="240" w:lineRule="auto"/>
              <w:rPr>
                <w:rFonts w:eastAsia="Times New Roman" w:cs="Times New Roman"/>
                <w:kern w:val="0"/>
                <w:lang w:eastAsia="nl-BE"/>
                <w14:ligatures w14:val="none"/>
              </w:rPr>
            </w:pPr>
            <w:r w:rsidRPr="0061523E">
              <w:rPr>
                <w:color w:val="24303B"/>
                <w:kern w:val="0"/>
                <w:lang w:eastAsia="nl-BE"/>
                <w14:ligatures w14:val="none"/>
              </w:rPr>
              <w:t>0 1 2</w:t>
            </w:r>
          </w:p>
        </w:tc>
      </w:tr>
    </w:tbl>
    <w:p w14:paraId="3A83C4F7" w14:textId="77777777" w:rsidR="0061523E" w:rsidRPr="0061523E" w:rsidRDefault="0061523E" w:rsidP="0061523E">
      <w:pPr>
        <w:spacing w:before="100" w:beforeAutospacing="1" w:after="100" w:afterAutospacing="1" w:line="300" w:lineRule="atLeast"/>
        <w:outlineLvl w:val="2"/>
        <w:rPr>
          <w:rFonts w:eastAsia="Times New Roman" w:cs="Segoe UI"/>
          <w:b/>
          <w:bCs/>
          <w:kern w:val="0"/>
          <w:lang w:eastAsia="nl-BE"/>
          <w14:ligatures w14:val="none"/>
        </w:rPr>
      </w:pPr>
      <w:r w:rsidRPr="0061523E">
        <w:rPr>
          <w:b/>
          <w:bCs/>
          <w:color w:val="123A5F"/>
          <w:kern w:val="0"/>
          <w:lang w:eastAsia="nl-BE"/>
          <w14:ligatures w14:val="none"/>
        </w:rPr>
        <w:t>Inleiding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9"/>
        <w:gridCol w:w="717"/>
      </w:tblGrid>
      <w:tr w:rsidR="0061523E" w:rsidRPr="0061523E" w14:paraId="3A586F4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C281683" w14:textId="77777777" w:rsidR="0061523E" w:rsidRPr="0061523E" w:rsidRDefault="0061523E" w:rsidP="0061523E">
            <w:pPr>
              <w:spacing w:after="0" w:line="240" w:lineRule="auto"/>
              <w:jc w:val="center"/>
              <w:rPr>
                <w:rFonts w:eastAsia="Times New Roman" w:cs="Times New Roman"/>
                <w:b/>
                <w:bCs/>
                <w:kern w:val="0"/>
                <w:lang w:eastAsia="nl-BE"/>
                <w14:ligatures w14:val="none"/>
              </w:rPr>
            </w:pPr>
            <w:r w:rsidRPr="0061523E">
              <w:rPr>
                <w:b/>
                <w:bCs/>
                <w:color w:val="123A5F"/>
                <w:kern w:val="0"/>
                <w:lang w:eastAsia="nl-BE"/>
                <w14:ligatures w14:val="none"/>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8F4972D" w14:textId="77777777" w:rsidR="0061523E" w:rsidRPr="0061523E" w:rsidRDefault="0061523E" w:rsidP="0061523E">
            <w:pPr>
              <w:spacing w:after="0" w:line="240" w:lineRule="auto"/>
              <w:jc w:val="center"/>
              <w:rPr>
                <w:rFonts w:eastAsia="Times New Roman" w:cs="Times New Roman"/>
                <w:b/>
                <w:bCs/>
                <w:kern w:val="0"/>
                <w:lang w:eastAsia="nl-BE"/>
                <w14:ligatures w14:val="none"/>
              </w:rPr>
            </w:pPr>
            <w:r w:rsidRPr="0061523E">
              <w:rPr>
                <w:b/>
                <w:bCs/>
                <w:color w:val="123A5F"/>
                <w:kern w:val="0"/>
                <w:lang w:eastAsia="nl-BE"/>
                <w14:ligatures w14:val="none"/>
              </w:rPr>
              <w:t>Score</w:t>
            </w:r>
          </w:p>
        </w:tc>
      </w:tr>
      <w:tr w:rsidR="0061523E" w:rsidRPr="0061523E" w14:paraId="18F4B11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DB250D5" w14:textId="77777777" w:rsidR="0061523E" w:rsidRPr="0061523E" w:rsidRDefault="0061523E" w:rsidP="0061523E">
            <w:pPr>
              <w:spacing w:after="0" w:line="240" w:lineRule="auto"/>
              <w:rPr>
                <w:rFonts w:eastAsia="Times New Roman" w:cs="Times New Roman"/>
                <w:kern w:val="0"/>
                <w:lang w:eastAsia="nl-BE"/>
                <w14:ligatures w14:val="none"/>
              </w:rPr>
            </w:pPr>
            <w:r w:rsidRPr="0061523E">
              <w:rPr>
                <w:color w:val="24303B"/>
                <w:kern w:val="0"/>
                <w:lang w:eastAsia="nl-BE"/>
                <w14:ligatures w14:val="none"/>
              </w:rPr>
              <w:t>Zorgverlener stelt zich voor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CD3EB3F" w14:textId="77777777" w:rsidR="0061523E" w:rsidRPr="0061523E" w:rsidRDefault="0061523E" w:rsidP="0061523E">
            <w:pPr>
              <w:spacing w:after="0" w:line="240" w:lineRule="auto"/>
              <w:rPr>
                <w:rFonts w:eastAsia="Times New Roman" w:cs="Times New Roman"/>
                <w:kern w:val="0"/>
                <w:lang w:eastAsia="nl-BE"/>
                <w14:ligatures w14:val="none"/>
              </w:rPr>
            </w:pPr>
            <w:r w:rsidRPr="0061523E">
              <w:rPr>
                <w:color w:val="24303B"/>
                <w:kern w:val="0"/>
                <w:lang w:eastAsia="nl-BE"/>
                <w14:ligatures w14:val="none"/>
              </w:rPr>
              <w:t>0 1 2</w:t>
            </w:r>
          </w:p>
        </w:tc>
      </w:tr>
      <w:tr w:rsidR="0061523E" w:rsidRPr="0061523E" w14:paraId="4558F9F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E39C9A4" w14:textId="77777777" w:rsidR="0061523E" w:rsidRPr="0061523E" w:rsidRDefault="0061523E" w:rsidP="0061523E">
            <w:pPr>
              <w:spacing w:after="0" w:line="240" w:lineRule="auto"/>
              <w:rPr>
                <w:rFonts w:eastAsia="Times New Roman" w:cs="Times New Roman"/>
                <w:kern w:val="0"/>
                <w:lang w:eastAsia="nl-BE"/>
                <w14:ligatures w14:val="none"/>
              </w:rPr>
            </w:pPr>
            <w:r w:rsidRPr="0061523E">
              <w:rPr>
                <w:color w:val="24303B"/>
                <w:kern w:val="0"/>
                <w:lang w:eastAsia="nl-BE"/>
                <w14:ligatures w14:val="none"/>
              </w:rPr>
              <w:t>Doel sessie uitgelegd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9F98B12" w14:textId="77777777" w:rsidR="0061523E" w:rsidRPr="0061523E" w:rsidRDefault="0061523E" w:rsidP="0061523E">
            <w:pPr>
              <w:spacing w:after="0" w:line="240" w:lineRule="auto"/>
              <w:rPr>
                <w:rFonts w:eastAsia="Times New Roman" w:cs="Times New Roman"/>
                <w:kern w:val="0"/>
                <w:lang w:eastAsia="nl-BE"/>
                <w14:ligatures w14:val="none"/>
              </w:rPr>
            </w:pPr>
            <w:r w:rsidRPr="0061523E">
              <w:rPr>
                <w:color w:val="24303B"/>
                <w:kern w:val="0"/>
                <w:lang w:eastAsia="nl-BE"/>
                <w14:ligatures w14:val="none"/>
              </w:rPr>
              <w:t>0 1 2</w:t>
            </w:r>
          </w:p>
        </w:tc>
      </w:tr>
      <w:tr w:rsidR="0061523E" w:rsidRPr="0061523E" w14:paraId="31988D7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17B77EB" w14:textId="77777777" w:rsidR="0061523E" w:rsidRPr="0061523E" w:rsidRDefault="0061523E" w:rsidP="0061523E">
            <w:pPr>
              <w:spacing w:after="0" w:line="240" w:lineRule="auto"/>
              <w:rPr>
                <w:rFonts w:eastAsia="Times New Roman" w:cs="Times New Roman"/>
                <w:kern w:val="0"/>
                <w:lang w:eastAsia="nl-BE"/>
                <w14:ligatures w14:val="none"/>
              </w:rPr>
            </w:pPr>
            <w:r w:rsidRPr="0061523E">
              <w:rPr>
                <w:color w:val="24303B"/>
                <w:kern w:val="0"/>
                <w:lang w:eastAsia="nl-BE"/>
                <w14:ligatures w14:val="none"/>
              </w:rPr>
              <w:t>Duur vermeld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8B42266" w14:textId="77777777" w:rsidR="0061523E" w:rsidRPr="0061523E" w:rsidRDefault="0061523E" w:rsidP="0061523E">
            <w:pPr>
              <w:spacing w:after="0" w:line="240" w:lineRule="auto"/>
              <w:rPr>
                <w:rFonts w:eastAsia="Times New Roman" w:cs="Times New Roman"/>
                <w:kern w:val="0"/>
                <w:lang w:eastAsia="nl-BE"/>
                <w14:ligatures w14:val="none"/>
              </w:rPr>
            </w:pPr>
            <w:r w:rsidRPr="0061523E">
              <w:rPr>
                <w:color w:val="24303B"/>
                <w:kern w:val="0"/>
                <w:lang w:eastAsia="nl-BE"/>
                <w14:ligatures w14:val="none"/>
              </w:rPr>
              <w:t>0 1 2</w:t>
            </w:r>
          </w:p>
        </w:tc>
      </w:tr>
      <w:tr w:rsidR="0061523E" w:rsidRPr="0061523E" w14:paraId="4BB6840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4777DD2" w14:textId="77777777" w:rsidR="0061523E" w:rsidRPr="0061523E" w:rsidRDefault="0061523E" w:rsidP="0061523E">
            <w:pPr>
              <w:spacing w:after="0" w:line="240" w:lineRule="auto"/>
              <w:rPr>
                <w:rFonts w:eastAsia="Times New Roman" w:cs="Times New Roman"/>
                <w:kern w:val="0"/>
                <w:lang w:eastAsia="nl-BE"/>
                <w14:ligatures w14:val="none"/>
              </w:rPr>
            </w:pPr>
            <w:r w:rsidRPr="0061523E">
              <w:rPr>
                <w:color w:val="24303B"/>
                <w:kern w:val="0"/>
                <w:lang w:eastAsia="nl-BE"/>
                <w14:ligatures w14:val="none"/>
              </w:rPr>
              <w:t>Toestemming gevraagd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722C399" w14:textId="77777777" w:rsidR="0061523E" w:rsidRPr="0061523E" w:rsidRDefault="0061523E" w:rsidP="0061523E">
            <w:pPr>
              <w:spacing w:after="0" w:line="240" w:lineRule="auto"/>
              <w:rPr>
                <w:rFonts w:eastAsia="Times New Roman" w:cs="Times New Roman"/>
                <w:kern w:val="0"/>
                <w:lang w:eastAsia="nl-BE"/>
                <w14:ligatures w14:val="none"/>
              </w:rPr>
            </w:pPr>
            <w:r w:rsidRPr="0061523E">
              <w:rPr>
                <w:color w:val="24303B"/>
                <w:kern w:val="0"/>
                <w:lang w:eastAsia="nl-BE"/>
                <w14:ligatures w14:val="none"/>
              </w:rPr>
              <w:t>0 1 2</w:t>
            </w:r>
          </w:p>
        </w:tc>
      </w:tr>
    </w:tbl>
    <w:p w14:paraId="33F4946E" w14:textId="1966F5F3" w:rsidR="0061523E" w:rsidRPr="0061523E" w:rsidRDefault="0061523E" w:rsidP="0061523E">
      <w:pPr>
        <w:spacing w:before="100" w:beforeAutospacing="1" w:after="100" w:afterAutospacing="1" w:line="300" w:lineRule="atLeast"/>
        <w:outlineLvl w:val="2"/>
        <w:rPr>
          <w:rFonts w:eastAsia="Times New Roman" w:cs="Segoe UI"/>
          <w:b/>
          <w:bCs/>
          <w:kern w:val="0"/>
          <w:lang w:eastAsia="nl-BE"/>
          <w14:ligatures w14:val="none"/>
        </w:rPr>
      </w:pPr>
      <w:r w:rsidRPr="0061523E">
        <w:rPr>
          <w:b/>
          <w:bCs/>
          <w:color w:val="123A5F"/>
          <w:kern w:val="0"/>
          <w:lang w:eastAsia="nl-BE"/>
          <w14:ligatures w14:val="none"/>
        </w:rPr>
        <w:t>Peilen naar voorkennis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40"/>
        <w:gridCol w:w="717"/>
      </w:tblGrid>
      <w:tr w:rsidR="0061523E" w:rsidRPr="0061523E" w14:paraId="7080F6F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8EF1228" w14:textId="77777777" w:rsidR="0061523E" w:rsidRPr="0061523E" w:rsidRDefault="0061523E" w:rsidP="0061523E">
            <w:pPr>
              <w:spacing w:after="0" w:line="240" w:lineRule="auto"/>
              <w:jc w:val="center"/>
              <w:rPr>
                <w:rFonts w:eastAsia="Times New Roman" w:cs="Times New Roman"/>
                <w:b/>
                <w:bCs/>
                <w:kern w:val="0"/>
                <w:lang w:eastAsia="nl-BE"/>
                <w14:ligatures w14:val="none"/>
              </w:rPr>
            </w:pPr>
            <w:r w:rsidRPr="0061523E">
              <w:rPr>
                <w:b/>
                <w:bCs/>
                <w:color w:val="123A5F"/>
                <w:kern w:val="0"/>
                <w:lang w:eastAsia="nl-BE"/>
                <w14:ligatures w14:val="none"/>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6986C57" w14:textId="77777777" w:rsidR="0061523E" w:rsidRPr="0061523E" w:rsidRDefault="0061523E" w:rsidP="0061523E">
            <w:pPr>
              <w:spacing w:after="0" w:line="240" w:lineRule="auto"/>
              <w:jc w:val="center"/>
              <w:rPr>
                <w:rFonts w:eastAsia="Times New Roman" w:cs="Times New Roman"/>
                <w:b/>
                <w:bCs/>
                <w:kern w:val="0"/>
                <w:lang w:eastAsia="nl-BE"/>
                <w14:ligatures w14:val="none"/>
              </w:rPr>
            </w:pPr>
            <w:r w:rsidRPr="0061523E">
              <w:rPr>
                <w:b/>
                <w:bCs/>
                <w:color w:val="123A5F"/>
                <w:kern w:val="0"/>
                <w:lang w:eastAsia="nl-BE"/>
                <w14:ligatures w14:val="none"/>
              </w:rPr>
              <w:t>Score</w:t>
            </w:r>
          </w:p>
        </w:tc>
      </w:tr>
      <w:tr w:rsidR="0061523E" w:rsidRPr="0061523E" w14:paraId="37467B1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E8FEFED" w14:textId="77777777" w:rsidR="0061523E" w:rsidRPr="0061523E" w:rsidRDefault="0061523E" w:rsidP="0061523E">
            <w:pPr>
              <w:spacing w:after="0" w:line="240" w:lineRule="auto"/>
              <w:rPr>
                <w:rFonts w:eastAsia="Times New Roman" w:cs="Times New Roman"/>
                <w:kern w:val="0"/>
                <w:lang w:eastAsia="nl-BE"/>
                <w14:ligatures w14:val="none"/>
              </w:rPr>
            </w:pPr>
            <w:r w:rsidRPr="0061523E">
              <w:rPr>
                <w:color w:val="24303B"/>
                <w:kern w:val="0"/>
                <w:lang w:eastAsia="nl-BE"/>
                <w14:ligatures w14:val="none"/>
              </w:rPr>
              <w:t>Open vraag gesteld over voorkennis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2F40A94" w14:textId="77777777" w:rsidR="0061523E" w:rsidRPr="0061523E" w:rsidRDefault="0061523E" w:rsidP="0061523E">
            <w:pPr>
              <w:spacing w:after="0" w:line="240" w:lineRule="auto"/>
              <w:rPr>
                <w:rFonts w:eastAsia="Times New Roman" w:cs="Times New Roman"/>
                <w:kern w:val="0"/>
                <w:lang w:eastAsia="nl-BE"/>
                <w14:ligatures w14:val="none"/>
              </w:rPr>
            </w:pPr>
            <w:r w:rsidRPr="0061523E">
              <w:rPr>
                <w:color w:val="24303B"/>
                <w:kern w:val="0"/>
                <w:lang w:eastAsia="nl-BE"/>
                <w14:ligatures w14:val="none"/>
              </w:rPr>
              <w:t>0 1 2</w:t>
            </w:r>
          </w:p>
        </w:tc>
      </w:tr>
      <w:tr w:rsidR="0061523E" w:rsidRPr="0061523E" w14:paraId="2DB215B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5EC614B" w14:textId="77777777" w:rsidR="0061523E" w:rsidRPr="0061523E" w:rsidRDefault="0061523E" w:rsidP="0061523E">
            <w:pPr>
              <w:spacing w:after="0" w:line="240" w:lineRule="auto"/>
              <w:rPr>
                <w:rFonts w:eastAsia="Times New Roman" w:cs="Times New Roman"/>
                <w:kern w:val="0"/>
                <w:lang w:eastAsia="nl-BE"/>
                <w14:ligatures w14:val="none"/>
              </w:rPr>
            </w:pPr>
            <w:r w:rsidRPr="0061523E">
              <w:rPr>
                <w:color w:val="24303B"/>
                <w:kern w:val="0"/>
                <w:lang w:eastAsia="nl-BE"/>
                <w14:ligatures w14:val="none"/>
              </w:rPr>
              <w:t>Doorgevraagd ("wat nog?")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85D4878" w14:textId="77777777" w:rsidR="0061523E" w:rsidRPr="0061523E" w:rsidRDefault="0061523E" w:rsidP="0061523E">
            <w:pPr>
              <w:spacing w:after="0" w:line="240" w:lineRule="auto"/>
              <w:rPr>
                <w:rFonts w:eastAsia="Times New Roman" w:cs="Times New Roman"/>
                <w:kern w:val="0"/>
                <w:lang w:eastAsia="nl-BE"/>
                <w14:ligatures w14:val="none"/>
              </w:rPr>
            </w:pPr>
            <w:r w:rsidRPr="0061523E">
              <w:rPr>
                <w:color w:val="24303B"/>
                <w:kern w:val="0"/>
                <w:lang w:eastAsia="nl-BE"/>
                <w14:ligatures w14:val="none"/>
              </w:rPr>
              <w:t>0 1 2</w:t>
            </w:r>
          </w:p>
        </w:tc>
      </w:tr>
      <w:tr w:rsidR="0061523E" w:rsidRPr="0061523E" w14:paraId="79FED25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3F7B32C" w14:textId="77777777" w:rsidR="0061523E" w:rsidRPr="0061523E" w:rsidRDefault="0061523E" w:rsidP="0061523E">
            <w:pPr>
              <w:spacing w:after="0" w:line="240" w:lineRule="auto"/>
              <w:rPr>
                <w:rFonts w:eastAsia="Times New Roman" w:cs="Times New Roman"/>
                <w:kern w:val="0"/>
                <w:lang w:eastAsia="nl-BE"/>
                <w14:ligatures w14:val="none"/>
              </w:rPr>
            </w:pPr>
            <w:r w:rsidRPr="0061523E">
              <w:rPr>
                <w:color w:val="24303B"/>
                <w:kern w:val="0"/>
                <w:lang w:eastAsia="nl-BE"/>
                <w14:ligatures w14:val="none"/>
              </w:rPr>
              <w:t>Correcte kennis bekrachtigd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A16078" w14:textId="77777777" w:rsidR="0061523E" w:rsidRPr="0061523E" w:rsidRDefault="0061523E" w:rsidP="0061523E">
            <w:pPr>
              <w:spacing w:after="0" w:line="240" w:lineRule="auto"/>
              <w:rPr>
                <w:rFonts w:eastAsia="Times New Roman" w:cs="Times New Roman"/>
                <w:kern w:val="0"/>
                <w:lang w:eastAsia="nl-BE"/>
                <w14:ligatures w14:val="none"/>
              </w:rPr>
            </w:pPr>
            <w:r w:rsidRPr="0061523E">
              <w:rPr>
                <w:color w:val="24303B"/>
                <w:kern w:val="0"/>
                <w:lang w:eastAsia="nl-BE"/>
                <w14:ligatures w14:val="none"/>
              </w:rPr>
              <w:t>0 1 2</w:t>
            </w:r>
          </w:p>
        </w:tc>
      </w:tr>
      <w:tr w:rsidR="0061523E" w:rsidRPr="0061523E" w14:paraId="5BBCB6C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FD8C327" w14:textId="77777777" w:rsidR="0061523E" w:rsidRPr="0061523E" w:rsidRDefault="0061523E" w:rsidP="0061523E">
            <w:pPr>
              <w:spacing w:after="0" w:line="240" w:lineRule="auto"/>
              <w:rPr>
                <w:rFonts w:eastAsia="Times New Roman" w:cs="Times New Roman"/>
                <w:kern w:val="0"/>
                <w:lang w:eastAsia="nl-BE"/>
                <w14:ligatures w14:val="none"/>
              </w:rPr>
            </w:pPr>
            <w:r w:rsidRPr="0061523E">
              <w:rPr>
                <w:color w:val="24303B"/>
                <w:kern w:val="0"/>
                <w:lang w:eastAsia="nl-BE"/>
                <w14:ligatures w14:val="none"/>
              </w:rPr>
              <w:t>Incorrecte kennis gecorrigeerd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9C37DC4" w14:textId="77777777" w:rsidR="0061523E" w:rsidRPr="0061523E" w:rsidRDefault="0061523E" w:rsidP="0061523E">
            <w:pPr>
              <w:spacing w:after="0" w:line="240" w:lineRule="auto"/>
              <w:rPr>
                <w:rFonts w:eastAsia="Times New Roman" w:cs="Times New Roman"/>
                <w:kern w:val="0"/>
                <w:lang w:eastAsia="nl-BE"/>
                <w14:ligatures w14:val="none"/>
              </w:rPr>
            </w:pPr>
            <w:r w:rsidRPr="0061523E">
              <w:rPr>
                <w:color w:val="24303B"/>
                <w:kern w:val="0"/>
                <w:lang w:eastAsia="nl-BE"/>
                <w14:ligatures w14:val="none"/>
              </w:rPr>
              <w:t>0 1 2</w:t>
            </w:r>
          </w:p>
        </w:tc>
      </w:tr>
    </w:tbl>
    <w:p w14:paraId="1D1B45FA" w14:textId="77777777" w:rsidR="00EB3822" w:rsidRDefault="00EB3822" w:rsidP="0031155A">
      <w:pPr>
        <w:rPr>
          <w:b/>
          <w:bCs/>
        </w:rPr>
      </w:pPr>
    </w:p>
    <w:p w14:paraId="26894784" w14:textId="4F020F8C" w:rsidR="0031155A" w:rsidRPr="0031155A" w:rsidRDefault="0031155A" w:rsidP="0031155A">
      <w:pPr>
        <w:rPr>
          <w:b/>
          <w:bCs/>
        </w:rPr>
      </w:pPr>
      <w:r w:rsidRPr="0031155A">
        <w:rPr>
          <w:b/>
          <w:bCs/>
          <w:color w:val="123A5F"/>
        </w:rPr>
        <w:t>A. Inhoudsfidelity: risico op voetproblemen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24"/>
        <w:gridCol w:w="717"/>
      </w:tblGrid>
      <w:tr w:rsidR="00932CEA" w:rsidRPr="0031155A" w14:paraId="1160463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B8954F6" w14:textId="77777777" w:rsidR="00932CEA" w:rsidRPr="0031155A" w:rsidRDefault="00932CEA" w:rsidP="0031155A">
            <w:pPr>
              <w:rPr>
                <w:b/>
                <w:bCs/>
              </w:rPr>
            </w:pPr>
            <w:r w:rsidRPr="0031155A">
              <w:rPr>
                <w:b/>
                <w:bCs/>
                <w:color w:val="123A5F"/>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E8D628B" w14:textId="3BA67F7F" w:rsidR="00932CEA" w:rsidRPr="0031155A" w:rsidRDefault="00932CEA" w:rsidP="0031155A">
            <w:pPr>
              <w:rPr>
                <w:b/>
                <w:bCs/>
              </w:rPr>
            </w:pPr>
            <w:r>
              <w:rPr>
                <w:b/>
                <w:bCs/>
                <w:color w:val="123A5F"/>
              </w:rPr>
              <w:t>Score</w:t>
            </w:r>
          </w:p>
        </w:tc>
      </w:tr>
      <w:tr w:rsidR="00932CEA" w:rsidRPr="0031155A" w14:paraId="168E826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573646F" w14:textId="77777777" w:rsidR="00932CEA" w:rsidRPr="0031155A" w:rsidRDefault="00932CEA" w:rsidP="00932CEA">
            <w:r w:rsidRPr="0031155A">
              <w:rPr>
                <w:color w:val="24303B"/>
              </w:rPr>
              <w:t>Verminderd gevoel door neuropathie uitgelegd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6E0BABC" w14:textId="135335EC" w:rsidR="00932CEA" w:rsidRPr="0031155A" w:rsidRDefault="00932CEA" w:rsidP="00932CEA">
            <w:r w:rsidRPr="0061523E">
              <w:rPr>
                <w:color w:val="24303B"/>
                <w:kern w:val="0"/>
                <w:lang w:eastAsia="nl-BE"/>
                <w14:ligatures w14:val="none"/>
              </w:rPr>
              <w:t>0 1 2</w:t>
            </w:r>
          </w:p>
        </w:tc>
      </w:tr>
      <w:tr w:rsidR="00932CEA" w:rsidRPr="0031155A" w14:paraId="4DE264A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42E8B74" w14:textId="77777777" w:rsidR="00932CEA" w:rsidRPr="0031155A" w:rsidRDefault="00932CEA" w:rsidP="00932CEA">
            <w:r w:rsidRPr="0031155A">
              <w:rPr>
                <w:color w:val="24303B"/>
              </w:rPr>
              <w:t>Risico dat wondjes onopgemerkt blijven uitgelegd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8A8C4A5" w14:textId="2C34955A" w:rsidR="00932CEA" w:rsidRPr="0031155A" w:rsidRDefault="00932CEA" w:rsidP="00932CEA">
            <w:r w:rsidRPr="0061523E">
              <w:rPr>
                <w:color w:val="24303B"/>
                <w:kern w:val="0"/>
                <w:lang w:eastAsia="nl-BE"/>
                <w14:ligatures w14:val="none"/>
              </w:rPr>
              <w:t>0 1 2</w:t>
            </w:r>
          </w:p>
        </w:tc>
      </w:tr>
      <w:tr w:rsidR="00932CEA" w:rsidRPr="0031155A" w14:paraId="1CB82C7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13C7938" w14:textId="77777777" w:rsidR="00932CEA" w:rsidRPr="0031155A" w:rsidRDefault="00932CEA" w:rsidP="00932CEA">
            <w:r w:rsidRPr="0031155A">
              <w:rPr>
                <w:color w:val="24303B"/>
              </w:rPr>
              <w:t>Droge huid en kloven besproken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8031A4F" w14:textId="78525A62" w:rsidR="00932CEA" w:rsidRPr="0031155A" w:rsidRDefault="00932CEA" w:rsidP="00932CEA">
            <w:r w:rsidRPr="0061523E">
              <w:rPr>
                <w:color w:val="24303B"/>
                <w:kern w:val="0"/>
                <w:lang w:eastAsia="nl-BE"/>
                <w14:ligatures w14:val="none"/>
              </w:rPr>
              <w:t>0 1 2</w:t>
            </w:r>
          </w:p>
        </w:tc>
      </w:tr>
      <w:tr w:rsidR="00932CEA" w:rsidRPr="0031155A" w14:paraId="48A5342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08E8095" w14:textId="77777777" w:rsidR="00932CEA" w:rsidRPr="0031155A" w:rsidRDefault="00932CEA" w:rsidP="00932CEA">
            <w:r w:rsidRPr="0031155A">
              <w:rPr>
                <w:color w:val="24303B"/>
              </w:rPr>
              <w:t>Verband tussen kloven en infecties besproken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5E7CC8A" w14:textId="0A6266C1" w:rsidR="00932CEA" w:rsidRPr="0031155A" w:rsidRDefault="00932CEA" w:rsidP="00932CEA">
            <w:r w:rsidRPr="0061523E">
              <w:rPr>
                <w:color w:val="24303B"/>
                <w:kern w:val="0"/>
                <w:lang w:eastAsia="nl-BE"/>
                <w14:ligatures w14:val="none"/>
              </w:rPr>
              <w:t>0 1 2</w:t>
            </w:r>
          </w:p>
        </w:tc>
      </w:tr>
      <w:tr w:rsidR="00932CEA" w:rsidRPr="0031155A" w14:paraId="46CEAAE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4CF5CB9" w14:textId="77777777" w:rsidR="00932CEA" w:rsidRPr="0031155A" w:rsidRDefault="00932CEA" w:rsidP="00932CEA">
            <w:r w:rsidRPr="0031155A">
              <w:rPr>
                <w:color w:val="24303B"/>
              </w:rPr>
              <w:t>Tragere wondgenezing door diabetes besproken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224C56E" w14:textId="7C0CA50B" w:rsidR="00932CEA" w:rsidRPr="0031155A" w:rsidRDefault="00932CEA" w:rsidP="00932CEA">
            <w:r w:rsidRPr="0061523E">
              <w:rPr>
                <w:color w:val="24303B"/>
                <w:kern w:val="0"/>
                <w:lang w:eastAsia="nl-BE"/>
                <w14:ligatures w14:val="none"/>
              </w:rPr>
              <w:t>0 1 2</w:t>
            </w:r>
          </w:p>
        </w:tc>
      </w:tr>
      <w:tr w:rsidR="00932CEA" w:rsidRPr="0031155A" w14:paraId="10583CA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17F68BE" w14:textId="77777777" w:rsidR="00932CEA" w:rsidRPr="0031155A" w:rsidRDefault="00932CEA" w:rsidP="00932CEA">
            <w:r w:rsidRPr="0031155A">
              <w:rPr>
                <w:color w:val="24303B"/>
              </w:rPr>
              <w:t>Risico op ulcera benoemd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E1E810" w14:textId="44080D78" w:rsidR="00932CEA" w:rsidRPr="0031155A" w:rsidRDefault="00932CEA" w:rsidP="00932CEA">
            <w:r w:rsidRPr="0061523E">
              <w:rPr>
                <w:color w:val="24303B"/>
                <w:kern w:val="0"/>
                <w:lang w:eastAsia="nl-BE"/>
                <w14:ligatures w14:val="none"/>
              </w:rPr>
              <w:t>0 1 2</w:t>
            </w:r>
          </w:p>
        </w:tc>
      </w:tr>
      <w:tr w:rsidR="00932CEA" w:rsidRPr="0031155A" w14:paraId="36D8DFA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41AB219" w14:textId="77777777" w:rsidR="00932CEA" w:rsidRPr="0031155A" w:rsidRDefault="00932CEA" w:rsidP="00932CEA">
            <w:r w:rsidRPr="0031155A">
              <w:rPr>
                <w:color w:val="24303B"/>
              </w:rPr>
              <w:t>Benadrukt dat preventie mogelijk is via zelfzorg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F2F391B" w14:textId="733F2BE5" w:rsidR="00932CEA" w:rsidRPr="0031155A" w:rsidRDefault="00932CEA" w:rsidP="00932CEA">
            <w:r w:rsidRPr="0061523E">
              <w:rPr>
                <w:color w:val="24303B"/>
                <w:kern w:val="0"/>
                <w:lang w:eastAsia="nl-BE"/>
                <w14:ligatures w14:val="none"/>
              </w:rPr>
              <w:t>0 1 2</w:t>
            </w:r>
          </w:p>
        </w:tc>
      </w:tr>
    </w:tbl>
    <w:p w14:paraId="3908B008" w14:textId="77777777" w:rsidR="0031155A" w:rsidRPr="0031155A" w:rsidRDefault="00E72165" w:rsidP="0031155A">
      <w:r>
        <w:rPr>
          <w:color w:val="24303B"/>
        </w:rPr>
        <w:pict w14:anchorId="2B60885E">
          <v:rect id="_x0000_i1026" style="width:0;height:1.5pt" o:hralign="center" o:hrstd="t" o:hr="t" fillcolor="#a0a0a0" stroked="f"/>
        </w:pict>
      </w:r>
    </w:p>
    <w:p w14:paraId="18BFFFA7" w14:textId="77777777" w:rsidR="00932CEA" w:rsidRDefault="00932CEA" w:rsidP="0031155A">
      <w:pPr>
        <w:rPr>
          <w:b/>
          <w:bCs/>
        </w:rPr>
      </w:pPr>
    </w:p>
    <w:p w14:paraId="1D55FCBF" w14:textId="03F9946E" w:rsidR="0031155A" w:rsidRPr="0031155A" w:rsidRDefault="0031155A" w:rsidP="0031155A">
      <w:pPr>
        <w:rPr>
          <w:b/>
          <w:bCs/>
        </w:rPr>
      </w:pPr>
      <w:r w:rsidRPr="0031155A">
        <w:rPr>
          <w:b/>
          <w:bCs/>
          <w:color w:val="123A5F"/>
        </w:rPr>
        <w:lastRenderedPageBreak/>
        <w:t>B. Inhoudsfidelity: inspectie van de voeten</w:t>
      </w:r>
    </w:p>
    <w:p w14:paraId="06CDFD10" w14:textId="77777777" w:rsidR="0031155A" w:rsidRPr="0031155A" w:rsidRDefault="0031155A" w:rsidP="0031155A">
      <w:pPr>
        <w:rPr>
          <w:b/>
          <w:bCs/>
        </w:rPr>
      </w:pPr>
      <w:r w:rsidRPr="0031155A">
        <w:rPr>
          <w:b/>
          <w:bCs/>
          <w:color w:val="123A5F"/>
        </w:rPr>
        <w:t>Nut van inspectie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45"/>
        <w:gridCol w:w="717"/>
      </w:tblGrid>
      <w:tr w:rsidR="00932CEA" w:rsidRPr="0031155A" w14:paraId="69CEE6E5" w14:textId="77777777" w:rsidTr="00100ED3">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77201D7" w14:textId="77777777" w:rsidR="00932CEA" w:rsidRPr="0031155A" w:rsidRDefault="00932CEA" w:rsidP="00932CEA">
            <w:pPr>
              <w:rPr>
                <w:b/>
                <w:bCs/>
              </w:rPr>
            </w:pPr>
            <w:r w:rsidRPr="0031155A">
              <w:rPr>
                <w:b/>
                <w:bCs/>
                <w:color w:val="123A5F"/>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hideMark/>
          </w:tcPr>
          <w:p w14:paraId="5BBD6354" w14:textId="32A68251" w:rsidR="00932CEA" w:rsidRPr="0031155A" w:rsidRDefault="00932CEA" w:rsidP="00932CEA">
            <w:pPr>
              <w:rPr>
                <w:b/>
                <w:bCs/>
              </w:rPr>
            </w:pPr>
            <w:r>
              <w:rPr>
                <w:b/>
                <w:bCs/>
                <w:color w:val="123A5F"/>
              </w:rPr>
              <w:t>Score</w:t>
            </w:r>
          </w:p>
        </w:tc>
      </w:tr>
      <w:tr w:rsidR="00932CEA" w:rsidRPr="0031155A" w14:paraId="1C504F46" w14:textId="77777777" w:rsidTr="00100ED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17CDA26" w14:textId="77777777" w:rsidR="00932CEA" w:rsidRPr="0031155A" w:rsidRDefault="00932CEA" w:rsidP="00932CEA">
            <w:r w:rsidRPr="0031155A">
              <w:rPr>
                <w:color w:val="24303B"/>
              </w:rPr>
              <w:t>Dagelijkse inspectie aanbevolen</w:t>
            </w:r>
          </w:p>
        </w:tc>
        <w:tc>
          <w:tcPr>
            <w:tcW w:w="0" w:type="auto"/>
            <w:tcBorders>
              <w:top w:val="single" w:sz="6" w:space="0" w:color="E6E6E6"/>
              <w:left w:val="single" w:sz="6" w:space="0" w:color="E6E6E6"/>
              <w:bottom w:val="single" w:sz="6" w:space="0" w:color="E6E6E6"/>
              <w:right w:val="single" w:sz="6" w:space="0" w:color="E6E6E6"/>
            </w:tcBorders>
            <w:hideMark/>
          </w:tcPr>
          <w:p w14:paraId="6DC9C06A" w14:textId="50969081" w:rsidR="00932CEA" w:rsidRPr="0031155A" w:rsidRDefault="00932CEA" w:rsidP="00932CEA">
            <w:r w:rsidRPr="00071A45">
              <w:rPr>
                <w:color w:val="24303B"/>
                <w:kern w:val="0"/>
                <w:lang w:eastAsia="nl-BE"/>
                <w14:ligatures w14:val="none"/>
              </w:rPr>
              <w:t>0 1 2</w:t>
            </w:r>
          </w:p>
        </w:tc>
      </w:tr>
      <w:tr w:rsidR="00932CEA" w:rsidRPr="0031155A" w14:paraId="64337AC6" w14:textId="77777777" w:rsidTr="00100ED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FFDEFD2" w14:textId="77777777" w:rsidR="00932CEA" w:rsidRPr="0031155A" w:rsidRDefault="00932CEA" w:rsidP="00932CEA">
            <w:r w:rsidRPr="0031155A">
              <w:rPr>
                <w:color w:val="24303B"/>
              </w:rPr>
              <w:t>Belang van systematische inspectie uitgelegd</w:t>
            </w:r>
          </w:p>
        </w:tc>
        <w:tc>
          <w:tcPr>
            <w:tcW w:w="0" w:type="auto"/>
            <w:tcBorders>
              <w:top w:val="single" w:sz="6" w:space="0" w:color="E6E6E6"/>
              <w:left w:val="single" w:sz="6" w:space="0" w:color="E6E6E6"/>
              <w:bottom w:val="single" w:sz="6" w:space="0" w:color="E6E6E6"/>
              <w:right w:val="single" w:sz="6" w:space="0" w:color="E6E6E6"/>
            </w:tcBorders>
            <w:hideMark/>
          </w:tcPr>
          <w:p w14:paraId="5BE61864" w14:textId="3B32897E" w:rsidR="00932CEA" w:rsidRPr="0031155A" w:rsidRDefault="00932CEA" w:rsidP="00932CEA">
            <w:r w:rsidRPr="00071A45">
              <w:rPr>
                <w:color w:val="24303B"/>
                <w:kern w:val="0"/>
                <w:lang w:eastAsia="nl-BE"/>
                <w14:ligatures w14:val="none"/>
              </w:rPr>
              <w:t>0 1 2</w:t>
            </w:r>
          </w:p>
        </w:tc>
      </w:tr>
    </w:tbl>
    <w:p w14:paraId="25F9E0E9" w14:textId="77777777" w:rsidR="0031155A" w:rsidRPr="0031155A" w:rsidRDefault="0031155A" w:rsidP="0031155A">
      <w:pPr>
        <w:rPr>
          <w:b/>
          <w:bCs/>
        </w:rPr>
      </w:pPr>
      <w:r w:rsidRPr="0031155A">
        <w:rPr>
          <w:b/>
          <w:bCs/>
          <w:color w:val="123A5F"/>
        </w:rPr>
        <w:t>Waarop inspecteren?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5"/>
        <w:gridCol w:w="717"/>
      </w:tblGrid>
      <w:tr w:rsidR="00932CEA" w:rsidRPr="0031155A" w14:paraId="1C088EB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E362275" w14:textId="77777777" w:rsidR="00932CEA" w:rsidRPr="0031155A" w:rsidRDefault="00932CEA" w:rsidP="0031155A">
            <w:pPr>
              <w:rPr>
                <w:b/>
                <w:bCs/>
              </w:rPr>
            </w:pPr>
            <w:r w:rsidRPr="0031155A">
              <w:rPr>
                <w:b/>
                <w:bCs/>
                <w:color w:val="123A5F"/>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DD4DE35" w14:textId="7C0FA254" w:rsidR="00932CEA" w:rsidRPr="0031155A" w:rsidRDefault="00932CEA" w:rsidP="0031155A">
            <w:pPr>
              <w:rPr>
                <w:b/>
                <w:bCs/>
              </w:rPr>
            </w:pPr>
            <w:r>
              <w:rPr>
                <w:b/>
                <w:bCs/>
                <w:color w:val="123A5F"/>
              </w:rPr>
              <w:t>Score</w:t>
            </w:r>
          </w:p>
        </w:tc>
      </w:tr>
      <w:tr w:rsidR="00932CEA" w:rsidRPr="0031155A" w14:paraId="7C81A176" w14:textId="77777777" w:rsidTr="00A704E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F58776D" w14:textId="77777777" w:rsidR="00932CEA" w:rsidRPr="0031155A" w:rsidRDefault="00932CEA" w:rsidP="00932CEA">
            <w:r w:rsidRPr="0031155A">
              <w:rPr>
                <w:color w:val="24303B"/>
              </w:rPr>
              <w:t>Roodheid genoemd</w:t>
            </w:r>
          </w:p>
        </w:tc>
        <w:tc>
          <w:tcPr>
            <w:tcW w:w="0" w:type="auto"/>
            <w:tcBorders>
              <w:top w:val="single" w:sz="6" w:space="0" w:color="E6E6E6"/>
              <w:left w:val="single" w:sz="6" w:space="0" w:color="E6E6E6"/>
              <w:bottom w:val="single" w:sz="6" w:space="0" w:color="E6E6E6"/>
              <w:right w:val="single" w:sz="6" w:space="0" w:color="E6E6E6"/>
            </w:tcBorders>
            <w:hideMark/>
          </w:tcPr>
          <w:p w14:paraId="4FEA3BC1" w14:textId="7F42AD21" w:rsidR="00932CEA" w:rsidRPr="0031155A" w:rsidRDefault="00932CEA" w:rsidP="00932CEA">
            <w:r w:rsidRPr="004670DF">
              <w:rPr>
                <w:color w:val="24303B"/>
                <w:kern w:val="0"/>
                <w:lang w:eastAsia="nl-BE"/>
                <w14:ligatures w14:val="none"/>
              </w:rPr>
              <w:t>0 1 2</w:t>
            </w:r>
          </w:p>
        </w:tc>
      </w:tr>
      <w:tr w:rsidR="00932CEA" w:rsidRPr="0031155A" w14:paraId="4122F8E4" w14:textId="77777777" w:rsidTr="00A704E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41C2541" w14:textId="77777777" w:rsidR="00932CEA" w:rsidRPr="0031155A" w:rsidRDefault="00932CEA" w:rsidP="00932CEA">
            <w:r w:rsidRPr="0031155A">
              <w:rPr>
                <w:color w:val="24303B"/>
              </w:rPr>
              <w:t>Blauwe verkleuring genoemd</w:t>
            </w:r>
          </w:p>
        </w:tc>
        <w:tc>
          <w:tcPr>
            <w:tcW w:w="0" w:type="auto"/>
            <w:tcBorders>
              <w:top w:val="single" w:sz="6" w:space="0" w:color="E6E6E6"/>
              <w:left w:val="single" w:sz="6" w:space="0" w:color="E6E6E6"/>
              <w:bottom w:val="single" w:sz="6" w:space="0" w:color="E6E6E6"/>
              <w:right w:val="single" w:sz="6" w:space="0" w:color="E6E6E6"/>
            </w:tcBorders>
            <w:hideMark/>
          </w:tcPr>
          <w:p w14:paraId="16CDEBFB" w14:textId="3BF8D6BB" w:rsidR="00932CEA" w:rsidRPr="0031155A" w:rsidRDefault="00932CEA" w:rsidP="00932CEA">
            <w:r w:rsidRPr="004670DF">
              <w:rPr>
                <w:color w:val="24303B"/>
                <w:kern w:val="0"/>
                <w:lang w:eastAsia="nl-BE"/>
                <w14:ligatures w14:val="none"/>
              </w:rPr>
              <w:t>0 1 2</w:t>
            </w:r>
          </w:p>
        </w:tc>
      </w:tr>
      <w:tr w:rsidR="00932CEA" w:rsidRPr="0031155A" w14:paraId="25DE66F2" w14:textId="77777777" w:rsidTr="00A704E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5B3110D" w14:textId="77777777" w:rsidR="00932CEA" w:rsidRPr="0031155A" w:rsidRDefault="00932CEA" w:rsidP="00932CEA">
            <w:r w:rsidRPr="0031155A">
              <w:rPr>
                <w:color w:val="24303B"/>
              </w:rPr>
              <w:t>Bleke verkleuring genoemd</w:t>
            </w:r>
          </w:p>
        </w:tc>
        <w:tc>
          <w:tcPr>
            <w:tcW w:w="0" w:type="auto"/>
            <w:tcBorders>
              <w:top w:val="single" w:sz="6" w:space="0" w:color="E6E6E6"/>
              <w:left w:val="single" w:sz="6" w:space="0" w:color="E6E6E6"/>
              <w:bottom w:val="single" w:sz="6" w:space="0" w:color="E6E6E6"/>
              <w:right w:val="single" w:sz="6" w:space="0" w:color="E6E6E6"/>
            </w:tcBorders>
            <w:hideMark/>
          </w:tcPr>
          <w:p w14:paraId="71A211D6" w14:textId="545294A1" w:rsidR="00932CEA" w:rsidRPr="0031155A" w:rsidRDefault="00932CEA" w:rsidP="00932CEA">
            <w:r w:rsidRPr="004670DF">
              <w:rPr>
                <w:color w:val="24303B"/>
                <w:kern w:val="0"/>
                <w:lang w:eastAsia="nl-BE"/>
                <w14:ligatures w14:val="none"/>
              </w:rPr>
              <w:t>0 1 2</w:t>
            </w:r>
          </w:p>
        </w:tc>
      </w:tr>
      <w:tr w:rsidR="00932CEA" w:rsidRPr="0031155A" w14:paraId="26A7BE78" w14:textId="77777777" w:rsidTr="00A704E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0202AC7" w14:textId="77777777" w:rsidR="00932CEA" w:rsidRPr="0031155A" w:rsidRDefault="00932CEA" w:rsidP="00932CEA">
            <w:r w:rsidRPr="0031155A">
              <w:rPr>
                <w:color w:val="24303B"/>
              </w:rPr>
              <w:t>Wondjes genoemd</w:t>
            </w:r>
          </w:p>
        </w:tc>
        <w:tc>
          <w:tcPr>
            <w:tcW w:w="0" w:type="auto"/>
            <w:tcBorders>
              <w:top w:val="single" w:sz="6" w:space="0" w:color="E6E6E6"/>
              <w:left w:val="single" w:sz="6" w:space="0" w:color="E6E6E6"/>
              <w:bottom w:val="single" w:sz="6" w:space="0" w:color="E6E6E6"/>
              <w:right w:val="single" w:sz="6" w:space="0" w:color="E6E6E6"/>
            </w:tcBorders>
            <w:hideMark/>
          </w:tcPr>
          <w:p w14:paraId="4D15FE77" w14:textId="7F1CD660" w:rsidR="00932CEA" w:rsidRPr="0031155A" w:rsidRDefault="00932CEA" w:rsidP="00932CEA">
            <w:r w:rsidRPr="004670DF">
              <w:rPr>
                <w:color w:val="24303B"/>
                <w:kern w:val="0"/>
                <w:lang w:eastAsia="nl-BE"/>
                <w14:ligatures w14:val="none"/>
              </w:rPr>
              <w:t>0 1 2</w:t>
            </w:r>
          </w:p>
        </w:tc>
      </w:tr>
      <w:tr w:rsidR="00932CEA" w:rsidRPr="0031155A" w14:paraId="10B2C79C" w14:textId="77777777" w:rsidTr="00A704E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C42CCE6" w14:textId="77777777" w:rsidR="00932CEA" w:rsidRPr="0031155A" w:rsidRDefault="00932CEA" w:rsidP="00932CEA">
            <w:r w:rsidRPr="0031155A">
              <w:rPr>
                <w:color w:val="24303B"/>
              </w:rPr>
              <w:t>Kloofjes genoemd</w:t>
            </w:r>
          </w:p>
        </w:tc>
        <w:tc>
          <w:tcPr>
            <w:tcW w:w="0" w:type="auto"/>
            <w:tcBorders>
              <w:top w:val="single" w:sz="6" w:space="0" w:color="E6E6E6"/>
              <w:left w:val="single" w:sz="6" w:space="0" w:color="E6E6E6"/>
              <w:bottom w:val="single" w:sz="6" w:space="0" w:color="E6E6E6"/>
              <w:right w:val="single" w:sz="6" w:space="0" w:color="E6E6E6"/>
            </w:tcBorders>
            <w:hideMark/>
          </w:tcPr>
          <w:p w14:paraId="79BB5C15" w14:textId="105924AD" w:rsidR="00932CEA" w:rsidRPr="0031155A" w:rsidRDefault="00932CEA" w:rsidP="00932CEA">
            <w:r w:rsidRPr="004670DF">
              <w:rPr>
                <w:color w:val="24303B"/>
                <w:kern w:val="0"/>
                <w:lang w:eastAsia="nl-BE"/>
                <w14:ligatures w14:val="none"/>
              </w:rPr>
              <w:t>0 1 2</w:t>
            </w:r>
          </w:p>
        </w:tc>
      </w:tr>
      <w:tr w:rsidR="00932CEA" w:rsidRPr="0031155A" w14:paraId="63962DCC" w14:textId="77777777" w:rsidTr="00A704E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5A054CF" w14:textId="77777777" w:rsidR="00932CEA" w:rsidRPr="0031155A" w:rsidRDefault="00932CEA" w:rsidP="00932CEA">
            <w:r w:rsidRPr="0031155A">
              <w:rPr>
                <w:color w:val="24303B"/>
              </w:rPr>
              <w:t>Zwelling genoemd</w:t>
            </w:r>
          </w:p>
        </w:tc>
        <w:tc>
          <w:tcPr>
            <w:tcW w:w="0" w:type="auto"/>
            <w:tcBorders>
              <w:top w:val="single" w:sz="6" w:space="0" w:color="E6E6E6"/>
              <w:left w:val="single" w:sz="6" w:space="0" w:color="E6E6E6"/>
              <w:bottom w:val="single" w:sz="6" w:space="0" w:color="E6E6E6"/>
              <w:right w:val="single" w:sz="6" w:space="0" w:color="E6E6E6"/>
            </w:tcBorders>
            <w:hideMark/>
          </w:tcPr>
          <w:p w14:paraId="62E25852" w14:textId="46E0C7CE" w:rsidR="00932CEA" w:rsidRPr="0031155A" w:rsidRDefault="00932CEA" w:rsidP="00932CEA">
            <w:r w:rsidRPr="004670DF">
              <w:rPr>
                <w:color w:val="24303B"/>
                <w:kern w:val="0"/>
                <w:lang w:eastAsia="nl-BE"/>
                <w14:ligatures w14:val="none"/>
              </w:rPr>
              <w:t>0 1 2</w:t>
            </w:r>
          </w:p>
        </w:tc>
      </w:tr>
      <w:tr w:rsidR="00932CEA" w:rsidRPr="0031155A" w14:paraId="2A9120B3" w14:textId="77777777" w:rsidTr="00A704E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367E219" w14:textId="77777777" w:rsidR="00932CEA" w:rsidRPr="0031155A" w:rsidRDefault="00932CEA" w:rsidP="00932CEA">
            <w:r w:rsidRPr="0031155A">
              <w:rPr>
                <w:color w:val="24303B"/>
              </w:rPr>
              <w:t>Temperatuurverschil genoemd</w:t>
            </w:r>
          </w:p>
        </w:tc>
        <w:tc>
          <w:tcPr>
            <w:tcW w:w="0" w:type="auto"/>
            <w:tcBorders>
              <w:top w:val="single" w:sz="6" w:space="0" w:color="E6E6E6"/>
              <w:left w:val="single" w:sz="6" w:space="0" w:color="E6E6E6"/>
              <w:bottom w:val="single" w:sz="6" w:space="0" w:color="E6E6E6"/>
              <w:right w:val="single" w:sz="6" w:space="0" w:color="E6E6E6"/>
            </w:tcBorders>
            <w:hideMark/>
          </w:tcPr>
          <w:p w14:paraId="13599DA5" w14:textId="385E0433" w:rsidR="00932CEA" w:rsidRPr="0031155A" w:rsidRDefault="00932CEA" w:rsidP="00932CEA">
            <w:r w:rsidRPr="004670DF">
              <w:rPr>
                <w:color w:val="24303B"/>
                <w:kern w:val="0"/>
                <w:lang w:eastAsia="nl-BE"/>
                <w14:ligatures w14:val="none"/>
              </w:rPr>
              <w:t>0 1 2</w:t>
            </w:r>
          </w:p>
        </w:tc>
      </w:tr>
      <w:tr w:rsidR="00932CEA" w:rsidRPr="0031155A" w14:paraId="51CEBF3E" w14:textId="77777777" w:rsidTr="00A704E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CA04873" w14:textId="77777777" w:rsidR="00932CEA" w:rsidRPr="0031155A" w:rsidRDefault="00932CEA" w:rsidP="00932CEA">
            <w:r w:rsidRPr="0031155A">
              <w:rPr>
                <w:color w:val="24303B"/>
              </w:rPr>
              <w:t>Eelt genoemd</w:t>
            </w:r>
          </w:p>
        </w:tc>
        <w:tc>
          <w:tcPr>
            <w:tcW w:w="0" w:type="auto"/>
            <w:tcBorders>
              <w:top w:val="single" w:sz="6" w:space="0" w:color="E6E6E6"/>
              <w:left w:val="single" w:sz="6" w:space="0" w:color="E6E6E6"/>
              <w:bottom w:val="single" w:sz="6" w:space="0" w:color="E6E6E6"/>
              <w:right w:val="single" w:sz="6" w:space="0" w:color="E6E6E6"/>
            </w:tcBorders>
            <w:hideMark/>
          </w:tcPr>
          <w:p w14:paraId="4C0819F3" w14:textId="09D3F49E" w:rsidR="00932CEA" w:rsidRPr="0031155A" w:rsidRDefault="00932CEA" w:rsidP="00932CEA">
            <w:r w:rsidRPr="004670DF">
              <w:rPr>
                <w:color w:val="24303B"/>
                <w:kern w:val="0"/>
                <w:lang w:eastAsia="nl-BE"/>
                <w14:ligatures w14:val="none"/>
              </w:rPr>
              <w:t>0 1 2</w:t>
            </w:r>
          </w:p>
        </w:tc>
      </w:tr>
      <w:tr w:rsidR="00932CEA" w:rsidRPr="0031155A" w14:paraId="3CCFCFEF" w14:textId="77777777" w:rsidTr="00A704E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38B9AEC" w14:textId="77777777" w:rsidR="00932CEA" w:rsidRPr="0031155A" w:rsidRDefault="00932CEA" w:rsidP="00932CEA">
            <w:r w:rsidRPr="0031155A">
              <w:rPr>
                <w:color w:val="24303B"/>
              </w:rPr>
              <w:t>Likdoorns genoemd</w:t>
            </w:r>
          </w:p>
        </w:tc>
        <w:tc>
          <w:tcPr>
            <w:tcW w:w="0" w:type="auto"/>
            <w:tcBorders>
              <w:top w:val="single" w:sz="6" w:space="0" w:color="E6E6E6"/>
              <w:left w:val="single" w:sz="6" w:space="0" w:color="E6E6E6"/>
              <w:bottom w:val="single" w:sz="6" w:space="0" w:color="E6E6E6"/>
              <w:right w:val="single" w:sz="6" w:space="0" w:color="E6E6E6"/>
            </w:tcBorders>
            <w:hideMark/>
          </w:tcPr>
          <w:p w14:paraId="1DC30AB5" w14:textId="235C0DF1" w:rsidR="00932CEA" w:rsidRPr="0031155A" w:rsidRDefault="00932CEA" w:rsidP="00932CEA">
            <w:r w:rsidRPr="004670DF">
              <w:rPr>
                <w:color w:val="24303B"/>
                <w:kern w:val="0"/>
                <w:lang w:eastAsia="nl-BE"/>
                <w14:ligatures w14:val="none"/>
              </w:rPr>
              <w:t>0 1 2</w:t>
            </w:r>
          </w:p>
        </w:tc>
      </w:tr>
      <w:tr w:rsidR="00932CEA" w:rsidRPr="0031155A" w14:paraId="5C751D2B" w14:textId="77777777" w:rsidTr="00A704E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B68C8B0" w14:textId="77777777" w:rsidR="00932CEA" w:rsidRPr="0031155A" w:rsidRDefault="00932CEA" w:rsidP="00932CEA">
            <w:r w:rsidRPr="0031155A">
              <w:rPr>
                <w:color w:val="24303B"/>
              </w:rPr>
              <w:t>Vormveranderingen genoemd</w:t>
            </w:r>
          </w:p>
        </w:tc>
        <w:tc>
          <w:tcPr>
            <w:tcW w:w="0" w:type="auto"/>
            <w:tcBorders>
              <w:top w:val="single" w:sz="6" w:space="0" w:color="E6E6E6"/>
              <w:left w:val="single" w:sz="6" w:space="0" w:color="E6E6E6"/>
              <w:bottom w:val="single" w:sz="6" w:space="0" w:color="E6E6E6"/>
              <w:right w:val="single" w:sz="6" w:space="0" w:color="E6E6E6"/>
            </w:tcBorders>
            <w:hideMark/>
          </w:tcPr>
          <w:p w14:paraId="4DE7B8A4" w14:textId="1D8FA767" w:rsidR="00932CEA" w:rsidRPr="0031155A" w:rsidRDefault="00932CEA" w:rsidP="00932CEA">
            <w:r w:rsidRPr="004670DF">
              <w:rPr>
                <w:color w:val="24303B"/>
                <w:kern w:val="0"/>
                <w:lang w:eastAsia="nl-BE"/>
                <w14:ligatures w14:val="none"/>
              </w:rPr>
              <w:t>0 1 2</w:t>
            </w:r>
          </w:p>
        </w:tc>
      </w:tr>
    </w:tbl>
    <w:p w14:paraId="13ECD596" w14:textId="77777777" w:rsidR="0031155A" w:rsidRPr="0031155A" w:rsidRDefault="0031155A" w:rsidP="0031155A">
      <w:pPr>
        <w:rPr>
          <w:b/>
          <w:bCs/>
        </w:rPr>
      </w:pPr>
      <w:r w:rsidRPr="0031155A">
        <w:rPr>
          <w:b/>
          <w:bCs/>
          <w:color w:val="123A5F"/>
        </w:rPr>
        <w:t>Hulpmiddelen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88"/>
        <w:gridCol w:w="717"/>
      </w:tblGrid>
      <w:tr w:rsidR="00932CEA" w:rsidRPr="0031155A" w14:paraId="57D539D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FCAA298" w14:textId="77777777" w:rsidR="00932CEA" w:rsidRPr="0031155A" w:rsidRDefault="00932CEA" w:rsidP="0031155A">
            <w:pPr>
              <w:rPr>
                <w:b/>
                <w:bCs/>
              </w:rPr>
            </w:pPr>
            <w:r w:rsidRPr="0031155A">
              <w:rPr>
                <w:b/>
                <w:bCs/>
                <w:color w:val="123A5F"/>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BCCAFE2" w14:textId="4E48C6E5" w:rsidR="00932CEA" w:rsidRPr="0031155A" w:rsidRDefault="00932CEA" w:rsidP="0031155A">
            <w:pPr>
              <w:rPr>
                <w:b/>
                <w:bCs/>
              </w:rPr>
            </w:pPr>
            <w:r>
              <w:rPr>
                <w:b/>
                <w:bCs/>
                <w:color w:val="123A5F"/>
              </w:rPr>
              <w:t>Score</w:t>
            </w:r>
          </w:p>
        </w:tc>
      </w:tr>
      <w:tr w:rsidR="00932CEA" w:rsidRPr="0031155A" w14:paraId="29257FB3" w14:textId="77777777" w:rsidTr="00AC678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A18EA2A" w14:textId="77777777" w:rsidR="00932CEA" w:rsidRPr="0031155A" w:rsidRDefault="00932CEA" w:rsidP="00932CEA">
            <w:r w:rsidRPr="0031155A">
              <w:rPr>
                <w:color w:val="24303B"/>
              </w:rPr>
              <w:t>Goede verlichting besproken</w:t>
            </w:r>
          </w:p>
        </w:tc>
        <w:tc>
          <w:tcPr>
            <w:tcW w:w="0" w:type="auto"/>
            <w:tcBorders>
              <w:top w:val="single" w:sz="6" w:space="0" w:color="E6E6E6"/>
              <w:left w:val="single" w:sz="6" w:space="0" w:color="E6E6E6"/>
              <w:bottom w:val="single" w:sz="6" w:space="0" w:color="E6E6E6"/>
              <w:right w:val="single" w:sz="6" w:space="0" w:color="E6E6E6"/>
            </w:tcBorders>
            <w:hideMark/>
          </w:tcPr>
          <w:p w14:paraId="18DC06CE" w14:textId="29EA3FC1" w:rsidR="00932CEA" w:rsidRPr="0031155A" w:rsidRDefault="00932CEA" w:rsidP="00932CEA">
            <w:r w:rsidRPr="002F03E1">
              <w:rPr>
                <w:color w:val="24303B"/>
                <w:kern w:val="0"/>
                <w:lang w:eastAsia="nl-BE"/>
                <w14:ligatures w14:val="none"/>
              </w:rPr>
              <w:t>0 1 2</w:t>
            </w:r>
          </w:p>
        </w:tc>
      </w:tr>
      <w:tr w:rsidR="00932CEA" w:rsidRPr="0031155A" w14:paraId="6BC6905B" w14:textId="77777777" w:rsidTr="00AC678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EA0B113" w14:textId="77777777" w:rsidR="00932CEA" w:rsidRPr="0031155A" w:rsidRDefault="00932CEA" w:rsidP="00932CEA">
            <w:r w:rsidRPr="0031155A">
              <w:rPr>
                <w:color w:val="24303B"/>
              </w:rPr>
              <w:t>Bril indien nodig besproken</w:t>
            </w:r>
          </w:p>
        </w:tc>
        <w:tc>
          <w:tcPr>
            <w:tcW w:w="0" w:type="auto"/>
            <w:tcBorders>
              <w:top w:val="single" w:sz="6" w:space="0" w:color="E6E6E6"/>
              <w:left w:val="single" w:sz="6" w:space="0" w:color="E6E6E6"/>
              <w:bottom w:val="single" w:sz="6" w:space="0" w:color="E6E6E6"/>
              <w:right w:val="single" w:sz="6" w:space="0" w:color="E6E6E6"/>
            </w:tcBorders>
            <w:hideMark/>
          </w:tcPr>
          <w:p w14:paraId="15B5DE7A" w14:textId="1A9CA908" w:rsidR="00932CEA" w:rsidRPr="0031155A" w:rsidRDefault="00932CEA" w:rsidP="00932CEA">
            <w:r w:rsidRPr="002F03E1">
              <w:rPr>
                <w:color w:val="24303B"/>
                <w:kern w:val="0"/>
                <w:lang w:eastAsia="nl-BE"/>
                <w14:ligatures w14:val="none"/>
              </w:rPr>
              <w:t>0 1 2</w:t>
            </w:r>
          </w:p>
        </w:tc>
      </w:tr>
      <w:tr w:rsidR="00932CEA" w:rsidRPr="0031155A" w14:paraId="0F6F1E1E" w14:textId="77777777" w:rsidTr="00AC678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B9CE2DB" w14:textId="77777777" w:rsidR="00932CEA" w:rsidRPr="0031155A" w:rsidRDefault="00932CEA" w:rsidP="00932CEA">
            <w:r w:rsidRPr="0031155A">
              <w:rPr>
                <w:color w:val="24303B"/>
              </w:rPr>
              <w:t>Spiegelgebruik besproken</w:t>
            </w:r>
          </w:p>
        </w:tc>
        <w:tc>
          <w:tcPr>
            <w:tcW w:w="0" w:type="auto"/>
            <w:tcBorders>
              <w:top w:val="single" w:sz="6" w:space="0" w:color="E6E6E6"/>
              <w:left w:val="single" w:sz="6" w:space="0" w:color="E6E6E6"/>
              <w:bottom w:val="single" w:sz="6" w:space="0" w:color="E6E6E6"/>
              <w:right w:val="single" w:sz="6" w:space="0" w:color="E6E6E6"/>
            </w:tcBorders>
            <w:hideMark/>
          </w:tcPr>
          <w:p w14:paraId="0CB7B66A" w14:textId="070D4A30" w:rsidR="00932CEA" w:rsidRPr="0031155A" w:rsidRDefault="00932CEA" w:rsidP="00932CEA">
            <w:r w:rsidRPr="002F03E1">
              <w:rPr>
                <w:color w:val="24303B"/>
                <w:kern w:val="0"/>
                <w:lang w:eastAsia="nl-BE"/>
                <w14:ligatures w14:val="none"/>
              </w:rPr>
              <w:t>0 1 2</w:t>
            </w:r>
          </w:p>
        </w:tc>
      </w:tr>
      <w:tr w:rsidR="00932CEA" w:rsidRPr="0031155A" w14:paraId="3674B4FD" w14:textId="77777777" w:rsidTr="00AC678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4E31F0B" w14:textId="77777777" w:rsidR="00932CEA" w:rsidRPr="0031155A" w:rsidRDefault="00932CEA" w:rsidP="00932CEA">
            <w:r w:rsidRPr="0031155A">
              <w:rPr>
                <w:color w:val="24303B"/>
              </w:rPr>
              <w:t>Demonstratie uitgevoerd</w:t>
            </w:r>
          </w:p>
        </w:tc>
        <w:tc>
          <w:tcPr>
            <w:tcW w:w="0" w:type="auto"/>
            <w:tcBorders>
              <w:top w:val="single" w:sz="6" w:space="0" w:color="E6E6E6"/>
              <w:left w:val="single" w:sz="6" w:space="0" w:color="E6E6E6"/>
              <w:bottom w:val="single" w:sz="6" w:space="0" w:color="E6E6E6"/>
              <w:right w:val="single" w:sz="6" w:space="0" w:color="E6E6E6"/>
            </w:tcBorders>
            <w:hideMark/>
          </w:tcPr>
          <w:p w14:paraId="082AC10A" w14:textId="23E3C258" w:rsidR="00932CEA" w:rsidRPr="0031155A" w:rsidRDefault="00932CEA" w:rsidP="00932CEA">
            <w:r w:rsidRPr="002F03E1">
              <w:rPr>
                <w:color w:val="24303B"/>
                <w:kern w:val="0"/>
                <w:lang w:eastAsia="nl-BE"/>
                <w14:ligatures w14:val="none"/>
              </w:rPr>
              <w:t>0 1 2</w:t>
            </w:r>
          </w:p>
        </w:tc>
      </w:tr>
      <w:tr w:rsidR="00932CEA" w:rsidRPr="0031155A" w14:paraId="4B6A94D8" w14:textId="77777777" w:rsidTr="00AC678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650286D" w14:textId="77777777" w:rsidR="00932CEA" w:rsidRPr="0031155A" w:rsidRDefault="00932CEA" w:rsidP="00932CEA">
            <w:r w:rsidRPr="0031155A">
              <w:rPr>
                <w:color w:val="24303B"/>
              </w:rPr>
              <w:t>Patiënt geoefend</w:t>
            </w:r>
          </w:p>
        </w:tc>
        <w:tc>
          <w:tcPr>
            <w:tcW w:w="0" w:type="auto"/>
            <w:tcBorders>
              <w:top w:val="single" w:sz="6" w:space="0" w:color="E6E6E6"/>
              <w:left w:val="single" w:sz="6" w:space="0" w:color="E6E6E6"/>
              <w:bottom w:val="single" w:sz="6" w:space="0" w:color="E6E6E6"/>
              <w:right w:val="single" w:sz="6" w:space="0" w:color="E6E6E6"/>
            </w:tcBorders>
            <w:hideMark/>
          </w:tcPr>
          <w:p w14:paraId="3C2BA142" w14:textId="73A37891" w:rsidR="00932CEA" w:rsidRPr="0031155A" w:rsidRDefault="00932CEA" w:rsidP="00932CEA">
            <w:r w:rsidRPr="002F03E1">
              <w:rPr>
                <w:color w:val="24303B"/>
                <w:kern w:val="0"/>
                <w:lang w:eastAsia="nl-BE"/>
                <w14:ligatures w14:val="none"/>
              </w:rPr>
              <w:t>0 1 2</w:t>
            </w:r>
          </w:p>
        </w:tc>
      </w:tr>
      <w:tr w:rsidR="00932CEA" w:rsidRPr="0031155A" w14:paraId="1B3C479E" w14:textId="77777777" w:rsidTr="00AC678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2DCFBC8" w14:textId="77777777" w:rsidR="00932CEA" w:rsidRPr="0031155A" w:rsidRDefault="00932CEA" w:rsidP="00932CEA">
            <w:r w:rsidRPr="0031155A">
              <w:rPr>
                <w:color w:val="24303B"/>
              </w:rPr>
              <w:t>Feedback gegeven op oefening</w:t>
            </w:r>
          </w:p>
        </w:tc>
        <w:tc>
          <w:tcPr>
            <w:tcW w:w="0" w:type="auto"/>
            <w:tcBorders>
              <w:top w:val="single" w:sz="6" w:space="0" w:color="E6E6E6"/>
              <w:left w:val="single" w:sz="6" w:space="0" w:color="E6E6E6"/>
              <w:bottom w:val="single" w:sz="6" w:space="0" w:color="E6E6E6"/>
              <w:right w:val="single" w:sz="6" w:space="0" w:color="E6E6E6"/>
            </w:tcBorders>
            <w:hideMark/>
          </w:tcPr>
          <w:p w14:paraId="02B41548" w14:textId="61554145" w:rsidR="00932CEA" w:rsidRPr="0031155A" w:rsidRDefault="00932CEA" w:rsidP="00932CEA">
            <w:r w:rsidRPr="002F03E1">
              <w:rPr>
                <w:color w:val="24303B"/>
                <w:kern w:val="0"/>
                <w:lang w:eastAsia="nl-BE"/>
                <w14:ligatures w14:val="none"/>
              </w:rPr>
              <w:t>0 1 2</w:t>
            </w:r>
          </w:p>
        </w:tc>
      </w:tr>
    </w:tbl>
    <w:p w14:paraId="72943217" w14:textId="77777777" w:rsidR="0031155A" w:rsidRPr="0031155A" w:rsidRDefault="00E72165" w:rsidP="0031155A">
      <w:r>
        <w:rPr>
          <w:color w:val="24303B"/>
        </w:rPr>
        <w:pict w14:anchorId="315C4B07">
          <v:rect id="_x0000_i1027" style="width:0;height:1.5pt" o:hralign="center" o:hrstd="t" o:hr="t" fillcolor="#a0a0a0" stroked="f"/>
        </w:pict>
      </w:r>
    </w:p>
    <w:p w14:paraId="3A529750" w14:textId="59032624" w:rsidR="0031155A" w:rsidRPr="0031155A" w:rsidRDefault="0031155A" w:rsidP="0031155A">
      <w:pPr>
        <w:rPr>
          <w:b/>
          <w:bCs/>
        </w:rPr>
      </w:pPr>
      <w:r w:rsidRPr="0031155A">
        <w:rPr>
          <w:b/>
          <w:bCs/>
          <w:color w:val="123A5F"/>
        </w:rPr>
        <w:lastRenderedPageBreak/>
        <w:t>C. Inhoudsfidelity: omgaan met eelt, nagels en wondjes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03"/>
        <w:gridCol w:w="717"/>
      </w:tblGrid>
      <w:tr w:rsidR="00932CEA" w:rsidRPr="0031155A" w14:paraId="79AC754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D83B4C1" w14:textId="77777777" w:rsidR="00932CEA" w:rsidRPr="0031155A" w:rsidRDefault="00932CEA" w:rsidP="0031155A">
            <w:pPr>
              <w:rPr>
                <w:b/>
                <w:bCs/>
              </w:rPr>
            </w:pPr>
            <w:r w:rsidRPr="0031155A">
              <w:rPr>
                <w:b/>
                <w:bCs/>
                <w:color w:val="123A5F"/>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0B9F7AE" w14:textId="0E519AF8" w:rsidR="00932CEA" w:rsidRPr="0031155A" w:rsidRDefault="00932CEA" w:rsidP="0031155A">
            <w:pPr>
              <w:rPr>
                <w:b/>
                <w:bCs/>
              </w:rPr>
            </w:pPr>
            <w:r>
              <w:rPr>
                <w:b/>
                <w:bCs/>
                <w:color w:val="123A5F"/>
              </w:rPr>
              <w:t>Score</w:t>
            </w:r>
          </w:p>
        </w:tc>
      </w:tr>
      <w:tr w:rsidR="00932CEA" w:rsidRPr="0031155A" w14:paraId="56C7DC1B" w14:textId="77777777" w:rsidTr="0000759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81D3A61" w14:textId="77777777" w:rsidR="00932CEA" w:rsidRPr="0031155A" w:rsidRDefault="00932CEA" w:rsidP="00932CEA">
            <w:r w:rsidRPr="0031155A">
              <w:rPr>
                <w:color w:val="24303B"/>
              </w:rPr>
              <w:t>Niet zelf eelt verwijderen besproken</w:t>
            </w:r>
          </w:p>
        </w:tc>
        <w:tc>
          <w:tcPr>
            <w:tcW w:w="0" w:type="auto"/>
            <w:tcBorders>
              <w:top w:val="single" w:sz="6" w:space="0" w:color="E6E6E6"/>
              <w:left w:val="single" w:sz="6" w:space="0" w:color="E6E6E6"/>
              <w:bottom w:val="single" w:sz="6" w:space="0" w:color="E6E6E6"/>
              <w:right w:val="single" w:sz="6" w:space="0" w:color="E6E6E6"/>
            </w:tcBorders>
            <w:hideMark/>
          </w:tcPr>
          <w:p w14:paraId="44557D9F" w14:textId="01056B43" w:rsidR="00932CEA" w:rsidRPr="0031155A" w:rsidRDefault="00932CEA" w:rsidP="00932CEA">
            <w:r w:rsidRPr="002541A4">
              <w:rPr>
                <w:color w:val="24303B"/>
                <w:kern w:val="0"/>
                <w:lang w:eastAsia="nl-BE"/>
                <w14:ligatures w14:val="none"/>
              </w:rPr>
              <w:t>0 1 2</w:t>
            </w:r>
          </w:p>
        </w:tc>
      </w:tr>
      <w:tr w:rsidR="00932CEA" w:rsidRPr="0031155A" w14:paraId="092649B2" w14:textId="77777777" w:rsidTr="0000759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C53D83E" w14:textId="77777777" w:rsidR="00932CEA" w:rsidRPr="0031155A" w:rsidRDefault="00932CEA" w:rsidP="00932CEA">
            <w:r w:rsidRPr="0031155A">
              <w:rPr>
                <w:color w:val="24303B"/>
              </w:rPr>
              <w:t>Niet zelf likdoorns verwijderen besproken</w:t>
            </w:r>
          </w:p>
        </w:tc>
        <w:tc>
          <w:tcPr>
            <w:tcW w:w="0" w:type="auto"/>
            <w:tcBorders>
              <w:top w:val="single" w:sz="6" w:space="0" w:color="E6E6E6"/>
              <w:left w:val="single" w:sz="6" w:space="0" w:color="E6E6E6"/>
              <w:bottom w:val="single" w:sz="6" w:space="0" w:color="E6E6E6"/>
              <w:right w:val="single" w:sz="6" w:space="0" w:color="E6E6E6"/>
            </w:tcBorders>
            <w:hideMark/>
          </w:tcPr>
          <w:p w14:paraId="479B9399" w14:textId="47F0959F" w:rsidR="00932CEA" w:rsidRPr="0031155A" w:rsidRDefault="00932CEA" w:rsidP="00932CEA">
            <w:r w:rsidRPr="002541A4">
              <w:rPr>
                <w:color w:val="24303B"/>
                <w:kern w:val="0"/>
                <w:lang w:eastAsia="nl-BE"/>
                <w14:ligatures w14:val="none"/>
              </w:rPr>
              <w:t>0 1 2</w:t>
            </w:r>
          </w:p>
        </w:tc>
      </w:tr>
      <w:tr w:rsidR="00932CEA" w:rsidRPr="0031155A" w14:paraId="3FB68C91" w14:textId="77777777" w:rsidTr="0000759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CE5F374" w14:textId="77777777" w:rsidR="00932CEA" w:rsidRPr="0031155A" w:rsidRDefault="00932CEA" w:rsidP="00932CEA">
            <w:r w:rsidRPr="0031155A">
              <w:rPr>
                <w:color w:val="24303B"/>
              </w:rPr>
              <w:t>Professionele hulp geadviseerd</w:t>
            </w:r>
          </w:p>
        </w:tc>
        <w:tc>
          <w:tcPr>
            <w:tcW w:w="0" w:type="auto"/>
            <w:tcBorders>
              <w:top w:val="single" w:sz="6" w:space="0" w:color="E6E6E6"/>
              <w:left w:val="single" w:sz="6" w:space="0" w:color="E6E6E6"/>
              <w:bottom w:val="single" w:sz="6" w:space="0" w:color="E6E6E6"/>
              <w:right w:val="single" w:sz="6" w:space="0" w:color="E6E6E6"/>
            </w:tcBorders>
            <w:hideMark/>
          </w:tcPr>
          <w:p w14:paraId="3CB96F0D" w14:textId="73A8DC03" w:rsidR="00932CEA" w:rsidRPr="0031155A" w:rsidRDefault="00932CEA" w:rsidP="00932CEA">
            <w:r w:rsidRPr="002541A4">
              <w:rPr>
                <w:color w:val="24303B"/>
                <w:kern w:val="0"/>
                <w:lang w:eastAsia="nl-BE"/>
                <w14:ligatures w14:val="none"/>
              </w:rPr>
              <w:t>0 1 2</w:t>
            </w:r>
          </w:p>
        </w:tc>
      </w:tr>
      <w:tr w:rsidR="00932CEA" w:rsidRPr="0031155A" w14:paraId="42F6260F" w14:textId="77777777" w:rsidTr="0000759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93B7276" w14:textId="77777777" w:rsidR="00932CEA" w:rsidRPr="0031155A" w:rsidRDefault="00932CEA" w:rsidP="00932CEA">
            <w:r w:rsidRPr="0031155A">
              <w:rPr>
                <w:color w:val="24303B"/>
              </w:rPr>
              <w:t>Nagelknipper afgeraden</w:t>
            </w:r>
          </w:p>
        </w:tc>
        <w:tc>
          <w:tcPr>
            <w:tcW w:w="0" w:type="auto"/>
            <w:tcBorders>
              <w:top w:val="single" w:sz="6" w:space="0" w:color="E6E6E6"/>
              <w:left w:val="single" w:sz="6" w:space="0" w:color="E6E6E6"/>
              <w:bottom w:val="single" w:sz="6" w:space="0" w:color="E6E6E6"/>
              <w:right w:val="single" w:sz="6" w:space="0" w:color="E6E6E6"/>
            </w:tcBorders>
            <w:hideMark/>
          </w:tcPr>
          <w:p w14:paraId="58A30643" w14:textId="300D4FEF" w:rsidR="00932CEA" w:rsidRPr="0031155A" w:rsidRDefault="00932CEA" w:rsidP="00932CEA">
            <w:r w:rsidRPr="002541A4">
              <w:rPr>
                <w:color w:val="24303B"/>
                <w:kern w:val="0"/>
                <w:lang w:eastAsia="nl-BE"/>
                <w14:ligatures w14:val="none"/>
              </w:rPr>
              <w:t>0 1 2</w:t>
            </w:r>
          </w:p>
        </w:tc>
      </w:tr>
      <w:tr w:rsidR="00932CEA" w:rsidRPr="0031155A" w14:paraId="42122119" w14:textId="77777777" w:rsidTr="0000759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81EE63C" w14:textId="77777777" w:rsidR="00932CEA" w:rsidRPr="0031155A" w:rsidRDefault="00932CEA" w:rsidP="00932CEA">
            <w:r w:rsidRPr="0031155A">
              <w:rPr>
                <w:color w:val="24303B"/>
              </w:rPr>
              <w:t>Nagelvijl aanbevolen</w:t>
            </w:r>
          </w:p>
        </w:tc>
        <w:tc>
          <w:tcPr>
            <w:tcW w:w="0" w:type="auto"/>
            <w:tcBorders>
              <w:top w:val="single" w:sz="6" w:space="0" w:color="E6E6E6"/>
              <w:left w:val="single" w:sz="6" w:space="0" w:color="E6E6E6"/>
              <w:bottom w:val="single" w:sz="6" w:space="0" w:color="E6E6E6"/>
              <w:right w:val="single" w:sz="6" w:space="0" w:color="E6E6E6"/>
            </w:tcBorders>
            <w:hideMark/>
          </w:tcPr>
          <w:p w14:paraId="5473955D" w14:textId="09C04C95" w:rsidR="00932CEA" w:rsidRPr="0031155A" w:rsidRDefault="00932CEA" w:rsidP="00932CEA">
            <w:r w:rsidRPr="002541A4">
              <w:rPr>
                <w:color w:val="24303B"/>
                <w:kern w:val="0"/>
                <w:lang w:eastAsia="nl-BE"/>
                <w14:ligatures w14:val="none"/>
              </w:rPr>
              <w:t>0 1 2</w:t>
            </w:r>
          </w:p>
        </w:tc>
      </w:tr>
      <w:tr w:rsidR="00932CEA" w:rsidRPr="0031155A" w14:paraId="2AFE8AF8" w14:textId="77777777" w:rsidTr="0000759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C8C8390" w14:textId="77777777" w:rsidR="00932CEA" w:rsidRPr="0031155A" w:rsidRDefault="00932CEA" w:rsidP="00932CEA">
            <w:r w:rsidRPr="0031155A">
              <w:rPr>
                <w:color w:val="24303B"/>
              </w:rPr>
              <w:t>Arts contacteren bij wondjes besproken</w:t>
            </w:r>
          </w:p>
        </w:tc>
        <w:tc>
          <w:tcPr>
            <w:tcW w:w="0" w:type="auto"/>
            <w:tcBorders>
              <w:top w:val="single" w:sz="6" w:space="0" w:color="E6E6E6"/>
              <w:left w:val="single" w:sz="6" w:space="0" w:color="E6E6E6"/>
              <w:bottom w:val="single" w:sz="6" w:space="0" w:color="E6E6E6"/>
              <w:right w:val="single" w:sz="6" w:space="0" w:color="E6E6E6"/>
            </w:tcBorders>
            <w:hideMark/>
          </w:tcPr>
          <w:p w14:paraId="45A01017" w14:textId="3146B1EB" w:rsidR="00932CEA" w:rsidRPr="0031155A" w:rsidRDefault="00932CEA" w:rsidP="00932CEA">
            <w:r w:rsidRPr="002541A4">
              <w:rPr>
                <w:color w:val="24303B"/>
                <w:kern w:val="0"/>
                <w:lang w:eastAsia="nl-BE"/>
                <w14:ligatures w14:val="none"/>
              </w:rPr>
              <w:t>0 1 2</w:t>
            </w:r>
          </w:p>
        </w:tc>
      </w:tr>
      <w:tr w:rsidR="00932CEA" w:rsidRPr="0031155A" w14:paraId="280314CC" w14:textId="77777777" w:rsidTr="0000759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226086A" w14:textId="77777777" w:rsidR="00932CEA" w:rsidRPr="0031155A" w:rsidRDefault="00932CEA" w:rsidP="00932CEA">
            <w:r w:rsidRPr="0031155A">
              <w:rPr>
                <w:color w:val="24303B"/>
              </w:rPr>
              <w:t>Belang van snelle contactname benadrukt</w:t>
            </w:r>
          </w:p>
        </w:tc>
        <w:tc>
          <w:tcPr>
            <w:tcW w:w="0" w:type="auto"/>
            <w:tcBorders>
              <w:top w:val="single" w:sz="6" w:space="0" w:color="E6E6E6"/>
              <w:left w:val="single" w:sz="6" w:space="0" w:color="E6E6E6"/>
              <w:bottom w:val="single" w:sz="6" w:space="0" w:color="E6E6E6"/>
              <w:right w:val="single" w:sz="6" w:space="0" w:color="E6E6E6"/>
            </w:tcBorders>
            <w:hideMark/>
          </w:tcPr>
          <w:p w14:paraId="081D8674" w14:textId="00244A49" w:rsidR="00932CEA" w:rsidRPr="0031155A" w:rsidRDefault="00932CEA" w:rsidP="00932CEA">
            <w:r w:rsidRPr="002541A4">
              <w:rPr>
                <w:color w:val="24303B"/>
                <w:kern w:val="0"/>
                <w:lang w:eastAsia="nl-BE"/>
                <w14:ligatures w14:val="none"/>
              </w:rPr>
              <w:t>0 1 2</w:t>
            </w:r>
          </w:p>
        </w:tc>
      </w:tr>
    </w:tbl>
    <w:p w14:paraId="1941993F" w14:textId="77777777" w:rsidR="0031155A" w:rsidRPr="0031155A" w:rsidRDefault="00E72165" w:rsidP="0031155A">
      <w:r>
        <w:rPr>
          <w:color w:val="24303B"/>
        </w:rPr>
        <w:pict w14:anchorId="3CB70CF5">
          <v:rect id="_x0000_i1028" style="width:0;height:1.5pt" o:hralign="center" o:hrstd="t" o:hr="t" fillcolor="#a0a0a0" stroked="f"/>
        </w:pict>
      </w:r>
    </w:p>
    <w:p w14:paraId="04A0D624" w14:textId="77777777" w:rsidR="0031155A" w:rsidRPr="0031155A" w:rsidRDefault="0031155A" w:rsidP="0031155A">
      <w:pPr>
        <w:rPr>
          <w:b/>
          <w:bCs/>
        </w:rPr>
      </w:pPr>
      <w:r w:rsidRPr="0031155A">
        <w:rPr>
          <w:b/>
          <w:bCs/>
          <w:color w:val="123A5F"/>
        </w:rPr>
        <w:t>D. Inhoudsfidelity: wassen van de voeten</w:t>
      </w:r>
    </w:p>
    <w:p w14:paraId="2943C4CC" w14:textId="77777777" w:rsidR="0031155A" w:rsidRPr="0031155A" w:rsidRDefault="0031155A" w:rsidP="0031155A">
      <w:pPr>
        <w:rPr>
          <w:b/>
          <w:bCs/>
        </w:rPr>
      </w:pPr>
      <w:r w:rsidRPr="0031155A">
        <w:rPr>
          <w:b/>
          <w:bCs/>
          <w:color w:val="123A5F"/>
        </w:rPr>
        <w:t>Voeten wassen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11"/>
        <w:gridCol w:w="717"/>
      </w:tblGrid>
      <w:tr w:rsidR="00CF0589" w:rsidRPr="0031155A" w14:paraId="3E91EDA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7E195E9" w14:textId="77777777" w:rsidR="00CF0589" w:rsidRPr="0031155A" w:rsidRDefault="00CF0589" w:rsidP="0031155A">
            <w:pPr>
              <w:rPr>
                <w:b/>
                <w:bCs/>
              </w:rPr>
            </w:pPr>
            <w:r w:rsidRPr="0031155A">
              <w:rPr>
                <w:b/>
                <w:bCs/>
                <w:color w:val="123A5F"/>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440D048" w14:textId="2797EB7D" w:rsidR="00CF0589" w:rsidRPr="0031155A" w:rsidRDefault="00CF0589" w:rsidP="0031155A">
            <w:pPr>
              <w:rPr>
                <w:b/>
                <w:bCs/>
              </w:rPr>
            </w:pPr>
            <w:r>
              <w:rPr>
                <w:b/>
                <w:bCs/>
                <w:color w:val="123A5F"/>
              </w:rPr>
              <w:t>Score</w:t>
            </w:r>
          </w:p>
        </w:tc>
      </w:tr>
      <w:tr w:rsidR="00CF0589" w:rsidRPr="0031155A" w14:paraId="382C1884" w14:textId="77777777" w:rsidTr="00367A60">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F567781" w14:textId="77777777" w:rsidR="00CF0589" w:rsidRPr="0031155A" w:rsidRDefault="00CF0589" w:rsidP="00CF0589">
            <w:r w:rsidRPr="0031155A">
              <w:rPr>
                <w:color w:val="24303B"/>
              </w:rPr>
              <w:t>Dagelijks wassen aanbevolen</w:t>
            </w:r>
          </w:p>
        </w:tc>
        <w:tc>
          <w:tcPr>
            <w:tcW w:w="0" w:type="auto"/>
            <w:tcBorders>
              <w:top w:val="single" w:sz="6" w:space="0" w:color="E6E6E6"/>
              <w:left w:val="single" w:sz="6" w:space="0" w:color="E6E6E6"/>
              <w:bottom w:val="single" w:sz="6" w:space="0" w:color="E6E6E6"/>
              <w:right w:val="single" w:sz="6" w:space="0" w:color="E6E6E6"/>
            </w:tcBorders>
            <w:hideMark/>
          </w:tcPr>
          <w:p w14:paraId="33338248" w14:textId="1A6D82AB" w:rsidR="00CF0589" w:rsidRPr="0031155A" w:rsidRDefault="00CF0589" w:rsidP="00CF0589">
            <w:r w:rsidRPr="00EC7820">
              <w:rPr>
                <w:color w:val="24303B"/>
                <w:kern w:val="0"/>
                <w:lang w:eastAsia="nl-BE"/>
                <w14:ligatures w14:val="none"/>
              </w:rPr>
              <w:t>0 1 2</w:t>
            </w:r>
          </w:p>
        </w:tc>
      </w:tr>
      <w:tr w:rsidR="00CF0589" w:rsidRPr="0031155A" w14:paraId="103A393E" w14:textId="77777777" w:rsidTr="00367A60">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EB547E3" w14:textId="77777777" w:rsidR="00CF0589" w:rsidRPr="0031155A" w:rsidRDefault="00CF0589" w:rsidP="00CF0589">
            <w:r w:rsidRPr="0031155A">
              <w:rPr>
                <w:color w:val="24303B"/>
              </w:rPr>
              <w:t>Maximale temperatuur 37°C besproken</w:t>
            </w:r>
          </w:p>
        </w:tc>
        <w:tc>
          <w:tcPr>
            <w:tcW w:w="0" w:type="auto"/>
            <w:tcBorders>
              <w:top w:val="single" w:sz="6" w:space="0" w:color="E6E6E6"/>
              <w:left w:val="single" w:sz="6" w:space="0" w:color="E6E6E6"/>
              <w:bottom w:val="single" w:sz="6" w:space="0" w:color="E6E6E6"/>
              <w:right w:val="single" w:sz="6" w:space="0" w:color="E6E6E6"/>
            </w:tcBorders>
            <w:hideMark/>
          </w:tcPr>
          <w:p w14:paraId="5B939153" w14:textId="763AACC4" w:rsidR="00CF0589" w:rsidRPr="0031155A" w:rsidRDefault="00CF0589" w:rsidP="00CF0589">
            <w:r w:rsidRPr="00EC7820">
              <w:rPr>
                <w:color w:val="24303B"/>
                <w:kern w:val="0"/>
                <w:lang w:eastAsia="nl-BE"/>
                <w14:ligatures w14:val="none"/>
              </w:rPr>
              <w:t>0 1 2</w:t>
            </w:r>
          </w:p>
        </w:tc>
      </w:tr>
      <w:tr w:rsidR="00CF0589" w:rsidRPr="0031155A" w14:paraId="76C3AF0B" w14:textId="77777777" w:rsidTr="00367A60">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4B2B34D" w14:textId="77777777" w:rsidR="00CF0589" w:rsidRPr="0031155A" w:rsidRDefault="00CF0589" w:rsidP="00CF0589">
            <w:r w:rsidRPr="0031155A">
              <w:rPr>
                <w:color w:val="24303B"/>
              </w:rPr>
              <w:t>Reden voor temperatuurbeperking uitgelegd</w:t>
            </w:r>
          </w:p>
        </w:tc>
        <w:tc>
          <w:tcPr>
            <w:tcW w:w="0" w:type="auto"/>
            <w:tcBorders>
              <w:top w:val="single" w:sz="6" w:space="0" w:color="E6E6E6"/>
              <w:left w:val="single" w:sz="6" w:space="0" w:color="E6E6E6"/>
              <w:bottom w:val="single" w:sz="6" w:space="0" w:color="E6E6E6"/>
              <w:right w:val="single" w:sz="6" w:space="0" w:color="E6E6E6"/>
            </w:tcBorders>
            <w:hideMark/>
          </w:tcPr>
          <w:p w14:paraId="76955827" w14:textId="4402C274" w:rsidR="00CF0589" w:rsidRPr="0031155A" w:rsidRDefault="00CF0589" w:rsidP="00CF0589">
            <w:r w:rsidRPr="00EC7820">
              <w:rPr>
                <w:color w:val="24303B"/>
                <w:kern w:val="0"/>
                <w:lang w:eastAsia="nl-BE"/>
                <w14:ligatures w14:val="none"/>
              </w:rPr>
              <w:t>0 1 2</w:t>
            </w:r>
          </w:p>
        </w:tc>
      </w:tr>
      <w:tr w:rsidR="00CF0589" w:rsidRPr="0031155A" w14:paraId="3277FDF0" w14:textId="77777777" w:rsidTr="00367A60">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C1F2185" w14:textId="77777777" w:rsidR="00CF0589" w:rsidRPr="0031155A" w:rsidRDefault="00CF0589" w:rsidP="00CF0589">
            <w:r w:rsidRPr="0031155A">
              <w:rPr>
                <w:color w:val="24303B"/>
              </w:rPr>
              <w:t>Voetbaden afgeraden</w:t>
            </w:r>
          </w:p>
        </w:tc>
        <w:tc>
          <w:tcPr>
            <w:tcW w:w="0" w:type="auto"/>
            <w:tcBorders>
              <w:top w:val="single" w:sz="6" w:space="0" w:color="E6E6E6"/>
              <w:left w:val="single" w:sz="6" w:space="0" w:color="E6E6E6"/>
              <w:bottom w:val="single" w:sz="6" w:space="0" w:color="E6E6E6"/>
              <w:right w:val="single" w:sz="6" w:space="0" w:color="E6E6E6"/>
            </w:tcBorders>
            <w:hideMark/>
          </w:tcPr>
          <w:p w14:paraId="6155D424" w14:textId="38EAC1AB" w:rsidR="00CF0589" w:rsidRPr="0031155A" w:rsidRDefault="00CF0589" w:rsidP="00CF0589">
            <w:r w:rsidRPr="00EC7820">
              <w:rPr>
                <w:color w:val="24303B"/>
                <w:kern w:val="0"/>
                <w:lang w:eastAsia="nl-BE"/>
                <w14:ligatures w14:val="none"/>
              </w:rPr>
              <w:t>0 1 2</w:t>
            </w:r>
          </w:p>
        </w:tc>
      </w:tr>
      <w:tr w:rsidR="00CF0589" w:rsidRPr="0031155A" w14:paraId="6ED10A25" w14:textId="77777777" w:rsidTr="00367A60">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0559E27" w14:textId="77777777" w:rsidR="00CF0589" w:rsidRPr="0031155A" w:rsidRDefault="00CF0589" w:rsidP="00CF0589">
            <w:r w:rsidRPr="0031155A">
              <w:rPr>
                <w:color w:val="24303B"/>
              </w:rPr>
              <w:t>Reden voor vermijden voetbad uitgelegd</w:t>
            </w:r>
          </w:p>
        </w:tc>
        <w:tc>
          <w:tcPr>
            <w:tcW w:w="0" w:type="auto"/>
            <w:tcBorders>
              <w:top w:val="single" w:sz="6" w:space="0" w:color="E6E6E6"/>
              <w:left w:val="single" w:sz="6" w:space="0" w:color="E6E6E6"/>
              <w:bottom w:val="single" w:sz="6" w:space="0" w:color="E6E6E6"/>
              <w:right w:val="single" w:sz="6" w:space="0" w:color="E6E6E6"/>
            </w:tcBorders>
            <w:hideMark/>
          </w:tcPr>
          <w:p w14:paraId="2FA12053" w14:textId="21149BAF" w:rsidR="00CF0589" w:rsidRPr="0031155A" w:rsidRDefault="00CF0589" w:rsidP="00CF0589">
            <w:r w:rsidRPr="00EC7820">
              <w:rPr>
                <w:color w:val="24303B"/>
                <w:kern w:val="0"/>
                <w:lang w:eastAsia="nl-BE"/>
                <w14:ligatures w14:val="none"/>
              </w:rPr>
              <w:t>0 1 2</w:t>
            </w:r>
          </w:p>
        </w:tc>
      </w:tr>
      <w:tr w:rsidR="00CF0589" w:rsidRPr="0031155A" w14:paraId="7F89188D" w14:textId="77777777" w:rsidTr="00367A60">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47F185D" w14:textId="77777777" w:rsidR="00CF0589" w:rsidRPr="0031155A" w:rsidRDefault="00CF0589" w:rsidP="00CF0589">
            <w:r w:rsidRPr="0031155A">
              <w:rPr>
                <w:color w:val="24303B"/>
              </w:rPr>
              <w:t>Goed afdrogen uitgelegd</w:t>
            </w:r>
          </w:p>
        </w:tc>
        <w:tc>
          <w:tcPr>
            <w:tcW w:w="0" w:type="auto"/>
            <w:tcBorders>
              <w:top w:val="single" w:sz="6" w:space="0" w:color="E6E6E6"/>
              <w:left w:val="single" w:sz="6" w:space="0" w:color="E6E6E6"/>
              <w:bottom w:val="single" w:sz="6" w:space="0" w:color="E6E6E6"/>
              <w:right w:val="single" w:sz="6" w:space="0" w:color="E6E6E6"/>
            </w:tcBorders>
            <w:hideMark/>
          </w:tcPr>
          <w:p w14:paraId="7AD6896A" w14:textId="2EA544E5" w:rsidR="00CF0589" w:rsidRPr="0031155A" w:rsidRDefault="00CF0589" w:rsidP="00CF0589">
            <w:r w:rsidRPr="00EC7820">
              <w:rPr>
                <w:color w:val="24303B"/>
                <w:kern w:val="0"/>
                <w:lang w:eastAsia="nl-BE"/>
                <w14:ligatures w14:val="none"/>
              </w:rPr>
              <w:t>0 1 2</w:t>
            </w:r>
          </w:p>
        </w:tc>
      </w:tr>
      <w:tr w:rsidR="00CF0589" w:rsidRPr="0031155A" w14:paraId="7C247588" w14:textId="77777777" w:rsidTr="00367A60">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97FD47B" w14:textId="77777777" w:rsidR="00CF0589" w:rsidRPr="0031155A" w:rsidRDefault="00CF0589" w:rsidP="00CF0589">
            <w:r w:rsidRPr="0031155A">
              <w:rPr>
                <w:color w:val="24303B"/>
              </w:rPr>
              <w:t>Afdrogen tussen tenen besproken</w:t>
            </w:r>
          </w:p>
        </w:tc>
        <w:tc>
          <w:tcPr>
            <w:tcW w:w="0" w:type="auto"/>
            <w:tcBorders>
              <w:top w:val="single" w:sz="6" w:space="0" w:color="E6E6E6"/>
              <w:left w:val="single" w:sz="6" w:space="0" w:color="E6E6E6"/>
              <w:bottom w:val="single" w:sz="6" w:space="0" w:color="E6E6E6"/>
              <w:right w:val="single" w:sz="6" w:space="0" w:color="E6E6E6"/>
            </w:tcBorders>
            <w:hideMark/>
          </w:tcPr>
          <w:p w14:paraId="480744E1" w14:textId="1550C123" w:rsidR="00CF0589" w:rsidRPr="0031155A" w:rsidRDefault="00CF0589" w:rsidP="00CF0589">
            <w:r w:rsidRPr="00EC7820">
              <w:rPr>
                <w:color w:val="24303B"/>
                <w:kern w:val="0"/>
                <w:lang w:eastAsia="nl-BE"/>
                <w14:ligatures w14:val="none"/>
              </w:rPr>
              <w:t>0 1 2</w:t>
            </w:r>
          </w:p>
        </w:tc>
      </w:tr>
    </w:tbl>
    <w:p w14:paraId="1DBDE276" w14:textId="77777777" w:rsidR="0031155A" w:rsidRPr="0031155A" w:rsidRDefault="0031155A" w:rsidP="0031155A">
      <w:pPr>
        <w:rPr>
          <w:b/>
          <w:bCs/>
        </w:rPr>
      </w:pPr>
      <w:r w:rsidRPr="0031155A">
        <w:rPr>
          <w:b/>
          <w:bCs/>
          <w:color w:val="123A5F"/>
        </w:rPr>
        <w:t>Teach-back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18"/>
        <w:gridCol w:w="717"/>
      </w:tblGrid>
      <w:tr w:rsidR="00CF0589" w:rsidRPr="0031155A" w14:paraId="706DA0F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8A58CAE" w14:textId="77777777" w:rsidR="00CF0589" w:rsidRPr="0031155A" w:rsidRDefault="00CF0589" w:rsidP="0031155A">
            <w:pPr>
              <w:rPr>
                <w:b/>
                <w:bCs/>
              </w:rPr>
            </w:pPr>
            <w:r w:rsidRPr="0031155A">
              <w:rPr>
                <w:b/>
                <w:bCs/>
                <w:color w:val="123A5F"/>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212B173" w14:textId="330D6FA5" w:rsidR="00CF0589" w:rsidRPr="0031155A" w:rsidRDefault="00CF0589" w:rsidP="0031155A">
            <w:pPr>
              <w:rPr>
                <w:b/>
                <w:bCs/>
              </w:rPr>
            </w:pPr>
            <w:r>
              <w:rPr>
                <w:b/>
                <w:bCs/>
                <w:color w:val="123A5F"/>
              </w:rPr>
              <w:t>Score</w:t>
            </w:r>
          </w:p>
        </w:tc>
      </w:tr>
      <w:tr w:rsidR="00CF0589" w:rsidRPr="0031155A" w14:paraId="33B46B49" w14:textId="77777777" w:rsidTr="00190B6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8C5AC14" w14:textId="77777777" w:rsidR="00CF0589" w:rsidRPr="0031155A" w:rsidRDefault="00CF0589" w:rsidP="00CF0589">
            <w:r w:rsidRPr="0031155A">
              <w:rPr>
                <w:color w:val="24303B"/>
              </w:rPr>
              <w:t>Patiënt gevraagd uitleg te herhalen</w:t>
            </w:r>
          </w:p>
        </w:tc>
        <w:tc>
          <w:tcPr>
            <w:tcW w:w="0" w:type="auto"/>
            <w:tcBorders>
              <w:top w:val="single" w:sz="6" w:space="0" w:color="E6E6E6"/>
              <w:left w:val="single" w:sz="6" w:space="0" w:color="E6E6E6"/>
              <w:bottom w:val="single" w:sz="6" w:space="0" w:color="E6E6E6"/>
              <w:right w:val="single" w:sz="6" w:space="0" w:color="E6E6E6"/>
            </w:tcBorders>
            <w:hideMark/>
          </w:tcPr>
          <w:p w14:paraId="12674E84" w14:textId="113EC67D" w:rsidR="00CF0589" w:rsidRPr="0031155A" w:rsidRDefault="00CF0589" w:rsidP="00CF0589">
            <w:r w:rsidRPr="00627C9F">
              <w:rPr>
                <w:color w:val="24303B"/>
                <w:kern w:val="0"/>
                <w:lang w:eastAsia="nl-BE"/>
                <w14:ligatures w14:val="none"/>
              </w:rPr>
              <w:t>0 1 2</w:t>
            </w:r>
          </w:p>
        </w:tc>
      </w:tr>
      <w:tr w:rsidR="00CF0589" w:rsidRPr="0031155A" w14:paraId="2C4A1433" w14:textId="77777777" w:rsidTr="00190B6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B849E45" w14:textId="77777777" w:rsidR="00CF0589" w:rsidRPr="0031155A" w:rsidRDefault="00CF0589" w:rsidP="00CF0589">
            <w:r w:rsidRPr="0031155A">
              <w:rPr>
                <w:color w:val="24303B"/>
              </w:rPr>
              <w:t>Correcte antwoorden bekrachtigd</w:t>
            </w:r>
          </w:p>
        </w:tc>
        <w:tc>
          <w:tcPr>
            <w:tcW w:w="0" w:type="auto"/>
            <w:tcBorders>
              <w:top w:val="single" w:sz="6" w:space="0" w:color="E6E6E6"/>
              <w:left w:val="single" w:sz="6" w:space="0" w:color="E6E6E6"/>
              <w:bottom w:val="single" w:sz="6" w:space="0" w:color="E6E6E6"/>
              <w:right w:val="single" w:sz="6" w:space="0" w:color="E6E6E6"/>
            </w:tcBorders>
            <w:hideMark/>
          </w:tcPr>
          <w:p w14:paraId="19B8933D" w14:textId="30516B46" w:rsidR="00CF0589" w:rsidRPr="0031155A" w:rsidRDefault="00CF0589" w:rsidP="00CF0589">
            <w:r w:rsidRPr="00627C9F">
              <w:rPr>
                <w:color w:val="24303B"/>
                <w:kern w:val="0"/>
                <w:lang w:eastAsia="nl-BE"/>
                <w14:ligatures w14:val="none"/>
              </w:rPr>
              <w:t>0 1 2</w:t>
            </w:r>
          </w:p>
        </w:tc>
      </w:tr>
      <w:tr w:rsidR="00CF0589" w:rsidRPr="0031155A" w14:paraId="3F55703D" w14:textId="77777777" w:rsidTr="00190B6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0F5A106" w14:textId="77777777" w:rsidR="00CF0589" w:rsidRPr="0031155A" w:rsidRDefault="00CF0589" w:rsidP="00CF0589">
            <w:r w:rsidRPr="0031155A">
              <w:rPr>
                <w:color w:val="24303B"/>
              </w:rPr>
              <w:t>Fouten gecorrigeerd</w:t>
            </w:r>
          </w:p>
        </w:tc>
        <w:tc>
          <w:tcPr>
            <w:tcW w:w="0" w:type="auto"/>
            <w:tcBorders>
              <w:top w:val="single" w:sz="6" w:space="0" w:color="E6E6E6"/>
              <w:left w:val="single" w:sz="6" w:space="0" w:color="E6E6E6"/>
              <w:bottom w:val="single" w:sz="6" w:space="0" w:color="E6E6E6"/>
              <w:right w:val="single" w:sz="6" w:space="0" w:color="E6E6E6"/>
            </w:tcBorders>
            <w:hideMark/>
          </w:tcPr>
          <w:p w14:paraId="5A2F3B5E" w14:textId="3E8D294E" w:rsidR="00CF0589" w:rsidRPr="0031155A" w:rsidRDefault="00CF0589" w:rsidP="00CF0589">
            <w:r w:rsidRPr="00627C9F">
              <w:rPr>
                <w:color w:val="24303B"/>
                <w:kern w:val="0"/>
                <w:lang w:eastAsia="nl-BE"/>
                <w14:ligatures w14:val="none"/>
              </w:rPr>
              <w:t>0 1 2</w:t>
            </w:r>
          </w:p>
        </w:tc>
      </w:tr>
    </w:tbl>
    <w:p w14:paraId="4BBFA0A9" w14:textId="77777777" w:rsidR="0031155A" w:rsidRPr="0031155A" w:rsidRDefault="00E72165" w:rsidP="0031155A">
      <w:r>
        <w:rPr>
          <w:color w:val="24303B"/>
        </w:rPr>
        <w:pict w14:anchorId="5578DC6F">
          <v:rect id="_x0000_i1029" style="width:0;height:1.5pt" o:hralign="center" o:hrstd="t" o:hr="t" fillcolor="#a0a0a0" stroked="f"/>
        </w:pict>
      </w:r>
    </w:p>
    <w:p w14:paraId="11835EB2" w14:textId="2580EB47" w:rsidR="0031155A" w:rsidRPr="0031155A" w:rsidRDefault="0031155A" w:rsidP="0031155A">
      <w:pPr>
        <w:rPr>
          <w:b/>
          <w:bCs/>
        </w:rPr>
      </w:pPr>
      <w:r w:rsidRPr="0031155A">
        <w:rPr>
          <w:b/>
          <w:bCs/>
          <w:color w:val="123A5F"/>
        </w:rPr>
        <w:lastRenderedPageBreak/>
        <w:t>E. Inhoudsfidelity: voetcrème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07"/>
        <w:gridCol w:w="717"/>
      </w:tblGrid>
      <w:tr w:rsidR="00E45F7C" w:rsidRPr="0031155A" w14:paraId="7D0A3E8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7D48A55" w14:textId="77777777" w:rsidR="00E45F7C" w:rsidRPr="0031155A" w:rsidRDefault="00E45F7C" w:rsidP="0031155A">
            <w:pPr>
              <w:rPr>
                <w:b/>
                <w:bCs/>
              </w:rPr>
            </w:pPr>
            <w:r w:rsidRPr="0031155A">
              <w:rPr>
                <w:b/>
                <w:bCs/>
                <w:color w:val="123A5F"/>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FCBDD82" w14:textId="1F0253A1" w:rsidR="00E45F7C" w:rsidRPr="0031155A" w:rsidRDefault="00E45F7C" w:rsidP="0031155A">
            <w:pPr>
              <w:rPr>
                <w:b/>
                <w:bCs/>
              </w:rPr>
            </w:pPr>
            <w:r>
              <w:rPr>
                <w:b/>
                <w:bCs/>
                <w:color w:val="123A5F"/>
              </w:rPr>
              <w:t>Score</w:t>
            </w:r>
          </w:p>
        </w:tc>
      </w:tr>
      <w:tr w:rsidR="00E45F7C" w:rsidRPr="0031155A" w14:paraId="314948B9" w14:textId="77777777" w:rsidTr="00596BC9">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D0DD781" w14:textId="77777777" w:rsidR="00E45F7C" w:rsidRPr="0031155A" w:rsidRDefault="00E45F7C" w:rsidP="00E45F7C">
            <w:r w:rsidRPr="0031155A">
              <w:rPr>
                <w:color w:val="24303B"/>
              </w:rPr>
              <w:t>Dagelijks gebruik voetcrème besproken</w:t>
            </w:r>
          </w:p>
        </w:tc>
        <w:tc>
          <w:tcPr>
            <w:tcW w:w="0" w:type="auto"/>
            <w:tcBorders>
              <w:top w:val="single" w:sz="6" w:space="0" w:color="E6E6E6"/>
              <w:left w:val="single" w:sz="6" w:space="0" w:color="E6E6E6"/>
              <w:bottom w:val="single" w:sz="6" w:space="0" w:color="E6E6E6"/>
              <w:right w:val="single" w:sz="6" w:space="0" w:color="E6E6E6"/>
            </w:tcBorders>
            <w:hideMark/>
          </w:tcPr>
          <w:p w14:paraId="67111926" w14:textId="4C181EB8" w:rsidR="00E45F7C" w:rsidRPr="0031155A" w:rsidRDefault="00E45F7C" w:rsidP="00E45F7C">
            <w:r w:rsidRPr="00290E13">
              <w:rPr>
                <w:color w:val="24303B"/>
                <w:kern w:val="0"/>
                <w:lang w:eastAsia="nl-BE"/>
                <w14:ligatures w14:val="none"/>
              </w:rPr>
              <w:t>0 1 2</w:t>
            </w:r>
          </w:p>
        </w:tc>
      </w:tr>
      <w:tr w:rsidR="00E45F7C" w:rsidRPr="0031155A" w14:paraId="168851A3" w14:textId="77777777" w:rsidTr="00596BC9">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377BF8A" w14:textId="77777777" w:rsidR="00E45F7C" w:rsidRPr="0031155A" w:rsidRDefault="00E45F7C" w:rsidP="00E45F7C">
            <w:r w:rsidRPr="0031155A">
              <w:rPr>
                <w:color w:val="24303B"/>
              </w:rPr>
              <w:t>Niet tussen de tenen smeren besproken</w:t>
            </w:r>
          </w:p>
        </w:tc>
        <w:tc>
          <w:tcPr>
            <w:tcW w:w="0" w:type="auto"/>
            <w:tcBorders>
              <w:top w:val="single" w:sz="6" w:space="0" w:color="E6E6E6"/>
              <w:left w:val="single" w:sz="6" w:space="0" w:color="E6E6E6"/>
              <w:bottom w:val="single" w:sz="6" w:space="0" w:color="E6E6E6"/>
              <w:right w:val="single" w:sz="6" w:space="0" w:color="E6E6E6"/>
            </w:tcBorders>
            <w:hideMark/>
          </w:tcPr>
          <w:p w14:paraId="03FC0547" w14:textId="545F547B" w:rsidR="00E45F7C" w:rsidRPr="0031155A" w:rsidRDefault="00E45F7C" w:rsidP="00E45F7C">
            <w:r w:rsidRPr="00290E13">
              <w:rPr>
                <w:color w:val="24303B"/>
                <w:kern w:val="0"/>
                <w:lang w:eastAsia="nl-BE"/>
                <w14:ligatures w14:val="none"/>
              </w:rPr>
              <w:t>0 1 2</w:t>
            </w:r>
          </w:p>
        </w:tc>
      </w:tr>
      <w:tr w:rsidR="00E45F7C" w:rsidRPr="0031155A" w14:paraId="3CABB623" w14:textId="77777777" w:rsidTr="00596BC9">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6B09D81" w14:textId="77777777" w:rsidR="00E45F7C" w:rsidRPr="0031155A" w:rsidRDefault="00E45F7C" w:rsidP="00E45F7C">
            <w:r w:rsidRPr="0031155A">
              <w:rPr>
                <w:color w:val="24303B"/>
              </w:rPr>
              <w:t>Reden hiervoor toegelicht</w:t>
            </w:r>
          </w:p>
        </w:tc>
        <w:tc>
          <w:tcPr>
            <w:tcW w:w="0" w:type="auto"/>
            <w:tcBorders>
              <w:top w:val="single" w:sz="6" w:space="0" w:color="E6E6E6"/>
              <w:left w:val="single" w:sz="6" w:space="0" w:color="E6E6E6"/>
              <w:bottom w:val="single" w:sz="6" w:space="0" w:color="E6E6E6"/>
              <w:right w:val="single" w:sz="6" w:space="0" w:color="E6E6E6"/>
            </w:tcBorders>
            <w:hideMark/>
          </w:tcPr>
          <w:p w14:paraId="409715AF" w14:textId="6838D224" w:rsidR="00E45F7C" w:rsidRPr="0031155A" w:rsidRDefault="00E45F7C" w:rsidP="00E45F7C">
            <w:r w:rsidRPr="00290E13">
              <w:rPr>
                <w:color w:val="24303B"/>
                <w:kern w:val="0"/>
                <w:lang w:eastAsia="nl-BE"/>
                <w14:ligatures w14:val="none"/>
              </w:rPr>
              <w:t>0 1 2</w:t>
            </w:r>
          </w:p>
        </w:tc>
      </w:tr>
    </w:tbl>
    <w:p w14:paraId="22772300" w14:textId="77777777" w:rsidR="0031155A" w:rsidRPr="0031155A" w:rsidRDefault="00E72165" w:rsidP="0031155A">
      <w:r>
        <w:rPr>
          <w:color w:val="24303B"/>
        </w:rPr>
        <w:pict w14:anchorId="18AD6877">
          <v:rect id="_x0000_i1030" style="width:0;height:1.5pt" o:hralign="center" o:hrstd="t" o:hr="t" fillcolor="#a0a0a0" stroked="f"/>
        </w:pict>
      </w:r>
    </w:p>
    <w:p w14:paraId="4F867903" w14:textId="77777777" w:rsidR="0031155A" w:rsidRPr="0031155A" w:rsidRDefault="0031155A" w:rsidP="0031155A">
      <w:pPr>
        <w:rPr>
          <w:b/>
          <w:bCs/>
        </w:rPr>
      </w:pPr>
      <w:r w:rsidRPr="0031155A">
        <w:rPr>
          <w:b/>
          <w:bCs/>
          <w:color w:val="123A5F"/>
        </w:rPr>
        <w:t>F. Inhoudsfidelity: sokken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65"/>
        <w:gridCol w:w="717"/>
      </w:tblGrid>
      <w:tr w:rsidR="00E45F7C" w:rsidRPr="0031155A" w14:paraId="57AF3DB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4DD42E6" w14:textId="77777777" w:rsidR="00E45F7C" w:rsidRPr="0031155A" w:rsidRDefault="00E45F7C" w:rsidP="0031155A">
            <w:pPr>
              <w:rPr>
                <w:b/>
                <w:bCs/>
              </w:rPr>
            </w:pPr>
            <w:r w:rsidRPr="0031155A">
              <w:rPr>
                <w:b/>
                <w:bCs/>
                <w:color w:val="123A5F"/>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75C7773" w14:textId="2A9A2356" w:rsidR="00E45F7C" w:rsidRPr="0031155A" w:rsidRDefault="00E45F7C" w:rsidP="0031155A">
            <w:pPr>
              <w:rPr>
                <w:b/>
                <w:bCs/>
              </w:rPr>
            </w:pPr>
            <w:r>
              <w:rPr>
                <w:b/>
                <w:bCs/>
                <w:color w:val="123A5F"/>
              </w:rPr>
              <w:t>Score</w:t>
            </w:r>
          </w:p>
        </w:tc>
      </w:tr>
      <w:tr w:rsidR="00E45F7C" w:rsidRPr="0031155A" w14:paraId="6E864EE1" w14:textId="77777777" w:rsidTr="005A6E60">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8DE7C53" w14:textId="77777777" w:rsidR="00E45F7C" w:rsidRPr="0031155A" w:rsidRDefault="00E45F7C" w:rsidP="00E45F7C">
            <w:r w:rsidRPr="0031155A">
              <w:rPr>
                <w:color w:val="24303B"/>
              </w:rPr>
              <w:t>Dagelijks wisselen van sokken besproken</w:t>
            </w:r>
          </w:p>
        </w:tc>
        <w:tc>
          <w:tcPr>
            <w:tcW w:w="0" w:type="auto"/>
            <w:tcBorders>
              <w:top w:val="single" w:sz="6" w:space="0" w:color="E6E6E6"/>
              <w:left w:val="single" w:sz="6" w:space="0" w:color="E6E6E6"/>
              <w:bottom w:val="single" w:sz="6" w:space="0" w:color="E6E6E6"/>
              <w:right w:val="single" w:sz="6" w:space="0" w:color="E6E6E6"/>
            </w:tcBorders>
            <w:hideMark/>
          </w:tcPr>
          <w:p w14:paraId="0A5471DE" w14:textId="25D10314" w:rsidR="00E45F7C" w:rsidRPr="0031155A" w:rsidRDefault="00E45F7C" w:rsidP="00E45F7C">
            <w:r w:rsidRPr="00C44337">
              <w:rPr>
                <w:color w:val="24303B"/>
                <w:kern w:val="0"/>
                <w:lang w:eastAsia="nl-BE"/>
                <w14:ligatures w14:val="none"/>
              </w:rPr>
              <w:t>0 1 2</w:t>
            </w:r>
          </w:p>
        </w:tc>
      </w:tr>
      <w:tr w:rsidR="00E45F7C" w:rsidRPr="0031155A" w14:paraId="6EFEC2F4" w14:textId="77777777" w:rsidTr="005A6E60">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18CFA89" w14:textId="77777777" w:rsidR="00E45F7C" w:rsidRPr="0031155A" w:rsidRDefault="00E45F7C" w:rsidP="00E45F7C">
            <w:r w:rsidRPr="0031155A">
              <w:rPr>
                <w:color w:val="24303B"/>
              </w:rPr>
              <w:t>Gevraagd naar huidige gewoonten</w:t>
            </w:r>
          </w:p>
        </w:tc>
        <w:tc>
          <w:tcPr>
            <w:tcW w:w="0" w:type="auto"/>
            <w:tcBorders>
              <w:top w:val="single" w:sz="6" w:space="0" w:color="E6E6E6"/>
              <w:left w:val="single" w:sz="6" w:space="0" w:color="E6E6E6"/>
              <w:bottom w:val="single" w:sz="6" w:space="0" w:color="E6E6E6"/>
              <w:right w:val="single" w:sz="6" w:space="0" w:color="E6E6E6"/>
            </w:tcBorders>
            <w:hideMark/>
          </w:tcPr>
          <w:p w14:paraId="087429B9" w14:textId="5E6FEE28" w:rsidR="00E45F7C" w:rsidRPr="0031155A" w:rsidRDefault="00E45F7C" w:rsidP="00E45F7C">
            <w:r w:rsidRPr="00C44337">
              <w:rPr>
                <w:color w:val="24303B"/>
                <w:kern w:val="0"/>
                <w:lang w:eastAsia="nl-BE"/>
                <w14:ligatures w14:val="none"/>
              </w:rPr>
              <w:t>0 1 2</w:t>
            </w:r>
          </w:p>
        </w:tc>
      </w:tr>
      <w:tr w:rsidR="00E45F7C" w:rsidRPr="0031155A" w14:paraId="6253C6B2" w14:textId="77777777" w:rsidTr="005A6E60">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E8A084C" w14:textId="77777777" w:rsidR="00E45F7C" w:rsidRPr="0031155A" w:rsidRDefault="00E45F7C" w:rsidP="00E45F7C">
            <w:r w:rsidRPr="0031155A">
              <w:rPr>
                <w:color w:val="24303B"/>
              </w:rPr>
              <w:t>Katoenen of wollen sokken besproken</w:t>
            </w:r>
          </w:p>
        </w:tc>
        <w:tc>
          <w:tcPr>
            <w:tcW w:w="0" w:type="auto"/>
            <w:tcBorders>
              <w:top w:val="single" w:sz="6" w:space="0" w:color="E6E6E6"/>
              <w:left w:val="single" w:sz="6" w:space="0" w:color="E6E6E6"/>
              <w:bottom w:val="single" w:sz="6" w:space="0" w:color="E6E6E6"/>
              <w:right w:val="single" w:sz="6" w:space="0" w:color="E6E6E6"/>
            </w:tcBorders>
            <w:hideMark/>
          </w:tcPr>
          <w:p w14:paraId="506D169D" w14:textId="071050D9" w:rsidR="00E45F7C" w:rsidRPr="0031155A" w:rsidRDefault="00E45F7C" w:rsidP="00E45F7C">
            <w:r w:rsidRPr="00C44337">
              <w:rPr>
                <w:color w:val="24303B"/>
                <w:kern w:val="0"/>
                <w:lang w:eastAsia="nl-BE"/>
                <w14:ligatures w14:val="none"/>
              </w:rPr>
              <w:t>0 1 2</w:t>
            </w:r>
          </w:p>
        </w:tc>
      </w:tr>
      <w:tr w:rsidR="00E45F7C" w:rsidRPr="0031155A" w14:paraId="41AB4C84" w14:textId="77777777" w:rsidTr="005A6E60">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2FA93AC" w14:textId="77777777" w:rsidR="00E45F7C" w:rsidRPr="0031155A" w:rsidRDefault="00E45F7C" w:rsidP="00E45F7C">
            <w:r w:rsidRPr="0031155A">
              <w:rPr>
                <w:color w:val="24303B"/>
              </w:rPr>
              <w:t>Sokken zonder naden besproken</w:t>
            </w:r>
          </w:p>
        </w:tc>
        <w:tc>
          <w:tcPr>
            <w:tcW w:w="0" w:type="auto"/>
            <w:tcBorders>
              <w:top w:val="single" w:sz="6" w:space="0" w:color="E6E6E6"/>
              <w:left w:val="single" w:sz="6" w:space="0" w:color="E6E6E6"/>
              <w:bottom w:val="single" w:sz="6" w:space="0" w:color="E6E6E6"/>
              <w:right w:val="single" w:sz="6" w:space="0" w:color="E6E6E6"/>
            </w:tcBorders>
            <w:hideMark/>
          </w:tcPr>
          <w:p w14:paraId="220014BD" w14:textId="17FA3FEB" w:rsidR="00E45F7C" w:rsidRPr="0031155A" w:rsidRDefault="00E45F7C" w:rsidP="00E45F7C">
            <w:r w:rsidRPr="00C44337">
              <w:rPr>
                <w:color w:val="24303B"/>
                <w:kern w:val="0"/>
                <w:lang w:eastAsia="nl-BE"/>
                <w14:ligatures w14:val="none"/>
              </w:rPr>
              <w:t>0 1 2</w:t>
            </w:r>
          </w:p>
        </w:tc>
      </w:tr>
      <w:tr w:rsidR="00E45F7C" w:rsidRPr="0031155A" w14:paraId="780D156F" w14:textId="77777777" w:rsidTr="005A6E60">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3A34582" w14:textId="77777777" w:rsidR="00E45F7C" w:rsidRPr="0031155A" w:rsidRDefault="00E45F7C" w:rsidP="00E45F7C">
            <w:r w:rsidRPr="0031155A">
              <w:rPr>
                <w:color w:val="24303B"/>
              </w:rPr>
              <w:t>Sokken zonder gaten besproken</w:t>
            </w:r>
          </w:p>
        </w:tc>
        <w:tc>
          <w:tcPr>
            <w:tcW w:w="0" w:type="auto"/>
            <w:tcBorders>
              <w:top w:val="single" w:sz="6" w:space="0" w:color="E6E6E6"/>
              <w:left w:val="single" w:sz="6" w:space="0" w:color="E6E6E6"/>
              <w:bottom w:val="single" w:sz="6" w:space="0" w:color="E6E6E6"/>
              <w:right w:val="single" w:sz="6" w:space="0" w:color="E6E6E6"/>
            </w:tcBorders>
            <w:hideMark/>
          </w:tcPr>
          <w:p w14:paraId="09AE791A" w14:textId="7672DEDA" w:rsidR="00E45F7C" w:rsidRPr="0031155A" w:rsidRDefault="00E45F7C" w:rsidP="00E45F7C">
            <w:r w:rsidRPr="00C44337">
              <w:rPr>
                <w:color w:val="24303B"/>
                <w:kern w:val="0"/>
                <w:lang w:eastAsia="nl-BE"/>
                <w14:ligatures w14:val="none"/>
              </w:rPr>
              <w:t>0 1 2</w:t>
            </w:r>
          </w:p>
        </w:tc>
      </w:tr>
      <w:tr w:rsidR="00E45F7C" w:rsidRPr="0031155A" w14:paraId="65389DF8" w14:textId="77777777" w:rsidTr="005A6E60">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8FC294E" w14:textId="77777777" w:rsidR="00E45F7C" w:rsidRPr="0031155A" w:rsidRDefault="00E45F7C" w:rsidP="00E45F7C">
            <w:r w:rsidRPr="0031155A">
              <w:rPr>
                <w:color w:val="24303B"/>
              </w:rPr>
              <w:t>Altijd sokken in schoenen besproken</w:t>
            </w:r>
          </w:p>
        </w:tc>
        <w:tc>
          <w:tcPr>
            <w:tcW w:w="0" w:type="auto"/>
            <w:tcBorders>
              <w:top w:val="single" w:sz="6" w:space="0" w:color="E6E6E6"/>
              <w:left w:val="single" w:sz="6" w:space="0" w:color="E6E6E6"/>
              <w:bottom w:val="single" w:sz="6" w:space="0" w:color="E6E6E6"/>
              <w:right w:val="single" w:sz="6" w:space="0" w:color="E6E6E6"/>
            </w:tcBorders>
            <w:hideMark/>
          </w:tcPr>
          <w:p w14:paraId="6CC9510D" w14:textId="2FDC5226" w:rsidR="00E45F7C" w:rsidRPr="0031155A" w:rsidRDefault="00E45F7C" w:rsidP="00E45F7C">
            <w:r w:rsidRPr="00C44337">
              <w:rPr>
                <w:color w:val="24303B"/>
                <w:kern w:val="0"/>
                <w:lang w:eastAsia="nl-BE"/>
                <w14:ligatures w14:val="none"/>
              </w:rPr>
              <w:t>0 1 2</w:t>
            </w:r>
          </w:p>
        </w:tc>
      </w:tr>
      <w:tr w:rsidR="00E45F7C" w:rsidRPr="0031155A" w14:paraId="192E1348" w14:textId="77777777" w:rsidTr="005A6E60">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811121A" w14:textId="77777777" w:rsidR="00E45F7C" w:rsidRPr="0031155A" w:rsidRDefault="00E45F7C" w:rsidP="00E45F7C">
            <w:r w:rsidRPr="0031155A">
              <w:rPr>
                <w:color w:val="24303B"/>
              </w:rPr>
              <w:t>Knellende sokken afgeraden</w:t>
            </w:r>
          </w:p>
        </w:tc>
        <w:tc>
          <w:tcPr>
            <w:tcW w:w="0" w:type="auto"/>
            <w:tcBorders>
              <w:top w:val="single" w:sz="6" w:space="0" w:color="E6E6E6"/>
              <w:left w:val="single" w:sz="6" w:space="0" w:color="E6E6E6"/>
              <w:bottom w:val="single" w:sz="6" w:space="0" w:color="E6E6E6"/>
              <w:right w:val="single" w:sz="6" w:space="0" w:color="E6E6E6"/>
            </w:tcBorders>
            <w:hideMark/>
          </w:tcPr>
          <w:p w14:paraId="51F05592" w14:textId="32484682" w:rsidR="00E45F7C" w:rsidRPr="0031155A" w:rsidRDefault="00E45F7C" w:rsidP="00E45F7C">
            <w:r w:rsidRPr="00C44337">
              <w:rPr>
                <w:color w:val="24303B"/>
                <w:kern w:val="0"/>
                <w:lang w:eastAsia="nl-BE"/>
                <w14:ligatures w14:val="none"/>
              </w:rPr>
              <w:t>0 1 2</w:t>
            </w:r>
          </w:p>
        </w:tc>
      </w:tr>
    </w:tbl>
    <w:p w14:paraId="17A67AD0" w14:textId="77777777" w:rsidR="0031155A" w:rsidRPr="0031155A" w:rsidRDefault="00E72165" w:rsidP="0031155A">
      <w:r>
        <w:rPr>
          <w:color w:val="24303B"/>
        </w:rPr>
        <w:pict w14:anchorId="4F8D6469">
          <v:rect id="_x0000_i1031" style="width:0;height:1.5pt" o:hralign="center" o:hrstd="t" o:hr="t" fillcolor="#a0a0a0" stroked="f"/>
        </w:pict>
      </w:r>
    </w:p>
    <w:p w14:paraId="68C2463E" w14:textId="77777777" w:rsidR="0031155A" w:rsidRPr="0031155A" w:rsidRDefault="0031155A" w:rsidP="0031155A">
      <w:pPr>
        <w:rPr>
          <w:b/>
          <w:bCs/>
        </w:rPr>
      </w:pPr>
      <w:r w:rsidRPr="0031155A">
        <w:rPr>
          <w:b/>
          <w:bCs/>
          <w:color w:val="123A5F"/>
        </w:rPr>
        <w:t>G. Inhoudsfidelity: schoenen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10"/>
        <w:gridCol w:w="717"/>
      </w:tblGrid>
      <w:tr w:rsidR="00E45F7C" w:rsidRPr="0031155A" w14:paraId="5F09D23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00D99B6" w14:textId="77777777" w:rsidR="00E45F7C" w:rsidRPr="0031155A" w:rsidRDefault="00E45F7C" w:rsidP="0031155A">
            <w:pPr>
              <w:rPr>
                <w:b/>
                <w:bCs/>
              </w:rPr>
            </w:pPr>
            <w:r w:rsidRPr="0031155A">
              <w:rPr>
                <w:b/>
                <w:bCs/>
                <w:color w:val="123A5F"/>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4CE7EC9" w14:textId="556CCFD2" w:rsidR="00E45F7C" w:rsidRPr="0031155A" w:rsidRDefault="00E45F7C" w:rsidP="0031155A">
            <w:pPr>
              <w:rPr>
                <w:b/>
                <w:bCs/>
              </w:rPr>
            </w:pPr>
            <w:r>
              <w:rPr>
                <w:b/>
                <w:bCs/>
                <w:color w:val="123A5F"/>
              </w:rPr>
              <w:t>Score</w:t>
            </w:r>
          </w:p>
        </w:tc>
      </w:tr>
      <w:tr w:rsidR="00E45F7C" w:rsidRPr="0031155A" w14:paraId="4349E6CA" w14:textId="77777777" w:rsidTr="00AE7EF8">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6D3A609" w14:textId="77777777" w:rsidR="00E45F7C" w:rsidRPr="0031155A" w:rsidRDefault="00E45F7C" w:rsidP="00E45F7C">
            <w:r w:rsidRPr="0031155A">
              <w:rPr>
                <w:color w:val="24303B"/>
              </w:rPr>
              <w:t>Nooit blootvoets lopen besproken</w:t>
            </w:r>
          </w:p>
        </w:tc>
        <w:tc>
          <w:tcPr>
            <w:tcW w:w="0" w:type="auto"/>
            <w:tcBorders>
              <w:top w:val="single" w:sz="6" w:space="0" w:color="E6E6E6"/>
              <w:left w:val="single" w:sz="6" w:space="0" w:color="E6E6E6"/>
              <w:bottom w:val="single" w:sz="6" w:space="0" w:color="E6E6E6"/>
              <w:right w:val="single" w:sz="6" w:space="0" w:color="E6E6E6"/>
            </w:tcBorders>
            <w:hideMark/>
          </w:tcPr>
          <w:p w14:paraId="5095775E" w14:textId="4C91E1B1" w:rsidR="00E45F7C" w:rsidRPr="0031155A" w:rsidRDefault="00E45F7C" w:rsidP="00E45F7C">
            <w:r w:rsidRPr="000055E5">
              <w:rPr>
                <w:color w:val="24303B"/>
                <w:kern w:val="0"/>
                <w:lang w:eastAsia="nl-BE"/>
                <w14:ligatures w14:val="none"/>
              </w:rPr>
              <w:t>0 1 2</w:t>
            </w:r>
          </w:p>
        </w:tc>
      </w:tr>
      <w:tr w:rsidR="00E45F7C" w:rsidRPr="0031155A" w14:paraId="288FE551" w14:textId="77777777" w:rsidTr="00AE7EF8">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5279C97" w14:textId="77777777" w:rsidR="00E45F7C" w:rsidRPr="0031155A" w:rsidRDefault="00E45F7C" w:rsidP="00E45F7C">
            <w:r w:rsidRPr="0031155A">
              <w:rPr>
                <w:color w:val="24303B"/>
              </w:rPr>
              <w:t>Belang binnenshuis besproken</w:t>
            </w:r>
          </w:p>
        </w:tc>
        <w:tc>
          <w:tcPr>
            <w:tcW w:w="0" w:type="auto"/>
            <w:tcBorders>
              <w:top w:val="single" w:sz="6" w:space="0" w:color="E6E6E6"/>
              <w:left w:val="single" w:sz="6" w:space="0" w:color="E6E6E6"/>
              <w:bottom w:val="single" w:sz="6" w:space="0" w:color="E6E6E6"/>
              <w:right w:val="single" w:sz="6" w:space="0" w:color="E6E6E6"/>
            </w:tcBorders>
            <w:hideMark/>
          </w:tcPr>
          <w:p w14:paraId="5BAF1216" w14:textId="138C1F3E" w:rsidR="00E45F7C" w:rsidRPr="0031155A" w:rsidRDefault="00E45F7C" w:rsidP="00E45F7C">
            <w:r w:rsidRPr="000055E5">
              <w:rPr>
                <w:color w:val="24303B"/>
                <w:kern w:val="0"/>
                <w:lang w:eastAsia="nl-BE"/>
                <w14:ligatures w14:val="none"/>
              </w:rPr>
              <w:t>0 1 2</w:t>
            </w:r>
          </w:p>
        </w:tc>
      </w:tr>
      <w:tr w:rsidR="00E45F7C" w:rsidRPr="0031155A" w14:paraId="35EF6FF8" w14:textId="77777777" w:rsidTr="00AE7EF8">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35D298C" w14:textId="77777777" w:rsidR="00E45F7C" w:rsidRPr="0031155A" w:rsidRDefault="00E45F7C" w:rsidP="00E45F7C">
            <w:r w:rsidRPr="0031155A">
              <w:rPr>
                <w:color w:val="24303B"/>
              </w:rPr>
              <w:t>Belang buitenshuis besproken</w:t>
            </w:r>
          </w:p>
        </w:tc>
        <w:tc>
          <w:tcPr>
            <w:tcW w:w="0" w:type="auto"/>
            <w:tcBorders>
              <w:top w:val="single" w:sz="6" w:space="0" w:color="E6E6E6"/>
              <w:left w:val="single" w:sz="6" w:space="0" w:color="E6E6E6"/>
              <w:bottom w:val="single" w:sz="6" w:space="0" w:color="E6E6E6"/>
              <w:right w:val="single" w:sz="6" w:space="0" w:color="E6E6E6"/>
            </w:tcBorders>
            <w:hideMark/>
          </w:tcPr>
          <w:p w14:paraId="180FA086" w14:textId="01973C22" w:rsidR="00E45F7C" w:rsidRPr="0031155A" w:rsidRDefault="00E45F7C" w:rsidP="00E45F7C">
            <w:r w:rsidRPr="000055E5">
              <w:rPr>
                <w:color w:val="24303B"/>
                <w:kern w:val="0"/>
                <w:lang w:eastAsia="nl-BE"/>
                <w14:ligatures w14:val="none"/>
              </w:rPr>
              <w:t>0 1 2</w:t>
            </w:r>
          </w:p>
        </w:tc>
      </w:tr>
      <w:tr w:rsidR="00E45F7C" w:rsidRPr="0031155A" w14:paraId="16EAF9EE" w14:textId="77777777" w:rsidTr="00AE7EF8">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DA742DA" w14:textId="77777777" w:rsidR="00E45F7C" w:rsidRPr="0031155A" w:rsidRDefault="00E45F7C" w:rsidP="00E45F7C">
            <w:r w:rsidRPr="0031155A">
              <w:rPr>
                <w:color w:val="24303B"/>
              </w:rPr>
              <w:t>Gevraagd welke schoenen thuis worden gedragen</w:t>
            </w:r>
          </w:p>
        </w:tc>
        <w:tc>
          <w:tcPr>
            <w:tcW w:w="0" w:type="auto"/>
            <w:tcBorders>
              <w:top w:val="single" w:sz="6" w:space="0" w:color="E6E6E6"/>
              <w:left w:val="single" w:sz="6" w:space="0" w:color="E6E6E6"/>
              <w:bottom w:val="single" w:sz="6" w:space="0" w:color="E6E6E6"/>
              <w:right w:val="single" w:sz="6" w:space="0" w:color="E6E6E6"/>
            </w:tcBorders>
            <w:hideMark/>
          </w:tcPr>
          <w:p w14:paraId="54BC8328" w14:textId="21EA9715" w:rsidR="00E45F7C" w:rsidRPr="0031155A" w:rsidRDefault="00E45F7C" w:rsidP="00E45F7C">
            <w:r w:rsidRPr="000055E5">
              <w:rPr>
                <w:color w:val="24303B"/>
                <w:kern w:val="0"/>
                <w:lang w:eastAsia="nl-BE"/>
                <w14:ligatures w14:val="none"/>
              </w:rPr>
              <w:t>0 1 2</w:t>
            </w:r>
          </w:p>
        </w:tc>
      </w:tr>
      <w:tr w:rsidR="00E45F7C" w:rsidRPr="0031155A" w14:paraId="40DC9FF7" w14:textId="77777777" w:rsidTr="00AE7EF8">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F82E957" w14:textId="77777777" w:rsidR="00E45F7C" w:rsidRPr="0031155A" w:rsidRDefault="00E45F7C" w:rsidP="00E45F7C">
            <w:r w:rsidRPr="0031155A">
              <w:rPr>
                <w:color w:val="24303B"/>
              </w:rPr>
              <w:t>Teenslippers afgeraden</w:t>
            </w:r>
          </w:p>
        </w:tc>
        <w:tc>
          <w:tcPr>
            <w:tcW w:w="0" w:type="auto"/>
            <w:tcBorders>
              <w:top w:val="single" w:sz="6" w:space="0" w:color="E6E6E6"/>
              <w:left w:val="single" w:sz="6" w:space="0" w:color="E6E6E6"/>
              <w:bottom w:val="single" w:sz="6" w:space="0" w:color="E6E6E6"/>
              <w:right w:val="single" w:sz="6" w:space="0" w:color="E6E6E6"/>
            </w:tcBorders>
            <w:hideMark/>
          </w:tcPr>
          <w:p w14:paraId="6C3E8C30" w14:textId="3FB2B2FB" w:rsidR="00E45F7C" w:rsidRPr="0031155A" w:rsidRDefault="00E45F7C" w:rsidP="00E45F7C">
            <w:r w:rsidRPr="000055E5">
              <w:rPr>
                <w:color w:val="24303B"/>
                <w:kern w:val="0"/>
                <w:lang w:eastAsia="nl-BE"/>
                <w14:ligatures w14:val="none"/>
              </w:rPr>
              <w:t>0 1 2</w:t>
            </w:r>
          </w:p>
        </w:tc>
      </w:tr>
      <w:tr w:rsidR="00E45F7C" w:rsidRPr="0031155A" w14:paraId="4445A603" w14:textId="77777777" w:rsidTr="00AE7EF8">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AF1A237" w14:textId="77777777" w:rsidR="00E45F7C" w:rsidRPr="0031155A" w:rsidRDefault="00E45F7C" w:rsidP="00E45F7C">
            <w:r w:rsidRPr="0031155A">
              <w:rPr>
                <w:color w:val="24303B"/>
              </w:rPr>
              <w:t>Sandalen afgeraden</w:t>
            </w:r>
          </w:p>
        </w:tc>
        <w:tc>
          <w:tcPr>
            <w:tcW w:w="0" w:type="auto"/>
            <w:tcBorders>
              <w:top w:val="single" w:sz="6" w:space="0" w:color="E6E6E6"/>
              <w:left w:val="single" w:sz="6" w:space="0" w:color="E6E6E6"/>
              <w:bottom w:val="single" w:sz="6" w:space="0" w:color="E6E6E6"/>
              <w:right w:val="single" w:sz="6" w:space="0" w:color="E6E6E6"/>
            </w:tcBorders>
            <w:hideMark/>
          </w:tcPr>
          <w:p w14:paraId="52E90FDD" w14:textId="45892EEC" w:rsidR="00E45F7C" w:rsidRPr="0031155A" w:rsidRDefault="00E45F7C" w:rsidP="00E45F7C">
            <w:r w:rsidRPr="000055E5">
              <w:rPr>
                <w:color w:val="24303B"/>
                <w:kern w:val="0"/>
                <w:lang w:eastAsia="nl-BE"/>
                <w14:ligatures w14:val="none"/>
              </w:rPr>
              <w:t>0 1 2</w:t>
            </w:r>
          </w:p>
        </w:tc>
      </w:tr>
      <w:tr w:rsidR="00E45F7C" w:rsidRPr="0031155A" w14:paraId="4819FE6C" w14:textId="77777777" w:rsidTr="00AE7EF8">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EFE941C" w14:textId="77777777" w:rsidR="00E45F7C" w:rsidRPr="0031155A" w:rsidRDefault="00E45F7C" w:rsidP="00E45F7C">
            <w:r w:rsidRPr="0031155A">
              <w:rPr>
                <w:color w:val="24303B"/>
              </w:rPr>
              <w:t>Te smalle schoenen afgeraden</w:t>
            </w:r>
          </w:p>
        </w:tc>
        <w:tc>
          <w:tcPr>
            <w:tcW w:w="0" w:type="auto"/>
            <w:tcBorders>
              <w:top w:val="single" w:sz="6" w:space="0" w:color="E6E6E6"/>
              <w:left w:val="single" w:sz="6" w:space="0" w:color="E6E6E6"/>
              <w:bottom w:val="single" w:sz="6" w:space="0" w:color="E6E6E6"/>
              <w:right w:val="single" w:sz="6" w:space="0" w:color="E6E6E6"/>
            </w:tcBorders>
            <w:hideMark/>
          </w:tcPr>
          <w:p w14:paraId="4784D9E7" w14:textId="3AD9ECE6" w:rsidR="00E45F7C" w:rsidRPr="0031155A" w:rsidRDefault="00E45F7C" w:rsidP="00E45F7C">
            <w:r w:rsidRPr="000055E5">
              <w:rPr>
                <w:color w:val="24303B"/>
                <w:kern w:val="0"/>
                <w:lang w:eastAsia="nl-BE"/>
                <w14:ligatures w14:val="none"/>
              </w:rPr>
              <w:t>0 1 2</w:t>
            </w:r>
          </w:p>
        </w:tc>
      </w:tr>
      <w:tr w:rsidR="00E45F7C" w:rsidRPr="0031155A" w14:paraId="36059BA0" w14:textId="77777777" w:rsidTr="00AE7EF8">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84262DB" w14:textId="77777777" w:rsidR="00E45F7C" w:rsidRPr="0031155A" w:rsidRDefault="00E45F7C" w:rsidP="00E45F7C">
            <w:r w:rsidRPr="0031155A">
              <w:rPr>
                <w:color w:val="24303B"/>
              </w:rPr>
              <w:t>Hoge hakken afgeraden</w:t>
            </w:r>
          </w:p>
        </w:tc>
        <w:tc>
          <w:tcPr>
            <w:tcW w:w="0" w:type="auto"/>
            <w:tcBorders>
              <w:top w:val="single" w:sz="6" w:space="0" w:color="E6E6E6"/>
              <w:left w:val="single" w:sz="6" w:space="0" w:color="E6E6E6"/>
              <w:bottom w:val="single" w:sz="6" w:space="0" w:color="E6E6E6"/>
              <w:right w:val="single" w:sz="6" w:space="0" w:color="E6E6E6"/>
            </w:tcBorders>
            <w:hideMark/>
          </w:tcPr>
          <w:p w14:paraId="15D73B6F" w14:textId="5562133D" w:rsidR="00E45F7C" w:rsidRPr="0031155A" w:rsidRDefault="00E45F7C" w:rsidP="00E45F7C">
            <w:r w:rsidRPr="000055E5">
              <w:rPr>
                <w:color w:val="24303B"/>
                <w:kern w:val="0"/>
                <w:lang w:eastAsia="nl-BE"/>
                <w14:ligatures w14:val="none"/>
              </w:rPr>
              <w:t>0 1 2</w:t>
            </w:r>
          </w:p>
        </w:tc>
      </w:tr>
      <w:tr w:rsidR="00E45F7C" w:rsidRPr="0031155A" w14:paraId="1F2E167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0301CE6" w14:textId="77777777" w:rsidR="00E45F7C" w:rsidRPr="0031155A" w:rsidRDefault="00E45F7C" w:rsidP="0031155A">
            <w:r w:rsidRPr="0031155A">
              <w:rPr>
                <w:color w:val="24303B"/>
              </w:rPr>
              <w:lastRenderedPageBreak/>
              <w:t>Reden (druk/wrijving) uitgelegd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0D159E1" w14:textId="4A6D8594" w:rsidR="00E45F7C" w:rsidRPr="0031155A" w:rsidRDefault="00E45F7C" w:rsidP="0031155A">
            <w:r w:rsidRPr="0061523E">
              <w:rPr>
                <w:color w:val="24303B"/>
                <w:kern w:val="0"/>
                <w:lang w:eastAsia="nl-BE"/>
                <w14:ligatures w14:val="none"/>
              </w:rPr>
              <w:t>0 1 2</w:t>
            </w:r>
          </w:p>
        </w:tc>
      </w:tr>
    </w:tbl>
    <w:p w14:paraId="46208C40" w14:textId="77777777" w:rsidR="0031155A" w:rsidRPr="0031155A" w:rsidRDefault="00E72165" w:rsidP="0031155A">
      <w:r>
        <w:rPr>
          <w:color w:val="24303B"/>
        </w:rPr>
        <w:pict w14:anchorId="7E51FF69">
          <v:rect id="_x0000_i1032" style="width:0;height:1.5pt" o:hralign="center" o:hrstd="t" o:hr="t" fillcolor="#a0a0a0" stroked="f"/>
        </w:pict>
      </w:r>
    </w:p>
    <w:p w14:paraId="69B155DA" w14:textId="77777777" w:rsidR="0031155A" w:rsidRPr="0031155A" w:rsidRDefault="0031155A" w:rsidP="0031155A">
      <w:pPr>
        <w:rPr>
          <w:b/>
          <w:bCs/>
        </w:rPr>
      </w:pPr>
      <w:r w:rsidRPr="0031155A">
        <w:rPr>
          <w:b/>
          <w:bCs/>
          <w:color w:val="123A5F"/>
        </w:rPr>
        <w:t>H. Inhoudsfidelity: overige preventieve maatregelen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23"/>
        <w:gridCol w:w="717"/>
      </w:tblGrid>
      <w:tr w:rsidR="00F0150B" w:rsidRPr="0031155A" w14:paraId="3E7BCB5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3378DE5" w14:textId="77777777" w:rsidR="00F0150B" w:rsidRPr="0031155A" w:rsidRDefault="00F0150B" w:rsidP="0031155A">
            <w:pPr>
              <w:rPr>
                <w:b/>
                <w:bCs/>
              </w:rPr>
            </w:pPr>
            <w:r w:rsidRPr="0031155A">
              <w:rPr>
                <w:b/>
                <w:bCs/>
                <w:color w:val="123A5F"/>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54B7425" w14:textId="0CA9D3DE" w:rsidR="00F0150B" w:rsidRPr="0031155A" w:rsidRDefault="00F0150B" w:rsidP="0031155A">
            <w:pPr>
              <w:rPr>
                <w:b/>
                <w:bCs/>
              </w:rPr>
            </w:pPr>
            <w:r>
              <w:rPr>
                <w:b/>
                <w:bCs/>
                <w:color w:val="123A5F"/>
              </w:rPr>
              <w:t>Score</w:t>
            </w:r>
          </w:p>
        </w:tc>
      </w:tr>
      <w:tr w:rsidR="00F0150B" w:rsidRPr="0031155A" w14:paraId="23A86BFE" w14:textId="77777777" w:rsidTr="00655D2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E351191" w14:textId="77777777" w:rsidR="00F0150B" w:rsidRPr="0031155A" w:rsidRDefault="00F0150B" w:rsidP="00F0150B">
            <w:r w:rsidRPr="0031155A">
              <w:rPr>
                <w:color w:val="24303B"/>
              </w:rPr>
              <w:t>Warmwaterkruik afgeraden</w:t>
            </w:r>
          </w:p>
        </w:tc>
        <w:tc>
          <w:tcPr>
            <w:tcW w:w="0" w:type="auto"/>
            <w:tcBorders>
              <w:top w:val="single" w:sz="6" w:space="0" w:color="E6E6E6"/>
              <w:left w:val="single" w:sz="6" w:space="0" w:color="E6E6E6"/>
              <w:bottom w:val="single" w:sz="6" w:space="0" w:color="E6E6E6"/>
              <w:right w:val="single" w:sz="6" w:space="0" w:color="E6E6E6"/>
            </w:tcBorders>
            <w:hideMark/>
          </w:tcPr>
          <w:p w14:paraId="44EFA14C" w14:textId="41208416" w:rsidR="00F0150B" w:rsidRPr="0031155A" w:rsidRDefault="00F0150B" w:rsidP="00F0150B">
            <w:r w:rsidRPr="00B13C44">
              <w:rPr>
                <w:color w:val="24303B"/>
                <w:kern w:val="0"/>
                <w:lang w:eastAsia="nl-BE"/>
                <w14:ligatures w14:val="none"/>
              </w:rPr>
              <w:t>0 1 2</w:t>
            </w:r>
          </w:p>
        </w:tc>
      </w:tr>
      <w:tr w:rsidR="00F0150B" w:rsidRPr="0031155A" w14:paraId="6AF4DB5F" w14:textId="77777777" w:rsidTr="00655D2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F43A6CC" w14:textId="77777777" w:rsidR="00F0150B" w:rsidRPr="0031155A" w:rsidRDefault="00F0150B" w:rsidP="00F0150B">
            <w:r w:rsidRPr="0031155A">
              <w:rPr>
                <w:color w:val="24303B"/>
              </w:rPr>
              <w:t>Kersenpitkussen afgeraden</w:t>
            </w:r>
          </w:p>
        </w:tc>
        <w:tc>
          <w:tcPr>
            <w:tcW w:w="0" w:type="auto"/>
            <w:tcBorders>
              <w:top w:val="single" w:sz="6" w:space="0" w:color="E6E6E6"/>
              <w:left w:val="single" w:sz="6" w:space="0" w:color="E6E6E6"/>
              <w:bottom w:val="single" w:sz="6" w:space="0" w:color="E6E6E6"/>
              <w:right w:val="single" w:sz="6" w:space="0" w:color="E6E6E6"/>
            </w:tcBorders>
            <w:hideMark/>
          </w:tcPr>
          <w:p w14:paraId="3162AA71" w14:textId="1778096D" w:rsidR="00F0150B" w:rsidRPr="0031155A" w:rsidRDefault="00F0150B" w:rsidP="00F0150B">
            <w:r w:rsidRPr="00B13C44">
              <w:rPr>
                <w:color w:val="24303B"/>
                <w:kern w:val="0"/>
                <w:lang w:eastAsia="nl-BE"/>
                <w14:ligatures w14:val="none"/>
              </w:rPr>
              <w:t>0 1 2</w:t>
            </w:r>
          </w:p>
        </w:tc>
      </w:tr>
      <w:tr w:rsidR="00F0150B" w:rsidRPr="0031155A" w14:paraId="2963EE2D" w14:textId="77777777" w:rsidTr="00655D2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E90BDB4" w14:textId="77777777" w:rsidR="00F0150B" w:rsidRPr="0031155A" w:rsidRDefault="00F0150B" w:rsidP="00F0150B">
            <w:r w:rsidRPr="0031155A">
              <w:rPr>
                <w:color w:val="24303B"/>
              </w:rPr>
              <w:t>Risico op verbranding uitgelegd</w:t>
            </w:r>
          </w:p>
        </w:tc>
        <w:tc>
          <w:tcPr>
            <w:tcW w:w="0" w:type="auto"/>
            <w:tcBorders>
              <w:top w:val="single" w:sz="6" w:space="0" w:color="E6E6E6"/>
              <w:left w:val="single" w:sz="6" w:space="0" w:color="E6E6E6"/>
              <w:bottom w:val="single" w:sz="6" w:space="0" w:color="E6E6E6"/>
              <w:right w:val="single" w:sz="6" w:space="0" w:color="E6E6E6"/>
            </w:tcBorders>
            <w:hideMark/>
          </w:tcPr>
          <w:p w14:paraId="21CA7557" w14:textId="730E4E5F" w:rsidR="00F0150B" w:rsidRPr="0031155A" w:rsidRDefault="00F0150B" w:rsidP="00F0150B">
            <w:r w:rsidRPr="00B13C44">
              <w:rPr>
                <w:color w:val="24303B"/>
                <w:kern w:val="0"/>
                <w:lang w:eastAsia="nl-BE"/>
                <w14:ligatures w14:val="none"/>
              </w:rPr>
              <w:t>0 1 2</w:t>
            </w:r>
          </w:p>
        </w:tc>
      </w:tr>
      <w:tr w:rsidR="00F0150B" w:rsidRPr="0031155A" w14:paraId="5201C4ED" w14:textId="77777777" w:rsidTr="00655D2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9B4F1C9" w14:textId="77777777" w:rsidR="00F0150B" w:rsidRPr="0031155A" w:rsidRDefault="00F0150B" w:rsidP="00F0150B">
            <w:r w:rsidRPr="0031155A">
              <w:rPr>
                <w:color w:val="24303B"/>
              </w:rPr>
              <w:t>Slaapsokken als alternatief besproken</w:t>
            </w:r>
          </w:p>
        </w:tc>
        <w:tc>
          <w:tcPr>
            <w:tcW w:w="0" w:type="auto"/>
            <w:tcBorders>
              <w:top w:val="single" w:sz="6" w:space="0" w:color="E6E6E6"/>
              <w:left w:val="single" w:sz="6" w:space="0" w:color="E6E6E6"/>
              <w:bottom w:val="single" w:sz="6" w:space="0" w:color="E6E6E6"/>
              <w:right w:val="single" w:sz="6" w:space="0" w:color="E6E6E6"/>
            </w:tcBorders>
            <w:hideMark/>
          </w:tcPr>
          <w:p w14:paraId="2DACAA20" w14:textId="06E18010" w:rsidR="00F0150B" w:rsidRPr="0031155A" w:rsidRDefault="00F0150B" w:rsidP="00F0150B">
            <w:r w:rsidRPr="00B13C44">
              <w:rPr>
                <w:color w:val="24303B"/>
                <w:kern w:val="0"/>
                <w:lang w:eastAsia="nl-BE"/>
                <w14:ligatures w14:val="none"/>
              </w:rPr>
              <w:t>0 1 2</w:t>
            </w:r>
          </w:p>
        </w:tc>
      </w:tr>
      <w:tr w:rsidR="00F0150B" w:rsidRPr="0031155A" w14:paraId="40AAB6DB" w14:textId="77777777" w:rsidTr="00655D2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8EC9A1B" w14:textId="77777777" w:rsidR="00F0150B" w:rsidRPr="0031155A" w:rsidRDefault="00F0150B" w:rsidP="00F0150B">
            <w:r w:rsidRPr="0031155A">
              <w:rPr>
                <w:color w:val="24303B"/>
              </w:rPr>
              <w:t>Materiaal slaapsokken besproken</w:t>
            </w:r>
          </w:p>
        </w:tc>
        <w:tc>
          <w:tcPr>
            <w:tcW w:w="0" w:type="auto"/>
            <w:tcBorders>
              <w:top w:val="single" w:sz="6" w:space="0" w:color="E6E6E6"/>
              <w:left w:val="single" w:sz="6" w:space="0" w:color="E6E6E6"/>
              <w:bottom w:val="single" w:sz="6" w:space="0" w:color="E6E6E6"/>
              <w:right w:val="single" w:sz="6" w:space="0" w:color="E6E6E6"/>
            </w:tcBorders>
            <w:hideMark/>
          </w:tcPr>
          <w:p w14:paraId="17E0C7C4" w14:textId="13FA8882" w:rsidR="00F0150B" w:rsidRPr="0031155A" w:rsidRDefault="00F0150B" w:rsidP="00F0150B">
            <w:r w:rsidRPr="00B13C44">
              <w:rPr>
                <w:color w:val="24303B"/>
                <w:kern w:val="0"/>
                <w:lang w:eastAsia="nl-BE"/>
                <w14:ligatures w14:val="none"/>
              </w:rPr>
              <w:t>0 1 2</w:t>
            </w:r>
          </w:p>
        </w:tc>
      </w:tr>
    </w:tbl>
    <w:p w14:paraId="7035CCFE" w14:textId="77777777" w:rsidR="0031155A" w:rsidRPr="0031155A" w:rsidRDefault="00E72165" w:rsidP="0031155A">
      <w:r>
        <w:rPr>
          <w:color w:val="24303B"/>
        </w:rPr>
        <w:pict w14:anchorId="2AC0553C">
          <v:rect id="_x0000_i1033" style="width:0;height:1.5pt" o:hralign="center" o:hrstd="t" o:hr="t" fillcolor="#a0a0a0" stroked="f"/>
        </w:pict>
      </w:r>
    </w:p>
    <w:p w14:paraId="5B061984" w14:textId="77777777" w:rsidR="0031155A" w:rsidRPr="0031155A" w:rsidRDefault="0031155A" w:rsidP="0031155A">
      <w:pPr>
        <w:rPr>
          <w:b/>
          <w:bCs/>
        </w:rPr>
      </w:pPr>
      <w:r w:rsidRPr="0031155A">
        <w:rPr>
          <w:b/>
          <w:bCs/>
          <w:color w:val="123A5F"/>
        </w:rPr>
        <w:t>I. Didactische fidelity</w:t>
      </w:r>
    </w:p>
    <w:p w14:paraId="140DD6DD" w14:textId="77777777" w:rsidR="0031155A" w:rsidRPr="0031155A" w:rsidRDefault="0031155A" w:rsidP="0031155A">
      <w:pPr>
        <w:rPr>
          <w:del w:id="1010" w:author="Janou De Buyser" w:date="2026-10-26T10:00:00Z"/>
        </w:rPr>
      </w:pPr>
      <w:del w:id="1009" w:author="Janou De Buyser" w:date="2026-10-26T10:00:00Z">
        <w:r w:rsidRPr="0031155A">
          <w:rPr>
            <w:color w:val="24303B"/>
          </w:rPr>
          <w:delText>Dit is belangrijk omdat jouw interventie sterk gebaseerd is op gezondheidsgeletterdheid.</w:delText>
        </w:r>
      </w:del>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74"/>
        <w:gridCol w:w="717"/>
      </w:tblGrid>
      <w:tr w:rsidR="00F0150B" w:rsidRPr="0031155A" w14:paraId="428388C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1F8A410" w14:textId="77777777" w:rsidR="00F0150B" w:rsidRPr="0031155A" w:rsidRDefault="00F0150B" w:rsidP="0031155A">
            <w:pPr>
              <w:rPr>
                <w:b/>
                <w:bCs/>
              </w:rPr>
            </w:pPr>
            <w:r w:rsidRPr="0031155A">
              <w:rPr>
                <w:b/>
                <w:bCs/>
                <w:color w:val="123A5F"/>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ABAFA76" w14:textId="4BB5D223" w:rsidR="00F0150B" w:rsidRPr="0031155A" w:rsidRDefault="000D14FE" w:rsidP="0031155A">
            <w:pPr>
              <w:rPr>
                <w:b/>
                <w:bCs/>
              </w:rPr>
            </w:pPr>
            <w:r>
              <w:rPr>
                <w:b/>
                <w:bCs/>
                <w:color w:val="123A5F"/>
              </w:rPr>
              <w:t>Score</w:t>
            </w:r>
          </w:p>
        </w:tc>
      </w:tr>
      <w:tr w:rsidR="00F0150B" w:rsidRPr="0031155A" w14:paraId="153670A7" w14:textId="77777777" w:rsidTr="00E01E8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B236461" w14:textId="77777777" w:rsidR="00F0150B" w:rsidRPr="0031155A" w:rsidRDefault="00F0150B" w:rsidP="00F0150B">
            <w:r w:rsidRPr="0031155A">
              <w:rPr>
                <w:color w:val="24303B"/>
              </w:rPr>
              <w:t>Toestemming gevraagd voor educatie</w:t>
            </w:r>
          </w:p>
        </w:tc>
        <w:tc>
          <w:tcPr>
            <w:tcW w:w="0" w:type="auto"/>
            <w:tcBorders>
              <w:top w:val="single" w:sz="6" w:space="0" w:color="E6E6E6"/>
              <w:left w:val="single" w:sz="6" w:space="0" w:color="E6E6E6"/>
              <w:bottom w:val="single" w:sz="6" w:space="0" w:color="E6E6E6"/>
              <w:right w:val="single" w:sz="6" w:space="0" w:color="E6E6E6"/>
            </w:tcBorders>
            <w:hideMark/>
          </w:tcPr>
          <w:p w14:paraId="27CEC384" w14:textId="7ADEC132" w:rsidR="00F0150B" w:rsidRPr="0031155A" w:rsidRDefault="00F0150B" w:rsidP="00F0150B">
            <w:r w:rsidRPr="00073D13">
              <w:rPr>
                <w:color w:val="24303B"/>
                <w:kern w:val="0"/>
                <w:lang w:eastAsia="nl-BE"/>
                <w14:ligatures w14:val="none"/>
              </w:rPr>
              <w:t>0 1 2</w:t>
            </w:r>
          </w:p>
        </w:tc>
      </w:tr>
      <w:tr w:rsidR="00F0150B" w:rsidRPr="0031155A" w14:paraId="3FB8AA50" w14:textId="77777777" w:rsidTr="00E01E8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48C7947" w14:textId="77777777" w:rsidR="00F0150B" w:rsidRPr="0031155A" w:rsidRDefault="00F0150B" w:rsidP="00F0150B">
            <w:r w:rsidRPr="0031155A">
              <w:rPr>
                <w:color w:val="24303B"/>
              </w:rPr>
              <w:t>Voorkennis geëxploreerd</w:t>
            </w:r>
          </w:p>
        </w:tc>
        <w:tc>
          <w:tcPr>
            <w:tcW w:w="0" w:type="auto"/>
            <w:tcBorders>
              <w:top w:val="single" w:sz="6" w:space="0" w:color="E6E6E6"/>
              <w:left w:val="single" w:sz="6" w:space="0" w:color="E6E6E6"/>
              <w:bottom w:val="single" w:sz="6" w:space="0" w:color="E6E6E6"/>
              <w:right w:val="single" w:sz="6" w:space="0" w:color="E6E6E6"/>
            </w:tcBorders>
            <w:hideMark/>
          </w:tcPr>
          <w:p w14:paraId="7C1584FC" w14:textId="4EA6850A" w:rsidR="00F0150B" w:rsidRPr="0031155A" w:rsidRDefault="00F0150B" w:rsidP="00F0150B">
            <w:r w:rsidRPr="00073D13">
              <w:rPr>
                <w:color w:val="24303B"/>
                <w:kern w:val="0"/>
                <w:lang w:eastAsia="nl-BE"/>
                <w14:ligatures w14:val="none"/>
              </w:rPr>
              <w:t>0 1 2</w:t>
            </w:r>
          </w:p>
        </w:tc>
      </w:tr>
      <w:tr w:rsidR="00F0150B" w:rsidRPr="0031155A" w14:paraId="548F38EE" w14:textId="77777777" w:rsidTr="00E01E8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A6A9A40" w14:textId="77777777" w:rsidR="00F0150B" w:rsidRPr="0031155A" w:rsidRDefault="00F0150B" w:rsidP="00F0150B">
            <w:r w:rsidRPr="0031155A">
              <w:rPr>
                <w:color w:val="24303B"/>
              </w:rPr>
              <w:t>Open vragen gebruikt</w:t>
            </w:r>
          </w:p>
        </w:tc>
        <w:tc>
          <w:tcPr>
            <w:tcW w:w="0" w:type="auto"/>
            <w:tcBorders>
              <w:top w:val="single" w:sz="6" w:space="0" w:color="E6E6E6"/>
              <w:left w:val="single" w:sz="6" w:space="0" w:color="E6E6E6"/>
              <w:bottom w:val="single" w:sz="6" w:space="0" w:color="E6E6E6"/>
              <w:right w:val="single" w:sz="6" w:space="0" w:color="E6E6E6"/>
            </w:tcBorders>
            <w:hideMark/>
          </w:tcPr>
          <w:p w14:paraId="56AC6543" w14:textId="654A9D6F" w:rsidR="00F0150B" w:rsidRPr="0031155A" w:rsidRDefault="00F0150B" w:rsidP="00F0150B">
            <w:r w:rsidRPr="00073D13">
              <w:rPr>
                <w:color w:val="24303B"/>
                <w:kern w:val="0"/>
                <w:lang w:eastAsia="nl-BE"/>
                <w14:ligatures w14:val="none"/>
              </w:rPr>
              <w:t>0 1 2</w:t>
            </w:r>
          </w:p>
        </w:tc>
      </w:tr>
      <w:tr w:rsidR="00F0150B" w:rsidRPr="0031155A" w14:paraId="62958619" w14:textId="77777777" w:rsidTr="00E01E8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587DB2E" w14:textId="77777777" w:rsidR="00F0150B" w:rsidRPr="0031155A" w:rsidRDefault="00F0150B" w:rsidP="00F0150B">
            <w:r w:rsidRPr="0031155A">
              <w:rPr>
                <w:color w:val="24303B"/>
              </w:rPr>
              <w:t>Correcte informatie bekrachtigd</w:t>
            </w:r>
          </w:p>
        </w:tc>
        <w:tc>
          <w:tcPr>
            <w:tcW w:w="0" w:type="auto"/>
            <w:tcBorders>
              <w:top w:val="single" w:sz="6" w:space="0" w:color="E6E6E6"/>
              <w:left w:val="single" w:sz="6" w:space="0" w:color="E6E6E6"/>
              <w:bottom w:val="single" w:sz="6" w:space="0" w:color="E6E6E6"/>
              <w:right w:val="single" w:sz="6" w:space="0" w:color="E6E6E6"/>
            </w:tcBorders>
            <w:hideMark/>
          </w:tcPr>
          <w:p w14:paraId="17F02996" w14:textId="7A868C21" w:rsidR="00F0150B" w:rsidRPr="0031155A" w:rsidRDefault="00F0150B" w:rsidP="00F0150B">
            <w:r w:rsidRPr="00073D13">
              <w:rPr>
                <w:color w:val="24303B"/>
                <w:kern w:val="0"/>
                <w:lang w:eastAsia="nl-BE"/>
                <w14:ligatures w14:val="none"/>
              </w:rPr>
              <w:t>0 1 2</w:t>
            </w:r>
          </w:p>
        </w:tc>
      </w:tr>
      <w:tr w:rsidR="00F0150B" w:rsidRPr="0031155A" w14:paraId="60D6E60C" w14:textId="77777777" w:rsidTr="00E01E8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D466891" w14:textId="77777777" w:rsidR="00F0150B" w:rsidRPr="0031155A" w:rsidRDefault="00F0150B" w:rsidP="00F0150B">
            <w:r w:rsidRPr="0031155A">
              <w:rPr>
                <w:color w:val="24303B"/>
              </w:rPr>
              <w:t>Aangesloten bij antwoorden uit NAFF</w:t>
            </w:r>
          </w:p>
        </w:tc>
        <w:tc>
          <w:tcPr>
            <w:tcW w:w="0" w:type="auto"/>
            <w:tcBorders>
              <w:top w:val="single" w:sz="6" w:space="0" w:color="E6E6E6"/>
              <w:left w:val="single" w:sz="6" w:space="0" w:color="E6E6E6"/>
              <w:bottom w:val="single" w:sz="6" w:space="0" w:color="E6E6E6"/>
              <w:right w:val="single" w:sz="6" w:space="0" w:color="E6E6E6"/>
            </w:tcBorders>
            <w:hideMark/>
          </w:tcPr>
          <w:p w14:paraId="31264357" w14:textId="16BAC1E8" w:rsidR="00F0150B" w:rsidRPr="0031155A" w:rsidRDefault="00F0150B" w:rsidP="00F0150B">
            <w:r w:rsidRPr="00073D13">
              <w:rPr>
                <w:color w:val="24303B"/>
                <w:kern w:val="0"/>
                <w:lang w:eastAsia="nl-BE"/>
                <w14:ligatures w14:val="none"/>
              </w:rPr>
              <w:t>0 1 2</w:t>
            </w:r>
          </w:p>
        </w:tc>
      </w:tr>
      <w:tr w:rsidR="00F0150B" w:rsidRPr="0031155A" w14:paraId="6130B75E" w14:textId="77777777" w:rsidTr="00E01E8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F44467B" w14:textId="77777777" w:rsidR="00F0150B" w:rsidRPr="0031155A" w:rsidRDefault="00F0150B" w:rsidP="00F0150B">
            <w:r w:rsidRPr="0031155A">
              <w:rPr>
                <w:color w:val="24303B"/>
              </w:rPr>
              <w:t>Demonstratie gegeven</w:t>
            </w:r>
          </w:p>
        </w:tc>
        <w:tc>
          <w:tcPr>
            <w:tcW w:w="0" w:type="auto"/>
            <w:tcBorders>
              <w:top w:val="single" w:sz="6" w:space="0" w:color="E6E6E6"/>
              <w:left w:val="single" w:sz="6" w:space="0" w:color="E6E6E6"/>
              <w:bottom w:val="single" w:sz="6" w:space="0" w:color="E6E6E6"/>
              <w:right w:val="single" w:sz="6" w:space="0" w:color="E6E6E6"/>
            </w:tcBorders>
            <w:hideMark/>
          </w:tcPr>
          <w:p w14:paraId="6950BAA4" w14:textId="15AD94C3" w:rsidR="00F0150B" w:rsidRPr="0031155A" w:rsidRDefault="00F0150B" w:rsidP="00F0150B">
            <w:r w:rsidRPr="00073D13">
              <w:rPr>
                <w:color w:val="24303B"/>
                <w:kern w:val="0"/>
                <w:lang w:eastAsia="nl-BE"/>
                <w14:ligatures w14:val="none"/>
              </w:rPr>
              <w:t>0 1 2</w:t>
            </w:r>
          </w:p>
        </w:tc>
      </w:tr>
      <w:tr w:rsidR="00F0150B" w:rsidRPr="0031155A" w14:paraId="2E59FD94" w14:textId="77777777" w:rsidTr="00E01E8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4F78165" w14:textId="77777777" w:rsidR="00F0150B" w:rsidRPr="0031155A" w:rsidRDefault="00F0150B" w:rsidP="00F0150B">
            <w:r w:rsidRPr="0031155A">
              <w:rPr>
                <w:color w:val="24303B"/>
              </w:rPr>
              <w:t>Patiënt laten oefenen</w:t>
            </w:r>
          </w:p>
        </w:tc>
        <w:tc>
          <w:tcPr>
            <w:tcW w:w="0" w:type="auto"/>
            <w:tcBorders>
              <w:top w:val="single" w:sz="6" w:space="0" w:color="E6E6E6"/>
              <w:left w:val="single" w:sz="6" w:space="0" w:color="E6E6E6"/>
              <w:bottom w:val="single" w:sz="6" w:space="0" w:color="E6E6E6"/>
              <w:right w:val="single" w:sz="6" w:space="0" w:color="E6E6E6"/>
            </w:tcBorders>
            <w:hideMark/>
          </w:tcPr>
          <w:p w14:paraId="462BB6EA" w14:textId="3F30A826" w:rsidR="00F0150B" w:rsidRPr="0031155A" w:rsidRDefault="00F0150B" w:rsidP="00F0150B">
            <w:r w:rsidRPr="00073D13">
              <w:rPr>
                <w:color w:val="24303B"/>
                <w:kern w:val="0"/>
                <w:lang w:eastAsia="nl-BE"/>
                <w14:ligatures w14:val="none"/>
              </w:rPr>
              <w:t>0 1 2</w:t>
            </w:r>
          </w:p>
        </w:tc>
      </w:tr>
      <w:tr w:rsidR="00F0150B" w:rsidRPr="0031155A" w14:paraId="2FCA9C83" w14:textId="77777777" w:rsidTr="00E01E8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D61F241" w14:textId="77777777" w:rsidR="00F0150B" w:rsidRPr="0031155A" w:rsidRDefault="00F0150B" w:rsidP="00F0150B">
            <w:r w:rsidRPr="0031155A">
              <w:rPr>
                <w:color w:val="24303B"/>
              </w:rPr>
              <w:t>Teach-back gebruikt</w:t>
            </w:r>
          </w:p>
        </w:tc>
        <w:tc>
          <w:tcPr>
            <w:tcW w:w="0" w:type="auto"/>
            <w:tcBorders>
              <w:top w:val="single" w:sz="6" w:space="0" w:color="E6E6E6"/>
              <w:left w:val="single" w:sz="6" w:space="0" w:color="E6E6E6"/>
              <w:bottom w:val="single" w:sz="6" w:space="0" w:color="E6E6E6"/>
              <w:right w:val="single" w:sz="6" w:space="0" w:color="E6E6E6"/>
            </w:tcBorders>
            <w:hideMark/>
          </w:tcPr>
          <w:p w14:paraId="41977923" w14:textId="48AF9332" w:rsidR="00F0150B" w:rsidRPr="0031155A" w:rsidRDefault="00F0150B" w:rsidP="00F0150B">
            <w:r w:rsidRPr="00073D13">
              <w:rPr>
                <w:color w:val="24303B"/>
                <w:kern w:val="0"/>
                <w:lang w:eastAsia="nl-BE"/>
                <w14:ligatures w14:val="none"/>
              </w:rPr>
              <w:t>0 1 2</w:t>
            </w:r>
          </w:p>
        </w:tc>
      </w:tr>
      <w:tr w:rsidR="00F0150B" w:rsidRPr="0031155A" w14:paraId="1165F0A2" w14:textId="77777777" w:rsidTr="00E01E8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AE30830" w14:textId="77777777" w:rsidR="00F0150B" w:rsidRPr="0031155A" w:rsidRDefault="00F0150B" w:rsidP="00F0150B">
            <w:r w:rsidRPr="0031155A">
              <w:rPr>
                <w:color w:val="24303B"/>
              </w:rPr>
              <w:t>Begrip gecontroleerd</w:t>
            </w:r>
          </w:p>
        </w:tc>
        <w:tc>
          <w:tcPr>
            <w:tcW w:w="0" w:type="auto"/>
            <w:tcBorders>
              <w:top w:val="single" w:sz="6" w:space="0" w:color="E6E6E6"/>
              <w:left w:val="single" w:sz="6" w:space="0" w:color="E6E6E6"/>
              <w:bottom w:val="single" w:sz="6" w:space="0" w:color="E6E6E6"/>
              <w:right w:val="single" w:sz="6" w:space="0" w:color="E6E6E6"/>
            </w:tcBorders>
            <w:hideMark/>
          </w:tcPr>
          <w:p w14:paraId="42BDCE90" w14:textId="12AEB364" w:rsidR="00F0150B" w:rsidRPr="0031155A" w:rsidRDefault="00F0150B" w:rsidP="00F0150B">
            <w:r w:rsidRPr="00073D13">
              <w:rPr>
                <w:color w:val="24303B"/>
                <w:kern w:val="0"/>
                <w:lang w:eastAsia="nl-BE"/>
                <w14:ligatures w14:val="none"/>
              </w:rPr>
              <w:t>0 1 2</w:t>
            </w:r>
          </w:p>
        </w:tc>
      </w:tr>
      <w:tr w:rsidR="00F0150B" w:rsidRPr="0031155A" w14:paraId="37A6B303" w14:textId="77777777" w:rsidTr="00E01E8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ECD41DC" w14:textId="77777777" w:rsidR="00F0150B" w:rsidRPr="0031155A" w:rsidRDefault="00F0150B" w:rsidP="00F0150B">
            <w:r w:rsidRPr="0031155A">
              <w:rPr>
                <w:color w:val="24303B"/>
              </w:rPr>
              <w:t>Vragen uitgelokt</w:t>
            </w:r>
          </w:p>
        </w:tc>
        <w:tc>
          <w:tcPr>
            <w:tcW w:w="0" w:type="auto"/>
            <w:tcBorders>
              <w:top w:val="single" w:sz="6" w:space="0" w:color="E6E6E6"/>
              <w:left w:val="single" w:sz="6" w:space="0" w:color="E6E6E6"/>
              <w:bottom w:val="single" w:sz="6" w:space="0" w:color="E6E6E6"/>
              <w:right w:val="single" w:sz="6" w:space="0" w:color="E6E6E6"/>
            </w:tcBorders>
            <w:hideMark/>
          </w:tcPr>
          <w:p w14:paraId="73644194" w14:textId="5324CF14" w:rsidR="00F0150B" w:rsidRPr="0031155A" w:rsidRDefault="00F0150B" w:rsidP="00F0150B">
            <w:r w:rsidRPr="00073D13">
              <w:rPr>
                <w:color w:val="24303B"/>
                <w:kern w:val="0"/>
                <w:lang w:eastAsia="nl-BE"/>
                <w14:ligatures w14:val="none"/>
              </w:rPr>
              <w:t>0 1 2</w:t>
            </w:r>
          </w:p>
        </w:tc>
      </w:tr>
      <w:tr w:rsidR="00F0150B" w:rsidRPr="0031155A" w14:paraId="74B76D1F" w14:textId="77777777" w:rsidTr="00E01E8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12E4F49" w14:textId="77777777" w:rsidR="00F0150B" w:rsidRPr="0031155A" w:rsidRDefault="00F0150B" w:rsidP="00F0150B">
            <w:r w:rsidRPr="0031155A">
              <w:rPr>
                <w:color w:val="24303B"/>
              </w:rPr>
              <w:t>Brochure meegegeven</w:t>
            </w:r>
          </w:p>
        </w:tc>
        <w:tc>
          <w:tcPr>
            <w:tcW w:w="0" w:type="auto"/>
            <w:tcBorders>
              <w:top w:val="single" w:sz="6" w:space="0" w:color="E6E6E6"/>
              <w:left w:val="single" w:sz="6" w:space="0" w:color="E6E6E6"/>
              <w:bottom w:val="single" w:sz="6" w:space="0" w:color="E6E6E6"/>
              <w:right w:val="single" w:sz="6" w:space="0" w:color="E6E6E6"/>
            </w:tcBorders>
            <w:hideMark/>
          </w:tcPr>
          <w:p w14:paraId="38A46B27" w14:textId="4629249B" w:rsidR="00F0150B" w:rsidRPr="0031155A" w:rsidRDefault="00F0150B" w:rsidP="00F0150B">
            <w:r w:rsidRPr="00073D13">
              <w:rPr>
                <w:color w:val="24303B"/>
                <w:kern w:val="0"/>
                <w:lang w:eastAsia="nl-BE"/>
                <w14:ligatures w14:val="none"/>
              </w:rPr>
              <w:t>0 1 2</w:t>
            </w:r>
          </w:p>
        </w:tc>
      </w:tr>
    </w:tbl>
    <w:p w14:paraId="3BE23C24" w14:textId="77777777" w:rsidR="0031155A" w:rsidRPr="0031155A" w:rsidRDefault="00E72165" w:rsidP="0031155A">
      <w:r>
        <w:rPr>
          <w:color w:val="24303B"/>
        </w:rPr>
        <w:pict w14:anchorId="2F929C77">
          <v:rect id="_x0000_i1034" style="width:0;height:1.5pt" o:hralign="center" o:hrstd="t" o:hr="t" fillcolor="#a0a0a0" stroked="f"/>
        </w:pict>
      </w:r>
    </w:p>
    <w:p w14:paraId="33F7557E" w14:textId="77777777" w:rsidR="00B27998" w:rsidRDefault="00B27998" w:rsidP="0031155A">
      <w:pPr>
        <w:rPr>
          <w:b/>
          <w:bCs/>
        </w:rPr>
      </w:pPr>
    </w:p>
    <w:p w14:paraId="7B7FFA4D" w14:textId="77777777" w:rsidR="00B27998" w:rsidRDefault="00B27998" w:rsidP="0031155A">
      <w:pPr>
        <w:rPr>
          <w:b/>
          <w:bCs/>
        </w:rPr>
      </w:pPr>
    </w:p>
    <w:p w14:paraId="712A10E9" w14:textId="3297901A" w:rsidR="0031155A" w:rsidRPr="0031155A" w:rsidRDefault="0031155A" w:rsidP="0031155A">
      <w:pPr>
        <w:rPr>
          <w:b/>
          <w:bCs/>
        </w:rPr>
      </w:pPr>
      <w:r w:rsidRPr="0031155A">
        <w:rPr>
          <w:b/>
          <w:bCs/>
          <w:color w:val="123A5F"/>
        </w:rPr>
        <w:lastRenderedPageBreak/>
        <w:t>J. Treatment Receipt</w:t>
      </w:r>
    </w:p>
    <w:p w14:paraId="6C3CB5C9" w14:textId="77777777" w:rsidR="0031155A" w:rsidRPr="0031155A" w:rsidRDefault="0031155A" w:rsidP="0031155A">
      <w:pPr>
        <w:rPr>
          <w:b/>
          <w:bCs/>
        </w:rPr>
      </w:pPr>
      <w:r w:rsidRPr="0031155A">
        <w:rPr>
          <w:b/>
          <w:bCs/>
          <w:color w:val="123A5F"/>
        </w:rPr>
        <w:t>Patiënt kon spontaan correct herhalen: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9"/>
        <w:gridCol w:w="494"/>
        <w:gridCol w:w="1326"/>
        <w:gridCol w:w="945"/>
      </w:tblGrid>
      <w:tr w:rsidR="0031155A" w:rsidRPr="0031155A" w14:paraId="3227B8C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016DA3A" w14:textId="77777777" w:rsidR="0031155A" w:rsidRPr="0031155A" w:rsidRDefault="0031155A" w:rsidP="0031155A">
            <w:pPr>
              <w:rPr>
                <w:b/>
                <w:bCs/>
              </w:rPr>
            </w:pPr>
            <w:r w:rsidRPr="0031155A">
              <w:rPr>
                <w:b/>
                <w:bCs/>
                <w:color w:val="123A5F"/>
              </w:rPr>
              <w:t>Onderdeel</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7BEC6CD" w14:textId="77777777" w:rsidR="0031155A" w:rsidRPr="0031155A" w:rsidRDefault="0031155A" w:rsidP="0031155A">
            <w:pPr>
              <w:rPr>
                <w:b/>
                <w:bCs/>
              </w:rPr>
            </w:pPr>
            <w:r w:rsidRPr="0031155A">
              <w:rPr>
                <w:b/>
                <w:bCs/>
                <w:color w:val="123A5F"/>
              </w:rPr>
              <w:t>Nee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CDD7752" w14:textId="77777777" w:rsidR="0031155A" w:rsidRPr="0031155A" w:rsidRDefault="0031155A" w:rsidP="0031155A">
            <w:pPr>
              <w:rPr>
                <w:b/>
                <w:bCs/>
              </w:rPr>
            </w:pPr>
            <w:r w:rsidRPr="0031155A">
              <w:rPr>
                <w:b/>
                <w:bCs/>
                <w:color w:val="123A5F"/>
              </w:rPr>
              <w:t>Gedeeltelijk</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7375E41" w14:textId="77777777" w:rsidR="0031155A" w:rsidRPr="0031155A" w:rsidRDefault="0031155A" w:rsidP="0031155A">
            <w:pPr>
              <w:rPr>
                <w:b/>
                <w:bCs/>
              </w:rPr>
            </w:pPr>
            <w:r w:rsidRPr="0031155A">
              <w:rPr>
                <w:b/>
                <w:bCs/>
                <w:color w:val="123A5F"/>
              </w:rPr>
              <w:t>Volledig</w:t>
            </w:r>
          </w:p>
        </w:tc>
      </w:tr>
      <w:tr w:rsidR="0031155A" w:rsidRPr="0031155A" w14:paraId="2B6114F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8E9A4D5" w14:textId="77777777" w:rsidR="0031155A" w:rsidRPr="0031155A" w:rsidRDefault="0031155A" w:rsidP="0031155A">
            <w:r w:rsidRPr="0031155A">
              <w:rPr>
                <w:color w:val="24303B"/>
              </w:rPr>
              <w:t>Dagelijkse inspectie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6654BBA" w14:textId="77777777" w:rsidR="0031155A" w:rsidRPr="0031155A" w:rsidRDefault="0031155A" w:rsidP="0031155A">
            <w:r w:rsidRPr="0031155A">
              <w:rPr>
                <w:color w:val="24303B"/>
              </w:rPr>
              <w:t>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717224C" w14:textId="77777777" w:rsidR="0031155A" w:rsidRPr="0031155A" w:rsidRDefault="0031155A" w:rsidP="0031155A">
            <w:r w:rsidRPr="0031155A">
              <w:rPr>
                <w:color w:val="24303B"/>
              </w:rPr>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D8B7DAC" w14:textId="77777777" w:rsidR="0031155A" w:rsidRPr="0031155A" w:rsidRDefault="0031155A" w:rsidP="0031155A">
            <w:r w:rsidRPr="0031155A">
              <w:rPr>
                <w:color w:val="24303B"/>
              </w:rPr>
              <w:t>2</w:t>
            </w:r>
          </w:p>
        </w:tc>
      </w:tr>
      <w:tr w:rsidR="0031155A" w:rsidRPr="0031155A" w14:paraId="085F0D5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66D12C7" w14:textId="77777777" w:rsidR="0031155A" w:rsidRPr="0031155A" w:rsidRDefault="0031155A" w:rsidP="0031155A">
            <w:r w:rsidRPr="0031155A">
              <w:rPr>
                <w:color w:val="24303B"/>
              </w:rPr>
              <w:t>Wassen voeten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1764318" w14:textId="77777777" w:rsidR="0031155A" w:rsidRPr="0031155A" w:rsidRDefault="0031155A" w:rsidP="0031155A">
            <w:r w:rsidRPr="0031155A">
              <w:rPr>
                <w:color w:val="24303B"/>
              </w:rPr>
              <w:t>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0F8D1A7" w14:textId="77777777" w:rsidR="0031155A" w:rsidRPr="0031155A" w:rsidRDefault="0031155A" w:rsidP="0031155A">
            <w:r w:rsidRPr="0031155A">
              <w:rPr>
                <w:color w:val="24303B"/>
              </w:rPr>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48FB6A8" w14:textId="77777777" w:rsidR="0031155A" w:rsidRPr="0031155A" w:rsidRDefault="0031155A" w:rsidP="0031155A">
            <w:r w:rsidRPr="0031155A">
              <w:rPr>
                <w:color w:val="24303B"/>
              </w:rPr>
              <w:t>2</w:t>
            </w:r>
          </w:p>
        </w:tc>
      </w:tr>
      <w:tr w:rsidR="0031155A" w:rsidRPr="0031155A" w14:paraId="5DA8CAD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18FB94B" w14:textId="77777777" w:rsidR="0031155A" w:rsidRPr="0031155A" w:rsidRDefault="0031155A" w:rsidP="0031155A">
            <w:r w:rsidRPr="0031155A">
              <w:rPr>
                <w:color w:val="24303B"/>
              </w:rPr>
              <w:t>Voetcrème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1C4414C" w14:textId="77777777" w:rsidR="0031155A" w:rsidRPr="0031155A" w:rsidRDefault="0031155A" w:rsidP="0031155A">
            <w:r w:rsidRPr="0031155A">
              <w:rPr>
                <w:color w:val="24303B"/>
              </w:rPr>
              <w:t>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109CC4A" w14:textId="77777777" w:rsidR="0031155A" w:rsidRPr="0031155A" w:rsidRDefault="0031155A" w:rsidP="0031155A">
            <w:r w:rsidRPr="0031155A">
              <w:rPr>
                <w:color w:val="24303B"/>
              </w:rPr>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EEF7E5" w14:textId="77777777" w:rsidR="0031155A" w:rsidRPr="0031155A" w:rsidRDefault="0031155A" w:rsidP="0031155A">
            <w:r w:rsidRPr="0031155A">
              <w:rPr>
                <w:color w:val="24303B"/>
              </w:rPr>
              <w:t>2</w:t>
            </w:r>
          </w:p>
        </w:tc>
      </w:tr>
      <w:tr w:rsidR="0031155A" w:rsidRPr="0031155A" w14:paraId="5418CB3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F7A2186" w14:textId="77777777" w:rsidR="0031155A" w:rsidRPr="0031155A" w:rsidRDefault="0031155A" w:rsidP="0031155A">
            <w:r w:rsidRPr="0031155A">
              <w:rPr>
                <w:color w:val="24303B"/>
              </w:rPr>
              <w:t>Sokken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B64EAD7" w14:textId="77777777" w:rsidR="0031155A" w:rsidRPr="0031155A" w:rsidRDefault="0031155A" w:rsidP="0031155A">
            <w:r w:rsidRPr="0031155A">
              <w:rPr>
                <w:color w:val="24303B"/>
              </w:rPr>
              <w:t>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9924026" w14:textId="77777777" w:rsidR="0031155A" w:rsidRPr="0031155A" w:rsidRDefault="0031155A" w:rsidP="0031155A">
            <w:r w:rsidRPr="0031155A">
              <w:rPr>
                <w:color w:val="24303B"/>
              </w:rPr>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AB3F05C" w14:textId="77777777" w:rsidR="0031155A" w:rsidRPr="0031155A" w:rsidRDefault="0031155A" w:rsidP="0031155A">
            <w:r w:rsidRPr="0031155A">
              <w:rPr>
                <w:color w:val="24303B"/>
              </w:rPr>
              <w:t>2</w:t>
            </w:r>
          </w:p>
        </w:tc>
      </w:tr>
      <w:tr w:rsidR="0031155A" w:rsidRPr="0031155A" w14:paraId="4B48C70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639F0D9" w14:textId="77777777" w:rsidR="0031155A" w:rsidRPr="0031155A" w:rsidRDefault="0031155A" w:rsidP="0031155A">
            <w:r w:rsidRPr="0031155A">
              <w:rPr>
                <w:color w:val="24303B"/>
              </w:rPr>
              <w:t>Schoenen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7D9A12F" w14:textId="77777777" w:rsidR="0031155A" w:rsidRPr="0031155A" w:rsidRDefault="0031155A" w:rsidP="0031155A">
            <w:r w:rsidRPr="0031155A">
              <w:rPr>
                <w:color w:val="24303B"/>
              </w:rPr>
              <w:t>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3092E36" w14:textId="77777777" w:rsidR="0031155A" w:rsidRPr="0031155A" w:rsidRDefault="0031155A" w:rsidP="0031155A">
            <w:r w:rsidRPr="0031155A">
              <w:rPr>
                <w:color w:val="24303B"/>
              </w:rPr>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23EB8EA" w14:textId="77777777" w:rsidR="0031155A" w:rsidRPr="0031155A" w:rsidRDefault="0031155A" w:rsidP="0031155A">
            <w:r w:rsidRPr="0031155A">
              <w:rPr>
                <w:color w:val="24303B"/>
              </w:rPr>
              <w:t>2</w:t>
            </w:r>
          </w:p>
        </w:tc>
      </w:tr>
      <w:tr w:rsidR="0031155A" w:rsidRPr="0031155A" w14:paraId="5DAC56A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208C943" w14:textId="77777777" w:rsidR="0031155A" w:rsidRPr="0031155A" w:rsidRDefault="0031155A" w:rsidP="0031155A">
            <w:r w:rsidRPr="0031155A">
              <w:rPr>
                <w:color w:val="24303B"/>
              </w:rPr>
              <w:t>Wanneer arts contacteren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61DE821" w14:textId="77777777" w:rsidR="0031155A" w:rsidRPr="0031155A" w:rsidRDefault="0031155A" w:rsidP="0031155A">
            <w:r w:rsidRPr="0031155A">
              <w:rPr>
                <w:color w:val="24303B"/>
              </w:rPr>
              <w:t>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45F1D32" w14:textId="77777777" w:rsidR="0031155A" w:rsidRPr="0031155A" w:rsidRDefault="0031155A" w:rsidP="0031155A">
            <w:r w:rsidRPr="0031155A">
              <w:rPr>
                <w:color w:val="24303B"/>
              </w:rPr>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FEFCD85" w14:textId="77777777" w:rsidR="0031155A" w:rsidRPr="0031155A" w:rsidRDefault="0031155A" w:rsidP="0031155A">
            <w:r w:rsidRPr="0031155A">
              <w:rPr>
                <w:color w:val="24303B"/>
              </w:rPr>
              <w:t>2</w:t>
            </w:r>
          </w:p>
        </w:tc>
      </w:tr>
    </w:tbl>
    <w:p w14:paraId="25F3D910" w14:textId="77777777" w:rsidR="0061523E" w:rsidRDefault="0061523E"/>
    <w:p w14:paraId="3BD0C029" w14:textId="77777777" w:rsidR="003A7060" w:rsidRDefault="003A7060"/>
    <w:p w14:paraId="235E9492" w14:textId="77777777" w:rsidR="000D14FE" w:rsidRDefault="000D14FE">
      <w:pPr>
        <w:rPr>
          <w:b/>
          <w:bCs/>
        </w:rPr>
      </w:pPr>
      <w:r>
        <w:rPr>
          <w:b/>
          <w:bCs/>
          <w:color w:val="24303B"/>
        </w:rPr>
        <w:br w:type="page"/>
      </w:r>
    </w:p>
    <w:p w14:paraId="27A2823F" w14:textId="05C455AD" w:rsidR="000D14FE" w:rsidRPr="000D14FE" w:rsidRDefault="000D14FE" w:rsidP="000D14FE">
      <w:pPr>
        <w:pBdr>
          <w:top w:val="single" w:sz="4" w:space="1" w:color="auto"/>
          <w:left w:val="single" w:sz="4" w:space="4" w:color="auto"/>
          <w:bottom w:val="single" w:sz="4" w:space="1" w:color="auto"/>
          <w:right w:val="single" w:sz="4" w:space="4" w:color="auto"/>
        </w:pBdr>
        <w:rPr>
          <w:b/>
          <w:bCs/>
          <w:sz w:val="40"/>
          <w:szCs w:val="40"/>
        </w:rPr>
      </w:pPr>
      <w:r w:rsidRPr="000D14FE">
        <w:rPr>
          <w:b/>
          <w:bCs/>
          <w:color w:val="123A5F"/>
          <w:sz w:val="40"/>
          <w:szCs w:val="40"/>
        </w:rPr>
        <w:lastRenderedPageBreak/>
        <w:t>VISIT 2: Evaluatie kennis voetzorg + educatie orthopedische schoenen</w:t>
      </w:r>
    </w:p>
    <w:p w14:paraId="170B92DF" w14:textId="77777777" w:rsidR="000D14FE" w:rsidRDefault="000D14FE" w:rsidP="000D14FE">
      <w:pPr>
        <w:rPr>
          <w:b/>
          <w:bCs/>
        </w:rPr>
      </w:pPr>
    </w:p>
    <w:p w14:paraId="206B7AFD" w14:textId="581775B5" w:rsidR="000D14FE" w:rsidRPr="000D14FE" w:rsidRDefault="000D14FE" w:rsidP="000D14FE">
      <w:pPr>
        <w:rPr>
          <w:b/>
          <w:bCs/>
        </w:rPr>
      </w:pPr>
      <w:r w:rsidRPr="000D14FE">
        <w:rPr>
          <w:b/>
          <w:bCs/>
          <w:color w:val="123A5F"/>
        </w:rPr>
        <w:t>A. Voorbereiding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77"/>
        <w:gridCol w:w="717"/>
      </w:tblGrid>
      <w:tr w:rsidR="00665B85" w:rsidRPr="000D14FE" w14:paraId="02DC735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659F60E" w14:textId="77777777" w:rsidR="00665B85" w:rsidRPr="000D14FE" w:rsidRDefault="00665B85" w:rsidP="000D14FE">
            <w:pPr>
              <w:rPr>
                <w:b/>
                <w:bCs/>
              </w:rPr>
            </w:pPr>
            <w:r w:rsidRPr="000D14FE">
              <w:rPr>
                <w:b/>
                <w:bCs/>
                <w:color w:val="123A5F"/>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4414F20" w14:textId="1E1CBA86" w:rsidR="00665B85" w:rsidRPr="000D14FE" w:rsidRDefault="00665B85" w:rsidP="000D14FE">
            <w:pPr>
              <w:rPr>
                <w:b/>
                <w:bCs/>
              </w:rPr>
            </w:pPr>
            <w:r>
              <w:rPr>
                <w:b/>
                <w:bCs/>
                <w:color w:val="123A5F"/>
              </w:rPr>
              <w:t>Score</w:t>
            </w:r>
          </w:p>
        </w:tc>
      </w:tr>
      <w:tr w:rsidR="00665B85" w:rsidRPr="000D14FE" w14:paraId="528712C3" w14:textId="77777777" w:rsidTr="00C40F7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E428A54" w14:textId="77777777" w:rsidR="00665B85" w:rsidRPr="000D14FE" w:rsidRDefault="00665B85" w:rsidP="00665B85">
            <w:r w:rsidRPr="000D14FE">
              <w:rPr>
                <w:color w:val="24303B"/>
              </w:rPr>
              <w:t>NAFF afgenomen</w:t>
            </w:r>
          </w:p>
        </w:tc>
        <w:tc>
          <w:tcPr>
            <w:tcW w:w="0" w:type="auto"/>
            <w:tcBorders>
              <w:top w:val="single" w:sz="6" w:space="0" w:color="E6E6E6"/>
              <w:left w:val="single" w:sz="6" w:space="0" w:color="E6E6E6"/>
              <w:bottom w:val="single" w:sz="6" w:space="0" w:color="E6E6E6"/>
              <w:right w:val="single" w:sz="6" w:space="0" w:color="E6E6E6"/>
            </w:tcBorders>
            <w:hideMark/>
          </w:tcPr>
          <w:p w14:paraId="39C1A6AA" w14:textId="46871911" w:rsidR="00665B85" w:rsidRPr="000D14FE" w:rsidRDefault="00665B85" w:rsidP="00665B85">
            <w:r w:rsidRPr="00073D13">
              <w:rPr>
                <w:color w:val="24303B"/>
                <w:kern w:val="0"/>
                <w:lang w:eastAsia="nl-BE"/>
                <w14:ligatures w14:val="none"/>
              </w:rPr>
              <w:t>0 1 2</w:t>
            </w:r>
          </w:p>
        </w:tc>
      </w:tr>
      <w:tr w:rsidR="00665B85" w:rsidRPr="000D14FE" w14:paraId="490B3A42" w14:textId="77777777" w:rsidTr="00C40F7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2E7933D" w14:textId="77777777" w:rsidR="00665B85" w:rsidRPr="000D14FE" w:rsidRDefault="00665B85" w:rsidP="00665B85">
            <w:r w:rsidRPr="000D14FE">
              <w:rPr>
                <w:color w:val="24303B"/>
              </w:rPr>
              <w:t>Resultaten NAFF gebruikt tijdens gesprek</w:t>
            </w:r>
          </w:p>
        </w:tc>
        <w:tc>
          <w:tcPr>
            <w:tcW w:w="0" w:type="auto"/>
            <w:tcBorders>
              <w:top w:val="single" w:sz="6" w:space="0" w:color="E6E6E6"/>
              <w:left w:val="single" w:sz="6" w:space="0" w:color="E6E6E6"/>
              <w:bottom w:val="single" w:sz="6" w:space="0" w:color="E6E6E6"/>
              <w:right w:val="single" w:sz="6" w:space="0" w:color="E6E6E6"/>
            </w:tcBorders>
            <w:hideMark/>
          </w:tcPr>
          <w:p w14:paraId="2908612E" w14:textId="47D98A9A" w:rsidR="00665B85" w:rsidRPr="000D14FE" w:rsidRDefault="00665B85" w:rsidP="00665B85">
            <w:r w:rsidRPr="00073D13">
              <w:rPr>
                <w:color w:val="24303B"/>
                <w:kern w:val="0"/>
                <w:lang w:eastAsia="nl-BE"/>
                <w14:ligatures w14:val="none"/>
              </w:rPr>
              <w:t>0 1 2</w:t>
            </w:r>
          </w:p>
        </w:tc>
      </w:tr>
    </w:tbl>
    <w:p w14:paraId="4EC6DBE1" w14:textId="77777777" w:rsidR="000D14FE" w:rsidRPr="000D14FE" w:rsidRDefault="00E72165" w:rsidP="000D14FE">
      <w:r>
        <w:rPr>
          <w:color w:val="24303B"/>
        </w:rPr>
        <w:pict w14:anchorId="07F28129">
          <v:rect id="_x0000_i1035" style="width:0;height:1.5pt" o:hralign="center" o:hrstd="t" o:hr="t" fillcolor="#a0a0a0" stroked="f"/>
        </w:pict>
      </w:r>
    </w:p>
    <w:p w14:paraId="3DEE21C7" w14:textId="77777777" w:rsidR="000D14FE" w:rsidRPr="000D14FE" w:rsidRDefault="000D14FE" w:rsidP="000D14FE">
      <w:pPr>
        <w:rPr>
          <w:b/>
          <w:bCs/>
        </w:rPr>
      </w:pPr>
      <w:r w:rsidRPr="000D14FE">
        <w:rPr>
          <w:b/>
          <w:bCs/>
          <w:color w:val="123A5F"/>
        </w:rPr>
        <w:t>B. Evaluatie kennis voetzorg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30"/>
        <w:gridCol w:w="717"/>
      </w:tblGrid>
      <w:tr w:rsidR="00665B85" w:rsidRPr="000D14FE" w14:paraId="3FFF666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3929D5E" w14:textId="77777777" w:rsidR="00665B85" w:rsidRPr="000D14FE" w:rsidRDefault="00665B85" w:rsidP="000D14FE">
            <w:pPr>
              <w:rPr>
                <w:b/>
                <w:bCs/>
              </w:rPr>
            </w:pPr>
            <w:r w:rsidRPr="000D14FE">
              <w:rPr>
                <w:b/>
                <w:bCs/>
                <w:color w:val="123A5F"/>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AAC0354" w14:textId="4279DE74" w:rsidR="00665B85" w:rsidRPr="000D14FE" w:rsidRDefault="00665B85" w:rsidP="000D14FE">
            <w:pPr>
              <w:rPr>
                <w:b/>
                <w:bCs/>
              </w:rPr>
            </w:pPr>
            <w:r>
              <w:rPr>
                <w:b/>
                <w:bCs/>
                <w:color w:val="123A5F"/>
              </w:rPr>
              <w:t>Score</w:t>
            </w:r>
          </w:p>
        </w:tc>
      </w:tr>
      <w:tr w:rsidR="00665B85" w:rsidRPr="000D14FE" w14:paraId="2E606090" w14:textId="77777777" w:rsidTr="003A1718">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408C95F" w14:textId="77777777" w:rsidR="00665B85" w:rsidRPr="000D14FE" w:rsidRDefault="00665B85" w:rsidP="00665B85">
            <w:r w:rsidRPr="000D14FE">
              <w:rPr>
                <w:color w:val="24303B"/>
              </w:rPr>
              <w:t>Positieve feedback gegeven op correcte antwoorden</w:t>
            </w:r>
          </w:p>
        </w:tc>
        <w:tc>
          <w:tcPr>
            <w:tcW w:w="0" w:type="auto"/>
            <w:tcBorders>
              <w:top w:val="single" w:sz="6" w:space="0" w:color="E6E6E6"/>
              <w:left w:val="single" w:sz="6" w:space="0" w:color="E6E6E6"/>
              <w:bottom w:val="single" w:sz="6" w:space="0" w:color="E6E6E6"/>
              <w:right w:val="single" w:sz="6" w:space="0" w:color="E6E6E6"/>
            </w:tcBorders>
            <w:hideMark/>
          </w:tcPr>
          <w:p w14:paraId="20222BB0" w14:textId="23B255D8" w:rsidR="00665B85" w:rsidRPr="000D14FE" w:rsidRDefault="00665B85" w:rsidP="00665B85">
            <w:r w:rsidRPr="00073D13">
              <w:rPr>
                <w:color w:val="24303B"/>
                <w:kern w:val="0"/>
                <w:lang w:eastAsia="nl-BE"/>
                <w14:ligatures w14:val="none"/>
              </w:rPr>
              <w:t>0 1 2</w:t>
            </w:r>
          </w:p>
        </w:tc>
      </w:tr>
      <w:tr w:rsidR="00665B85" w:rsidRPr="000D14FE" w14:paraId="11F797F5" w14:textId="77777777" w:rsidTr="003A1718">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2653F9E" w14:textId="77777777" w:rsidR="00665B85" w:rsidRPr="000D14FE" w:rsidRDefault="00665B85" w:rsidP="00665B85">
            <w:r w:rsidRPr="000D14FE">
              <w:rPr>
                <w:color w:val="24303B"/>
              </w:rPr>
              <w:t>Tekorten in kennis geïdentificeerd</w:t>
            </w:r>
          </w:p>
        </w:tc>
        <w:tc>
          <w:tcPr>
            <w:tcW w:w="0" w:type="auto"/>
            <w:tcBorders>
              <w:top w:val="single" w:sz="6" w:space="0" w:color="E6E6E6"/>
              <w:left w:val="single" w:sz="6" w:space="0" w:color="E6E6E6"/>
              <w:bottom w:val="single" w:sz="6" w:space="0" w:color="E6E6E6"/>
              <w:right w:val="single" w:sz="6" w:space="0" w:color="E6E6E6"/>
            </w:tcBorders>
            <w:hideMark/>
          </w:tcPr>
          <w:p w14:paraId="414658EE" w14:textId="0B940096" w:rsidR="00665B85" w:rsidRPr="000D14FE" w:rsidRDefault="00665B85" w:rsidP="00665B85">
            <w:r w:rsidRPr="00073D13">
              <w:rPr>
                <w:color w:val="24303B"/>
                <w:kern w:val="0"/>
                <w:lang w:eastAsia="nl-BE"/>
                <w14:ligatures w14:val="none"/>
              </w:rPr>
              <w:t>0 1 2</w:t>
            </w:r>
          </w:p>
        </w:tc>
      </w:tr>
      <w:tr w:rsidR="00665B85" w:rsidRPr="000D14FE" w14:paraId="3B58B191" w14:textId="77777777" w:rsidTr="003A1718">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28D3F42" w14:textId="77777777" w:rsidR="00665B85" w:rsidRPr="000D14FE" w:rsidRDefault="00665B85" w:rsidP="00665B85">
            <w:r w:rsidRPr="000D14FE">
              <w:rPr>
                <w:color w:val="24303B"/>
              </w:rPr>
              <w:t>Ontbrekende informatie herhaald</w:t>
            </w:r>
          </w:p>
        </w:tc>
        <w:tc>
          <w:tcPr>
            <w:tcW w:w="0" w:type="auto"/>
            <w:tcBorders>
              <w:top w:val="single" w:sz="6" w:space="0" w:color="E6E6E6"/>
              <w:left w:val="single" w:sz="6" w:space="0" w:color="E6E6E6"/>
              <w:bottom w:val="single" w:sz="6" w:space="0" w:color="E6E6E6"/>
              <w:right w:val="single" w:sz="6" w:space="0" w:color="E6E6E6"/>
            </w:tcBorders>
            <w:hideMark/>
          </w:tcPr>
          <w:p w14:paraId="5FC0BC16" w14:textId="47E7280C" w:rsidR="00665B85" w:rsidRPr="000D14FE" w:rsidRDefault="00665B85" w:rsidP="00665B85">
            <w:r w:rsidRPr="00073D13">
              <w:rPr>
                <w:color w:val="24303B"/>
                <w:kern w:val="0"/>
                <w:lang w:eastAsia="nl-BE"/>
                <w14:ligatures w14:val="none"/>
              </w:rPr>
              <w:t>0 1 2</w:t>
            </w:r>
          </w:p>
        </w:tc>
      </w:tr>
      <w:tr w:rsidR="00665B85" w:rsidRPr="000D14FE" w14:paraId="5206412E" w14:textId="77777777" w:rsidTr="003A1718">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4A0CA83" w14:textId="77777777" w:rsidR="00665B85" w:rsidRPr="000D14FE" w:rsidRDefault="00665B85" w:rsidP="00665B85">
            <w:r w:rsidRPr="000D14FE">
              <w:rPr>
                <w:color w:val="24303B"/>
              </w:rPr>
              <w:t>Brochure gebruikt tijdens re-educatie</w:t>
            </w:r>
          </w:p>
        </w:tc>
        <w:tc>
          <w:tcPr>
            <w:tcW w:w="0" w:type="auto"/>
            <w:tcBorders>
              <w:top w:val="single" w:sz="6" w:space="0" w:color="E6E6E6"/>
              <w:left w:val="single" w:sz="6" w:space="0" w:color="E6E6E6"/>
              <w:bottom w:val="single" w:sz="6" w:space="0" w:color="E6E6E6"/>
              <w:right w:val="single" w:sz="6" w:space="0" w:color="E6E6E6"/>
            </w:tcBorders>
            <w:hideMark/>
          </w:tcPr>
          <w:p w14:paraId="3785DE54" w14:textId="09F83EFC" w:rsidR="00665B85" w:rsidRPr="000D14FE" w:rsidRDefault="00665B85" w:rsidP="00665B85">
            <w:r w:rsidRPr="00073D13">
              <w:rPr>
                <w:color w:val="24303B"/>
                <w:kern w:val="0"/>
                <w:lang w:eastAsia="nl-BE"/>
                <w14:ligatures w14:val="none"/>
              </w:rPr>
              <w:t>0 1 2</w:t>
            </w:r>
          </w:p>
        </w:tc>
      </w:tr>
      <w:tr w:rsidR="00665B85" w:rsidRPr="000D14FE" w14:paraId="3DA89C2E" w14:textId="77777777" w:rsidTr="003A1718">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4FF6FEE" w14:textId="77777777" w:rsidR="00665B85" w:rsidRPr="000D14FE" w:rsidRDefault="00665B85" w:rsidP="00665B85">
            <w:r w:rsidRPr="000D14FE">
              <w:rPr>
                <w:color w:val="24303B"/>
              </w:rPr>
              <w:t>Teach-back toegepast</w:t>
            </w:r>
          </w:p>
        </w:tc>
        <w:tc>
          <w:tcPr>
            <w:tcW w:w="0" w:type="auto"/>
            <w:tcBorders>
              <w:top w:val="single" w:sz="6" w:space="0" w:color="E6E6E6"/>
              <w:left w:val="single" w:sz="6" w:space="0" w:color="E6E6E6"/>
              <w:bottom w:val="single" w:sz="6" w:space="0" w:color="E6E6E6"/>
              <w:right w:val="single" w:sz="6" w:space="0" w:color="E6E6E6"/>
            </w:tcBorders>
            <w:hideMark/>
          </w:tcPr>
          <w:p w14:paraId="6675DEB7" w14:textId="13950F3C" w:rsidR="00665B85" w:rsidRPr="000D14FE" w:rsidRDefault="00665B85" w:rsidP="00665B85">
            <w:r w:rsidRPr="00073D13">
              <w:rPr>
                <w:color w:val="24303B"/>
                <w:kern w:val="0"/>
                <w:lang w:eastAsia="nl-BE"/>
                <w14:ligatures w14:val="none"/>
              </w:rPr>
              <w:t>0 1 2</w:t>
            </w:r>
          </w:p>
        </w:tc>
      </w:tr>
    </w:tbl>
    <w:p w14:paraId="087C5918" w14:textId="77777777" w:rsidR="000D14FE" w:rsidRPr="000D14FE" w:rsidRDefault="00E72165" w:rsidP="000D14FE">
      <w:r>
        <w:rPr>
          <w:color w:val="24303B"/>
        </w:rPr>
        <w:pict w14:anchorId="7D51AB2D">
          <v:rect id="_x0000_i1036" style="width:0;height:1.5pt" o:hralign="center" o:hrstd="t" o:hr="t" fillcolor="#a0a0a0" stroked="f"/>
        </w:pict>
      </w:r>
    </w:p>
    <w:p w14:paraId="2572B308" w14:textId="77777777" w:rsidR="000D14FE" w:rsidRPr="000D14FE" w:rsidRDefault="000D14FE" w:rsidP="000D14FE">
      <w:pPr>
        <w:rPr>
          <w:b/>
          <w:bCs/>
        </w:rPr>
      </w:pPr>
      <w:r w:rsidRPr="000D14FE">
        <w:rPr>
          <w:b/>
          <w:bCs/>
          <w:color w:val="123A5F"/>
        </w:rPr>
        <w:t>C. Educatie orthopedische schoenen</w:t>
      </w:r>
    </w:p>
    <w:p w14:paraId="3C4AEE0F" w14:textId="77777777" w:rsidR="000D14FE" w:rsidRPr="000D14FE" w:rsidRDefault="000D14FE" w:rsidP="000D14FE">
      <w:pPr>
        <w:rPr>
          <w:b/>
          <w:bCs/>
        </w:rPr>
      </w:pPr>
      <w:r w:rsidRPr="000D14FE">
        <w:rPr>
          <w:b/>
          <w:bCs/>
          <w:color w:val="123A5F"/>
        </w:rPr>
        <w:t>Belang uitgelegd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64"/>
        <w:gridCol w:w="717"/>
      </w:tblGrid>
      <w:tr w:rsidR="00665B85" w:rsidRPr="000D14FE" w14:paraId="7B420AE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19B791D" w14:textId="77777777" w:rsidR="00665B85" w:rsidRPr="000D14FE" w:rsidRDefault="00665B85" w:rsidP="000D14FE">
            <w:pPr>
              <w:rPr>
                <w:b/>
                <w:bCs/>
              </w:rPr>
            </w:pPr>
            <w:r w:rsidRPr="000D14FE">
              <w:rPr>
                <w:b/>
                <w:bCs/>
                <w:color w:val="123A5F"/>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48201D5" w14:textId="124F6A18" w:rsidR="00665B85" w:rsidRPr="000D14FE" w:rsidRDefault="00665B85" w:rsidP="000D14FE">
            <w:pPr>
              <w:rPr>
                <w:b/>
                <w:bCs/>
              </w:rPr>
            </w:pPr>
            <w:r>
              <w:rPr>
                <w:b/>
                <w:bCs/>
                <w:color w:val="123A5F"/>
              </w:rPr>
              <w:t>Score</w:t>
            </w:r>
          </w:p>
        </w:tc>
      </w:tr>
      <w:tr w:rsidR="00665B85" w:rsidRPr="000D14FE" w14:paraId="1E4F2F3D" w14:textId="77777777" w:rsidTr="009B59A4">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FA89835" w14:textId="77777777" w:rsidR="00665B85" w:rsidRPr="000D14FE" w:rsidRDefault="00665B85" w:rsidP="00665B85">
            <w:r w:rsidRPr="000D14FE">
              <w:rPr>
                <w:color w:val="24303B"/>
              </w:rPr>
              <w:t>Drukverlagend effect uitgelegd</w:t>
            </w:r>
          </w:p>
        </w:tc>
        <w:tc>
          <w:tcPr>
            <w:tcW w:w="0" w:type="auto"/>
            <w:tcBorders>
              <w:top w:val="single" w:sz="6" w:space="0" w:color="E6E6E6"/>
              <w:left w:val="single" w:sz="6" w:space="0" w:color="E6E6E6"/>
              <w:bottom w:val="single" w:sz="6" w:space="0" w:color="E6E6E6"/>
              <w:right w:val="single" w:sz="6" w:space="0" w:color="E6E6E6"/>
            </w:tcBorders>
            <w:hideMark/>
          </w:tcPr>
          <w:p w14:paraId="71E3F8E6" w14:textId="36D2E1EC" w:rsidR="00665B85" w:rsidRPr="000D14FE" w:rsidRDefault="00665B85" w:rsidP="00665B85">
            <w:r w:rsidRPr="00073D13">
              <w:rPr>
                <w:color w:val="24303B"/>
                <w:kern w:val="0"/>
                <w:lang w:eastAsia="nl-BE"/>
                <w14:ligatures w14:val="none"/>
              </w:rPr>
              <w:t>0 1 2</w:t>
            </w:r>
          </w:p>
        </w:tc>
      </w:tr>
      <w:tr w:rsidR="00665B85" w:rsidRPr="000D14FE" w14:paraId="71347966" w14:textId="77777777" w:rsidTr="009B59A4">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ED3E6E3" w14:textId="77777777" w:rsidR="00665B85" w:rsidRPr="000D14FE" w:rsidRDefault="00665B85" w:rsidP="00665B85">
            <w:r w:rsidRPr="000D14FE">
              <w:rPr>
                <w:color w:val="24303B"/>
              </w:rPr>
              <w:t xml:space="preserve">Link met </w:t>
            </w:r>
            <w:del w:id="1007" w:author="Janou De Buyser" w:date="2026-10-26T10:00:00Z">
              <w:r w:rsidRPr="000D14FE">
                <w:rPr>
                  <w:color w:val="24303B"/>
                </w:rPr>
                <w:delText xml:space="preserve">ulcerpreventie</w:delText>
              </w:r>
            </w:del>
            <w:ins w:id="1008" w:author="Janou De Buyser" w:date="2026-10-26T10:00:00Z">
              <w:r>
                <w:rPr>
                  <w:color w:val="24303B"/>
                </w:rPr>
                <w:t xml:space="preserve">ulcuspreventie</w:t>
              </w:r>
            </w:ins>
            <w:r w:rsidRPr="000D14FE">
              <w:rPr>
                <w:color w:val="24303B"/>
              </w:rPr>
              <w:t xml:space="preserve"> uitgelegd</w:t>
            </w:r>
          </w:p>
        </w:tc>
        <w:tc>
          <w:tcPr>
            <w:tcW w:w="0" w:type="auto"/>
            <w:tcBorders>
              <w:top w:val="single" w:sz="6" w:space="0" w:color="E6E6E6"/>
              <w:left w:val="single" w:sz="6" w:space="0" w:color="E6E6E6"/>
              <w:bottom w:val="single" w:sz="6" w:space="0" w:color="E6E6E6"/>
              <w:right w:val="single" w:sz="6" w:space="0" w:color="E6E6E6"/>
            </w:tcBorders>
            <w:hideMark/>
          </w:tcPr>
          <w:p w14:paraId="024D875B" w14:textId="5331EBCE" w:rsidR="00665B85" w:rsidRPr="000D14FE" w:rsidRDefault="00665B85" w:rsidP="00665B85">
            <w:r w:rsidRPr="00073D13">
              <w:rPr>
                <w:color w:val="24303B"/>
                <w:kern w:val="0"/>
                <w:lang w:eastAsia="nl-BE"/>
                <w14:ligatures w14:val="none"/>
              </w:rPr>
              <w:t>0 1 2</w:t>
            </w:r>
          </w:p>
        </w:tc>
      </w:tr>
      <w:tr w:rsidR="00665B85" w:rsidRPr="000D14FE" w14:paraId="43443DAE" w14:textId="77777777" w:rsidTr="009B59A4">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52228C2" w14:textId="77777777" w:rsidR="00665B85" w:rsidRPr="000D14FE" w:rsidRDefault="00665B85" w:rsidP="00665B85">
            <w:r w:rsidRPr="000D14FE">
              <w:rPr>
                <w:color w:val="24303B"/>
              </w:rPr>
              <w:t>Belang van dragen bij elke stap besproken</w:t>
            </w:r>
          </w:p>
        </w:tc>
        <w:tc>
          <w:tcPr>
            <w:tcW w:w="0" w:type="auto"/>
            <w:tcBorders>
              <w:top w:val="single" w:sz="6" w:space="0" w:color="E6E6E6"/>
              <w:left w:val="single" w:sz="6" w:space="0" w:color="E6E6E6"/>
              <w:bottom w:val="single" w:sz="6" w:space="0" w:color="E6E6E6"/>
              <w:right w:val="single" w:sz="6" w:space="0" w:color="E6E6E6"/>
            </w:tcBorders>
            <w:hideMark/>
          </w:tcPr>
          <w:p w14:paraId="0A8240C5" w14:textId="3D302C35" w:rsidR="00665B85" w:rsidRPr="000D14FE" w:rsidRDefault="00665B85" w:rsidP="00665B85">
            <w:r w:rsidRPr="00073D13">
              <w:rPr>
                <w:color w:val="24303B"/>
                <w:kern w:val="0"/>
                <w:lang w:eastAsia="nl-BE"/>
                <w14:ligatures w14:val="none"/>
              </w:rPr>
              <w:t>0 1 2</w:t>
            </w:r>
          </w:p>
        </w:tc>
      </w:tr>
      <w:tr w:rsidR="00665B85" w:rsidRPr="000D14FE" w14:paraId="61BC8E54" w14:textId="77777777" w:rsidTr="009B59A4">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BFF0DF6" w14:textId="77777777" w:rsidR="00665B85" w:rsidRPr="000D14FE" w:rsidRDefault="00665B85" w:rsidP="00665B85">
            <w:r w:rsidRPr="000D14FE">
              <w:rPr>
                <w:color w:val="24303B"/>
              </w:rPr>
              <w:t>Belang binnenshuis besproken</w:t>
            </w:r>
          </w:p>
        </w:tc>
        <w:tc>
          <w:tcPr>
            <w:tcW w:w="0" w:type="auto"/>
            <w:tcBorders>
              <w:top w:val="single" w:sz="6" w:space="0" w:color="E6E6E6"/>
              <w:left w:val="single" w:sz="6" w:space="0" w:color="E6E6E6"/>
              <w:bottom w:val="single" w:sz="6" w:space="0" w:color="E6E6E6"/>
              <w:right w:val="single" w:sz="6" w:space="0" w:color="E6E6E6"/>
            </w:tcBorders>
            <w:hideMark/>
          </w:tcPr>
          <w:p w14:paraId="72C7505C" w14:textId="7C1CB615" w:rsidR="00665B85" w:rsidRPr="000D14FE" w:rsidRDefault="00665B85" w:rsidP="00665B85">
            <w:r w:rsidRPr="00073D13">
              <w:rPr>
                <w:color w:val="24303B"/>
                <w:kern w:val="0"/>
                <w:lang w:eastAsia="nl-BE"/>
                <w14:ligatures w14:val="none"/>
              </w:rPr>
              <w:t>0 1 2</w:t>
            </w:r>
          </w:p>
        </w:tc>
      </w:tr>
      <w:tr w:rsidR="00665B85" w:rsidRPr="000D14FE" w14:paraId="5A6D4DD5" w14:textId="77777777" w:rsidTr="009B59A4">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9AD1B0A" w14:textId="77777777" w:rsidR="00665B85" w:rsidRPr="000D14FE" w:rsidRDefault="00665B85" w:rsidP="00665B85">
            <w:r w:rsidRPr="000D14FE">
              <w:rPr>
                <w:color w:val="24303B"/>
              </w:rPr>
              <w:t>Belang buitenshuis besproken</w:t>
            </w:r>
          </w:p>
        </w:tc>
        <w:tc>
          <w:tcPr>
            <w:tcW w:w="0" w:type="auto"/>
            <w:tcBorders>
              <w:top w:val="single" w:sz="6" w:space="0" w:color="E6E6E6"/>
              <w:left w:val="single" w:sz="6" w:space="0" w:color="E6E6E6"/>
              <w:bottom w:val="single" w:sz="6" w:space="0" w:color="E6E6E6"/>
              <w:right w:val="single" w:sz="6" w:space="0" w:color="E6E6E6"/>
            </w:tcBorders>
            <w:hideMark/>
          </w:tcPr>
          <w:p w14:paraId="20F2FF0A" w14:textId="748232BF" w:rsidR="00665B85" w:rsidRPr="000D14FE" w:rsidRDefault="00665B85" w:rsidP="00665B85">
            <w:r w:rsidRPr="00073D13">
              <w:rPr>
                <w:color w:val="24303B"/>
                <w:kern w:val="0"/>
                <w:lang w:eastAsia="nl-BE"/>
                <w14:ligatures w14:val="none"/>
              </w:rPr>
              <w:t>0 1 2</w:t>
            </w:r>
          </w:p>
        </w:tc>
      </w:tr>
    </w:tbl>
    <w:p w14:paraId="75C404BA" w14:textId="77777777" w:rsidR="00665B85" w:rsidRDefault="00665B85" w:rsidP="000D14FE">
      <w:pPr>
        <w:rPr>
          <w:b/>
          <w:bCs/>
        </w:rPr>
      </w:pPr>
    </w:p>
    <w:p w14:paraId="31078690" w14:textId="77777777" w:rsidR="00665B85" w:rsidRDefault="00665B85" w:rsidP="000D14FE">
      <w:pPr>
        <w:rPr>
          <w:b/>
          <w:bCs/>
        </w:rPr>
      </w:pPr>
    </w:p>
    <w:p w14:paraId="15D0C31B" w14:textId="77777777" w:rsidR="00665B85" w:rsidRDefault="00665B85" w:rsidP="000D14FE">
      <w:pPr>
        <w:rPr>
          <w:b/>
          <w:bCs/>
        </w:rPr>
      </w:pPr>
    </w:p>
    <w:p w14:paraId="2E4FCD6E" w14:textId="08C201EE" w:rsidR="000D14FE" w:rsidRPr="000D14FE" w:rsidRDefault="000D14FE" w:rsidP="000D14FE">
      <w:pPr>
        <w:rPr>
          <w:b/>
          <w:bCs/>
        </w:rPr>
      </w:pPr>
      <w:r w:rsidRPr="000D14FE">
        <w:rPr>
          <w:b/>
          <w:bCs/>
          <w:color w:val="123A5F"/>
        </w:rPr>
        <w:lastRenderedPageBreak/>
        <w:t>Sensor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79"/>
        <w:gridCol w:w="717"/>
      </w:tblGrid>
      <w:tr w:rsidR="00665B85" w:rsidRPr="000D14FE" w14:paraId="38073CD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688C1C3" w14:textId="77777777" w:rsidR="00665B85" w:rsidRPr="000D14FE" w:rsidRDefault="00665B85" w:rsidP="000D14FE">
            <w:pPr>
              <w:rPr>
                <w:b/>
                <w:bCs/>
              </w:rPr>
            </w:pPr>
            <w:r w:rsidRPr="000D14FE">
              <w:rPr>
                <w:b/>
                <w:bCs/>
                <w:color w:val="123A5F"/>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77E36A7" w14:textId="667F7689" w:rsidR="00665B85" w:rsidRPr="000D14FE" w:rsidRDefault="00665B85" w:rsidP="000D14FE">
            <w:pPr>
              <w:rPr>
                <w:b/>
                <w:bCs/>
              </w:rPr>
            </w:pPr>
            <w:r>
              <w:rPr>
                <w:b/>
                <w:bCs/>
                <w:color w:val="123A5F"/>
              </w:rPr>
              <w:t>Score</w:t>
            </w:r>
          </w:p>
        </w:tc>
      </w:tr>
      <w:tr w:rsidR="00665B85" w:rsidRPr="000D14FE" w14:paraId="1BDF0C0E" w14:textId="77777777" w:rsidTr="00ED300E">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8B67B13" w14:textId="77777777" w:rsidR="00665B85" w:rsidRPr="000D14FE" w:rsidRDefault="00665B85" w:rsidP="00665B85">
            <w:r w:rsidRPr="000D14FE">
              <w:rPr>
                <w:color w:val="24303B"/>
              </w:rPr>
              <w:t>Sensor getoond</w:t>
            </w:r>
          </w:p>
        </w:tc>
        <w:tc>
          <w:tcPr>
            <w:tcW w:w="0" w:type="auto"/>
            <w:tcBorders>
              <w:top w:val="single" w:sz="6" w:space="0" w:color="E6E6E6"/>
              <w:left w:val="single" w:sz="6" w:space="0" w:color="E6E6E6"/>
              <w:bottom w:val="single" w:sz="6" w:space="0" w:color="E6E6E6"/>
              <w:right w:val="single" w:sz="6" w:space="0" w:color="E6E6E6"/>
            </w:tcBorders>
            <w:hideMark/>
          </w:tcPr>
          <w:p w14:paraId="5B9C2F63" w14:textId="3E0D879F" w:rsidR="00665B85" w:rsidRPr="000D14FE" w:rsidRDefault="00665B85" w:rsidP="00665B85">
            <w:r w:rsidRPr="00073D13">
              <w:rPr>
                <w:color w:val="24303B"/>
                <w:kern w:val="0"/>
                <w:lang w:eastAsia="nl-BE"/>
                <w14:ligatures w14:val="none"/>
              </w:rPr>
              <w:t>0 1 2</w:t>
            </w:r>
          </w:p>
        </w:tc>
      </w:tr>
      <w:tr w:rsidR="00665B85" w:rsidRPr="000D14FE" w14:paraId="070F54C8" w14:textId="77777777" w:rsidTr="00ED300E">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6DE34D9" w14:textId="77777777" w:rsidR="00665B85" w:rsidRPr="000D14FE" w:rsidRDefault="00665B85" w:rsidP="00665B85">
            <w:r w:rsidRPr="000D14FE">
              <w:rPr>
                <w:color w:val="24303B"/>
              </w:rPr>
              <w:t>Werking sensor uitgelegd</w:t>
            </w:r>
          </w:p>
        </w:tc>
        <w:tc>
          <w:tcPr>
            <w:tcW w:w="0" w:type="auto"/>
            <w:tcBorders>
              <w:top w:val="single" w:sz="6" w:space="0" w:color="E6E6E6"/>
              <w:left w:val="single" w:sz="6" w:space="0" w:color="E6E6E6"/>
              <w:bottom w:val="single" w:sz="6" w:space="0" w:color="E6E6E6"/>
              <w:right w:val="single" w:sz="6" w:space="0" w:color="E6E6E6"/>
            </w:tcBorders>
            <w:hideMark/>
          </w:tcPr>
          <w:p w14:paraId="259E58C7" w14:textId="2818B215" w:rsidR="00665B85" w:rsidRPr="000D14FE" w:rsidRDefault="00665B85" w:rsidP="00665B85">
            <w:r w:rsidRPr="00073D13">
              <w:rPr>
                <w:color w:val="24303B"/>
                <w:kern w:val="0"/>
                <w:lang w:eastAsia="nl-BE"/>
                <w14:ligatures w14:val="none"/>
              </w:rPr>
              <w:t>0 1 2</w:t>
            </w:r>
          </w:p>
        </w:tc>
      </w:tr>
      <w:tr w:rsidR="00665B85" w:rsidRPr="000D14FE" w14:paraId="21F30AD9" w14:textId="77777777" w:rsidTr="00ED300E">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2341EF8" w14:textId="77777777" w:rsidR="00665B85" w:rsidRPr="000D14FE" w:rsidRDefault="00665B85" w:rsidP="00665B85">
            <w:r w:rsidRPr="000D14FE">
              <w:rPr>
                <w:color w:val="24303B"/>
              </w:rPr>
              <w:t>Registratie van draagtijd uitgelegd</w:t>
            </w:r>
          </w:p>
        </w:tc>
        <w:tc>
          <w:tcPr>
            <w:tcW w:w="0" w:type="auto"/>
            <w:tcBorders>
              <w:top w:val="single" w:sz="6" w:space="0" w:color="E6E6E6"/>
              <w:left w:val="single" w:sz="6" w:space="0" w:color="E6E6E6"/>
              <w:bottom w:val="single" w:sz="6" w:space="0" w:color="E6E6E6"/>
              <w:right w:val="single" w:sz="6" w:space="0" w:color="E6E6E6"/>
            </w:tcBorders>
            <w:hideMark/>
          </w:tcPr>
          <w:p w14:paraId="549517A3" w14:textId="5674A8DE" w:rsidR="00665B85" w:rsidRPr="000D14FE" w:rsidRDefault="00665B85" w:rsidP="00665B85">
            <w:r w:rsidRPr="00073D13">
              <w:rPr>
                <w:color w:val="24303B"/>
                <w:kern w:val="0"/>
                <w:lang w:eastAsia="nl-BE"/>
                <w14:ligatures w14:val="none"/>
              </w:rPr>
              <w:t>0 1 2</w:t>
            </w:r>
          </w:p>
        </w:tc>
      </w:tr>
      <w:tr w:rsidR="00665B85" w:rsidRPr="000D14FE" w14:paraId="6295C968" w14:textId="77777777" w:rsidTr="00ED300E">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3F3F31D" w14:textId="77777777" w:rsidR="00665B85" w:rsidRPr="000D14FE" w:rsidRDefault="00665B85" w:rsidP="00665B85">
            <w:r w:rsidRPr="000D14FE">
              <w:rPr>
                <w:color w:val="24303B"/>
              </w:rPr>
              <w:t>Sensor gepresenteerd als ondersteunend hulpmiddel</w:t>
            </w:r>
          </w:p>
        </w:tc>
        <w:tc>
          <w:tcPr>
            <w:tcW w:w="0" w:type="auto"/>
            <w:tcBorders>
              <w:top w:val="single" w:sz="6" w:space="0" w:color="E6E6E6"/>
              <w:left w:val="single" w:sz="6" w:space="0" w:color="E6E6E6"/>
              <w:bottom w:val="single" w:sz="6" w:space="0" w:color="E6E6E6"/>
              <w:right w:val="single" w:sz="6" w:space="0" w:color="E6E6E6"/>
            </w:tcBorders>
            <w:hideMark/>
          </w:tcPr>
          <w:p w14:paraId="40C24F91" w14:textId="547F334D" w:rsidR="00665B85" w:rsidRPr="000D14FE" w:rsidRDefault="00665B85" w:rsidP="00665B85">
            <w:r w:rsidRPr="00073D13">
              <w:rPr>
                <w:color w:val="24303B"/>
                <w:kern w:val="0"/>
                <w:lang w:eastAsia="nl-BE"/>
                <w14:ligatures w14:val="none"/>
              </w:rPr>
              <w:t>0 1 2</w:t>
            </w:r>
          </w:p>
        </w:tc>
      </w:tr>
    </w:tbl>
    <w:p w14:paraId="275C760C" w14:textId="77777777" w:rsidR="000D14FE" w:rsidRPr="000D14FE" w:rsidRDefault="00E72165" w:rsidP="000D14FE">
      <w:r>
        <w:rPr>
          <w:color w:val="24303B"/>
        </w:rPr>
        <w:pict w14:anchorId="4120E0C6">
          <v:rect id="_x0000_i1037" style="width:0;height:1.5pt" o:hralign="center" o:hrstd="t" o:hr="t" fillcolor="#a0a0a0" stroked="f"/>
        </w:pict>
      </w:r>
    </w:p>
    <w:p w14:paraId="212966FB" w14:textId="77777777" w:rsidR="000D14FE" w:rsidRPr="000D14FE" w:rsidRDefault="000D14FE" w:rsidP="000D14FE">
      <w:pPr>
        <w:rPr>
          <w:b/>
          <w:bCs/>
        </w:rPr>
      </w:pPr>
      <w:r w:rsidRPr="000D14FE">
        <w:rPr>
          <w:b/>
          <w:bCs/>
          <w:color w:val="123A5F"/>
        </w:rPr>
        <w:t>D. Treatment receipt</w:t>
      </w:r>
    </w:p>
    <w:p w14:paraId="4C605CA3" w14:textId="77777777" w:rsidR="000D14FE" w:rsidRPr="000D14FE" w:rsidRDefault="000D14FE" w:rsidP="000D14FE">
      <w:r w:rsidRPr="000D14FE">
        <w:rPr>
          <w:color w:val="24303B"/>
        </w:rPr>
        <w:t>Patiënt kan in eigen woorden uitleggen: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81"/>
        <w:gridCol w:w="717"/>
      </w:tblGrid>
      <w:tr w:rsidR="00665B85" w:rsidRPr="000D14FE" w14:paraId="752CA4F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7CEAE8F" w14:textId="77777777" w:rsidR="00665B85" w:rsidRPr="000D14FE" w:rsidRDefault="00665B85" w:rsidP="000D14FE">
            <w:pPr>
              <w:rPr>
                <w:b/>
                <w:bCs/>
              </w:rPr>
            </w:pPr>
            <w:r w:rsidRPr="000D14FE">
              <w:rPr>
                <w:b/>
                <w:bCs/>
                <w:color w:val="123A5F"/>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F0B7985" w14:textId="665C01A9" w:rsidR="00665B85" w:rsidRPr="000D14FE" w:rsidRDefault="00665B85" w:rsidP="000D14FE">
            <w:pPr>
              <w:rPr>
                <w:b/>
                <w:bCs/>
              </w:rPr>
            </w:pPr>
            <w:r>
              <w:rPr>
                <w:b/>
                <w:bCs/>
                <w:color w:val="123A5F"/>
              </w:rPr>
              <w:t>Score</w:t>
            </w:r>
          </w:p>
        </w:tc>
      </w:tr>
      <w:tr w:rsidR="00665B85" w:rsidRPr="000D14FE" w14:paraId="118AC665" w14:textId="77777777" w:rsidTr="00DC5DDD">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CC25294" w14:textId="77777777" w:rsidR="00665B85" w:rsidRPr="000D14FE" w:rsidRDefault="00665B85" w:rsidP="00665B85">
            <w:r w:rsidRPr="000D14FE">
              <w:rPr>
                <w:color w:val="24303B"/>
              </w:rPr>
              <w:t>Waarom orthopedische schoenen belangrijk zijn</w:t>
            </w:r>
          </w:p>
        </w:tc>
        <w:tc>
          <w:tcPr>
            <w:tcW w:w="0" w:type="auto"/>
            <w:tcBorders>
              <w:top w:val="single" w:sz="6" w:space="0" w:color="E6E6E6"/>
              <w:left w:val="single" w:sz="6" w:space="0" w:color="E6E6E6"/>
              <w:bottom w:val="single" w:sz="6" w:space="0" w:color="E6E6E6"/>
              <w:right w:val="single" w:sz="6" w:space="0" w:color="E6E6E6"/>
            </w:tcBorders>
            <w:hideMark/>
          </w:tcPr>
          <w:p w14:paraId="55E6DB7F" w14:textId="41789195" w:rsidR="00665B85" w:rsidRPr="000D14FE" w:rsidRDefault="00665B85" w:rsidP="00665B85">
            <w:r w:rsidRPr="00073D13">
              <w:rPr>
                <w:color w:val="24303B"/>
                <w:kern w:val="0"/>
                <w:lang w:eastAsia="nl-BE"/>
                <w14:ligatures w14:val="none"/>
              </w:rPr>
              <w:t>0 1 2</w:t>
            </w:r>
          </w:p>
        </w:tc>
      </w:tr>
      <w:tr w:rsidR="00665B85" w:rsidRPr="000D14FE" w14:paraId="68D8DC37" w14:textId="77777777" w:rsidTr="00DC5DDD">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3E9D7F4" w14:textId="77777777" w:rsidR="00665B85" w:rsidRPr="000D14FE" w:rsidRDefault="00665B85" w:rsidP="00665B85">
            <w:r w:rsidRPr="000D14FE">
              <w:rPr>
                <w:color w:val="24303B"/>
              </w:rPr>
              <w:t>Wanneer schoenen gedragen moeten worden</w:t>
            </w:r>
          </w:p>
        </w:tc>
        <w:tc>
          <w:tcPr>
            <w:tcW w:w="0" w:type="auto"/>
            <w:tcBorders>
              <w:top w:val="single" w:sz="6" w:space="0" w:color="E6E6E6"/>
              <w:left w:val="single" w:sz="6" w:space="0" w:color="E6E6E6"/>
              <w:bottom w:val="single" w:sz="6" w:space="0" w:color="E6E6E6"/>
              <w:right w:val="single" w:sz="6" w:space="0" w:color="E6E6E6"/>
            </w:tcBorders>
            <w:hideMark/>
          </w:tcPr>
          <w:p w14:paraId="0D0E5528" w14:textId="4975CF5B" w:rsidR="00665B85" w:rsidRPr="000D14FE" w:rsidRDefault="00665B85" w:rsidP="00665B85">
            <w:r w:rsidRPr="00073D13">
              <w:rPr>
                <w:color w:val="24303B"/>
                <w:kern w:val="0"/>
                <w:lang w:eastAsia="nl-BE"/>
                <w14:ligatures w14:val="none"/>
              </w:rPr>
              <w:t>0 1 2</w:t>
            </w:r>
          </w:p>
        </w:tc>
      </w:tr>
      <w:tr w:rsidR="00665B85" w:rsidRPr="000D14FE" w14:paraId="56215A8C" w14:textId="77777777" w:rsidTr="00DC5DDD">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2852430" w14:textId="77777777" w:rsidR="00665B85" w:rsidRPr="000D14FE" w:rsidRDefault="00665B85" w:rsidP="00665B85">
            <w:r w:rsidRPr="000D14FE">
              <w:rPr>
                <w:color w:val="24303B"/>
              </w:rPr>
              <w:t>Waarom sensor wordt gebruikt</w:t>
            </w:r>
          </w:p>
        </w:tc>
        <w:tc>
          <w:tcPr>
            <w:tcW w:w="0" w:type="auto"/>
            <w:tcBorders>
              <w:top w:val="single" w:sz="6" w:space="0" w:color="E6E6E6"/>
              <w:left w:val="single" w:sz="6" w:space="0" w:color="E6E6E6"/>
              <w:bottom w:val="single" w:sz="6" w:space="0" w:color="E6E6E6"/>
              <w:right w:val="single" w:sz="6" w:space="0" w:color="E6E6E6"/>
            </w:tcBorders>
            <w:hideMark/>
          </w:tcPr>
          <w:p w14:paraId="28CA2918" w14:textId="47A0A1D0" w:rsidR="00665B85" w:rsidRPr="000D14FE" w:rsidRDefault="00665B85" w:rsidP="00665B85">
            <w:r w:rsidRPr="00073D13">
              <w:rPr>
                <w:color w:val="24303B"/>
                <w:kern w:val="0"/>
                <w:lang w:eastAsia="nl-BE"/>
                <w14:ligatures w14:val="none"/>
              </w:rPr>
              <w:t>0 1 2</w:t>
            </w:r>
          </w:p>
        </w:tc>
      </w:tr>
    </w:tbl>
    <w:p w14:paraId="589B9E00" w14:textId="77777777" w:rsidR="000D14FE" w:rsidRPr="000D14FE" w:rsidRDefault="00E72165" w:rsidP="000D14FE">
      <w:r>
        <w:rPr>
          <w:color w:val="24303B"/>
        </w:rPr>
        <w:pict w14:anchorId="255BD67C">
          <v:rect id="_x0000_i1038" style="width:0;height:1.5pt" o:hralign="center" o:hrstd="t" o:hr="t" fillcolor="#a0a0a0" stroked="f"/>
        </w:pict>
      </w:r>
    </w:p>
    <w:p w14:paraId="31F1540A" w14:textId="77777777" w:rsidR="00665B85" w:rsidRDefault="00665B85">
      <w:pPr>
        <w:rPr>
          <w:b/>
          <w:bCs/>
        </w:rPr>
      </w:pPr>
      <w:r>
        <w:rPr>
          <w:b/>
          <w:bCs/>
          <w:color w:val="24303B"/>
        </w:rPr>
        <w:br w:type="page"/>
      </w:r>
    </w:p>
    <w:p w14:paraId="307B1A6A" w14:textId="5776A8D7" w:rsidR="000D14FE" w:rsidRPr="00665B85" w:rsidRDefault="000D14FE" w:rsidP="00665B85">
      <w:pPr>
        <w:pBdr>
          <w:top w:val="single" w:sz="4" w:space="1" w:color="auto"/>
          <w:left w:val="single" w:sz="4" w:space="4" w:color="auto"/>
          <w:bottom w:val="single" w:sz="4" w:space="1" w:color="auto"/>
          <w:right w:val="single" w:sz="4" w:space="4" w:color="auto"/>
        </w:pBdr>
        <w:shd w:val="clear" w:color="auto" w:fill="E8E8E8" w:themeFill="background2"/>
        <w:rPr>
          <w:b/>
          <w:bCs/>
          <w:sz w:val="40"/>
          <w:szCs w:val="40"/>
        </w:rPr>
      </w:pPr>
      <w:r w:rsidRPr="00665B85">
        <w:rPr>
          <w:b/>
          <w:bCs/>
          <w:color w:val="123A5F"/>
          <w:sz w:val="40"/>
          <w:szCs w:val="40"/>
        </w:rPr>
        <w:lastRenderedPageBreak/>
        <w:t>VISIT 3</w:t>
      </w:r>
      <w:r w:rsidR="00665B85" w:rsidRPr="00665B85">
        <w:rPr>
          <w:b/>
          <w:bCs/>
          <w:color w:val="123A5F"/>
          <w:sz w:val="40"/>
          <w:szCs w:val="40"/>
        </w:rPr>
        <w:t>:</w:t>
      </w:r>
      <w:r w:rsidR="00665B85" w:rsidRPr="00665B85">
        <w:rPr>
          <w:b/>
          <w:bCs/>
          <w:color w:val="123A5F"/>
          <w:sz w:val="40"/>
          <w:szCs w:val="40"/>
        </w:rPr>
        <w:tab/>
      </w:r>
      <w:r w:rsidRPr="00665B85">
        <w:rPr>
          <w:b/>
          <w:bCs/>
          <w:color w:val="123A5F"/>
          <w:sz w:val="40"/>
          <w:szCs w:val="40"/>
        </w:rPr>
        <w:t>Feedback therapietrouw en gedragsverandering</w:t>
      </w:r>
    </w:p>
    <w:p w14:paraId="0FC4EF98" w14:textId="77777777" w:rsidR="000D14FE" w:rsidRPr="000D14FE" w:rsidRDefault="00E72165" w:rsidP="000D14FE">
      <w:r>
        <w:rPr>
          <w:color w:val="24303B"/>
        </w:rPr>
        <w:pict w14:anchorId="4F40229F">
          <v:rect id="_x0000_i1039" style="width:0;height:1.5pt" o:hralign="center" o:hrstd="t" o:hr="t" fillcolor="#a0a0a0" stroked="f"/>
        </w:pict>
      </w:r>
    </w:p>
    <w:p w14:paraId="112864C7" w14:textId="77777777" w:rsidR="000D14FE" w:rsidRPr="000D14FE" w:rsidRDefault="000D14FE" w:rsidP="000D14FE">
      <w:pPr>
        <w:rPr>
          <w:b/>
          <w:bCs/>
        </w:rPr>
      </w:pPr>
      <w:r w:rsidRPr="000D14FE">
        <w:rPr>
          <w:b/>
          <w:bCs/>
          <w:color w:val="123A5F"/>
        </w:rPr>
        <w:t>A. Adherence feedback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51"/>
        <w:gridCol w:w="717"/>
      </w:tblGrid>
      <w:tr w:rsidR="00665B85" w:rsidRPr="000D14FE" w14:paraId="74BF19F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5AECF81" w14:textId="77777777" w:rsidR="00665B85" w:rsidRPr="000D14FE" w:rsidRDefault="00665B85" w:rsidP="000D14FE">
            <w:pPr>
              <w:rPr>
                <w:b/>
                <w:bCs/>
              </w:rPr>
            </w:pPr>
            <w:r w:rsidRPr="000D14FE">
              <w:rPr>
                <w:b/>
                <w:bCs/>
                <w:color w:val="123A5F"/>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E5B5DF5" w14:textId="58BB13F2" w:rsidR="00665B85" w:rsidRPr="000D14FE" w:rsidRDefault="00665B85" w:rsidP="000D14FE">
            <w:pPr>
              <w:rPr>
                <w:b/>
                <w:bCs/>
              </w:rPr>
            </w:pPr>
            <w:r>
              <w:rPr>
                <w:b/>
                <w:bCs/>
                <w:color w:val="123A5F"/>
              </w:rPr>
              <w:t>Score</w:t>
            </w:r>
          </w:p>
        </w:tc>
      </w:tr>
      <w:tr w:rsidR="00665B85" w:rsidRPr="000D14FE" w14:paraId="24447B05" w14:textId="77777777" w:rsidTr="0049587F">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2548534" w14:textId="77777777" w:rsidR="00665B85" w:rsidRPr="000D14FE" w:rsidRDefault="00665B85" w:rsidP="00665B85">
            <w:r w:rsidRPr="000D14FE">
              <w:rPr>
                <w:color w:val="24303B"/>
              </w:rPr>
              <w:t>Sensorresultaten besproken</w:t>
            </w:r>
          </w:p>
        </w:tc>
        <w:tc>
          <w:tcPr>
            <w:tcW w:w="0" w:type="auto"/>
            <w:tcBorders>
              <w:top w:val="single" w:sz="6" w:space="0" w:color="E6E6E6"/>
              <w:left w:val="single" w:sz="6" w:space="0" w:color="E6E6E6"/>
              <w:bottom w:val="single" w:sz="6" w:space="0" w:color="E6E6E6"/>
              <w:right w:val="single" w:sz="6" w:space="0" w:color="E6E6E6"/>
            </w:tcBorders>
            <w:hideMark/>
          </w:tcPr>
          <w:p w14:paraId="5F86FF9E" w14:textId="53E0E9BC" w:rsidR="00665B85" w:rsidRPr="000D14FE" w:rsidRDefault="00665B85" w:rsidP="00665B85">
            <w:r w:rsidRPr="00073D13">
              <w:rPr>
                <w:color w:val="24303B"/>
                <w:kern w:val="0"/>
                <w:lang w:eastAsia="nl-BE"/>
                <w14:ligatures w14:val="none"/>
              </w:rPr>
              <w:t>0 1 2</w:t>
            </w:r>
          </w:p>
        </w:tc>
      </w:tr>
      <w:tr w:rsidR="00665B85" w:rsidRPr="000D14FE" w14:paraId="60B7681F" w14:textId="77777777" w:rsidTr="0049587F">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2303612" w14:textId="77777777" w:rsidR="00665B85" w:rsidRPr="000D14FE" w:rsidRDefault="00665B85" w:rsidP="00665B85">
            <w:r w:rsidRPr="000D14FE">
              <w:rPr>
                <w:color w:val="24303B"/>
              </w:rPr>
              <w:t>Grafiek getoond</w:t>
            </w:r>
          </w:p>
        </w:tc>
        <w:tc>
          <w:tcPr>
            <w:tcW w:w="0" w:type="auto"/>
            <w:tcBorders>
              <w:top w:val="single" w:sz="6" w:space="0" w:color="E6E6E6"/>
              <w:left w:val="single" w:sz="6" w:space="0" w:color="E6E6E6"/>
              <w:bottom w:val="single" w:sz="6" w:space="0" w:color="E6E6E6"/>
              <w:right w:val="single" w:sz="6" w:space="0" w:color="E6E6E6"/>
            </w:tcBorders>
            <w:hideMark/>
          </w:tcPr>
          <w:p w14:paraId="3E9746C7" w14:textId="7673C49C" w:rsidR="00665B85" w:rsidRPr="000D14FE" w:rsidRDefault="00665B85" w:rsidP="00665B85">
            <w:r w:rsidRPr="00073D13">
              <w:rPr>
                <w:color w:val="24303B"/>
                <w:kern w:val="0"/>
                <w:lang w:eastAsia="nl-BE"/>
                <w14:ligatures w14:val="none"/>
              </w:rPr>
              <w:t>0 1 2</w:t>
            </w:r>
          </w:p>
        </w:tc>
      </w:tr>
      <w:tr w:rsidR="00665B85" w:rsidRPr="000D14FE" w14:paraId="67881C69" w14:textId="77777777" w:rsidTr="0049587F">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7226824" w14:textId="77777777" w:rsidR="00665B85" w:rsidRPr="000D14FE" w:rsidRDefault="00665B85" w:rsidP="00665B85">
            <w:r w:rsidRPr="000D14FE">
              <w:rPr>
                <w:color w:val="24303B"/>
              </w:rPr>
              <w:t>Positieve dagen bekrachtigd</w:t>
            </w:r>
          </w:p>
        </w:tc>
        <w:tc>
          <w:tcPr>
            <w:tcW w:w="0" w:type="auto"/>
            <w:tcBorders>
              <w:top w:val="single" w:sz="6" w:space="0" w:color="E6E6E6"/>
              <w:left w:val="single" w:sz="6" w:space="0" w:color="E6E6E6"/>
              <w:bottom w:val="single" w:sz="6" w:space="0" w:color="E6E6E6"/>
              <w:right w:val="single" w:sz="6" w:space="0" w:color="E6E6E6"/>
            </w:tcBorders>
            <w:hideMark/>
          </w:tcPr>
          <w:p w14:paraId="7E022915" w14:textId="524A836A" w:rsidR="00665B85" w:rsidRPr="000D14FE" w:rsidRDefault="00665B85" w:rsidP="00665B85">
            <w:r w:rsidRPr="00073D13">
              <w:rPr>
                <w:color w:val="24303B"/>
                <w:kern w:val="0"/>
                <w:lang w:eastAsia="nl-BE"/>
                <w14:ligatures w14:val="none"/>
              </w:rPr>
              <w:t>0 1 2</w:t>
            </w:r>
          </w:p>
        </w:tc>
      </w:tr>
      <w:tr w:rsidR="00665B85" w:rsidRPr="000D14FE" w14:paraId="5546A99F" w14:textId="77777777" w:rsidTr="0049587F">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BB6DC0E" w14:textId="77777777" w:rsidR="00665B85" w:rsidRPr="000D14FE" w:rsidRDefault="00665B85" w:rsidP="00665B85">
            <w:r w:rsidRPr="000D14FE">
              <w:rPr>
                <w:color w:val="24303B"/>
              </w:rPr>
              <w:t>Niet-adherente dagen besproken zonder oordeel</w:t>
            </w:r>
          </w:p>
        </w:tc>
        <w:tc>
          <w:tcPr>
            <w:tcW w:w="0" w:type="auto"/>
            <w:tcBorders>
              <w:top w:val="single" w:sz="6" w:space="0" w:color="E6E6E6"/>
              <w:left w:val="single" w:sz="6" w:space="0" w:color="E6E6E6"/>
              <w:bottom w:val="single" w:sz="6" w:space="0" w:color="E6E6E6"/>
              <w:right w:val="single" w:sz="6" w:space="0" w:color="E6E6E6"/>
            </w:tcBorders>
            <w:hideMark/>
          </w:tcPr>
          <w:p w14:paraId="61250536" w14:textId="0FA06555" w:rsidR="00665B85" w:rsidRPr="000D14FE" w:rsidRDefault="00665B85" w:rsidP="00665B85">
            <w:r w:rsidRPr="00073D13">
              <w:rPr>
                <w:color w:val="24303B"/>
                <w:kern w:val="0"/>
                <w:lang w:eastAsia="nl-BE"/>
                <w14:ligatures w14:val="none"/>
              </w:rPr>
              <w:t>0 1 2</w:t>
            </w:r>
          </w:p>
        </w:tc>
      </w:tr>
    </w:tbl>
    <w:p w14:paraId="12E62F27" w14:textId="77777777" w:rsidR="000D14FE" w:rsidRPr="000D14FE" w:rsidRDefault="00E72165" w:rsidP="000D14FE">
      <w:r>
        <w:rPr>
          <w:color w:val="24303B"/>
        </w:rPr>
        <w:pict w14:anchorId="6A7D03DA">
          <v:rect id="_x0000_i1040" style="width:0;height:1.5pt" o:hralign="center" o:hrstd="t" o:hr="t" fillcolor="#a0a0a0" stroked="f"/>
        </w:pict>
      </w:r>
    </w:p>
    <w:p w14:paraId="23AB9E59" w14:textId="77777777" w:rsidR="000D14FE" w:rsidRPr="000D14FE" w:rsidRDefault="000D14FE" w:rsidP="000D14FE">
      <w:pPr>
        <w:rPr>
          <w:b/>
          <w:bCs/>
        </w:rPr>
      </w:pPr>
      <w:r w:rsidRPr="000D14FE">
        <w:rPr>
          <w:b/>
          <w:bCs/>
          <w:color w:val="123A5F"/>
        </w:rPr>
        <w:t>B. MI-basisvaardigheden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20"/>
        <w:gridCol w:w="717"/>
      </w:tblGrid>
      <w:tr w:rsidR="00665B85" w:rsidRPr="000D14FE" w14:paraId="034BF42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9E67222" w14:textId="77777777" w:rsidR="00665B85" w:rsidRPr="000D14FE" w:rsidRDefault="00665B85" w:rsidP="000D14FE">
            <w:pPr>
              <w:rPr>
                <w:b/>
                <w:bCs/>
              </w:rPr>
            </w:pPr>
            <w:r w:rsidRPr="000D14FE">
              <w:rPr>
                <w:b/>
                <w:bCs/>
                <w:color w:val="123A5F"/>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8B545DC" w14:textId="29FB7AAC" w:rsidR="00665B85" w:rsidRPr="000D14FE" w:rsidRDefault="00665B85" w:rsidP="000D14FE">
            <w:pPr>
              <w:rPr>
                <w:b/>
                <w:bCs/>
              </w:rPr>
            </w:pPr>
            <w:r>
              <w:rPr>
                <w:b/>
                <w:bCs/>
                <w:color w:val="123A5F"/>
              </w:rPr>
              <w:t>Score</w:t>
            </w:r>
          </w:p>
        </w:tc>
      </w:tr>
      <w:tr w:rsidR="00665B85" w:rsidRPr="000D14FE" w14:paraId="2C3993FF" w14:textId="77777777" w:rsidTr="007E5F54">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3E195BE" w14:textId="77777777" w:rsidR="00665B85" w:rsidRPr="000D14FE" w:rsidRDefault="00665B85" w:rsidP="00665B85">
            <w:r w:rsidRPr="000D14FE">
              <w:rPr>
                <w:color w:val="24303B"/>
              </w:rPr>
              <w:t>Open vragen gebruikt</w:t>
            </w:r>
          </w:p>
        </w:tc>
        <w:tc>
          <w:tcPr>
            <w:tcW w:w="0" w:type="auto"/>
            <w:tcBorders>
              <w:top w:val="single" w:sz="6" w:space="0" w:color="E6E6E6"/>
              <w:left w:val="single" w:sz="6" w:space="0" w:color="E6E6E6"/>
              <w:bottom w:val="single" w:sz="6" w:space="0" w:color="E6E6E6"/>
              <w:right w:val="single" w:sz="6" w:space="0" w:color="E6E6E6"/>
            </w:tcBorders>
            <w:hideMark/>
          </w:tcPr>
          <w:p w14:paraId="503A6840" w14:textId="689CB665" w:rsidR="00665B85" w:rsidRPr="000D14FE" w:rsidRDefault="00665B85" w:rsidP="00665B85">
            <w:r w:rsidRPr="00073D13">
              <w:rPr>
                <w:color w:val="24303B"/>
                <w:kern w:val="0"/>
                <w:lang w:eastAsia="nl-BE"/>
                <w14:ligatures w14:val="none"/>
              </w:rPr>
              <w:t>0 1 2</w:t>
            </w:r>
          </w:p>
        </w:tc>
      </w:tr>
      <w:tr w:rsidR="00665B85" w:rsidRPr="000D14FE" w14:paraId="51FC514A" w14:textId="77777777" w:rsidTr="007E5F54">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7EF7920" w14:textId="77777777" w:rsidR="00665B85" w:rsidRPr="000D14FE" w:rsidRDefault="00665B85" w:rsidP="00665B85">
            <w:r w:rsidRPr="000D14FE">
              <w:rPr>
                <w:color w:val="24303B"/>
              </w:rPr>
              <w:t>Reflectief luisteren gebruikt</w:t>
            </w:r>
          </w:p>
        </w:tc>
        <w:tc>
          <w:tcPr>
            <w:tcW w:w="0" w:type="auto"/>
            <w:tcBorders>
              <w:top w:val="single" w:sz="6" w:space="0" w:color="E6E6E6"/>
              <w:left w:val="single" w:sz="6" w:space="0" w:color="E6E6E6"/>
              <w:bottom w:val="single" w:sz="6" w:space="0" w:color="E6E6E6"/>
              <w:right w:val="single" w:sz="6" w:space="0" w:color="E6E6E6"/>
            </w:tcBorders>
            <w:hideMark/>
          </w:tcPr>
          <w:p w14:paraId="79069225" w14:textId="5F0E3295" w:rsidR="00665B85" w:rsidRPr="000D14FE" w:rsidRDefault="00665B85" w:rsidP="00665B85">
            <w:r w:rsidRPr="00073D13">
              <w:rPr>
                <w:color w:val="24303B"/>
                <w:kern w:val="0"/>
                <w:lang w:eastAsia="nl-BE"/>
                <w14:ligatures w14:val="none"/>
              </w:rPr>
              <w:t>0 1 2</w:t>
            </w:r>
          </w:p>
        </w:tc>
      </w:tr>
      <w:tr w:rsidR="00665B85" w:rsidRPr="000D14FE" w14:paraId="31F41C99" w14:textId="77777777" w:rsidTr="007E5F54">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7C752EE" w14:textId="77777777" w:rsidR="00665B85" w:rsidRPr="000D14FE" w:rsidRDefault="00665B85" w:rsidP="00665B85">
            <w:r w:rsidRPr="000D14FE">
              <w:rPr>
                <w:color w:val="24303B"/>
              </w:rPr>
              <w:t>Samenvattingen gegeven</w:t>
            </w:r>
          </w:p>
        </w:tc>
        <w:tc>
          <w:tcPr>
            <w:tcW w:w="0" w:type="auto"/>
            <w:tcBorders>
              <w:top w:val="single" w:sz="6" w:space="0" w:color="E6E6E6"/>
              <w:left w:val="single" w:sz="6" w:space="0" w:color="E6E6E6"/>
              <w:bottom w:val="single" w:sz="6" w:space="0" w:color="E6E6E6"/>
              <w:right w:val="single" w:sz="6" w:space="0" w:color="E6E6E6"/>
            </w:tcBorders>
            <w:hideMark/>
          </w:tcPr>
          <w:p w14:paraId="14C56681" w14:textId="3EB75B91" w:rsidR="00665B85" w:rsidRPr="000D14FE" w:rsidRDefault="00665B85" w:rsidP="00665B85">
            <w:r w:rsidRPr="00073D13">
              <w:rPr>
                <w:color w:val="24303B"/>
                <w:kern w:val="0"/>
                <w:lang w:eastAsia="nl-BE"/>
                <w14:ligatures w14:val="none"/>
              </w:rPr>
              <w:t>0 1 2</w:t>
            </w:r>
          </w:p>
        </w:tc>
      </w:tr>
      <w:tr w:rsidR="00665B85" w:rsidRPr="000D14FE" w14:paraId="2F735571" w14:textId="77777777" w:rsidTr="007E5F54">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CF9F2BE" w14:textId="77777777" w:rsidR="00665B85" w:rsidRPr="000D14FE" w:rsidRDefault="00665B85" w:rsidP="00665B85">
            <w:r w:rsidRPr="000D14FE">
              <w:rPr>
                <w:color w:val="24303B"/>
              </w:rPr>
              <w:t>Autonomie ondersteund</w:t>
            </w:r>
          </w:p>
        </w:tc>
        <w:tc>
          <w:tcPr>
            <w:tcW w:w="0" w:type="auto"/>
            <w:tcBorders>
              <w:top w:val="single" w:sz="6" w:space="0" w:color="E6E6E6"/>
              <w:left w:val="single" w:sz="6" w:space="0" w:color="E6E6E6"/>
              <w:bottom w:val="single" w:sz="6" w:space="0" w:color="E6E6E6"/>
              <w:right w:val="single" w:sz="6" w:space="0" w:color="E6E6E6"/>
            </w:tcBorders>
            <w:hideMark/>
          </w:tcPr>
          <w:p w14:paraId="1BE26913" w14:textId="1B40908F" w:rsidR="00665B85" w:rsidRPr="000D14FE" w:rsidRDefault="00665B85" w:rsidP="00665B85">
            <w:r w:rsidRPr="00073D13">
              <w:rPr>
                <w:color w:val="24303B"/>
                <w:kern w:val="0"/>
                <w:lang w:eastAsia="nl-BE"/>
                <w14:ligatures w14:val="none"/>
              </w:rPr>
              <w:t>0 1 2</w:t>
            </w:r>
          </w:p>
        </w:tc>
      </w:tr>
      <w:tr w:rsidR="00665B85" w:rsidRPr="000D14FE" w14:paraId="25F236F2" w14:textId="77777777" w:rsidTr="007E5F54">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6A19608" w14:textId="77777777" w:rsidR="00665B85" w:rsidRPr="000D14FE" w:rsidRDefault="00665B85" w:rsidP="00665B85">
            <w:r w:rsidRPr="000D14FE">
              <w:rPr>
                <w:color w:val="24303B"/>
              </w:rPr>
              <w:t>Verandertaal bekrachtigd</w:t>
            </w:r>
          </w:p>
        </w:tc>
        <w:tc>
          <w:tcPr>
            <w:tcW w:w="0" w:type="auto"/>
            <w:tcBorders>
              <w:top w:val="single" w:sz="6" w:space="0" w:color="E6E6E6"/>
              <w:left w:val="single" w:sz="6" w:space="0" w:color="E6E6E6"/>
              <w:bottom w:val="single" w:sz="6" w:space="0" w:color="E6E6E6"/>
              <w:right w:val="single" w:sz="6" w:space="0" w:color="E6E6E6"/>
            </w:tcBorders>
            <w:hideMark/>
          </w:tcPr>
          <w:p w14:paraId="3005A3C6" w14:textId="16F69159" w:rsidR="00665B85" w:rsidRPr="000D14FE" w:rsidRDefault="00665B85" w:rsidP="00665B85">
            <w:r w:rsidRPr="00073D13">
              <w:rPr>
                <w:color w:val="24303B"/>
                <w:kern w:val="0"/>
                <w:lang w:eastAsia="nl-BE"/>
                <w14:ligatures w14:val="none"/>
              </w:rPr>
              <w:t>0 1 2</w:t>
            </w:r>
          </w:p>
        </w:tc>
      </w:tr>
      <w:tr w:rsidR="00665B85" w:rsidRPr="000D14FE" w14:paraId="4042ABF2" w14:textId="77777777" w:rsidTr="007E5F54">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832BB14" w14:textId="77777777" w:rsidR="00665B85" w:rsidRPr="000D14FE" w:rsidRDefault="00665B85" w:rsidP="00665B85">
            <w:r w:rsidRPr="000D14FE">
              <w:rPr>
                <w:color w:val="24303B"/>
              </w:rPr>
              <w:t>Geen discussie / overtuigen</w:t>
            </w:r>
          </w:p>
        </w:tc>
        <w:tc>
          <w:tcPr>
            <w:tcW w:w="0" w:type="auto"/>
            <w:tcBorders>
              <w:top w:val="single" w:sz="6" w:space="0" w:color="E6E6E6"/>
              <w:left w:val="single" w:sz="6" w:space="0" w:color="E6E6E6"/>
              <w:bottom w:val="single" w:sz="6" w:space="0" w:color="E6E6E6"/>
              <w:right w:val="single" w:sz="6" w:space="0" w:color="E6E6E6"/>
            </w:tcBorders>
            <w:hideMark/>
          </w:tcPr>
          <w:p w14:paraId="2D3FCDF3" w14:textId="0C32BD2E" w:rsidR="00665B85" w:rsidRPr="000D14FE" w:rsidRDefault="00665B85" w:rsidP="00665B85">
            <w:r w:rsidRPr="00073D13">
              <w:rPr>
                <w:color w:val="24303B"/>
                <w:kern w:val="0"/>
                <w:lang w:eastAsia="nl-BE"/>
                <w14:ligatures w14:val="none"/>
              </w:rPr>
              <w:t>0 1 2</w:t>
            </w:r>
          </w:p>
        </w:tc>
      </w:tr>
    </w:tbl>
    <w:p w14:paraId="58CB2885" w14:textId="77777777" w:rsidR="000D14FE" w:rsidRPr="000D14FE" w:rsidRDefault="00E72165" w:rsidP="000D14FE">
      <w:r>
        <w:rPr>
          <w:color w:val="24303B"/>
        </w:rPr>
        <w:pict w14:anchorId="5909B715">
          <v:rect id="_x0000_i1041" style="width:0;height:1.5pt" o:hralign="center" o:hrstd="t" o:hr="t" fillcolor="#a0a0a0" stroked="f"/>
        </w:pict>
      </w:r>
    </w:p>
    <w:p w14:paraId="04DE6CB5" w14:textId="77777777" w:rsidR="000D14FE" w:rsidRPr="000D14FE" w:rsidRDefault="000D14FE" w:rsidP="000D14FE">
      <w:pPr>
        <w:rPr>
          <w:b/>
          <w:bCs/>
        </w:rPr>
      </w:pPr>
      <w:r w:rsidRPr="000D14FE">
        <w:rPr>
          <w:b/>
          <w:bCs/>
          <w:color w:val="123A5F"/>
        </w:rPr>
        <w:t>C. Belangrijkheidsvraag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49"/>
        <w:gridCol w:w="717"/>
      </w:tblGrid>
      <w:tr w:rsidR="00665B85" w:rsidRPr="000D14FE" w14:paraId="056DFD5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3FD0EEE" w14:textId="77777777" w:rsidR="00665B85" w:rsidRPr="000D14FE" w:rsidRDefault="00665B85" w:rsidP="000D14FE">
            <w:pPr>
              <w:rPr>
                <w:b/>
                <w:bCs/>
              </w:rPr>
            </w:pPr>
            <w:r w:rsidRPr="000D14FE">
              <w:rPr>
                <w:b/>
                <w:bCs/>
                <w:color w:val="123A5F"/>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E329C9F" w14:textId="3FA3EDDE" w:rsidR="00665B85" w:rsidRPr="000D14FE" w:rsidRDefault="00665B85" w:rsidP="000D14FE">
            <w:pPr>
              <w:rPr>
                <w:b/>
                <w:bCs/>
              </w:rPr>
            </w:pPr>
            <w:r>
              <w:rPr>
                <w:b/>
                <w:bCs/>
                <w:color w:val="123A5F"/>
              </w:rPr>
              <w:t>Score</w:t>
            </w:r>
          </w:p>
        </w:tc>
      </w:tr>
      <w:tr w:rsidR="00665B85" w:rsidRPr="000D14FE" w14:paraId="2C945D63" w14:textId="77777777" w:rsidTr="005A604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79CA0C2" w14:textId="77777777" w:rsidR="00665B85" w:rsidRPr="000D14FE" w:rsidRDefault="00665B85" w:rsidP="00665B85">
            <w:r w:rsidRPr="000D14FE">
              <w:rPr>
                <w:color w:val="24303B"/>
              </w:rPr>
              <w:t>Belangrijkheidsschaal afgenomen</w:t>
            </w:r>
          </w:p>
        </w:tc>
        <w:tc>
          <w:tcPr>
            <w:tcW w:w="0" w:type="auto"/>
            <w:tcBorders>
              <w:top w:val="single" w:sz="6" w:space="0" w:color="E6E6E6"/>
              <w:left w:val="single" w:sz="6" w:space="0" w:color="E6E6E6"/>
              <w:bottom w:val="single" w:sz="6" w:space="0" w:color="E6E6E6"/>
              <w:right w:val="single" w:sz="6" w:space="0" w:color="E6E6E6"/>
            </w:tcBorders>
            <w:hideMark/>
          </w:tcPr>
          <w:p w14:paraId="7ED02E7B" w14:textId="56A0C498" w:rsidR="00665B85" w:rsidRPr="000D14FE" w:rsidRDefault="00665B85" w:rsidP="00665B85">
            <w:r w:rsidRPr="00073D13">
              <w:rPr>
                <w:color w:val="24303B"/>
                <w:kern w:val="0"/>
                <w:lang w:eastAsia="nl-BE"/>
                <w14:ligatures w14:val="none"/>
              </w:rPr>
              <w:t>0 1 2</w:t>
            </w:r>
          </w:p>
        </w:tc>
      </w:tr>
      <w:tr w:rsidR="00665B85" w:rsidRPr="000D14FE" w14:paraId="2C158F5B" w14:textId="77777777" w:rsidTr="005A604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2CF67DF" w14:textId="77777777" w:rsidR="00665B85" w:rsidRPr="000D14FE" w:rsidRDefault="00665B85" w:rsidP="00665B85">
            <w:r w:rsidRPr="000D14FE">
              <w:rPr>
                <w:color w:val="24303B"/>
              </w:rPr>
              <w:t>Achterliggende redenen bevraagd</w:t>
            </w:r>
          </w:p>
        </w:tc>
        <w:tc>
          <w:tcPr>
            <w:tcW w:w="0" w:type="auto"/>
            <w:tcBorders>
              <w:top w:val="single" w:sz="6" w:space="0" w:color="E6E6E6"/>
              <w:left w:val="single" w:sz="6" w:space="0" w:color="E6E6E6"/>
              <w:bottom w:val="single" w:sz="6" w:space="0" w:color="E6E6E6"/>
              <w:right w:val="single" w:sz="6" w:space="0" w:color="E6E6E6"/>
            </w:tcBorders>
            <w:hideMark/>
          </w:tcPr>
          <w:p w14:paraId="79D0A5BB" w14:textId="70A2D308" w:rsidR="00665B85" w:rsidRPr="000D14FE" w:rsidRDefault="00665B85" w:rsidP="00665B85">
            <w:r w:rsidRPr="00073D13">
              <w:rPr>
                <w:color w:val="24303B"/>
                <w:kern w:val="0"/>
                <w:lang w:eastAsia="nl-BE"/>
                <w14:ligatures w14:val="none"/>
              </w:rPr>
              <w:t>0 1 2</w:t>
            </w:r>
          </w:p>
        </w:tc>
      </w:tr>
      <w:tr w:rsidR="00665B85" w:rsidRPr="000D14FE" w14:paraId="498ADDF9" w14:textId="77777777" w:rsidTr="005A604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2296CC0" w14:textId="77777777" w:rsidR="00665B85" w:rsidRPr="000D14FE" w:rsidRDefault="00665B85" w:rsidP="00665B85">
            <w:r w:rsidRPr="000D14FE">
              <w:rPr>
                <w:color w:val="24303B"/>
              </w:rPr>
              <w:t>Gevraagd waarom geen lager cijfer</w:t>
            </w:r>
          </w:p>
        </w:tc>
        <w:tc>
          <w:tcPr>
            <w:tcW w:w="0" w:type="auto"/>
            <w:tcBorders>
              <w:top w:val="single" w:sz="6" w:space="0" w:color="E6E6E6"/>
              <w:left w:val="single" w:sz="6" w:space="0" w:color="E6E6E6"/>
              <w:bottom w:val="single" w:sz="6" w:space="0" w:color="E6E6E6"/>
              <w:right w:val="single" w:sz="6" w:space="0" w:color="E6E6E6"/>
            </w:tcBorders>
            <w:hideMark/>
          </w:tcPr>
          <w:p w14:paraId="1A3DE1A9" w14:textId="3186D59D" w:rsidR="00665B85" w:rsidRPr="000D14FE" w:rsidRDefault="00665B85" w:rsidP="00665B85">
            <w:r w:rsidRPr="00073D13">
              <w:rPr>
                <w:color w:val="24303B"/>
                <w:kern w:val="0"/>
                <w:lang w:eastAsia="nl-BE"/>
                <w14:ligatures w14:val="none"/>
              </w:rPr>
              <w:t>0 1 2</w:t>
            </w:r>
          </w:p>
        </w:tc>
      </w:tr>
      <w:tr w:rsidR="00665B85" w:rsidRPr="000D14FE" w14:paraId="646365E7" w14:textId="77777777" w:rsidTr="005A604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F727ADC" w14:textId="77777777" w:rsidR="00665B85" w:rsidRPr="000D14FE" w:rsidRDefault="00665B85" w:rsidP="00665B85">
            <w:r w:rsidRPr="000D14FE">
              <w:rPr>
                <w:color w:val="24303B"/>
              </w:rPr>
              <w:t>Gevraagd wat hogere score mogelijk maakt</w:t>
            </w:r>
          </w:p>
        </w:tc>
        <w:tc>
          <w:tcPr>
            <w:tcW w:w="0" w:type="auto"/>
            <w:tcBorders>
              <w:top w:val="single" w:sz="6" w:space="0" w:color="E6E6E6"/>
              <w:left w:val="single" w:sz="6" w:space="0" w:color="E6E6E6"/>
              <w:bottom w:val="single" w:sz="6" w:space="0" w:color="E6E6E6"/>
              <w:right w:val="single" w:sz="6" w:space="0" w:color="E6E6E6"/>
            </w:tcBorders>
            <w:hideMark/>
          </w:tcPr>
          <w:p w14:paraId="15E04F39" w14:textId="1CBDBDAE" w:rsidR="00665B85" w:rsidRPr="000D14FE" w:rsidRDefault="00665B85" w:rsidP="00665B85">
            <w:r w:rsidRPr="00073D13">
              <w:rPr>
                <w:color w:val="24303B"/>
                <w:kern w:val="0"/>
                <w:lang w:eastAsia="nl-BE"/>
                <w14:ligatures w14:val="none"/>
              </w:rPr>
              <w:t>0 1 2</w:t>
            </w:r>
          </w:p>
        </w:tc>
      </w:tr>
    </w:tbl>
    <w:p w14:paraId="5449381E" w14:textId="77777777" w:rsidR="000D14FE" w:rsidRPr="000D14FE" w:rsidRDefault="00E72165" w:rsidP="000D14FE">
      <w:r>
        <w:rPr>
          <w:color w:val="24303B"/>
        </w:rPr>
        <w:pict w14:anchorId="64C18841">
          <v:rect id="_x0000_i1042" style="width:0;height:1.5pt" o:hralign="center" o:hrstd="t" o:hr="t" fillcolor="#a0a0a0" stroked="f"/>
        </w:pict>
      </w:r>
    </w:p>
    <w:p w14:paraId="17FAB1A4" w14:textId="2F9DF446" w:rsidR="000D14FE" w:rsidRPr="000D14FE" w:rsidRDefault="000D14FE" w:rsidP="000D14FE">
      <w:pPr>
        <w:rPr>
          <w:b/>
          <w:bCs/>
        </w:rPr>
      </w:pPr>
      <w:r w:rsidRPr="000D14FE">
        <w:rPr>
          <w:b/>
          <w:bCs/>
          <w:color w:val="123A5F"/>
        </w:rPr>
        <w:lastRenderedPageBreak/>
        <w:t>D. Precontemplatie-interventies</w:t>
      </w:r>
    </w:p>
    <w:p w14:paraId="077D92C9" w14:textId="77777777" w:rsidR="000D14FE" w:rsidRPr="000D14FE" w:rsidRDefault="000D14FE" w:rsidP="000D14FE">
      <w:r w:rsidRPr="000D14FE">
        <w:rPr>
          <w:color w:val="24303B"/>
        </w:rPr>
        <w:t>Alleen scoren indien toegepast.</w:t>
      </w:r>
    </w:p>
    <w:p w14:paraId="7774D0F4" w14:textId="77777777" w:rsidR="000D14FE" w:rsidRPr="000D14FE" w:rsidRDefault="000D14FE" w:rsidP="000D14FE">
      <w:pPr>
        <w:rPr>
          <w:b/>
          <w:bCs/>
        </w:rPr>
      </w:pPr>
      <w:r w:rsidRPr="000D14FE">
        <w:rPr>
          <w:b/>
          <w:bCs/>
          <w:color w:val="123A5F"/>
        </w:rPr>
        <w:t>Beslissingsbalans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59"/>
        <w:gridCol w:w="717"/>
      </w:tblGrid>
      <w:tr w:rsidR="00665B85" w:rsidRPr="000D14FE" w14:paraId="56471AF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78119B9" w14:textId="77777777" w:rsidR="00665B85" w:rsidRPr="000D14FE" w:rsidRDefault="00665B85" w:rsidP="000D14FE">
            <w:pPr>
              <w:rPr>
                <w:b/>
                <w:bCs/>
              </w:rPr>
            </w:pPr>
            <w:r w:rsidRPr="000D14FE">
              <w:rPr>
                <w:b/>
                <w:bCs/>
                <w:color w:val="123A5F"/>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EC4BC6E" w14:textId="4CD8B25F" w:rsidR="00665B85" w:rsidRPr="000D14FE" w:rsidRDefault="00665B85" w:rsidP="000D14FE">
            <w:pPr>
              <w:rPr>
                <w:b/>
                <w:bCs/>
              </w:rPr>
            </w:pPr>
            <w:r>
              <w:rPr>
                <w:b/>
                <w:bCs/>
                <w:color w:val="123A5F"/>
              </w:rPr>
              <w:t>Score</w:t>
            </w:r>
          </w:p>
        </w:tc>
      </w:tr>
      <w:tr w:rsidR="00665B85" w:rsidRPr="000D14FE" w14:paraId="6A1BF920" w14:textId="77777777" w:rsidTr="0058315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0E328DE" w14:textId="77777777" w:rsidR="00665B85" w:rsidRPr="000D14FE" w:rsidRDefault="00665B85" w:rsidP="00665B85">
            <w:r w:rsidRPr="000D14FE">
              <w:rPr>
                <w:color w:val="24303B"/>
              </w:rPr>
              <w:t>Voordelen niet-dragen besproken</w:t>
            </w:r>
          </w:p>
        </w:tc>
        <w:tc>
          <w:tcPr>
            <w:tcW w:w="0" w:type="auto"/>
            <w:tcBorders>
              <w:top w:val="single" w:sz="6" w:space="0" w:color="E6E6E6"/>
              <w:left w:val="single" w:sz="6" w:space="0" w:color="E6E6E6"/>
              <w:bottom w:val="single" w:sz="6" w:space="0" w:color="E6E6E6"/>
              <w:right w:val="single" w:sz="6" w:space="0" w:color="E6E6E6"/>
            </w:tcBorders>
            <w:hideMark/>
          </w:tcPr>
          <w:p w14:paraId="25A36EAB" w14:textId="06562A29" w:rsidR="00665B85" w:rsidRPr="000D14FE" w:rsidRDefault="00665B85" w:rsidP="00665B85">
            <w:r w:rsidRPr="00073D13">
              <w:rPr>
                <w:color w:val="24303B"/>
                <w:kern w:val="0"/>
                <w:lang w:eastAsia="nl-BE"/>
                <w14:ligatures w14:val="none"/>
              </w:rPr>
              <w:t>0 1 2</w:t>
            </w:r>
          </w:p>
        </w:tc>
      </w:tr>
      <w:tr w:rsidR="00665B85" w:rsidRPr="000D14FE" w14:paraId="236EAC6C" w14:textId="77777777" w:rsidTr="0058315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E31422D" w14:textId="77777777" w:rsidR="00665B85" w:rsidRPr="000D14FE" w:rsidRDefault="00665B85" w:rsidP="00665B85">
            <w:r w:rsidRPr="000D14FE">
              <w:rPr>
                <w:color w:val="24303B"/>
              </w:rPr>
              <w:t>Nadelen niet-dragen besproken</w:t>
            </w:r>
          </w:p>
        </w:tc>
        <w:tc>
          <w:tcPr>
            <w:tcW w:w="0" w:type="auto"/>
            <w:tcBorders>
              <w:top w:val="single" w:sz="6" w:space="0" w:color="E6E6E6"/>
              <w:left w:val="single" w:sz="6" w:space="0" w:color="E6E6E6"/>
              <w:bottom w:val="single" w:sz="6" w:space="0" w:color="E6E6E6"/>
              <w:right w:val="single" w:sz="6" w:space="0" w:color="E6E6E6"/>
            </w:tcBorders>
            <w:hideMark/>
          </w:tcPr>
          <w:p w14:paraId="52C4945C" w14:textId="329C12F4" w:rsidR="00665B85" w:rsidRPr="000D14FE" w:rsidRDefault="00665B85" w:rsidP="00665B85">
            <w:r w:rsidRPr="00073D13">
              <w:rPr>
                <w:color w:val="24303B"/>
                <w:kern w:val="0"/>
                <w:lang w:eastAsia="nl-BE"/>
                <w14:ligatures w14:val="none"/>
              </w:rPr>
              <w:t>0 1 2</w:t>
            </w:r>
          </w:p>
        </w:tc>
      </w:tr>
      <w:tr w:rsidR="00665B85" w:rsidRPr="000D14FE" w14:paraId="42DA141E" w14:textId="77777777" w:rsidTr="0058315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7D95DA9" w14:textId="77777777" w:rsidR="00665B85" w:rsidRPr="000D14FE" w:rsidRDefault="00665B85" w:rsidP="00665B85">
            <w:r w:rsidRPr="000D14FE">
              <w:rPr>
                <w:color w:val="24303B"/>
              </w:rPr>
              <w:t>Voordelen dragen besproken</w:t>
            </w:r>
          </w:p>
        </w:tc>
        <w:tc>
          <w:tcPr>
            <w:tcW w:w="0" w:type="auto"/>
            <w:tcBorders>
              <w:top w:val="single" w:sz="6" w:space="0" w:color="E6E6E6"/>
              <w:left w:val="single" w:sz="6" w:space="0" w:color="E6E6E6"/>
              <w:bottom w:val="single" w:sz="6" w:space="0" w:color="E6E6E6"/>
              <w:right w:val="single" w:sz="6" w:space="0" w:color="E6E6E6"/>
            </w:tcBorders>
            <w:hideMark/>
          </w:tcPr>
          <w:p w14:paraId="18EAFF9A" w14:textId="288FECFD" w:rsidR="00665B85" w:rsidRPr="000D14FE" w:rsidRDefault="00665B85" w:rsidP="00665B85">
            <w:r w:rsidRPr="00073D13">
              <w:rPr>
                <w:color w:val="24303B"/>
                <w:kern w:val="0"/>
                <w:lang w:eastAsia="nl-BE"/>
                <w14:ligatures w14:val="none"/>
              </w:rPr>
              <w:t>0 1 2</w:t>
            </w:r>
          </w:p>
        </w:tc>
      </w:tr>
      <w:tr w:rsidR="00665B85" w:rsidRPr="000D14FE" w14:paraId="1DD034A2" w14:textId="77777777" w:rsidTr="0058315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342A2CF" w14:textId="77777777" w:rsidR="00665B85" w:rsidRPr="000D14FE" w:rsidRDefault="00665B85" w:rsidP="00665B85">
            <w:r w:rsidRPr="000D14FE">
              <w:rPr>
                <w:color w:val="24303B"/>
              </w:rPr>
              <w:t>Nadelen dragen besproken</w:t>
            </w:r>
          </w:p>
        </w:tc>
        <w:tc>
          <w:tcPr>
            <w:tcW w:w="0" w:type="auto"/>
            <w:tcBorders>
              <w:top w:val="single" w:sz="6" w:space="0" w:color="E6E6E6"/>
              <w:left w:val="single" w:sz="6" w:space="0" w:color="E6E6E6"/>
              <w:bottom w:val="single" w:sz="6" w:space="0" w:color="E6E6E6"/>
              <w:right w:val="single" w:sz="6" w:space="0" w:color="E6E6E6"/>
            </w:tcBorders>
            <w:hideMark/>
          </w:tcPr>
          <w:p w14:paraId="6E6CA5DB" w14:textId="3483714A" w:rsidR="00665B85" w:rsidRPr="000D14FE" w:rsidRDefault="00665B85" w:rsidP="00665B85">
            <w:r w:rsidRPr="00073D13">
              <w:rPr>
                <w:color w:val="24303B"/>
                <w:kern w:val="0"/>
                <w:lang w:eastAsia="nl-BE"/>
                <w14:ligatures w14:val="none"/>
              </w:rPr>
              <w:t>0 1 2</w:t>
            </w:r>
          </w:p>
        </w:tc>
      </w:tr>
      <w:tr w:rsidR="00665B85" w:rsidRPr="000D14FE" w14:paraId="404947C7" w14:textId="77777777" w:rsidTr="0058315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77FDB2E" w14:textId="77777777" w:rsidR="00665B85" w:rsidRPr="000D14FE" w:rsidRDefault="00665B85" w:rsidP="00665B85">
            <w:r w:rsidRPr="000D14FE">
              <w:rPr>
                <w:color w:val="24303B"/>
              </w:rPr>
              <w:t>Samenvatting gegeven</w:t>
            </w:r>
          </w:p>
        </w:tc>
        <w:tc>
          <w:tcPr>
            <w:tcW w:w="0" w:type="auto"/>
            <w:tcBorders>
              <w:top w:val="single" w:sz="6" w:space="0" w:color="E6E6E6"/>
              <w:left w:val="single" w:sz="6" w:space="0" w:color="E6E6E6"/>
              <w:bottom w:val="single" w:sz="6" w:space="0" w:color="E6E6E6"/>
              <w:right w:val="single" w:sz="6" w:space="0" w:color="E6E6E6"/>
            </w:tcBorders>
            <w:hideMark/>
          </w:tcPr>
          <w:p w14:paraId="5F08539E" w14:textId="319DF362" w:rsidR="00665B85" w:rsidRPr="000D14FE" w:rsidRDefault="00665B85" w:rsidP="00665B85">
            <w:r w:rsidRPr="00073D13">
              <w:rPr>
                <w:color w:val="24303B"/>
                <w:kern w:val="0"/>
                <w:lang w:eastAsia="nl-BE"/>
                <w14:ligatures w14:val="none"/>
              </w:rPr>
              <w:t>0 1 2</w:t>
            </w:r>
          </w:p>
        </w:tc>
      </w:tr>
    </w:tbl>
    <w:p w14:paraId="180B16A6" w14:textId="77777777" w:rsidR="00665B85" w:rsidRDefault="00665B85" w:rsidP="000D14FE">
      <w:pPr>
        <w:rPr>
          <w:b/>
          <w:bCs/>
        </w:rPr>
      </w:pPr>
    </w:p>
    <w:p w14:paraId="56537EB3" w14:textId="303FBB8E" w:rsidR="000D14FE" w:rsidRPr="000D14FE" w:rsidRDefault="000D14FE" w:rsidP="000D14FE">
      <w:pPr>
        <w:rPr>
          <w:b/>
          <w:bCs/>
        </w:rPr>
      </w:pPr>
      <w:r w:rsidRPr="000D14FE">
        <w:rPr>
          <w:b/>
          <w:bCs/>
          <w:color w:val="123A5F"/>
        </w:rPr>
        <w:t>Toekomstprojectie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92"/>
        <w:gridCol w:w="717"/>
      </w:tblGrid>
      <w:tr w:rsidR="00665B85" w:rsidRPr="000D14FE" w14:paraId="3F929D0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C3077F6" w14:textId="77777777" w:rsidR="00665B85" w:rsidRPr="000D14FE" w:rsidRDefault="00665B85" w:rsidP="000D14FE">
            <w:pPr>
              <w:rPr>
                <w:b/>
                <w:bCs/>
              </w:rPr>
            </w:pPr>
            <w:r w:rsidRPr="000D14FE">
              <w:rPr>
                <w:b/>
                <w:bCs/>
                <w:color w:val="123A5F"/>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A76F787" w14:textId="4195D508" w:rsidR="00665B85" w:rsidRPr="000D14FE" w:rsidRDefault="00665B85" w:rsidP="000D14FE">
            <w:pPr>
              <w:rPr>
                <w:b/>
                <w:bCs/>
              </w:rPr>
            </w:pPr>
            <w:r>
              <w:rPr>
                <w:b/>
                <w:bCs/>
                <w:color w:val="123A5F"/>
              </w:rPr>
              <w:t>Score</w:t>
            </w:r>
          </w:p>
        </w:tc>
      </w:tr>
      <w:tr w:rsidR="00665B85" w:rsidRPr="000D14FE" w14:paraId="6394368D" w14:textId="77777777" w:rsidTr="00F71B22">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69F1A3D" w14:textId="77777777" w:rsidR="00665B85" w:rsidRPr="000D14FE" w:rsidRDefault="00665B85" w:rsidP="00665B85">
            <w:r w:rsidRPr="000D14FE">
              <w:rPr>
                <w:color w:val="24303B"/>
              </w:rPr>
              <w:t>Toekomst zonder verandering besproken</w:t>
            </w:r>
          </w:p>
        </w:tc>
        <w:tc>
          <w:tcPr>
            <w:tcW w:w="0" w:type="auto"/>
            <w:tcBorders>
              <w:top w:val="single" w:sz="6" w:space="0" w:color="E6E6E6"/>
              <w:left w:val="single" w:sz="6" w:space="0" w:color="E6E6E6"/>
              <w:bottom w:val="single" w:sz="6" w:space="0" w:color="E6E6E6"/>
              <w:right w:val="single" w:sz="6" w:space="0" w:color="E6E6E6"/>
            </w:tcBorders>
            <w:hideMark/>
          </w:tcPr>
          <w:p w14:paraId="50BE8A4C" w14:textId="0FE59771" w:rsidR="00665B85" w:rsidRPr="000D14FE" w:rsidRDefault="00665B85" w:rsidP="00665B85">
            <w:r w:rsidRPr="00073D13">
              <w:rPr>
                <w:color w:val="24303B"/>
                <w:kern w:val="0"/>
                <w:lang w:eastAsia="nl-BE"/>
                <w14:ligatures w14:val="none"/>
              </w:rPr>
              <w:t>0 1 2</w:t>
            </w:r>
          </w:p>
        </w:tc>
      </w:tr>
      <w:tr w:rsidR="00665B85" w:rsidRPr="000D14FE" w14:paraId="51CDA14F" w14:textId="77777777" w:rsidTr="00F71B22">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7FDA99F" w14:textId="77777777" w:rsidR="00665B85" w:rsidRPr="000D14FE" w:rsidRDefault="00665B85" w:rsidP="00665B85">
            <w:r w:rsidRPr="000D14FE">
              <w:rPr>
                <w:color w:val="24303B"/>
              </w:rPr>
              <w:t>Toekomst met verandering besproken</w:t>
            </w:r>
          </w:p>
        </w:tc>
        <w:tc>
          <w:tcPr>
            <w:tcW w:w="0" w:type="auto"/>
            <w:tcBorders>
              <w:top w:val="single" w:sz="6" w:space="0" w:color="E6E6E6"/>
              <w:left w:val="single" w:sz="6" w:space="0" w:color="E6E6E6"/>
              <w:bottom w:val="single" w:sz="6" w:space="0" w:color="E6E6E6"/>
              <w:right w:val="single" w:sz="6" w:space="0" w:color="E6E6E6"/>
            </w:tcBorders>
            <w:hideMark/>
          </w:tcPr>
          <w:p w14:paraId="69610FE7" w14:textId="75EF810C" w:rsidR="00665B85" w:rsidRPr="000D14FE" w:rsidRDefault="00665B85" w:rsidP="00665B85">
            <w:r w:rsidRPr="00073D13">
              <w:rPr>
                <w:color w:val="24303B"/>
                <w:kern w:val="0"/>
                <w:lang w:eastAsia="nl-BE"/>
                <w14:ligatures w14:val="none"/>
              </w:rPr>
              <w:t>0 1 2</w:t>
            </w:r>
          </w:p>
        </w:tc>
      </w:tr>
      <w:tr w:rsidR="00665B85" w:rsidRPr="000D14FE" w14:paraId="4C43168E" w14:textId="77777777" w:rsidTr="00F71B22">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8B22B24" w14:textId="77777777" w:rsidR="00665B85" w:rsidRPr="000D14FE" w:rsidRDefault="00665B85" w:rsidP="00665B85">
            <w:r w:rsidRPr="000D14FE">
              <w:rPr>
                <w:color w:val="24303B"/>
              </w:rPr>
              <w:t>Verandertaal geëxploreerd</w:t>
            </w:r>
          </w:p>
        </w:tc>
        <w:tc>
          <w:tcPr>
            <w:tcW w:w="0" w:type="auto"/>
            <w:tcBorders>
              <w:top w:val="single" w:sz="6" w:space="0" w:color="E6E6E6"/>
              <w:left w:val="single" w:sz="6" w:space="0" w:color="E6E6E6"/>
              <w:bottom w:val="single" w:sz="6" w:space="0" w:color="E6E6E6"/>
              <w:right w:val="single" w:sz="6" w:space="0" w:color="E6E6E6"/>
            </w:tcBorders>
            <w:hideMark/>
          </w:tcPr>
          <w:p w14:paraId="462DDCF1" w14:textId="00368FA4" w:rsidR="00665B85" w:rsidRPr="000D14FE" w:rsidRDefault="00665B85" w:rsidP="00665B85">
            <w:r w:rsidRPr="00073D13">
              <w:rPr>
                <w:color w:val="24303B"/>
                <w:kern w:val="0"/>
                <w:lang w:eastAsia="nl-BE"/>
                <w14:ligatures w14:val="none"/>
              </w:rPr>
              <w:t>0 1 2</w:t>
            </w:r>
          </w:p>
        </w:tc>
      </w:tr>
    </w:tbl>
    <w:p w14:paraId="44C518C2" w14:textId="77777777" w:rsidR="000D14FE" w:rsidRPr="000D14FE" w:rsidRDefault="00E72165" w:rsidP="000D14FE">
      <w:r>
        <w:rPr>
          <w:color w:val="24303B"/>
        </w:rPr>
        <w:pict w14:anchorId="6F950778">
          <v:rect id="_x0000_i1043" style="width:0;height:1.5pt" o:hralign="center" o:hrstd="t" o:hr="t" fillcolor="#a0a0a0" stroked="f"/>
        </w:pict>
      </w:r>
    </w:p>
    <w:p w14:paraId="585395C7" w14:textId="77777777" w:rsidR="000D14FE" w:rsidRPr="000D14FE" w:rsidRDefault="000D14FE" w:rsidP="000D14FE">
      <w:pPr>
        <w:rPr>
          <w:b/>
          <w:bCs/>
        </w:rPr>
      </w:pPr>
      <w:r w:rsidRPr="000D14FE">
        <w:rPr>
          <w:b/>
          <w:bCs/>
          <w:color w:val="123A5F"/>
        </w:rPr>
        <w:t>E. Self-efficacy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76"/>
        <w:gridCol w:w="717"/>
      </w:tblGrid>
      <w:tr w:rsidR="00665B85" w:rsidRPr="000D14FE" w14:paraId="7205DC2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9A5E231" w14:textId="77777777" w:rsidR="00665B85" w:rsidRPr="000D14FE" w:rsidRDefault="00665B85" w:rsidP="000D14FE">
            <w:pPr>
              <w:rPr>
                <w:b/>
                <w:bCs/>
              </w:rPr>
            </w:pPr>
            <w:r w:rsidRPr="000D14FE">
              <w:rPr>
                <w:b/>
                <w:bCs/>
                <w:color w:val="123A5F"/>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BE31EB0" w14:textId="67A44975" w:rsidR="00665B85" w:rsidRPr="000D14FE" w:rsidRDefault="00665B85" w:rsidP="000D14FE">
            <w:pPr>
              <w:rPr>
                <w:b/>
                <w:bCs/>
              </w:rPr>
            </w:pPr>
            <w:r>
              <w:rPr>
                <w:b/>
                <w:bCs/>
                <w:color w:val="123A5F"/>
              </w:rPr>
              <w:t>Score</w:t>
            </w:r>
          </w:p>
        </w:tc>
      </w:tr>
      <w:tr w:rsidR="00665B85" w:rsidRPr="000D14FE" w14:paraId="41657012" w14:textId="77777777" w:rsidTr="007F3715">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5DB4630" w14:textId="77777777" w:rsidR="00665B85" w:rsidRPr="000D14FE" w:rsidRDefault="00665B85" w:rsidP="00665B85">
            <w:r w:rsidRPr="000D14FE">
              <w:rPr>
                <w:color w:val="24303B"/>
              </w:rPr>
              <w:t>Self-efficacyschaal afgenomen</w:t>
            </w:r>
          </w:p>
        </w:tc>
        <w:tc>
          <w:tcPr>
            <w:tcW w:w="0" w:type="auto"/>
            <w:tcBorders>
              <w:top w:val="single" w:sz="6" w:space="0" w:color="E6E6E6"/>
              <w:left w:val="single" w:sz="6" w:space="0" w:color="E6E6E6"/>
              <w:bottom w:val="single" w:sz="6" w:space="0" w:color="E6E6E6"/>
              <w:right w:val="single" w:sz="6" w:space="0" w:color="E6E6E6"/>
            </w:tcBorders>
            <w:hideMark/>
          </w:tcPr>
          <w:p w14:paraId="28209C0C" w14:textId="5D7DCFE7" w:rsidR="00665B85" w:rsidRPr="000D14FE" w:rsidRDefault="00665B85" w:rsidP="00665B85">
            <w:r w:rsidRPr="00073D13">
              <w:rPr>
                <w:color w:val="24303B"/>
                <w:kern w:val="0"/>
                <w:lang w:eastAsia="nl-BE"/>
                <w14:ligatures w14:val="none"/>
              </w:rPr>
              <w:t>0 1 2</w:t>
            </w:r>
          </w:p>
        </w:tc>
      </w:tr>
      <w:tr w:rsidR="00665B85" w:rsidRPr="000D14FE" w14:paraId="5867480D" w14:textId="77777777" w:rsidTr="007F3715">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B893DE0" w14:textId="77777777" w:rsidR="00665B85" w:rsidRPr="000D14FE" w:rsidRDefault="00665B85" w:rsidP="00665B85">
            <w:r w:rsidRPr="000D14FE">
              <w:rPr>
                <w:color w:val="24303B"/>
              </w:rPr>
              <w:t>Redenen voor huidige score geëxploreerd</w:t>
            </w:r>
          </w:p>
        </w:tc>
        <w:tc>
          <w:tcPr>
            <w:tcW w:w="0" w:type="auto"/>
            <w:tcBorders>
              <w:top w:val="single" w:sz="6" w:space="0" w:color="E6E6E6"/>
              <w:left w:val="single" w:sz="6" w:space="0" w:color="E6E6E6"/>
              <w:bottom w:val="single" w:sz="6" w:space="0" w:color="E6E6E6"/>
              <w:right w:val="single" w:sz="6" w:space="0" w:color="E6E6E6"/>
            </w:tcBorders>
            <w:hideMark/>
          </w:tcPr>
          <w:p w14:paraId="0B17A454" w14:textId="3E9DB8C5" w:rsidR="00665B85" w:rsidRPr="000D14FE" w:rsidRDefault="00665B85" w:rsidP="00665B85">
            <w:r w:rsidRPr="00073D13">
              <w:rPr>
                <w:color w:val="24303B"/>
                <w:kern w:val="0"/>
                <w:lang w:eastAsia="nl-BE"/>
                <w14:ligatures w14:val="none"/>
              </w:rPr>
              <w:t>0 1 2</w:t>
            </w:r>
          </w:p>
        </w:tc>
      </w:tr>
      <w:tr w:rsidR="00665B85" w:rsidRPr="000D14FE" w14:paraId="0930D266" w14:textId="77777777" w:rsidTr="007F3715">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D43F158" w14:textId="77777777" w:rsidR="00665B85" w:rsidRPr="000D14FE" w:rsidRDefault="00665B85" w:rsidP="00665B85">
            <w:r w:rsidRPr="000D14FE">
              <w:rPr>
                <w:color w:val="24303B"/>
              </w:rPr>
              <w:t>Gevraagd hoe score verhoogd kan worden</w:t>
            </w:r>
          </w:p>
        </w:tc>
        <w:tc>
          <w:tcPr>
            <w:tcW w:w="0" w:type="auto"/>
            <w:tcBorders>
              <w:top w:val="single" w:sz="6" w:space="0" w:color="E6E6E6"/>
              <w:left w:val="single" w:sz="6" w:space="0" w:color="E6E6E6"/>
              <w:bottom w:val="single" w:sz="6" w:space="0" w:color="E6E6E6"/>
              <w:right w:val="single" w:sz="6" w:space="0" w:color="E6E6E6"/>
            </w:tcBorders>
            <w:hideMark/>
          </w:tcPr>
          <w:p w14:paraId="028E6F8D" w14:textId="43C62DF7" w:rsidR="00665B85" w:rsidRPr="000D14FE" w:rsidRDefault="00665B85" w:rsidP="00665B85">
            <w:r w:rsidRPr="00073D13">
              <w:rPr>
                <w:color w:val="24303B"/>
                <w:kern w:val="0"/>
                <w:lang w:eastAsia="nl-BE"/>
                <w14:ligatures w14:val="none"/>
              </w:rPr>
              <w:t>0 1 2</w:t>
            </w:r>
          </w:p>
        </w:tc>
      </w:tr>
    </w:tbl>
    <w:p w14:paraId="310459B7" w14:textId="77777777" w:rsidR="000D14FE" w:rsidRPr="000D14FE" w:rsidRDefault="00E72165" w:rsidP="000D14FE">
      <w:r>
        <w:rPr>
          <w:color w:val="24303B"/>
        </w:rPr>
        <w:pict w14:anchorId="434C68FA">
          <v:rect id="_x0000_i1044" style="width:0;height:1.5pt" o:hralign="center" o:hrstd="t" o:hr="t" fillcolor="#a0a0a0" stroked="f"/>
        </w:pict>
      </w:r>
    </w:p>
    <w:p w14:paraId="0EF27FF9" w14:textId="77777777" w:rsidR="000D14FE" w:rsidRPr="000D14FE" w:rsidRDefault="000D14FE" w:rsidP="000D14FE">
      <w:pPr>
        <w:rPr>
          <w:b/>
          <w:bCs/>
        </w:rPr>
      </w:pPr>
      <w:r w:rsidRPr="000D14FE">
        <w:rPr>
          <w:b/>
          <w:bCs/>
          <w:color w:val="123A5F"/>
        </w:rPr>
        <w:t>F. Contemplatie-interventies</w:t>
      </w:r>
    </w:p>
    <w:p w14:paraId="082439AB" w14:textId="77777777" w:rsidR="000D14FE" w:rsidRPr="000D14FE" w:rsidRDefault="000D14FE" w:rsidP="000D14FE">
      <w:pPr>
        <w:rPr>
          <w:b/>
          <w:bCs/>
        </w:rPr>
      </w:pPr>
      <w:r w:rsidRPr="000D14FE">
        <w:rPr>
          <w:b/>
          <w:bCs/>
          <w:color w:val="123A5F"/>
        </w:rPr>
        <w:t>Succeservaringen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93"/>
        <w:gridCol w:w="717"/>
      </w:tblGrid>
      <w:tr w:rsidR="00665B85" w:rsidRPr="000D14FE" w14:paraId="3B0144C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0C51029" w14:textId="77777777" w:rsidR="00665B85" w:rsidRPr="000D14FE" w:rsidRDefault="00665B85" w:rsidP="000D14FE">
            <w:pPr>
              <w:rPr>
                <w:b/>
                <w:bCs/>
              </w:rPr>
            </w:pPr>
            <w:r w:rsidRPr="000D14FE">
              <w:rPr>
                <w:b/>
                <w:bCs/>
                <w:color w:val="123A5F"/>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309FA31" w14:textId="4CF47295" w:rsidR="00665B85" w:rsidRPr="000D14FE" w:rsidRDefault="00665B85" w:rsidP="000D14FE">
            <w:pPr>
              <w:rPr>
                <w:b/>
                <w:bCs/>
              </w:rPr>
            </w:pPr>
            <w:r>
              <w:rPr>
                <w:b/>
                <w:bCs/>
                <w:color w:val="123A5F"/>
              </w:rPr>
              <w:t>Score</w:t>
            </w:r>
          </w:p>
        </w:tc>
      </w:tr>
      <w:tr w:rsidR="00665B85" w:rsidRPr="000D14FE" w14:paraId="0E88B853" w14:textId="77777777" w:rsidTr="0023075B">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AB7FC67" w14:textId="77777777" w:rsidR="00665B85" w:rsidRPr="000D14FE" w:rsidRDefault="00665B85" w:rsidP="00665B85">
            <w:r w:rsidRPr="000D14FE">
              <w:rPr>
                <w:color w:val="24303B"/>
              </w:rPr>
              <w:t>Succesvolle dagen geëxploreerd</w:t>
            </w:r>
          </w:p>
        </w:tc>
        <w:tc>
          <w:tcPr>
            <w:tcW w:w="0" w:type="auto"/>
            <w:tcBorders>
              <w:top w:val="single" w:sz="6" w:space="0" w:color="E6E6E6"/>
              <w:left w:val="single" w:sz="6" w:space="0" w:color="E6E6E6"/>
              <w:bottom w:val="single" w:sz="6" w:space="0" w:color="E6E6E6"/>
              <w:right w:val="single" w:sz="6" w:space="0" w:color="E6E6E6"/>
            </w:tcBorders>
            <w:hideMark/>
          </w:tcPr>
          <w:p w14:paraId="3F5AD628" w14:textId="6BCEBA14" w:rsidR="00665B85" w:rsidRPr="000D14FE" w:rsidRDefault="00665B85" w:rsidP="00665B85">
            <w:r w:rsidRPr="00073D13">
              <w:rPr>
                <w:color w:val="24303B"/>
                <w:kern w:val="0"/>
                <w:lang w:eastAsia="nl-BE"/>
                <w14:ligatures w14:val="none"/>
              </w:rPr>
              <w:t>0 1 2</w:t>
            </w:r>
          </w:p>
        </w:tc>
      </w:tr>
      <w:tr w:rsidR="00665B85" w:rsidRPr="000D14FE" w14:paraId="30675882" w14:textId="77777777" w:rsidTr="0023075B">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E141003" w14:textId="77777777" w:rsidR="00665B85" w:rsidRPr="000D14FE" w:rsidRDefault="00665B85" w:rsidP="00665B85">
            <w:r w:rsidRPr="000D14FE">
              <w:rPr>
                <w:color w:val="24303B"/>
              </w:rPr>
              <w:t>Bestaande sterktes geïdentificeerd</w:t>
            </w:r>
          </w:p>
        </w:tc>
        <w:tc>
          <w:tcPr>
            <w:tcW w:w="0" w:type="auto"/>
            <w:tcBorders>
              <w:top w:val="single" w:sz="6" w:space="0" w:color="E6E6E6"/>
              <w:left w:val="single" w:sz="6" w:space="0" w:color="E6E6E6"/>
              <w:bottom w:val="single" w:sz="6" w:space="0" w:color="E6E6E6"/>
              <w:right w:val="single" w:sz="6" w:space="0" w:color="E6E6E6"/>
            </w:tcBorders>
            <w:hideMark/>
          </w:tcPr>
          <w:p w14:paraId="52B6FDFC" w14:textId="74C57165" w:rsidR="00665B85" w:rsidRPr="000D14FE" w:rsidRDefault="00665B85" w:rsidP="00665B85">
            <w:r w:rsidRPr="00073D13">
              <w:rPr>
                <w:color w:val="24303B"/>
                <w:kern w:val="0"/>
                <w:lang w:eastAsia="nl-BE"/>
                <w14:ligatures w14:val="none"/>
              </w:rPr>
              <w:t>0 1 2</w:t>
            </w:r>
          </w:p>
        </w:tc>
      </w:tr>
    </w:tbl>
    <w:p w14:paraId="07BB3B9C" w14:textId="77777777" w:rsidR="000D14FE" w:rsidRPr="000D14FE" w:rsidRDefault="000D14FE" w:rsidP="000D14FE">
      <w:pPr>
        <w:rPr>
          <w:b/>
          <w:bCs/>
        </w:rPr>
      </w:pPr>
      <w:r w:rsidRPr="000D14FE">
        <w:rPr>
          <w:b/>
          <w:bCs/>
          <w:color w:val="123A5F"/>
        </w:rPr>
        <w:lastRenderedPageBreak/>
        <w:t>Brainstorm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10"/>
        <w:gridCol w:w="717"/>
      </w:tblGrid>
      <w:tr w:rsidR="00665B85" w:rsidRPr="000D14FE" w14:paraId="5FD5E48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4EA94FB" w14:textId="77777777" w:rsidR="00665B85" w:rsidRPr="000D14FE" w:rsidRDefault="00665B85" w:rsidP="000D14FE">
            <w:pPr>
              <w:rPr>
                <w:b/>
                <w:bCs/>
              </w:rPr>
            </w:pPr>
            <w:r w:rsidRPr="000D14FE">
              <w:rPr>
                <w:b/>
                <w:bCs/>
                <w:color w:val="123A5F"/>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6623BB3" w14:textId="618F4CE8" w:rsidR="00665B85" w:rsidRPr="000D14FE" w:rsidRDefault="00665B85" w:rsidP="000D14FE">
            <w:pPr>
              <w:rPr>
                <w:b/>
                <w:bCs/>
              </w:rPr>
            </w:pPr>
            <w:r>
              <w:rPr>
                <w:b/>
                <w:bCs/>
                <w:color w:val="123A5F"/>
              </w:rPr>
              <w:t>Score</w:t>
            </w:r>
          </w:p>
        </w:tc>
      </w:tr>
      <w:tr w:rsidR="00665B85" w:rsidRPr="000D14FE" w14:paraId="0DF90762" w14:textId="77777777" w:rsidTr="00D27E1E">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BAD7AEB" w14:textId="77777777" w:rsidR="00665B85" w:rsidRPr="000D14FE" w:rsidRDefault="00665B85" w:rsidP="00665B85">
            <w:r w:rsidRPr="000D14FE">
              <w:rPr>
                <w:color w:val="24303B"/>
              </w:rPr>
              <w:t>Barrière geïdentificeerd</w:t>
            </w:r>
          </w:p>
        </w:tc>
        <w:tc>
          <w:tcPr>
            <w:tcW w:w="0" w:type="auto"/>
            <w:tcBorders>
              <w:top w:val="single" w:sz="6" w:space="0" w:color="E6E6E6"/>
              <w:left w:val="single" w:sz="6" w:space="0" w:color="E6E6E6"/>
              <w:bottom w:val="single" w:sz="6" w:space="0" w:color="E6E6E6"/>
              <w:right w:val="single" w:sz="6" w:space="0" w:color="E6E6E6"/>
            </w:tcBorders>
            <w:hideMark/>
          </w:tcPr>
          <w:p w14:paraId="39515BB8" w14:textId="16C7616D" w:rsidR="00665B85" w:rsidRPr="000D14FE" w:rsidRDefault="00665B85" w:rsidP="00665B85">
            <w:r w:rsidRPr="00073D13">
              <w:rPr>
                <w:color w:val="24303B"/>
                <w:kern w:val="0"/>
                <w:lang w:eastAsia="nl-BE"/>
                <w14:ligatures w14:val="none"/>
              </w:rPr>
              <w:t>0 1 2</w:t>
            </w:r>
          </w:p>
        </w:tc>
      </w:tr>
      <w:tr w:rsidR="00665B85" w:rsidRPr="000D14FE" w14:paraId="262D846E" w14:textId="77777777" w:rsidTr="00D27E1E">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59CF26D" w14:textId="77777777" w:rsidR="00665B85" w:rsidRPr="000D14FE" w:rsidRDefault="00665B85" w:rsidP="00665B85">
            <w:r w:rsidRPr="000D14FE">
              <w:rPr>
                <w:color w:val="24303B"/>
              </w:rPr>
              <w:t>Patiënt genereerde oplossingen</w:t>
            </w:r>
          </w:p>
        </w:tc>
        <w:tc>
          <w:tcPr>
            <w:tcW w:w="0" w:type="auto"/>
            <w:tcBorders>
              <w:top w:val="single" w:sz="6" w:space="0" w:color="E6E6E6"/>
              <w:left w:val="single" w:sz="6" w:space="0" w:color="E6E6E6"/>
              <w:bottom w:val="single" w:sz="6" w:space="0" w:color="E6E6E6"/>
              <w:right w:val="single" w:sz="6" w:space="0" w:color="E6E6E6"/>
            </w:tcBorders>
            <w:hideMark/>
          </w:tcPr>
          <w:p w14:paraId="110CFF71" w14:textId="79F162D8" w:rsidR="00665B85" w:rsidRPr="000D14FE" w:rsidRDefault="00665B85" w:rsidP="00665B85">
            <w:r w:rsidRPr="00073D13">
              <w:rPr>
                <w:color w:val="24303B"/>
                <w:kern w:val="0"/>
                <w:lang w:eastAsia="nl-BE"/>
                <w14:ligatures w14:val="none"/>
              </w:rPr>
              <w:t>0 1 2</w:t>
            </w:r>
          </w:p>
        </w:tc>
      </w:tr>
      <w:tr w:rsidR="00665B85" w:rsidRPr="000D14FE" w14:paraId="16C2C805" w14:textId="77777777" w:rsidTr="00D27E1E">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B3E3618" w14:textId="77777777" w:rsidR="00665B85" w:rsidRPr="000D14FE" w:rsidRDefault="00665B85" w:rsidP="00665B85">
            <w:r w:rsidRPr="000D14FE">
              <w:rPr>
                <w:color w:val="24303B"/>
              </w:rPr>
              <w:t>Zorgverlener vulde pas aan na toestemming</w:t>
            </w:r>
          </w:p>
        </w:tc>
        <w:tc>
          <w:tcPr>
            <w:tcW w:w="0" w:type="auto"/>
            <w:tcBorders>
              <w:top w:val="single" w:sz="6" w:space="0" w:color="E6E6E6"/>
              <w:left w:val="single" w:sz="6" w:space="0" w:color="E6E6E6"/>
              <w:bottom w:val="single" w:sz="6" w:space="0" w:color="E6E6E6"/>
              <w:right w:val="single" w:sz="6" w:space="0" w:color="E6E6E6"/>
            </w:tcBorders>
            <w:hideMark/>
          </w:tcPr>
          <w:p w14:paraId="5CAE1128" w14:textId="3C69E6EA" w:rsidR="00665B85" w:rsidRPr="000D14FE" w:rsidRDefault="00665B85" w:rsidP="00665B85">
            <w:r w:rsidRPr="00073D13">
              <w:rPr>
                <w:color w:val="24303B"/>
                <w:kern w:val="0"/>
                <w:lang w:eastAsia="nl-BE"/>
                <w14:ligatures w14:val="none"/>
              </w:rPr>
              <w:t>0 1 2</w:t>
            </w:r>
          </w:p>
        </w:tc>
      </w:tr>
      <w:tr w:rsidR="00665B85" w:rsidRPr="000D14FE" w14:paraId="6B1A04BD" w14:textId="77777777" w:rsidTr="00D27E1E">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9801765" w14:textId="77777777" w:rsidR="00665B85" w:rsidRPr="000D14FE" w:rsidRDefault="00665B85" w:rsidP="00665B85">
            <w:r w:rsidRPr="000D14FE">
              <w:rPr>
                <w:color w:val="24303B"/>
              </w:rPr>
              <w:t>Keuze voor oplossing door patiënt</w:t>
            </w:r>
          </w:p>
        </w:tc>
        <w:tc>
          <w:tcPr>
            <w:tcW w:w="0" w:type="auto"/>
            <w:tcBorders>
              <w:top w:val="single" w:sz="6" w:space="0" w:color="E6E6E6"/>
              <w:left w:val="single" w:sz="6" w:space="0" w:color="E6E6E6"/>
              <w:bottom w:val="single" w:sz="6" w:space="0" w:color="E6E6E6"/>
              <w:right w:val="single" w:sz="6" w:space="0" w:color="E6E6E6"/>
            </w:tcBorders>
            <w:hideMark/>
          </w:tcPr>
          <w:p w14:paraId="520E64A4" w14:textId="45CC6EF5" w:rsidR="00665B85" w:rsidRPr="000D14FE" w:rsidRDefault="00665B85" w:rsidP="00665B85">
            <w:r w:rsidRPr="00073D13">
              <w:rPr>
                <w:color w:val="24303B"/>
                <w:kern w:val="0"/>
                <w:lang w:eastAsia="nl-BE"/>
                <w14:ligatures w14:val="none"/>
              </w:rPr>
              <w:t>0 1 2</w:t>
            </w:r>
          </w:p>
        </w:tc>
      </w:tr>
    </w:tbl>
    <w:p w14:paraId="6034B64D" w14:textId="77777777" w:rsidR="000D14FE" w:rsidRPr="000D14FE" w:rsidRDefault="00E72165" w:rsidP="000D14FE">
      <w:r>
        <w:rPr>
          <w:color w:val="24303B"/>
        </w:rPr>
        <w:pict w14:anchorId="65640553">
          <v:rect id="_x0000_i1045" style="width:0;height:1.5pt" o:hralign="center" o:hrstd="t" o:hr="t" fillcolor="#a0a0a0" stroked="f"/>
        </w:pict>
      </w:r>
    </w:p>
    <w:p w14:paraId="61429AB0" w14:textId="77777777" w:rsidR="000D14FE" w:rsidRPr="000D14FE" w:rsidRDefault="000D14FE" w:rsidP="000D14FE">
      <w:pPr>
        <w:rPr>
          <w:b/>
          <w:bCs/>
        </w:rPr>
      </w:pPr>
      <w:r w:rsidRPr="000D14FE">
        <w:rPr>
          <w:b/>
          <w:bCs/>
          <w:color w:val="123A5F"/>
        </w:rPr>
        <w:t>G. Actieplan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32"/>
        <w:gridCol w:w="717"/>
      </w:tblGrid>
      <w:tr w:rsidR="002239A8" w:rsidRPr="000D14FE" w14:paraId="2F41A78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3352F4C" w14:textId="77777777" w:rsidR="002239A8" w:rsidRPr="000D14FE" w:rsidRDefault="002239A8" w:rsidP="000D14FE">
            <w:pPr>
              <w:rPr>
                <w:b/>
                <w:bCs/>
              </w:rPr>
            </w:pPr>
            <w:r w:rsidRPr="000D14FE">
              <w:rPr>
                <w:b/>
                <w:bCs/>
                <w:color w:val="123A5F"/>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A645CE3" w14:textId="77060F5B" w:rsidR="002239A8" w:rsidRPr="000D14FE" w:rsidRDefault="002239A8" w:rsidP="000D14FE">
            <w:pPr>
              <w:rPr>
                <w:b/>
                <w:bCs/>
              </w:rPr>
            </w:pPr>
            <w:r>
              <w:rPr>
                <w:b/>
                <w:bCs/>
                <w:color w:val="123A5F"/>
              </w:rPr>
              <w:t>Score</w:t>
            </w:r>
          </w:p>
        </w:tc>
      </w:tr>
      <w:tr w:rsidR="002239A8" w:rsidRPr="000D14FE" w14:paraId="7C3D470E" w14:textId="77777777" w:rsidTr="004043D8">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4C3E8D7" w14:textId="77777777" w:rsidR="002239A8" w:rsidRPr="000D14FE" w:rsidRDefault="002239A8" w:rsidP="002239A8">
            <w:r w:rsidRPr="000D14FE">
              <w:rPr>
                <w:color w:val="24303B"/>
              </w:rPr>
              <w:t>Concrete actie geformuleerd</w:t>
            </w:r>
          </w:p>
        </w:tc>
        <w:tc>
          <w:tcPr>
            <w:tcW w:w="0" w:type="auto"/>
            <w:tcBorders>
              <w:top w:val="single" w:sz="6" w:space="0" w:color="E6E6E6"/>
              <w:left w:val="single" w:sz="6" w:space="0" w:color="E6E6E6"/>
              <w:bottom w:val="single" w:sz="6" w:space="0" w:color="E6E6E6"/>
              <w:right w:val="single" w:sz="6" w:space="0" w:color="E6E6E6"/>
            </w:tcBorders>
            <w:hideMark/>
          </w:tcPr>
          <w:p w14:paraId="6AC845F0" w14:textId="6E6F2003" w:rsidR="002239A8" w:rsidRPr="000D14FE" w:rsidRDefault="002239A8" w:rsidP="002239A8">
            <w:r w:rsidRPr="00073D13">
              <w:rPr>
                <w:color w:val="24303B"/>
                <w:kern w:val="0"/>
                <w:lang w:eastAsia="nl-BE"/>
                <w14:ligatures w14:val="none"/>
              </w:rPr>
              <w:t>0 1 2</w:t>
            </w:r>
          </w:p>
        </w:tc>
      </w:tr>
      <w:tr w:rsidR="002239A8" w:rsidRPr="000D14FE" w14:paraId="4A8EE9F5" w14:textId="77777777" w:rsidTr="004043D8">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5DBE5A3" w14:textId="77777777" w:rsidR="002239A8" w:rsidRPr="000D14FE" w:rsidRDefault="002239A8" w:rsidP="002239A8">
            <w:r w:rsidRPr="000D14FE">
              <w:rPr>
                <w:color w:val="24303B"/>
              </w:rPr>
              <w:t>Tijdstip vastgelegd</w:t>
            </w:r>
          </w:p>
        </w:tc>
        <w:tc>
          <w:tcPr>
            <w:tcW w:w="0" w:type="auto"/>
            <w:tcBorders>
              <w:top w:val="single" w:sz="6" w:space="0" w:color="E6E6E6"/>
              <w:left w:val="single" w:sz="6" w:space="0" w:color="E6E6E6"/>
              <w:bottom w:val="single" w:sz="6" w:space="0" w:color="E6E6E6"/>
              <w:right w:val="single" w:sz="6" w:space="0" w:color="E6E6E6"/>
            </w:tcBorders>
            <w:hideMark/>
          </w:tcPr>
          <w:p w14:paraId="70057A4D" w14:textId="382BF998" w:rsidR="002239A8" w:rsidRPr="000D14FE" w:rsidRDefault="002239A8" w:rsidP="002239A8">
            <w:r w:rsidRPr="00073D13">
              <w:rPr>
                <w:color w:val="24303B"/>
                <w:kern w:val="0"/>
                <w:lang w:eastAsia="nl-BE"/>
                <w14:ligatures w14:val="none"/>
              </w:rPr>
              <w:t>0 1 2</w:t>
            </w:r>
          </w:p>
        </w:tc>
      </w:tr>
      <w:tr w:rsidR="002239A8" w:rsidRPr="000D14FE" w14:paraId="4888032A" w14:textId="77777777" w:rsidTr="004043D8">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7B23132" w14:textId="77777777" w:rsidR="002239A8" w:rsidRPr="000D14FE" w:rsidRDefault="002239A8" w:rsidP="002239A8">
            <w:r w:rsidRPr="000D14FE">
              <w:rPr>
                <w:color w:val="24303B"/>
              </w:rPr>
              <w:t>Ondersteuning geïdentificeerd</w:t>
            </w:r>
          </w:p>
        </w:tc>
        <w:tc>
          <w:tcPr>
            <w:tcW w:w="0" w:type="auto"/>
            <w:tcBorders>
              <w:top w:val="single" w:sz="6" w:space="0" w:color="E6E6E6"/>
              <w:left w:val="single" w:sz="6" w:space="0" w:color="E6E6E6"/>
              <w:bottom w:val="single" w:sz="6" w:space="0" w:color="E6E6E6"/>
              <w:right w:val="single" w:sz="6" w:space="0" w:color="E6E6E6"/>
            </w:tcBorders>
            <w:hideMark/>
          </w:tcPr>
          <w:p w14:paraId="3A163929" w14:textId="0A130248" w:rsidR="002239A8" w:rsidRPr="000D14FE" w:rsidRDefault="002239A8" w:rsidP="002239A8">
            <w:r w:rsidRPr="00073D13">
              <w:rPr>
                <w:color w:val="24303B"/>
                <w:kern w:val="0"/>
                <w:lang w:eastAsia="nl-BE"/>
                <w14:ligatures w14:val="none"/>
              </w:rPr>
              <w:t>0 1 2</w:t>
            </w:r>
          </w:p>
        </w:tc>
      </w:tr>
      <w:tr w:rsidR="002239A8" w:rsidRPr="000D14FE" w14:paraId="31481120" w14:textId="77777777" w:rsidTr="004043D8">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4EE453D" w14:textId="77777777" w:rsidR="002239A8" w:rsidRPr="000D14FE" w:rsidRDefault="002239A8" w:rsidP="002239A8">
            <w:r w:rsidRPr="000D14FE">
              <w:rPr>
                <w:color w:val="24303B"/>
              </w:rPr>
              <w:t>Mogelijke hindernissen besproken</w:t>
            </w:r>
          </w:p>
        </w:tc>
        <w:tc>
          <w:tcPr>
            <w:tcW w:w="0" w:type="auto"/>
            <w:tcBorders>
              <w:top w:val="single" w:sz="6" w:space="0" w:color="E6E6E6"/>
              <w:left w:val="single" w:sz="6" w:space="0" w:color="E6E6E6"/>
              <w:bottom w:val="single" w:sz="6" w:space="0" w:color="E6E6E6"/>
              <w:right w:val="single" w:sz="6" w:space="0" w:color="E6E6E6"/>
            </w:tcBorders>
            <w:hideMark/>
          </w:tcPr>
          <w:p w14:paraId="63E30CF9" w14:textId="164B3144" w:rsidR="002239A8" w:rsidRPr="000D14FE" w:rsidRDefault="002239A8" w:rsidP="002239A8">
            <w:r w:rsidRPr="00073D13">
              <w:rPr>
                <w:color w:val="24303B"/>
                <w:kern w:val="0"/>
                <w:lang w:eastAsia="nl-BE"/>
                <w14:ligatures w14:val="none"/>
              </w:rPr>
              <w:t>0 1 2</w:t>
            </w:r>
          </w:p>
        </w:tc>
      </w:tr>
    </w:tbl>
    <w:p w14:paraId="34C5D6D0" w14:textId="77777777" w:rsidR="000D14FE" w:rsidRPr="000D14FE" w:rsidRDefault="00E72165" w:rsidP="000D14FE">
      <w:r>
        <w:rPr>
          <w:color w:val="24303B"/>
        </w:rPr>
        <w:pict w14:anchorId="492D3E6F">
          <v:rect id="_x0000_i1046" style="width:0;height:1.5pt" o:hralign="center" o:hrstd="t" o:hr="t" fillcolor="#a0a0a0" stroked="f"/>
        </w:pict>
      </w:r>
    </w:p>
    <w:p w14:paraId="0224A432" w14:textId="77777777" w:rsidR="002239A8" w:rsidRDefault="002239A8">
      <w:pPr>
        <w:rPr>
          <w:b/>
          <w:bCs/>
        </w:rPr>
      </w:pPr>
      <w:r>
        <w:rPr>
          <w:b/>
          <w:bCs/>
          <w:color w:val="24303B"/>
        </w:rPr>
        <w:br w:type="page"/>
      </w:r>
    </w:p>
    <w:p w14:paraId="24CEA967" w14:textId="3E87FDE9" w:rsidR="000D14FE" w:rsidRPr="002239A8" w:rsidRDefault="000D14FE" w:rsidP="002239A8">
      <w:pPr>
        <w:pBdr>
          <w:top w:val="single" w:sz="4" w:space="1" w:color="auto"/>
          <w:left w:val="single" w:sz="4" w:space="4" w:color="auto"/>
          <w:bottom w:val="single" w:sz="4" w:space="1" w:color="auto"/>
          <w:right w:val="single" w:sz="4" w:space="4" w:color="auto"/>
        </w:pBdr>
        <w:shd w:val="clear" w:color="auto" w:fill="E8E8E8" w:themeFill="background2"/>
        <w:rPr>
          <w:b/>
          <w:bCs/>
          <w:sz w:val="40"/>
          <w:szCs w:val="40"/>
        </w:rPr>
      </w:pPr>
      <w:r w:rsidRPr="002239A8">
        <w:rPr>
          <w:b/>
          <w:bCs/>
          <w:color w:val="123A5F"/>
          <w:sz w:val="40"/>
          <w:szCs w:val="40"/>
        </w:rPr>
        <w:lastRenderedPageBreak/>
        <w:t>VISIT 4</w:t>
      </w:r>
    </w:p>
    <w:p w14:paraId="2745A4F8" w14:textId="77777777" w:rsidR="000D14FE" w:rsidRPr="002239A8" w:rsidRDefault="000D14FE" w:rsidP="002239A8">
      <w:pPr>
        <w:pBdr>
          <w:top w:val="single" w:sz="4" w:space="1" w:color="auto"/>
          <w:left w:val="single" w:sz="4" w:space="4" w:color="auto"/>
          <w:bottom w:val="single" w:sz="4" w:space="1" w:color="auto"/>
          <w:right w:val="single" w:sz="4" w:space="4" w:color="auto"/>
        </w:pBdr>
        <w:shd w:val="clear" w:color="auto" w:fill="E8E8E8" w:themeFill="background2"/>
        <w:rPr>
          <w:b/>
          <w:bCs/>
          <w:sz w:val="40"/>
          <w:szCs w:val="40"/>
        </w:rPr>
      </w:pPr>
      <w:r w:rsidRPr="002239A8">
        <w:rPr>
          <w:b/>
          <w:bCs/>
          <w:color w:val="123A5F"/>
          <w:sz w:val="40"/>
          <w:szCs w:val="40"/>
        </w:rPr>
        <w:t>Evaluatie vaardigheden + vervolg adherence</w:t>
      </w:r>
    </w:p>
    <w:p w14:paraId="35D67BB0" w14:textId="77777777" w:rsidR="000D14FE" w:rsidRPr="000D14FE" w:rsidRDefault="00E72165" w:rsidP="000D14FE">
      <w:r>
        <w:rPr>
          <w:color w:val="24303B"/>
        </w:rPr>
        <w:pict w14:anchorId="67C0F6C6">
          <v:rect id="_x0000_i1047" style="width:0;height:1.5pt" o:hralign="center" o:hrstd="t" o:hr="t" fillcolor="#a0a0a0" stroked="f"/>
        </w:pict>
      </w:r>
    </w:p>
    <w:p w14:paraId="0053CE42" w14:textId="77777777" w:rsidR="000D14FE" w:rsidRPr="000D14FE" w:rsidRDefault="000D14FE" w:rsidP="000D14FE">
      <w:pPr>
        <w:rPr>
          <w:b/>
          <w:bCs/>
        </w:rPr>
      </w:pPr>
      <w:r w:rsidRPr="000D14FE">
        <w:rPr>
          <w:b/>
          <w:bCs/>
          <w:color w:val="123A5F"/>
        </w:rPr>
        <w:t>A. Demonstratie voetzorg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86"/>
        <w:gridCol w:w="717"/>
      </w:tblGrid>
      <w:tr w:rsidR="002239A8" w:rsidRPr="000D14FE" w14:paraId="1FA57F5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A1C59BF" w14:textId="77777777" w:rsidR="002239A8" w:rsidRPr="000D14FE" w:rsidRDefault="002239A8" w:rsidP="000D14FE">
            <w:pPr>
              <w:rPr>
                <w:b/>
                <w:bCs/>
              </w:rPr>
            </w:pPr>
            <w:r w:rsidRPr="000D14FE">
              <w:rPr>
                <w:b/>
                <w:bCs/>
                <w:color w:val="123A5F"/>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CABCED4" w14:textId="60C1DFDB" w:rsidR="002239A8" w:rsidRPr="000D14FE" w:rsidRDefault="002239A8" w:rsidP="000D14FE">
            <w:pPr>
              <w:rPr>
                <w:b/>
                <w:bCs/>
              </w:rPr>
            </w:pPr>
            <w:r>
              <w:rPr>
                <w:b/>
                <w:bCs/>
                <w:color w:val="123A5F"/>
              </w:rPr>
              <w:t>Score</w:t>
            </w:r>
          </w:p>
        </w:tc>
      </w:tr>
      <w:tr w:rsidR="002239A8" w:rsidRPr="000D14FE" w14:paraId="32EB4685" w14:textId="77777777" w:rsidTr="00F768BE">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B13E3EF" w14:textId="77777777" w:rsidR="002239A8" w:rsidRPr="000D14FE" w:rsidRDefault="002239A8" w:rsidP="002239A8">
            <w:r w:rsidRPr="000D14FE">
              <w:rPr>
                <w:color w:val="24303B"/>
              </w:rPr>
              <w:t>Patiënt demonstreert inspectie</w:t>
            </w:r>
          </w:p>
        </w:tc>
        <w:tc>
          <w:tcPr>
            <w:tcW w:w="0" w:type="auto"/>
            <w:tcBorders>
              <w:top w:val="single" w:sz="6" w:space="0" w:color="E6E6E6"/>
              <w:left w:val="single" w:sz="6" w:space="0" w:color="E6E6E6"/>
              <w:bottom w:val="single" w:sz="6" w:space="0" w:color="E6E6E6"/>
              <w:right w:val="single" w:sz="6" w:space="0" w:color="E6E6E6"/>
            </w:tcBorders>
            <w:hideMark/>
          </w:tcPr>
          <w:p w14:paraId="351C16CD" w14:textId="0B710FA8" w:rsidR="002239A8" w:rsidRPr="000D14FE" w:rsidRDefault="002239A8" w:rsidP="002239A8">
            <w:r w:rsidRPr="00073D13">
              <w:rPr>
                <w:color w:val="24303B"/>
                <w:kern w:val="0"/>
                <w:lang w:eastAsia="nl-BE"/>
                <w14:ligatures w14:val="none"/>
              </w:rPr>
              <w:t>0 1 2</w:t>
            </w:r>
          </w:p>
        </w:tc>
      </w:tr>
      <w:tr w:rsidR="002239A8" w:rsidRPr="000D14FE" w14:paraId="0E9F37BB" w14:textId="77777777" w:rsidTr="00F768BE">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6FD33FC" w14:textId="77777777" w:rsidR="002239A8" w:rsidRPr="000D14FE" w:rsidRDefault="002239A8" w:rsidP="002239A8">
            <w:r w:rsidRPr="000D14FE">
              <w:rPr>
                <w:color w:val="24303B"/>
              </w:rPr>
              <w:t>Spiegelgebruik beoordeeld</w:t>
            </w:r>
          </w:p>
        </w:tc>
        <w:tc>
          <w:tcPr>
            <w:tcW w:w="0" w:type="auto"/>
            <w:tcBorders>
              <w:top w:val="single" w:sz="6" w:space="0" w:color="E6E6E6"/>
              <w:left w:val="single" w:sz="6" w:space="0" w:color="E6E6E6"/>
              <w:bottom w:val="single" w:sz="6" w:space="0" w:color="E6E6E6"/>
              <w:right w:val="single" w:sz="6" w:space="0" w:color="E6E6E6"/>
            </w:tcBorders>
            <w:hideMark/>
          </w:tcPr>
          <w:p w14:paraId="3AC011F4" w14:textId="0B725695" w:rsidR="002239A8" w:rsidRPr="000D14FE" w:rsidRDefault="002239A8" w:rsidP="002239A8">
            <w:r w:rsidRPr="00073D13">
              <w:rPr>
                <w:color w:val="24303B"/>
                <w:kern w:val="0"/>
                <w:lang w:eastAsia="nl-BE"/>
                <w14:ligatures w14:val="none"/>
              </w:rPr>
              <w:t>0 1 2</w:t>
            </w:r>
          </w:p>
        </w:tc>
      </w:tr>
      <w:tr w:rsidR="002239A8" w:rsidRPr="000D14FE" w14:paraId="08C276B3" w14:textId="77777777" w:rsidTr="00F768BE">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D29C3B3" w14:textId="77777777" w:rsidR="002239A8" w:rsidRPr="000D14FE" w:rsidRDefault="002239A8" w:rsidP="002239A8">
            <w:r w:rsidRPr="000D14FE">
              <w:rPr>
                <w:color w:val="24303B"/>
              </w:rPr>
              <w:t>Patiënt benoemt alarmsignalen</w:t>
            </w:r>
          </w:p>
        </w:tc>
        <w:tc>
          <w:tcPr>
            <w:tcW w:w="0" w:type="auto"/>
            <w:tcBorders>
              <w:top w:val="single" w:sz="6" w:space="0" w:color="E6E6E6"/>
              <w:left w:val="single" w:sz="6" w:space="0" w:color="E6E6E6"/>
              <w:bottom w:val="single" w:sz="6" w:space="0" w:color="E6E6E6"/>
              <w:right w:val="single" w:sz="6" w:space="0" w:color="E6E6E6"/>
            </w:tcBorders>
            <w:hideMark/>
          </w:tcPr>
          <w:p w14:paraId="16455770" w14:textId="3C704E99" w:rsidR="002239A8" w:rsidRPr="000D14FE" w:rsidRDefault="002239A8" w:rsidP="002239A8">
            <w:r w:rsidRPr="00073D13">
              <w:rPr>
                <w:color w:val="24303B"/>
                <w:kern w:val="0"/>
                <w:lang w:eastAsia="nl-BE"/>
                <w14:ligatures w14:val="none"/>
              </w:rPr>
              <w:t>0 1 2</w:t>
            </w:r>
          </w:p>
        </w:tc>
      </w:tr>
      <w:tr w:rsidR="002239A8" w:rsidRPr="000D14FE" w14:paraId="68A48C4C" w14:textId="77777777" w:rsidTr="00F768BE">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7506734" w14:textId="77777777" w:rsidR="002239A8" w:rsidRPr="000D14FE" w:rsidRDefault="002239A8" w:rsidP="002239A8">
            <w:r w:rsidRPr="000D14FE">
              <w:rPr>
                <w:color w:val="24303B"/>
              </w:rPr>
              <w:t>Correct wassen besproken</w:t>
            </w:r>
          </w:p>
        </w:tc>
        <w:tc>
          <w:tcPr>
            <w:tcW w:w="0" w:type="auto"/>
            <w:tcBorders>
              <w:top w:val="single" w:sz="6" w:space="0" w:color="E6E6E6"/>
              <w:left w:val="single" w:sz="6" w:space="0" w:color="E6E6E6"/>
              <w:bottom w:val="single" w:sz="6" w:space="0" w:color="E6E6E6"/>
              <w:right w:val="single" w:sz="6" w:space="0" w:color="E6E6E6"/>
            </w:tcBorders>
            <w:hideMark/>
          </w:tcPr>
          <w:p w14:paraId="5293F5E1" w14:textId="3B840D76" w:rsidR="002239A8" w:rsidRPr="000D14FE" w:rsidRDefault="002239A8" w:rsidP="002239A8">
            <w:r w:rsidRPr="00073D13">
              <w:rPr>
                <w:color w:val="24303B"/>
                <w:kern w:val="0"/>
                <w:lang w:eastAsia="nl-BE"/>
                <w14:ligatures w14:val="none"/>
              </w:rPr>
              <w:t>0 1 2</w:t>
            </w:r>
          </w:p>
        </w:tc>
      </w:tr>
      <w:tr w:rsidR="002239A8" w:rsidRPr="000D14FE" w14:paraId="123FC0C8" w14:textId="77777777" w:rsidTr="00F768BE">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BA72511" w14:textId="77777777" w:rsidR="002239A8" w:rsidRPr="000D14FE" w:rsidRDefault="002239A8" w:rsidP="002239A8">
            <w:r w:rsidRPr="000D14FE">
              <w:rPr>
                <w:color w:val="24303B"/>
              </w:rPr>
              <w:t>Correct afdrogen besproken</w:t>
            </w:r>
          </w:p>
        </w:tc>
        <w:tc>
          <w:tcPr>
            <w:tcW w:w="0" w:type="auto"/>
            <w:tcBorders>
              <w:top w:val="single" w:sz="6" w:space="0" w:color="E6E6E6"/>
              <w:left w:val="single" w:sz="6" w:space="0" w:color="E6E6E6"/>
              <w:bottom w:val="single" w:sz="6" w:space="0" w:color="E6E6E6"/>
              <w:right w:val="single" w:sz="6" w:space="0" w:color="E6E6E6"/>
            </w:tcBorders>
            <w:hideMark/>
          </w:tcPr>
          <w:p w14:paraId="2645AE68" w14:textId="54054574" w:rsidR="002239A8" w:rsidRPr="000D14FE" w:rsidRDefault="002239A8" w:rsidP="002239A8">
            <w:r w:rsidRPr="00073D13">
              <w:rPr>
                <w:color w:val="24303B"/>
                <w:kern w:val="0"/>
                <w:lang w:eastAsia="nl-BE"/>
                <w14:ligatures w14:val="none"/>
              </w:rPr>
              <w:t>0 1 2</w:t>
            </w:r>
          </w:p>
        </w:tc>
      </w:tr>
      <w:tr w:rsidR="002239A8" w:rsidRPr="000D14FE" w14:paraId="225C6621" w14:textId="77777777" w:rsidTr="00F768BE">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2D37B1E" w14:textId="77777777" w:rsidR="002239A8" w:rsidRPr="000D14FE" w:rsidRDefault="002239A8" w:rsidP="002239A8">
            <w:r w:rsidRPr="000D14FE">
              <w:rPr>
                <w:color w:val="24303B"/>
              </w:rPr>
              <w:t>Correct gebruik voetcrème besproken</w:t>
            </w:r>
          </w:p>
        </w:tc>
        <w:tc>
          <w:tcPr>
            <w:tcW w:w="0" w:type="auto"/>
            <w:tcBorders>
              <w:top w:val="single" w:sz="6" w:space="0" w:color="E6E6E6"/>
              <w:left w:val="single" w:sz="6" w:space="0" w:color="E6E6E6"/>
              <w:bottom w:val="single" w:sz="6" w:space="0" w:color="E6E6E6"/>
              <w:right w:val="single" w:sz="6" w:space="0" w:color="E6E6E6"/>
            </w:tcBorders>
            <w:hideMark/>
          </w:tcPr>
          <w:p w14:paraId="76270C28" w14:textId="694647F5" w:rsidR="002239A8" w:rsidRPr="000D14FE" w:rsidRDefault="002239A8" w:rsidP="002239A8">
            <w:r w:rsidRPr="00073D13">
              <w:rPr>
                <w:color w:val="24303B"/>
                <w:kern w:val="0"/>
                <w:lang w:eastAsia="nl-BE"/>
                <w14:ligatures w14:val="none"/>
              </w:rPr>
              <w:t>0 1 2</w:t>
            </w:r>
          </w:p>
        </w:tc>
      </w:tr>
    </w:tbl>
    <w:p w14:paraId="4DC6B7A9" w14:textId="77777777" w:rsidR="000D14FE" w:rsidRPr="000D14FE" w:rsidRDefault="00E72165" w:rsidP="000D14FE">
      <w:r>
        <w:rPr>
          <w:color w:val="24303B"/>
        </w:rPr>
        <w:pict w14:anchorId="70C7EA96">
          <v:rect id="_x0000_i1048" style="width:0;height:1.5pt" o:hralign="center" o:hrstd="t" o:hr="t" fillcolor="#a0a0a0" stroked="f"/>
        </w:pict>
      </w:r>
    </w:p>
    <w:p w14:paraId="5B80A6A9" w14:textId="77777777" w:rsidR="000D14FE" w:rsidRPr="000D14FE" w:rsidRDefault="000D14FE" w:rsidP="000D14FE">
      <w:pPr>
        <w:rPr>
          <w:b/>
          <w:bCs/>
        </w:rPr>
      </w:pPr>
      <w:commentRangeStart w:id="0"/>
      <w:r w:rsidRPr="000D14FE">
        <w:rPr>
          <w:b/>
          <w:bCs/>
          <w:color w:val="123A5F"/>
        </w:rPr>
        <w:t>B. Evaluatie kennis via NAFF</w:t>
      </w:r>
      <w:commentRangeEnd w:id="0"/>
      <w:r>
        <w:rPr>
          <w:rStyle w:val="CommentReference"/>
        </w:rPr>
        <w:commentReference w:id="0"/>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5"/>
        <w:gridCol w:w="717"/>
      </w:tblGrid>
      <w:tr w:rsidR="002239A8" w:rsidRPr="000D14FE" w14:paraId="3368478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1867A2F" w14:textId="77777777" w:rsidR="002239A8" w:rsidRPr="000D14FE" w:rsidRDefault="002239A8" w:rsidP="000D14FE">
            <w:pPr>
              <w:rPr>
                <w:b/>
                <w:bCs/>
              </w:rPr>
            </w:pPr>
            <w:r w:rsidRPr="000D14FE">
              <w:rPr>
                <w:b/>
                <w:bCs/>
                <w:color w:val="123A5F"/>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F0A4047" w14:textId="1EA1F04D" w:rsidR="002239A8" w:rsidRPr="000D14FE" w:rsidRDefault="002239A8" w:rsidP="000D14FE">
            <w:pPr>
              <w:rPr>
                <w:b/>
                <w:bCs/>
              </w:rPr>
            </w:pPr>
            <w:r>
              <w:rPr>
                <w:b/>
                <w:bCs/>
                <w:color w:val="123A5F"/>
              </w:rPr>
              <w:t>Score</w:t>
            </w:r>
          </w:p>
        </w:tc>
      </w:tr>
      <w:tr w:rsidR="002239A8" w:rsidRPr="000D14FE" w14:paraId="1482F252" w14:textId="77777777" w:rsidTr="0030530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28C72DD" w14:textId="77777777" w:rsidR="002239A8" w:rsidRPr="000D14FE" w:rsidRDefault="002239A8" w:rsidP="002239A8">
            <w:r w:rsidRPr="000D14FE">
              <w:rPr>
                <w:color w:val="24303B"/>
              </w:rPr>
              <w:t>Correcte kennis bekrachtigd</w:t>
            </w:r>
          </w:p>
        </w:tc>
        <w:tc>
          <w:tcPr>
            <w:tcW w:w="0" w:type="auto"/>
            <w:tcBorders>
              <w:top w:val="single" w:sz="6" w:space="0" w:color="E6E6E6"/>
              <w:left w:val="single" w:sz="6" w:space="0" w:color="E6E6E6"/>
              <w:bottom w:val="single" w:sz="6" w:space="0" w:color="E6E6E6"/>
              <w:right w:val="single" w:sz="6" w:space="0" w:color="E6E6E6"/>
            </w:tcBorders>
            <w:hideMark/>
          </w:tcPr>
          <w:p w14:paraId="211F4EF2" w14:textId="7280A4A6" w:rsidR="002239A8" w:rsidRPr="000D14FE" w:rsidRDefault="002239A8" w:rsidP="002239A8">
            <w:r w:rsidRPr="00073D13">
              <w:rPr>
                <w:color w:val="24303B"/>
                <w:kern w:val="0"/>
                <w:lang w:eastAsia="nl-BE"/>
                <w14:ligatures w14:val="none"/>
              </w:rPr>
              <w:t>0 1 2</w:t>
            </w:r>
          </w:p>
        </w:tc>
      </w:tr>
      <w:tr w:rsidR="002239A8" w:rsidRPr="000D14FE" w14:paraId="3A5C61F5" w14:textId="77777777" w:rsidTr="0030530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E96EC5B" w14:textId="77777777" w:rsidR="002239A8" w:rsidRPr="000D14FE" w:rsidRDefault="002239A8" w:rsidP="002239A8">
            <w:r w:rsidRPr="000D14FE">
              <w:rPr>
                <w:color w:val="24303B"/>
              </w:rPr>
              <w:t>Fouten gecorrigeerd</w:t>
            </w:r>
          </w:p>
        </w:tc>
        <w:tc>
          <w:tcPr>
            <w:tcW w:w="0" w:type="auto"/>
            <w:tcBorders>
              <w:top w:val="single" w:sz="6" w:space="0" w:color="E6E6E6"/>
              <w:left w:val="single" w:sz="6" w:space="0" w:color="E6E6E6"/>
              <w:bottom w:val="single" w:sz="6" w:space="0" w:color="E6E6E6"/>
              <w:right w:val="single" w:sz="6" w:space="0" w:color="E6E6E6"/>
            </w:tcBorders>
            <w:hideMark/>
          </w:tcPr>
          <w:p w14:paraId="7EF66494" w14:textId="4C397182" w:rsidR="002239A8" w:rsidRPr="000D14FE" w:rsidRDefault="002239A8" w:rsidP="002239A8">
            <w:r w:rsidRPr="00073D13">
              <w:rPr>
                <w:color w:val="24303B"/>
                <w:kern w:val="0"/>
                <w:lang w:eastAsia="nl-BE"/>
                <w14:ligatures w14:val="none"/>
              </w:rPr>
              <w:t>0 1 2</w:t>
            </w:r>
          </w:p>
        </w:tc>
      </w:tr>
      <w:tr w:rsidR="002239A8" w:rsidRPr="000D14FE" w14:paraId="35A00B35" w14:textId="77777777" w:rsidTr="0030530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526CEE5" w14:textId="77777777" w:rsidR="002239A8" w:rsidRPr="000D14FE" w:rsidRDefault="002239A8" w:rsidP="002239A8">
            <w:r w:rsidRPr="000D14FE">
              <w:rPr>
                <w:color w:val="24303B"/>
              </w:rPr>
              <w:t>Teach-back toegepast</w:t>
            </w:r>
          </w:p>
        </w:tc>
        <w:tc>
          <w:tcPr>
            <w:tcW w:w="0" w:type="auto"/>
            <w:tcBorders>
              <w:top w:val="single" w:sz="6" w:space="0" w:color="E6E6E6"/>
              <w:left w:val="single" w:sz="6" w:space="0" w:color="E6E6E6"/>
              <w:bottom w:val="single" w:sz="6" w:space="0" w:color="E6E6E6"/>
              <w:right w:val="single" w:sz="6" w:space="0" w:color="E6E6E6"/>
            </w:tcBorders>
            <w:hideMark/>
          </w:tcPr>
          <w:p w14:paraId="3CDBE755" w14:textId="52C47625" w:rsidR="002239A8" w:rsidRPr="000D14FE" w:rsidRDefault="002239A8" w:rsidP="002239A8">
            <w:r w:rsidRPr="00073D13">
              <w:rPr>
                <w:color w:val="24303B"/>
                <w:kern w:val="0"/>
                <w:lang w:eastAsia="nl-BE"/>
                <w14:ligatures w14:val="none"/>
              </w:rPr>
              <w:t>0 1 2</w:t>
            </w:r>
          </w:p>
        </w:tc>
      </w:tr>
    </w:tbl>
    <w:p w14:paraId="57DACEAA" w14:textId="77777777" w:rsidR="000D14FE" w:rsidRPr="000D14FE" w:rsidRDefault="00E72165" w:rsidP="000D14FE">
      <w:r>
        <w:rPr>
          <w:color w:val="24303B"/>
        </w:rPr>
        <w:pict w14:anchorId="407F6278">
          <v:rect id="_x0000_i1049" style="width:0;height:1.5pt" o:hralign="center" o:hrstd="t" o:hr="t" fillcolor="#a0a0a0" stroked="f"/>
        </w:pict>
      </w:r>
    </w:p>
    <w:p w14:paraId="00372482" w14:textId="77777777" w:rsidR="000D14FE" w:rsidRPr="000D14FE" w:rsidRDefault="000D14FE" w:rsidP="000D14FE">
      <w:pPr>
        <w:rPr>
          <w:b/>
          <w:bCs/>
        </w:rPr>
      </w:pPr>
      <w:r w:rsidRPr="000D14FE">
        <w:rPr>
          <w:b/>
          <w:bCs/>
          <w:color w:val="123A5F"/>
        </w:rPr>
        <w:t>C. Feedback sensorgegevens</w:t>
      </w:r>
    </w:p>
    <w:p w14:paraId="5E802D0C" w14:textId="77777777" w:rsidR="000D14FE" w:rsidRPr="000D14FE" w:rsidRDefault="000D14FE" w:rsidP="000D14FE">
      <w:r w:rsidRPr="000D14FE">
        <w:rPr>
          <w:color w:val="24303B"/>
        </w:rPr>
        <w:t>Zelfde items als Visit 3</w:t>
      </w:r>
    </w:p>
    <w:p w14:paraId="764D0A70" w14:textId="77777777" w:rsidR="000D14FE" w:rsidRPr="000D14FE" w:rsidRDefault="000D14FE" w:rsidP="000D14FE">
      <w:pPr>
        <w:rPr>
          <w:b/>
          <w:bCs/>
        </w:rPr>
      </w:pPr>
      <w:r w:rsidRPr="000D14FE">
        <w:rPr>
          <w:b/>
          <w:bCs/>
          <w:color w:val="123A5F"/>
        </w:rPr>
        <w:t>Plus: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33"/>
        <w:gridCol w:w="717"/>
      </w:tblGrid>
      <w:tr w:rsidR="002239A8" w:rsidRPr="000D14FE" w14:paraId="3A44660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4965431" w14:textId="77777777" w:rsidR="002239A8" w:rsidRPr="000D14FE" w:rsidRDefault="002239A8" w:rsidP="000D14FE">
            <w:pPr>
              <w:rPr>
                <w:b/>
                <w:bCs/>
              </w:rPr>
            </w:pPr>
            <w:r w:rsidRPr="000D14FE">
              <w:rPr>
                <w:b/>
                <w:bCs/>
                <w:color w:val="123A5F"/>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62885B0" w14:textId="2F8E7922" w:rsidR="002239A8" w:rsidRPr="000D14FE" w:rsidRDefault="002239A8" w:rsidP="000D14FE">
            <w:pPr>
              <w:rPr>
                <w:b/>
                <w:bCs/>
              </w:rPr>
            </w:pPr>
            <w:r>
              <w:rPr>
                <w:b/>
                <w:bCs/>
                <w:color w:val="123A5F"/>
              </w:rPr>
              <w:t>Score</w:t>
            </w:r>
          </w:p>
        </w:tc>
      </w:tr>
      <w:tr w:rsidR="002239A8" w:rsidRPr="000D14FE" w14:paraId="2D39B5BD" w14:textId="77777777" w:rsidTr="00E57519">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D0B296E" w14:textId="77777777" w:rsidR="002239A8" w:rsidRPr="000D14FE" w:rsidRDefault="002239A8" w:rsidP="002239A8">
            <w:r w:rsidRPr="000D14FE">
              <w:rPr>
                <w:color w:val="24303B"/>
              </w:rPr>
              <w:t>Evolutie sinds vorige meting besproken</w:t>
            </w:r>
          </w:p>
        </w:tc>
        <w:tc>
          <w:tcPr>
            <w:tcW w:w="0" w:type="auto"/>
            <w:tcBorders>
              <w:top w:val="single" w:sz="6" w:space="0" w:color="E6E6E6"/>
              <w:left w:val="single" w:sz="6" w:space="0" w:color="E6E6E6"/>
              <w:bottom w:val="single" w:sz="6" w:space="0" w:color="E6E6E6"/>
              <w:right w:val="single" w:sz="6" w:space="0" w:color="E6E6E6"/>
            </w:tcBorders>
            <w:hideMark/>
          </w:tcPr>
          <w:p w14:paraId="604149B6" w14:textId="001A8DC5" w:rsidR="002239A8" w:rsidRPr="000D14FE" w:rsidRDefault="002239A8" w:rsidP="002239A8">
            <w:r w:rsidRPr="00073D13">
              <w:rPr>
                <w:color w:val="24303B"/>
                <w:kern w:val="0"/>
                <w:lang w:eastAsia="nl-BE"/>
                <w14:ligatures w14:val="none"/>
              </w:rPr>
              <w:t>0 1 2</w:t>
            </w:r>
          </w:p>
        </w:tc>
      </w:tr>
      <w:tr w:rsidR="002239A8" w:rsidRPr="000D14FE" w14:paraId="4B48B2F7" w14:textId="77777777" w:rsidTr="00E57519">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9FDD5E6" w14:textId="77777777" w:rsidR="002239A8" w:rsidRPr="000D14FE" w:rsidRDefault="002239A8" w:rsidP="002239A8">
            <w:r w:rsidRPr="000D14FE">
              <w:rPr>
                <w:color w:val="24303B"/>
              </w:rPr>
              <w:t>Vooruitgang benoemd</w:t>
            </w:r>
          </w:p>
        </w:tc>
        <w:tc>
          <w:tcPr>
            <w:tcW w:w="0" w:type="auto"/>
            <w:tcBorders>
              <w:top w:val="single" w:sz="6" w:space="0" w:color="E6E6E6"/>
              <w:left w:val="single" w:sz="6" w:space="0" w:color="E6E6E6"/>
              <w:bottom w:val="single" w:sz="6" w:space="0" w:color="E6E6E6"/>
              <w:right w:val="single" w:sz="6" w:space="0" w:color="E6E6E6"/>
            </w:tcBorders>
            <w:hideMark/>
          </w:tcPr>
          <w:p w14:paraId="3A03A1E9" w14:textId="15BD768A" w:rsidR="002239A8" w:rsidRPr="000D14FE" w:rsidRDefault="002239A8" w:rsidP="002239A8">
            <w:r w:rsidRPr="00073D13">
              <w:rPr>
                <w:color w:val="24303B"/>
                <w:kern w:val="0"/>
                <w:lang w:eastAsia="nl-BE"/>
                <w14:ligatures w14:val="none"/>
              </w:rPr>
              <w:t>0 1 2</w:t>
            </w:r>
          </w:p>
        </w:tc>
      </w:tr>
    </w:tbl>
    <w:p w14:paraId="3F0680FA" w14:textId="77777777" w:rsidR="000D14FE" w:rsidRPr="000D14FE" w:rsidRDefault="00E72165" w:rsidP="000D14FE">
      <w:r>
        <w:rPr>
          <w:color w:val="24303B"/>
        </w:rPr>
        <w:pict w14:anchorId="71F177AC">
          <v:rect id="_x0000_i1050" style="width:0;height:1.5pt" o:hralign="center" o:hrstd="t" o:hr="t" fillcolor="#a0a0a0" stroked="f"/>
        </w:pict>
      </w:r>
    </w:p>
    <w:p w14:paraId="62F72B2D" w14:textId="77777777" w:rsidR="002239A8" w:rsidRDefault="002239A8" w:rsidP="000D14FE">
      <w:pPr>
        <w:rPr>
          <w:b/>
          <w:bCs/>
        </w:rPr>
      </w:pPr>
    </w:p>
    <w:p w14:paraId="200781CA" w14:textId="77777777" w:rsidR="002239A8" w:rsidRDefault="002239A8" w:rsidP="000D14FE">
      <w:pPr>
        <w:rPr>
          <w:b/>
          <w:bCs/>
        </w:rPr>
      </w:pPr>
    </w:p>
    <w:p w14:paraId="778EC917" w14:textId="3F404799" w:rsidR="000D14FE" w:rsidRPr="000D14FE" w:rsidRDefault="000D14FE" w:rsidP="000D14FE">
      <w:pPr>
        <w:rPr>
          <w:b/>
          <w:bCs/>
        </w:rPr>
      </w:pPr>
      <w:r w:rsidRPr="000D14FE">
        <w:rPr>
          <w:b/>
          <w:bCs/>
          <w:color w:val="123A5F"/>
        </w:rPr>
        <w:lastRenderedPageBreak/>
        <w:t>D. Evaluatie vorige gedragsfase</w:t>
      </w:r>
    </w:p>
    <w:p w14:paraId="3BC56221" w14:textId="77777777" w:rsidR="000D14FE" w:rsidRPr="000D14FE" w:rsidRDefault="000D14FE" w:rsidP="000D14FE">
      <w:pPr>
        <w:rPr>
          <w:b/>
          <w:bCs/>
        </w:rPr>
      </w:pPr>
      <w:r w:rsidRPr="000D14FE">
        <w:rPr>
          <w:b/>
          <w:bCs/>
          <w:color w:val="123A5F"/>
        </w:rPr>
        <w:t>Indien precontemplatie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76"/>
        <w:gridCol w:w="717"/>
      </w:tblGrid>
      <w:tr w:rsidR="003D6384" w:rsidRPr="000D14FE" w14:paraId="6D8CC08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E525FB0" w14:textId="77777777" w:rsidR="003D6384" w:rsidRPr="000D14FE" w:rsidRDefault="003D6384" w:rsidP="000D14FE">
            <w:pPr>
              <w:rPr>
                <w:b/>
                <w:bCs/>
              </w:rPr>
            </w:pPr>
            <w:r w:rsidRPr="000D14FE">
              <w:rPr>
                <w:b/>
                <w:bCs/>
                <w:color w:val="123A5F"/>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92D924A" w14:textId="65B46AA0" w:rsidR="003D6384" w:rsidRPr="000D14FE" w:rsidRDefault="003D6384" w:rsidP="000D14FE">
            <w:pPr>
              <w:rPr>
                <w:b/>
                <w:bCs/>
              </w:rPr>
            </w:pPr>
            <w:r>
              <w:rPr>
                <w:b/>
                <w:bCs/>
                <w:color w:val="123A5F"/>
              </w:rPr>
              <w:t>Score</w:t>
            </w:r>
          </w:p>
        </w:tc>
      </w:tr>
      <w:tr w:rsidR="003D6384" w:rsidRPr="000D14FE" w14:paraId="5F8A2DF3" w14:textId="77777777" w:rsidTr="007126AF">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BC27BF1" w14:textId="77777777" w:rsidR="003D6384" w:rsidRPr="000D14FE" w:rsidRDefault="003D6384" w:rsidP="003D6384">
            <w:r w:rsidRPr="000D14FE">
              <w:rPr>
                <w:color w:val="24303B"/>
              </w:rPr>
              <w:t>Belangrijkheidsschaal opnieuw afgenomen</w:t>
            </w:r>
          </w:p>
        </w:tc>
        <w:tc>
          <w:tcPr>
            <w:tcW w:w="0" w:type="auto"/>
            <w:tcBorders>
              <w:top w:val="single" w:sz="6" w:space="0" w:color="E6E6E6"/>
              <w:left w:val="single" w:sz="6" w:space="0" w:color="E6E6E6"/>
              <w:bottom w:val="single" w:sz="6" w:space="0" w:color="E6E6E6"/>
              <w:right w:val="single" w:sz="6" w:space="0" w:color="E6E6E6"/>
            </w:tcBorders>
            <w:hideMark/>
          </w:tcPr>
          <w:p w14:paraId="7F19AD48" w14:textId="446E6507" w:rsidR="003D6384" w:rsidRPr="000D14FE" w:rsidRDefault="003D6384" w:rsidP="003D6384">
            <w:r w:rsidRPr="00073D13">
              <w:rPr>
                <w:color w:val="24303B"/>
                <w:kern w:val="0"/>
                <w:lang w:eastAsia="nl-BE"/>
                <w14:ligatures w14:val="none"/>
              </w:rPr>
              <w:t>0 1 2</w:t>
            </w:r>
          </w:p>
        </w:tc>
      </w:tr>
      <w:tr w:rsidR="003D6384" w:rsidRPr="000D14FE" w14:paraId="2DE0DF07" w14:textId="77777777" w:rsidTr="007126AF">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3119C11" w14:textId="77777777" w:rsidR="003D6384" w:rsidRPr="000D14FE" w:rsidRDefault="003D6384" w:rsidP="003D6384">
            <w:r w:rsidRPr="000D14FE">
              <w:rPr>
                <w:color w:val="24303B"/>
              </w:rPr>
              <w:t>Evolutie besproken</w:t>
            </w:r>
          </w:p>
        </w:tc>
        <w:tc>
          <w:tcPr>
            <w:tcW w:w="0" w:type="auto"/>
            <w:tcBorders>
              <w:top w:val="single" w:sz="6" w:space="0" w:color="E6E6E6"/>
              <w:left w:val="single" w:sz="6" w:space="0" w:color="E6E6E6"/>
              <w:bottom w:val="single" w:sz="6" w:space="0" w:color="E6E6E6"/>
              <w:right w:val="single" w:sz="6" w:space="0" w:color="E6E6E6"/>
            </w:tcBorders>
            <w:hideMark/>
          </w:tcPr>
          <w:p w14:paraId="659D1B61" w14:textId="5A268B18" w:rsidR="003D6384" w:rsidRPr="000D14FE" w:rsidRDefault="003D6384" w:rsidP="003D6384">
            <w:r w:rsidRPr="00073D13">
              <w:rPr>
                <w:color w:val="24303B"/>
                <w:kern w:val="0"/>
                <w:lang w:eastAsia="nl-BE"/>
                <w14:ligatures w14:val="none"/>
              </w:rPr>
              <w:t>0 1 2</w:t>
            </w:r>
          </w:p>
        </w:tc>
      </w:tr>
      <w:tr w:rsidR="003D6384" w:rsidRPr="000D14FE" w14:paraId="0867850B" w14:textId="77777777" w:rsidTr="007126AF">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6D8C92A" w14:textId="77777777" w:rsidR="003D6384" w:rsidRPr="000D14FE" w:rsidRDefault="003D6384" w:rsidP="003D6384">
            <w:r w:rsidRPr="000D14FE">
              <w:rPr>
                <w:color w:val="24303B"/>
              </w:rPr>
              <w:t>Verandertaal geëxploreerd</w:t>
            </w:r>
          </w:p>
        </w:tc>
        <w:tc>
          <w:tcPr>
            <w:tcW w:w="0" w:type="auto"/>
            <w:tcBorders>
              <w:top w:val="single" w:sz="6" w:space="0" w:color="E6E6E6"/>
              <w:left w:val="single" w:sz="6" w:space="0" w:color="E6E6E6"/>
              <w:bottom w:val="single" w:sz="6" w:space="0" w:color="E6E6E6"/>
              <w:right w:val="single" w:sz="6" w:space="0" w:color="E6E6E6"/>
            </w:tcBorders>
            <w:hideMark/>
          </w:tcPr>
          <w:p w14:paraId="65AA1DE2" w14:textId="13B2F17C" w:rsidR="003D6384" w:rsidRPr="000D14FE" w:rsidRDefault="003D6384" w:rsidP="003D6384">
            <w:r w:rsidRPr="00073D13">
              <w:rPr>
                <w:color w:val="24303B"/>
                <w:kern w:val="0"/>
                <w:lang w:eastAsia="nl-BE"/>
                <w14:ligatures w14:val="none"/>
              </w:rPr>
              <w:t>0 1 2</w:t>
            </w:r>
          </w:p>
        </w:tc>
      </w:tr>
    </w:tbl>
    <w:p w14:paraId="06679B0A" w14:textId="77777777" w:rsidR="000D14FE" w:rsidRPr="000D14FE" w:rsidRDefault="000D14FE" w:rsidP="000D14FE">
      <w:pPr>
        <w:rPr>
          <w:b/>
          <w:bCs/>
        </w:rPr>
      </w:pPr>
      <w:r w:rsidRPr="000D14FE">
        <w:rPr>
          <w:b/>
          <w:bCs/>
          <w:color w:val="123A5F"/>
        </w:rPr>
        <w:t>Indien contemplatie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77"/>
        <w:gridCol w:w="717"/>
      </w:tblGrid>
      <w:tr w:rsidR="003D6384" w:rsidRPr="000D14FE" w14:paraId="4179CC5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FB39045" w14:textId="77777777" w:rsidR="003D6384" w:rsidRPr="000D14FE" w:rsidRDefault="003D6384" w:rsidP="000D14FE">
            <w:pPr>
              <w:rPr>
                <w:b/>
                <w:bCs/>
              </w:rPr>
            </w:pPr>
            <w:r w:rsidRPr="000D14FE">
              <w:rPr>
                <w:b/>
                <w:bCs/>
                <w:color w:val="123A5F"/>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6B28567" w14:textId="702B0EAE" w:rsidR="003D6384" w:rsidRPr="000D14FE" w:rsidRDefault="003D6384" w:rsidP="000D14FE">
            <w:pPr>
              <w:rPr>
                <w:b/>
                <w:bCs/>
              </w:rPr>
            </w:pPr>
            <w:r>
              <w:rPr>
                <w:b/>
                <w:bCs/>
                <w:color w:val="123A5F"/>
              </w:rPr>
              <w:t>Score</w:t>
            </w:r>
          </w:p>
        </w:tc>
      </w:tr>
      <w:tr w:rsidR="003D6384" w:rsidRPr="000D14FE" w14:paraId="462C3600" w14:textId="77777777" w:rsidTr="00D75F6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8A23E1D" w14:textId="77777777" w:rsidR="003D6384" w:rsidRPr="000D14FE" w:rsidRDefault="003D6384" w:rsidP="003D6384">
            <w:r w:rsidRPr="000D14FE">
              <w:rPr>
                <w:color w:val="24303B"/>
              </w:rPr>
              <w:t>Uitvoering actieplan geëvalueerd</w:t>
            </w:r>
          </w:p>
        </w:tc>
        <w:tc>
          <w:tcPr>
            <w:tcW w:w="0" w:type="auto"/>
            <w:tcBorders>
              <w:top w:val="single" w:sz="6" w:space="0" w:color="E6E6E6"/>
              <w:left w:val="single" w:sz="6" w:space="0" w:color="E6E6E6"/>
              <w:bottom w:val="single" w:sz="6" w:space="0" w:color="E6E6E6"/>
              <w:right w:val="single" w:sz="6" w:space="0" w:color="E6E6E6"/>
            </w:tcBorders>
            <w:hideMark/>
          </w:tcPr>
          <w:p w14:paraId="0335C411" w14:textId="71260B61" w:rsidR="003D6384" w:rsidRPr="000D14FE" w:rsidRDefault="003D6384" w:rsidP="003D6384">
            <w:r w:rsidRPr="00073D13">
              <w:rPr>
                <w:color w:val="24303B"/>
                <w:kern w:val="0"/>
                <w:lang w:eastAsia="nl-BE"/>
                <w14:ligatures w14:val="none"/>
              </w:rPr>
              <w:t>0 1 2</w:t>
            </w:r>
          </w:p>
        </w:tc>
      </w:tr>
      <w:tr w:rsidR="003D6384" w:rsidRPr="000D14FE" w14:paraId="7612AA75" w14:textId="77777777" w:rsidTr="00D75F6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9207B23" w14:textId="77777777" w:rsidR="003D6384" w:rsidRPr="000D14FE" w:rsidRDefault="003D6384" w:rsidP="003D6384">
            <w:r w:rsidRPr="000D14FE">
              <w:rPr>
                <w:color w:val="24303B"/>
              </w:rPr>
              <w:t>Successen bekrachtigd</w:t>
            </w:r>
          </w:p>
        </w:tc>
        <w:tc>
          <w:tcPr>
            <w:tcW w:w="0" w:type="auto"/>
            <w:tcBorders>
              <w:top w:val="single" w:sz="6" w:space="0" w:color="E6E6E6"/>
              <w:left w:val="single" w:sz="6" w:space="0" w:color="E6E6E6"/>
              <w:bottom w:val="single" w:sz="6" w:space="0" w:color="E6E6E6"/>
              <w:right w:val="single" w:sz="6" w:space="0" w:color="E6E6E6"/>
            </w:tcBorders>
            <w:hideMark/>
          </w:tcPr>
          <w:p w14:paraId="5E20BF16" w14:textId="5B8F8C56" w:rsidR="003D6384" w:rsidRPr="000D14FE" w:rsidRDefault="003D6384" w:rsidP="003D6384">
            <w:r w:rsidRPr="00073D13">
              <w:rPr>
                <w:color w:val="24303B"/>
                <w:kern w:val="0"/>
                <w:lang w:eastAsia="nl-BE"/>
                <w14:ligatures w14:val="none"/>
              </w:rPr>
              <w:t>0 1 2</w:t>
            </w:r>
          </w:p>
        </w:tc>
      </w:tr>
      <w:tr w:rsidR="003D6384" w:rsidRPr="000D14FE" w14:paraId="2451CD39" w14:textId="77777777" w:rsidTr="00D75F6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5224B02" w14:textId="77777777" w:rsidR="003D6384" w:rsidRPr="000D14FE" w:rsidRDefault="003D6384" w:rsidP="003D6384">
            <w:r w:rsidRPr="000D14FE">
              <w:rPr>
                <w:color w:val="24303B"/>
              </w:rPr>
              <w:t>Nieuwe barrières besproken</w:t>
            </w:r>
          </w:p>
        </w:tc>
        <w:tc>
          <w:tcPr>
            <w:tcW w:w="0" w:type="auto"/>
            <w:tcBorders>
              <w:top w:val="single" w:sz="6" w:space="0" w:color="E6E6E6"/>
              <w:left w:val="single" w:sz="6" w:space="0" w:color="E6E6E6"/>
              <w:bottom w:val="single" w:sz="6" w:space="0" w:color="E6E6E6"/>
              <w:right w:val="single" w:sz="6" w:space="0" w:color="E6E6E6"/>
            </w:tcBorders>
            <w:hideMark/>
          </w:tcPr>
          <w:p w14:paraId="4FA452FC" w14:textId="2D07A213" w:rsidR="003D6384" w:rsidRPr="000D14FE" w:rsidRDefault="003D6384" w:rsidP="003D6384">
            <w:r w:rsidRPr="00073D13">
              <w:rPr>
                <w:color w:val="24303B"/>
                <w:kern w:val="0"/>
                <w:lang w:eastAsia="nl-BE"/>
                <w14:ligatures w14:val="none"/>
              </w:rPr>
              <w:t>0 1 2</w:t>
            </w:r>
          </w:p>
        </w:tc>
      </w:tr>
      <w:tr w:rsidR="003D6384" w:rsidRPr="000D14FE" w14:paraId="353AEB6C" w14:textId="77777777" w:rsidTr="00D75F6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13ACD6F" w14:textId="77777777" w:rsidR="003D6384" w:rsidRPr="000D14FE" w:rsidRDefault="003D6384" w:rsidP="003D6384">
            <w:r w:rsidRPr="000D14FE">
              <w:rPr>
                <w:color w:val="24303B"/>
              </w:rPr>
              <w:t>Eventueel nieuw actieplan opgesteld</w:t>
            </w:r>
          </w:p>
        </w:tc>
        <w:tc>
          <w:tcPr>
            <w:tcW w:w="0" w:type="auto"/>
            <w:tcBorders>
              <w:top w:val="single" w:sz="6" w:space="0" w:color="E6E6E6"/>
              <w:left w:val="single" w:sz="6" w:space="0" w:color="E6E6E6"/>
              <w:bottom w:val="single" w:sz="6" w:space="0" w:color="E6E6E6"/>
              <w:right w:val="single" w:sz="6" w:space="0" w:color="E6E6E6"/>
            </w:tcBorders>
            <w:hideMark/>
          </w:tcPr>
          <w:p w14:paraId="77E81155" w14:textId="18E17CC9" w:rsidR="003D6384" w:rsidRPr="000D14FE" w:rsidRDefault="003D6384" w:rsidP="003D6384">
            <w:r w:rsidRPr="00073D13">
              <w:rPr>
                <w:color w:val="24303B"/>
                <w:kern w:val="0"/>
                <w:lang w:eastAsia="nl-BE"/>
                <w14:ligatures w14:val="none"/>
              </w:rPr>
              <w:t>0 1 2</w:t>
            </w:r>
          </w:p>
        </w:tc>
      </w:tr>
    </w:tbl>
    <w:p w14:paraId="306668F9" w14:textId="77777777" w:rsidR="000D14FE" w:rsidRPr="000D14FE" w:rsidRDefault="00E72165" w:rsidP="000D14FE">
      <w:r>
        <w:rPr>
          <w:color w:val="24303B"/>
        </w:rPr>
        <w:pict w14:anchorId="5788F8C5">
          <v:rect id="_x0000_i1051" style="width:0;height:1.5pt" o:hralign="center" o:hrstd="t" o:hr="t" fillcolor="#a0a0a0" stroked="f"/>
        </w:pict>
      </w:r>
    </w:p>
    <w:p w14:paraId="0F05DEB5" w14:textId="77777777" w:rsidR="003D6384" w:rsidRDefault="003D6384">
      <w:pPr>
        <w:rPr>
          <w:b/>
          <w:bCs/>
        </w:rPr>
      </w:pPr>
      <w:r>
        <w:rPr>
          <w:b/>
          <w:bCs/>
          <w:color w:val="24303B"/>
        </w:rPr>
        <w:br w:type="page"/>
      </w:r>
    </w:p>
    <w:p w14:paraId="63D5F105" w14:textId="3EDF13C2" w:rsidR="000D14FE" w:rsidRPr="003D6384" w:rsidRDefault="000D14FE" w:rsidP="003D6384">
      <w:pPr>
        <w:pBdr>
          <w:top w:val="single" w:sz="4" w:space="1" w:color="auto"/>
          <w:left w:val="single" w:sz="4" w:space="4" w:color="auto"/>
          <w:bottom w:val="single" w:sz="4" w:space="1" w:color="auto"/>
          <w:right w:val="single" w:sz="4" w:space="4" w:color="auto"/>
        </w:pBdr>
        <w:shd w:val="clear" w:color="auto" w:fill="E8E8E8" w:themeFill="background2"/>
        <w:jc w:val="center"/>
        <w:rPr>
          <w:b/>
          <w:bCs/>
          <w:sz w:val="40"/>
          <w:szCs w:val="40"/>
        </w:rPr>
      </w:pPr>
      <w:r w:rsidRPr="003D6384">
        <w:rPr>
          <w:b/>
          <w:bCs/>
          <w:color w:val="123A5F"/>
          <w:sz w:val="40"/>
          <w:szCs w:val="40"/>
        </w:rPr>
        <w:lastRenderedPageBreak/>
        <w:t>VISIT 5</w:t>
      </w:r>
    </w:p>
    <w:p w14:paraId="26A823DB" w14:textId="77777777" w:rsidR="003D6384" w:rsidRDefault="003D6384" w:rsidP="000D14FE">
      <w:pPr>
        <w:rPr>
          <w:b/>
          <w:bCs/>
        </w:rPr>
      </w:pPr>
    </w:p>
    <w:p w14:paraId="563E2AC9" w14:textId="623FEBB0" w:rsidR="003D6384" w:rsidRPr="000D14FE" w:rsidRDefault="003D6384" w:rsidP="000D14FE">
      <w:pPr>
        <w:rPr>
          <w:b/>
          <w:bCs/>
        </w:rPr>
      </w:pPr>
      <w:r>
        <w:rPr>
          <w:b/>
          <w:bCs/>
          <w:color w:val="123A5F"/>
        </w:rPr>
        <w:t>Zie VISIT 3</w:t>
      </w:r>
    </w:p>
    <w:p w14:paraId="1CB8DE68" w14:textId="681A0287" w:rsidR="000D14FE" w:rsidRPr="000D14FE" w:rsidRDefault="000D14FE" w:rsidP="000D14FE">
      <w:r w:rsidRPr="000D14FE">
        <w:rPr>
          <w:color w:val="24303B"/>
        </w:rPr>
        <w:t>rubrieken:</w:t>
      </w:r>
    </w:p>
    <w:p w14:paraId="7B3903A2" w14:textId="77777777" w:rsidR="000D14FE" w:rsidRPr="000D14FE" w:rsidRDefault="000D14FE" w:rsidP="000D14FE">
      <w:pPr>
        <w:numPr>
          <w:ilvl w:val="0"/>
          <w:numId w:val="3"/>
        </w:numPr>
      </w:pPr>
      <w:r w:rsidRPr="000D14FE">
        <w:rPr>
          <w:color w:val="24303B"/>
        </w:rPr>
        <w:t>Adherence feedback</w:t>
      </w:r>
    </w:p>
    <w:p w14:paraId="554D6579" w14:textId="77777777" w:rsidR="000D14FE" w:rsidRPr="000D14FE" w:rsidRDefault="000D14FE" w:rsidP="000D14FE">
      <w:pPr>
        <w:numPr>
          <w:ilvl w:val="0"/>
          <w:numId w:val="3"/>
        </w:numPr>
      </w:pPr>
      <w:r w:rsidRPr="000D14FE">
        <w:rPr>
          <w:color w:val="24303B"/>
        </w:rPr>
        <w:t>MI vaardigheden</w:t>
      </w:r>
    </w:p>
    <w:p w14:paraId="153AA41B" w14:textId="77777777" w:rsidR="000D14FE" w:rsidRPr="000D14FE" w:rsidRDefault="000D14FE" w:rsidP="000D14FE">
      <w:pPr>
        <w:numPr>
          <w:ilvl w:val="0"/>
          <w:numId w:val="3"/>
        </w:numPr>
      </w:pPr>
      <w:r w:rsidRPr="000D14FE">
        <w:rPr>
          <w:color w:val="24303B"/>
        </w:rPr>
        <w:t>Belangrijkheidsvraag</w:t>
      </w:r>
    </w:p>
    <w:p w14:paraId="05B66EC9" w14:textId="77777777" w:rsidR="000D14FE" w:rsidRPr="000D14FE" w:rsidRDefault="000D14FE" w:rsidP="000D14FE">
      <w:pPr>
        <w:numPr>
          <w:ilvl w:val="0"/>
          <w:numId w:val="3"/>
        </w:numPr>
      </w:pPr>
      <w:r w:rsidRPr="000D14FE">
        <w:rPr>
          <w:color w:val="24303B"/>
        </w:rPr>
        <w:t>Self-efficacy</w:t>
      </w:r>
    </w:p>
    <w:p w14:paraId="42C4D9BB" w14:textId="77777777" w:rsidR="000D14FE" w:rsidRPr="000D14FE" w:rsidRDefault="000D14FE" w:rsidP="000D14FE">
      <w:pPr>
        <w:numPr>
          <w:ilvl w:val="0"/>
          <w:numId w:val="3"/>
        </w:numPr>
      </w:pPr>
      <w:r w:rsidRPr="000D14FE">
        <w:rPr>
          <w:color w:val="24303B"/>
        </w:rPr>
        <w:t>Beslissingsbalans</w:t>
      </w:r>
    </w:p>
    <w:p w14:paraId="14E1A411" w14:textId="77777777" w:rsidR="000D14FE" w:rsidRPr="000D14FE" w:rsidRDefault="000D14FE" w:rsidP="000D14FE">
      <w:pPr>
        <w:numPr>
          <w:ilvl w:val="0"/>
          <w:numId w:val="3"/>
        </w:numPr>
      </w:pPr>
      <w:r w:rsidRPr="000D14FE">
        <w:rPr>
          <w:color w:val="24303B"/>
        </w:rPr>
        <w:t>Brainstorm</w:t>
      </w:r>
    </w:p>
    <w:p w14:paraId="2F5FDE71" w14:textId="77777777" w:rsidR="000D14FE" w:rsidRPr="000D14FE" w:rsidRDefault="000D14FE" w:rsidP="000D14FE">
      <w:pPr>
        <w:numPr>
          <w:ilvl w:val="0"/>
          <w:numId w:val="3"/>
        </w:numPr>
      </w:pPr>
      <w:r w:rsidRPr="000D14FE">
        <w:rPr>
          <w:color w:val="24303B"/>
        </w:rPr>
        <w:t>Actieplan</w:t>
      </w:r>
    </w:p>
    <w:p w14:paraId="0BE56CB8" w14:textId="77777777" w:rsidR="000D14FE" w:rsidRPr="000D14FE" w:rsidRDefault="000D14FE" w:rsidP="000D14FE">
      <w:r w:rsidRPr="000D14FE">
        <w:rPr>
          <w:color w:val="24303B"/>
        </w:rPr>
        <w:t>Extra item: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41"/>
        <w:gridCol w:w="717"/>
      </w:tblGrid>
      <w:tr w:rsidR="003D6384" w:rsidRPr="000D14FE" w14:paraId="6D9579C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B88963F" w14:textId="77777777" w:rsidR="003D6384" w:rsidRPr="000D14FE" w:rsidRDefault="003D6384" w:rsidP="000D14FE">
            <w:pPr>
              <w:rPr>
                <w:b/>
                <w:bCs/>
              </w:rPr>
            </w:pPr>
            <w:r w:rsidRPr="000D14FE">
              <w:rPr>
                <w:b/>
                <w:bCs/>
                <w:color w:val="123A5F"/>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1F8F30F" w14:textId="4DC23A74" w:rsidR="003D6384" w:rsidRPr="000D14FE" w:rsidRDefault="003D6384" w:rsidP="000D14FE">
            <w:pPr>
              <w:rPr>
                <w:b/>
                <w:bCs/>
              </w:rPr>
            </w:pPr>
            <w:r>
              <w:rPr>
                <w:b/>
                <w:bCs/>
                <w:color w:val="123A5F"/>
              </w:rPr>
              <w:t>Score</w:t>
            </w:r>
          </w:p>
        </w:tc>
      </w:tr>
      <w:tr w:rsidR="003D6384" w:rsidRPr="000D14FE" w14:paraId="688F1D2C" w14:textId="77777777" w:rsidTr="00164584">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A6E5809" w14:textId="77777777" w:rsidR="003D6384" w:rsidRPr="000D14FE" w:rsidRDefault="003D6384" w:rsidP="003D6384">
            <w:r w:rsidRPr="000D14FE">
              <w:rPr>
                <w:color w:val="24303B"/>
              </w:rPr>
              <w:t>Verwijzing gemaakt naar eerder actieplan</w:t>
            </w:r>
          </w:p>
        </w:tc>
        <w:tc>
          <w:tcPr>
            <w:tcW w:w="0" w:type="auto"/>
            <w:tcBorders>
              <w:top w:val="single" w:sz="6" w:space="0" w:color="E6E6E6"/>
              <w:left w:val="single" w:sz="6" w:space="0" w:color="E6E6E6"/>
              <w:bottom w:val="single" w:sz="6" w:space="0" w:color="E6E6E6"/>
              <w:right w:val="single" w:sz="6" w:space="0" w:color="E6E6E6"/>
            </w:tcBorders>
            <w:hideMark/>
          </w:tcPr>
          <w:p w14:paraId="16340B58" w14:textId="1B8E1B4B" w:rsidR="003D6384" w:rsidRPr="000D14FE" w:rsidRDefault="003D6384" w:rsidP="003D6384">
            <w:r w:rsidRPr="00073D13">
              <w:rPr>
                <w:color w:val="24303B"/>
                <w:kern w:val="0"/>
                <w:lang w:eastAsia="nl-BE"/>
                <w14:ligatures w14:val="none"/>
              </w:rPr>
              <w:t>0 1 2</w:t>
            </w:r>
          </w:p>
        </w:tc>
      </w:tr>
    </w:tbl>
    <w:p w14:paraId="555F101A" w14:textId="77777777" w:rsidR="000D14FE" w:rsidRPr="000D14FE" w:rsidRDefault="00E72165" w:rsidP="000D14FE">
      <w:r>
        <w:rPr>
          <w:color w:val="24303B"/>
        </w:rPr>
        <w:pict w14:anchorId="3CBC7E00">
          <v:rect id="_x0000_i1052" style="width:0;height:1.5pt" o:hralign="center" o:hrstd="t" o:hr="t" fillcolor="#a0a0a0" stroked="f"/>
        </w:pict>
      </w:r>
    </w:p>
    <w:p w14:paraId="3AF99D99" w14:textId="77777777" w:rsidR="000D14FE" w:rsidRPr="003D6384" w:rsidRDefault="000D14FE" w:rsidP="003D6384">
      <w:pPr>
        <w:pBdr>
          <w:top w:val="single" w:sz="4" w:space="1" w:color="auto"/>
          <w:left w:val="single" w:sz="4" w:space="4" w:color="auto"/>
          <w:bottom w:val="single" w:sz="4" w:space="1" w:color="auto"/>
          <w:right w:val="single" w:sz="4" w:space="4" w:color="auto"/>
        </w:pBdr>
        <w:shd w:val="clear" w:color="auto" w:fill="E8E8E8" w:themeFill="background2"/>
        <w:jc w:val="center"/>
        <w:rPr>
          <w:b/>
          <w:bCs/>
          <w:sz w:val="40"/>
          <w:szCs w:val="40"/>
        </w:rPr>
      </w:pPr>
      <w:r w:rsidRPr="003D6384">
        <w:rPr>
          <w:b/>
          <w:bCs/>
          <w:color w:val="123A5F"/>
          <w:sz w:val="40"/>
          <w:szCs w:val="40"/>
        </w:rPr>
        <w:t>VISIT 6</w:t>
      </w:r>
    </w:p>
    <w:p w14:paraId="294159E6" w14:textId="77777777" w:rsidR="003D6384" w:rsidRDefault="003D6384" w:rsidP="000D14FE"/>
    <w:p w14:paraId="151FBC7E" w14:textId="2F49474E" w:rsidR="000D14FE" w:rsidRPr="000D14FE" w:rsidRDefault="000D14FE" w:rsidP="000D14FE">
      <w:r w:rsidRPr="000D14FE">
        <w:rPr>
          <w:color w:val="24303B"/>
        </w:rPr>
        <w:t>Zelfde structuur als Visit 4.</w:t>
      </w:r>
    </w:p>
    <w:p w14:paraId="7D8EF34E" w14:textId="77777777" w:rsidR="000D14FE" w:rsidRPr="000D14FE" w:rsidRDefault="000D14FE" w:rsidP="000D14FE">
      <w:r w:rsidRPr="000D14FE">
        <w:rPr>
          <w:color w:val="24303B"/>
        </w:rPr>
        <w:t>Extra aandacht voor:</w:t>
      </w:r>
    </w:p>
    <w:p w14:paraId="7018E6C0" w14:textId="77777777" w:rsidR="000D14FE" w:rsidRPr="000D14FE" w:rsidRDefault="000D14FE" w:rsidP="000D14FE">
      <w:pPr>
        <w:rPr>
          <w:b/>
          <w:bCs/>
        </w:rPr>
      </w:pPr>
      <w:r w:rsidRPr="000D14FE">
        <w:rPr>
          <w:b/>
          <w:bCs/>
          <w:color w:val="123A5F"/>
        </w:rPr>
        <w:t>Onderhoud van vaardigheden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38"/>
        <w:gridCol w:w="717"/>
      </w:tblGrid>
      <w:tr w:rsidR="00211F3D" w:rsidRPr="000D14FE" w14:paraId="7481144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65957DA" w14:textId="77777777" w:rsidR="00211F3D" w:rsidRPr="000D14FE" w:rsidRDefault="00211F3D" w:rsidP="000D14FE">
            <w:pPr>
              <w:rPr>
                <w:b/>
                <w:bCs/>
              </w:rPr>
            </w:pPr>
            <w:r w:rsidRPr="000D14FE">
              <w:rPr>
                <w:b/>
                <w:bCs/>
                <w:color w:val="123A5F"/>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C8C02AA" w14:textId="4F619992" w:rsidR="00211F3D" w:rsidRPr="000D14FE" w:rsidRDefault="00211F3D" w:rsidP="000D14FE">
            <w:pPr>
              <w:rPr>
                <w:b/>
                <w:bCs/>
              </w:rPr>
            </w:pPr>
            <w:r>
              <w:rPr>
                <w:b/>
                <w:bCs/>
                <w:color w:val="123A5F"/>
              </w:rPr>
              <w:t>Score</w:t>
            </w:r>
          </w:p>
        </w:tc>
      </w:tr>
      <w:tr w:rsidR="00211F3D" w:rsidRPr="000D14FE" w14:paraId="1C5FF18A" w14:textId="77777777" w:rsidTr="00C20E4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6F44C67" w14:textId="77777777" w:rsidR="00211F3D" w:rsidRPr="000D14FE" w:rsidRDefault="00211F3D" w:rsidP="00211F3D">
            <w:r w:rsidRPr="000D14FE">
              <w:rPr>
                <w:color w:val="24303B"/>
              </w:rPr>
              <w:t>Zelfzorggedrag nog correct aanwezig</w:t>
            </w:r>
          </w:p>
        </w:tc>
        <w:tc>
          <w:tcPr>
            <w:tcW w:w="0" w:type="auto"/>
            <w:tcBorders>
              <w:top w:val="single" w:sz="6" w:space="0" w:color="E6E6E6"/>
              <w:left w:val="single" w:sz="6" w:space="0" w:color="E6E6E6"/>
              <w:bottom w:val="single" w:sz="6" w:space="0" w:color="E6E6E6"/>
              <w:right w:val="single" w:sz="6" w:space="0" w:color="E6E6E6"/>
            </w:tcBorders>
            <w:hideMark/>
          </w:tcPr>
          <w:p w14:paraId="3523C616" w14:textId="235D98C8" w:rsidR="00211F3D" w:rsidRPr="000D14FE" w:rsidRDefault="00211F3D" w:rsidP="00211F3D">
            <w:r w:rsidRPr="00073D13">
              <w:rPr>
                <w:color w:val="24303B"/>
                <w:kern w:val="0"/>
                <w:lang w:eastAsia="nl-BE"/>
                <w14:ligatures w14:val="none"/>
              </w:rPr>
              <w:t>0 1 2</w:t>
            </w:r>
          </w:p>
        </w:tc>
      </w:tr>
      <w:tr w:rsidR="00211F3D" w:rsidRPr="000D14FE" w14:paraId="3E0A3709" w14:textId="77777777" w:rsidTr="00C20E4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7C20E15" w14:textId="77777777" w:rsidR="00211F3D" w:rsidRPr="000D14FE" w:rsidRDefault="00211F3D" w:rsidP="00211F3D">
            <w:r w:rsidRPr="000D14FE">
              <w:rPr>
                <w:color w:val="24303B"/>
              </w:rPr>
              <w:t>Eventuele terugval besproken</w:t>
            </w:r>
          </w:p>
        </w:tc>
        <w:tc>
          <w:tcPr>
            <w:tcW w:w="0" w:type="auto"/>
            <w:tcBorders>
              <w:top w:val="single" w:sz="6" w:space="0" w:color="E6E6E6"/>
              <w:left w:val="single" w:sz="6" w:space="0" w:color="E6E6E6"/>
              <w:bottom w:val="single" w:sz="6" w:space="0" w:color="E6E6E6"/>
              <w:right w:val="single" w:sz="6" w:space="0" w:color="E6E6E6"/>
            </w:tcBorders>
            <w:hideMark/>
          </w:tcPr>
          <w:p w14:paraId="5AA2F207" w14:textId="58BAEFBF" w:rsidR="00211F3D" w:rsidRPr="000D14FE" w:rsidRDefault="00211F3D" w:rsidP="00211F3D">
            <w:r w:rsidRPr="00073D13">
              <w:rPr>
                <w:color w:val="24303B"/>
                <w:kern w:val="0"/>
                <w:lang w:eastAsia="nl-BE"/>
                <w14:ligatures w14:val="none"/>
              </w:rPr>
              <w:t>0 1 2</w:t>
            </w:r>
          </w:p>
        </w:tc>
      </w:tr>
      <w:tr w:rsidR="00211F3D" w:rsidRPr="000D14FE" w14:paraId="78501CC4" w14:textId="77777777" w:rsidTr="00C20E4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8EE3023" w14:textId="77777777" w:rsidR="00211F3D" w:rsidRPr="000D14FE" w:rsidRDefault="00211F3D" w:rsidP="00211F3D">
            <w:r w:rsidRPr="000D14FE">
              <w:rPr>
                <w:color w:val="24303B"/>
              </w:rPr>
              <w:t>Herinstructie indien nodig</w:t>
            </w:r>
          </w:p>
        </w:tc>
        <w:tc>
          <w:tcPr>
            <w:tcW w:w="0" w:type="auto"/>
            <w:tcBorders>
              <w:top w:val="single" w:sz="6" w:space="0" w:color="E6E6E6"/>
              <w:left w:val="single" w:sz="6" w:space="0" w:color="E6E6E6"/>
              <w:bottom w:val="single" w:sz="6" w:space="0" w:color="E6E6E6"/>
              <w:right w:val="single" w:sz="6" w:space="0" w:color="E6E6E6"/>
            </w:tcBorders>
            <w:hideMark/>
          </w:tcPr>
          <w:p w14:paraId="54B96D5B" w14:textId="168C49FB" w:rsidR="00211F3D" w:rsidRPr="000D14FE" w:rsidRDefault="00211F3D" w:rsidP="00211F3D">
            <w:r w:rsidRPr="00073D13">
              <w:rPr>
                <w:color w:val="24303B"/>
                <w:kern w:val="0"/>
                <w:lang w:eastAsia="nl-BE"/>
                <w14:ligatures w14:val="none"/>
              </w:rPr>
              <w:t>0 1 2</w:t>
            </w:r>
          </w:p>
        </w:tc>
      </w:tr>
    </w:tbl>
    <w:p w14:paraId="346C89AF" w14:textId="77777777" w:rsidR="000D14FE" w:rsidRPr="000D14FE" w:rsidRDefault="00E72165" w:rsidP="000D14FE">
      <w:r>
        <w:rPr>
          <w:color w:val="24303B"/>
        </w:rPr>
        <w:pict w14:anchorId="263A9713">
          <v:rect id="_x0000_i1053" style="width:0;height:1.5pt" o:hralign="center" o:hrstd="t" o:hr="t" fillcolor="#a0a0a0" stroked="f"/>
        </w:pict>
      </w:r>
    </w:p>
    <w:p w14:paraId="294E61C5" w14:textId="77777777" w:rsidR="00211F3D" w:rsidRDefault="00211F3D" w:rsidP="000D14FE">
      <w:pPr>
        <w:rPr>
          <w:b/>
          <w:bCs/>
        </w:rPr>
      </w:pPr>
    </w:p>
    <w:p w14:paraId="6DF31CC3" w14:textId="77777777" w:rsidR="00211F3D" w:rsidRDefault="00211F3D" w:rsidP="000D14FE">
      <w:pPr>
        <w:rPr>
          <w:b/>
          <w:bCs/>
        </w:rPr>
      </w:pPr>
    </w:p>
    <w:p w14:paraId="6FCFFB1B" w14:textId="77777777" w:rsidR="00211F3D" w:rsidRDefault="00211F3D" w:rsidP="000D14FE">
      <w:pPr>
        <w:rPr>
          <w:b/>
          <w:bCs/>
        </w:rPr>
      </w:pPr>
    </w:p>
    <w:p w14:paraId="42EAC96D" w14:textId="22A35A68" w:rsidR="000D14FE" w:rsidRPr="00211F3D" w:rsidRDefault="000D14FE" w:rsidP="00211F3D">
      <w:pPr>
        <w:pBdr>
          <w:top w:val="single" w:sz="4" w:space="1" w:color="auto"/>
          <w:left w:val="single" w:sz="4" w:space="4" w:color="auto"/>
          <w:bottom w:val="single" w:sz="4" w:space="1" w:color="auto"/>
          <w:right w:val="single" w:sz="4" w:space="4" w:color="auto"/>
        </w:pBdr>
        <w:shd w:val="clear" w:color="auto" w:fill="E8E8E8" w:themeFill="background2"/>
        <w:rPr>
          <w:b/>
          <w:bCs/>
          <w:sz w:val="40"/>
          <w:szCs w:val="40"/>
        </w:rPr>
      </w:pPr>
      <w:r w:rsidRPr="00211F3D">
        <w:rPr>
          <w:b/>
          <w:bCs/>
          <w:color w:val="123A5F"/>
          <w:sz w:val="40"/>
          <w:szCs w:val="40"/>
        </w:rPr>
        <w:lastRenderedPageBreak/>
        <w:t>VISIT 7</w:t>
      </w:r>
    </w:p>
    <w:p w14:paraId="4075D09A" w14:textId="77777777" w:rsidR="00211F3D" w:rsidRDefault="00211F3D" w:rsidP="000D14FE"/>
    <w:p w14:paraId="443E460B" w14:textId="1E15AC0A" w:rsidR="000D14FE" w:rsidRPr="000D14FE" w:rsidRDefault="000D14FE" w:rsidP="000D14FE">
      <w:r w:rsidRPr="000D14FE">
        <w:rPr>
          <w:color w:val="24303B"/>
        </w:rPr>
        <w:t>Zelfde fidelity checklist als Visit 3 en Visit 5.</w:t>
      </w:r>
    </w:p>
    <w:p w14:paraId="2411FFF8" w14:textId="77777777" w:rsidR="000D14FE" w:rsidRPr="000D14FE" w:rsidRDefault="000D14FE" w:rsidP="000D14FE">
      <w:r w:rsidRPr="000D14FE">
        <w:rPr>
          <w:color w:val="24303B"/>
        </w:rPr>
        <w:t>Bijkomend: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10"/>
        <w:gridCol w:w="717"/>
      </w:tblGrid>
      <w:tr w:rsidR="00211F3D" w:rsidRPr="000D14FE" w14:paraId="5ABD8B7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1959D1E" w14:textId="77777777" w:rsidR="00211F3D" w:rsidRPr="000D14FE" w:rsidRDefault="00211F3D" w:rsidP="000D14FE">
            <w:pPr>
              <w:rPr>
                <w:b/>
                <w:bCs/>
              </w:rPr>
            </w:pPr>
            <w:r w:rsidRPr="000D14FE">
              <w:rPr>
                <w:b/>
                <w:bCs/>
                <w:color w:val="123A5F"/>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3B96170" w14:textId="6DB885BA" w:rsidR="00211F3D" w:rsidRPr="000D14FE" w:rsidRDefault="00211F3D" w:rsidP="000D14FE">
            <w:pPr>
              <w:rPr>
                <w:b/>
                <w:bCs/>
              </w:rPr>
            </w:pPr>
            <w:r>
              <w:rPr>
                <w:b/>
                <w:bCs/>
                <w:color w:val="123A5F"/>
              </w:rPr>
              <w:t>Score</w:t>
            </w:r>
          </w:p>
        </w:tc>
      </w:tr>
      <w:tr w:rsidR="00211F3D" w:rsidRPr="000D14FE" w14:paraId="6C5CFCF7" w14:textId="77777777" w:rsidTr="00CE53B5">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49CC786" w14:textId="77777777" w:rsidR="00211F3D" w:rsidRPr="000D14FE" w:rsidRDefault="00211F3D" w:rsidP="00211F3D">
            <w:r w:rsidRPr="000D14FE">
              <w:rPr>
                <w:color w:val="24303B"/>
              </w:rPr>
              <w:t>Langetermijnbehoud van therapietrouw besproken</w:t>
            </w:r>
          </w:p>
        </w:tc>
        <w:tc>
          <w:tcPr>
            <w:tcW w:w="0" w:type="auto"/>
            <w:tcBorders>
              <w:top w:val="single" w:sz="6" w:space="0" w:color="E6E6E6"/>
              <w:left w:val="single" w:sz="6" w:space="0" w:color="E6E6E6"/>
              <w:bottom w:val="single" w:sz="6" w:space="0" w:color="E6E6E6"/>
              <w:right w:val="single" w:sz="6" w:space="0" w:color="E6E6E6"/>
            </w:tcBorders>
            <w:hideMark/>
          </w:tcPr>
          <w:p w14:paraId="7D9F3159" w14:textId="1D51268C" w:rsidR="00211F3D" w:rsidRPr="000D14FE" w:rsidRDefault="00211F3D" w:rsidP="00211F3D">
            <w:r w:rsidRPr="00073D13">
              <w:rPr>
                <w:color w:val="24303B"/>
                <w:kern w:val="0"/>
                <w:lang w:eastAsia="nl-BE"/>
                <w14:ligatures w14:val="none"/>
              </w:rPr>
              <w:t>0 1 2</w:t>
            </w:r>
          </w:p>
        </w:tc>
      </w:tr>
      <w:tr w:rsidR="00211F3D" w:rsidRPr="000D14FE" w14:paraId="00C66178" w14:textId="77777777" w:rsidTr="00CE53B5">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6617DF3" w14:textId="77777777" w:rsidR="00211F3D" w:rsidRPr="000D14FE" w:rsidRDefault="00211F3D" w:rsidP="00211F3D">
            <w:r w:rsidRPr="000D14FE">
              <w:rPr>
                <w:color w:val="24303B"/>
              </w:rPr>
              <w:t>Risicosituaties voor terugval besproken</w:t>
            </w:r>
          </w:p>
        </w:tc>
        <w:tc>
          <w:tcPr>
            <w:tcW w:w="0" w:type="auto"/>
            <w:tcBorders>
              <w:top w:val="single" w:sz="6" w:space="0" w:color="E6E6E6"/>
              <w:left w:val="single" w:sz="6" w:space="0" w:color="E6E6E6"/>
              <w:bottom w:val="single" w:sz="6" w:space="0" w:color="E6E6E6"/>
              <w:right w:val="single" w:sz="6" w:space="0" w:color="E6E6E6"/>
            </w:tcBorders>
            <w:hideMark/>
          </w:tcPr>
          <w:p w14:paraId="2529B49C" w14:textId="4D40907E" w:rsidR="00211F3D" w:rsidRPr="000D14FE" w:rsidRDefault="00211F3D" w:rsidP="00211F3D">
            <w:r w:rsidRPr="00073D13">
              <w:rPr>
                <w:color w:val="24303B"/>
                <w:kern w:val="0"/>
                <w:lang w:eastAsia="nl-BE"/>
                <w14:ligatures w14:val="none"/>
              </w:rPr>
              <w:t>0 1 2</w:t>
            </w:r>
          </w:p>
        </w:tc>
      </w:tr>
    </w:tbl>
    <w:p w14:paraId="5595D717" w14:textId="77777777" w:rsidR="000D14FE" w:rsidRPr="000D14FE" w:rsidRDefault="00E72165" w:rsidP="000D14FE">
      <w:r>
        <w:rPr>
          <w:color w:val="24303B"/>
        </w:rPr>
        <w:pict w14:anchorId="30C27BE9">
          <v:rect id="_x0000_i1054" style="width:0;height:1.5pt" o:hralign="center" o:hrstd="t" o:hr="t" fillcolor="#a0a0a0" stroked="f"/>
        </w:pict>
      </w:r>
    </w:p>
    <w:p w14:paraId="4C2F7281" w14:textId="77777777" w:rsidR="00211F3D" w:rsidRDefault="00211F3D" w:rsidP="000D14FE">
      <w:pPr>
        <w:rPr>
          <w:b/>
          <w:bCs/>
        </w:rPr>
      </w:pPr>
    </w:p>
    <w:p w14:paraId="163E6B16" w14:textId="02352740" w:rsidR="000D14FE" w:rsidRPr="00211F3D" w:rsidRDefault="000D14FE" w:rsidP="00211F3D">
      <w:pPr>
        <w:pBdr>
          <w:top w:val="single" w:sz="4" w:space="1" w:color="auto"/>
          <w:left w:val="single" w:sz="4" w:space="4" w:color="auto"/>
          <w:bottom w:val="single" w:sz="4" w:space="1" w:color="auto"/>
          <w:right w:val="single" w:sz="4" w:space="4" w:color="auto"/>
        </w:pBdr>
        <w:shd w:val="clear" w:color="auto" w:fill="E8E8E8" w:themeFill="background2"/>
        <w:rPr>
          <w:b/>
          <w:bCs/>
          <w:sz w:val="40"/>
          <w:szCs w:val="40"/>
        </w:rPr>
      </w:pPr>
      <w:r w:rsidRPr="00211F3D">
        <w:rPr>
          <w:b/>
          <w:bCs/>
          <w:color w:val="123A5F"/>
          <w:sz w:val="40"/>
          <w:szCs w:val="40"/>
        </w:rPr>
        <w:t>VISIT 8</w:t>
      </w:r>
      <w:r w:rsidR="00211F3D" w:rsidRPr="00211F3D">
        <w:rPr>
          <w:b/>
          <w:bCs/>
          <w:color w:val="123A5F"/>
          <w:sz w:val="40"/>
          <w:szCs w:val="40"/>
        </w:rPr>
        <w:t xml:space="preserve">: </w:t>
      </w:r>
      <w:r w:rsidRPr="00211F3D">
        <w:rPr>
          <w:b/>
          <w:bCs/>
          <w:color w:val="123A5F"/>
          <w:sz w:val="40"/>
          <w:szCs w:val="40"/>
        </w:rPr>
        <w:t>Afsluitend gesprek</w:t>
      </w:r>
    </w:p>
    <w:p w14:paraId="739EFB8A" w14:textId="77777777" w:rsidR="000D14FE" w:rsidRPr="000D14FE" w:rsidRDefault="00E72165" w:rsidP="000D14FE">
      <w:r>
        <w:rPr>
          <w:color w:val="24303B"/>
        </w:rPr>
        <w:pict w14:anchorId="3018627A">
          <v:rect id="_x0000_i1055" style="width:0;height:1.5pt" o:hralign="center" o:hrstd="t" o:hr="t" fillcolor="#a0a0a0" stroked="f"/>
        </w:pict>
      </w:r>
    </w:p>
    <w:p w14:paraId="3524C117" w14:textId="77777777" w:rsidR="000D14FE" w:rsidRPr="000D14FE" w:rsidRDefault="000D14FE" w:rsidP="000D14FE">
      <w:pPr>
        <w:rPr>
          <w:b/>
          <w:bCs/>
        </w:rPr>
      </w:pPr>
      <w:r w:rsidRPr="000D14FE">
        <w:rPr>
          <w:b/>
          <w:bCs/>
          <w:color w:val="123A5F"/>
        </w:rPr>
        <w:t>A. Evaluatie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90"/>
        <w:gridCol w:w="717"/>
      </w:tblGrid>
      <w:tr w:rsidR="00211F3D" w:rsidRPr="000D14FE" w14:paraId="58252CA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E104ED1" w14:textId="77777777" w:rsidR="00211F3D" w:rsidRPr="000D14FE" w:rsidRDefault="00211F3D" w:rsidP="000D14FE">
            <w:pPr>
              <w:rPr>
                <w:b/>
                <w:bCs/>
              </w:rPr>
            </w:pPr>
            <w:r w:rsidRPr="000D14FE">
              <w:rPr>
                <w:b/>
                <w:bCs/>
                <w:color w:val="123A5F"/>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2ACA25C" w14:textId="1E44D0BB" w:rsidR="00211F3D" w:rsidRPr="000D14FE" w:rsidRDefault="00211F3D" w:rsidP="000D14FE">
            <w:pPr>
              <w:rPr>
                <w:b/>
                <w:bCs/>
              </w:rPr>
            </w:pPr>
            <w:r>
              <w:rPr>
                <w:b/>
                <w:bCs/>
                <w:color w:val="123A5F"/>
              </w:rPr>
              <w:t>Score</w:t>
            </w:r>
          </w:p>
        </w:tc>
      </w:tr>
      <w:tr w:rsidR="00211F3D" w:rsidRPr="000D14FE" w14:paraId="0D8B48DE" w14:textId="77777777" w:rsidTr="00AC0CDF">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52E113B" w14:textId="77777777" w:rsidR="00211F3D" w:rsidRPr="000D14FE" w:rsidRDefault="00211F3D" w:rsidP="00211F3D">
            <w:r w:rsidRPr="000D14FE">
              <w:rPr>
                <w:color w:val="24303B"/>
              </w:rPr>
              <w:t>Sensorgegevens meegegeven</w:t>
            </w:r>
          </w:p>
        </w:tc>
        <w:tc>
          <w:tcPr>
            <w:tcW w:w="0" w:type="auto"/>
            <w:tcBorders>
              <w:top w:val="single" w:sz="6" w:space="0" w:color="E6E6E6"/>
              <w:left w:val="single" w:sz="6" w:space="0" w:color="E6E6E6"/>
              <w:bottom w:val="single" w:sz="6" w:space="0" w:color="E6E6E6"/>
              <w:right w:val="single" w:sz="6" w:space="0" w:color="E6E6E6"/>
            </w:tcBorders>
            <w:hideMark/>
          </w:tcPr>
          <w:p w14:paraId="7357CEC2" w14:textId="7B0F5D97" w:rsidR="00211F3D" w:rsidRPr="000D14FE" w:rsidRDefault="00211F3D" w:rsidP="00211F3D">
            <w:r w:rsidRPr="00073D13">
              <w:rPr>
                <w:color w:val="24303B"/>
                <w:kern w:val="0"/>
                <w:lang w:eastAsia="nl-BE"/>
                <w14:ligatures w14:val="none"/>
              </w:rPr>
              <w:t>0 1 2</w:t>
            </w:r>
          </w:p>
        </w:tc>
      </w:tr>
      <w:tr w:rsidR="00211F3D" w:rsidRPr="000D14FE" w14:paraId="24286E53" w14:textId="77777777" w:rsidTr="00AC0CDF">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377345B" w14:textId="77777777" w:rsidR="00211F3D" w:rsidRPr="000D14FE" w:rsidRDefault="00211F3D" w:rsidP="00211F3D">
            <w:r w:rsidRPr="000D14FE">
              <w:rPr>
                <w:color w:val="24303B"/>
              </w:rPr>
              <w:t>Resultaten toegelicht</w:t>
            </w:r>
          </w:p>
        </w:tc>
        <w:tc>
          <w:tcPr>
            <w:tcW w:w="0" w:type="auto"/>
            <w:tcBorders>
              <w:top w:val="single" w:sz="6" w:space="0" w:color="E6E6E6"/>
              <w:left w:val="single" w:sz="6" w:space="0" w:color="E6E6E6"/>
              <w:bottom w:val="single" w:sz="6" w:space="0" w:color="E6E6E6"/>
              <w:right w:val="single" w:sz="6" w:space="0" w:color="E6E6E6"/>
            </w:tcBorders>
            <w:hideMark/>
          </w:tcPr>
          <w:p w14:paraId="7F205A60" w14:textId="17865681" w:rsidR="00211F3D" w:rsidRPr="000D14FE" w:rsidRDefault="00211F3D" w:rsidP="00211F3D">
            <w:r w:rsidRPr="00073D13">
              <w:rPr>
                <w:color w:val="24303B"/>
                <w:kern w:val="0"/>
                <w:lang w:eastAsia="nl-BE"/>
                <w14:ligatures w14:val="none"/>
              </w:rPr>
              <w:t>0 1 2</w:t>
            </w:r>
          </w:p>
        </w:tc>
      </w:tr>
      <w:tr w:rsidR="00211F3D" w:rsidRPr="000D14FE" w14:paraId="70A27B33" w14:textId="77777777" w:rsidTr="00AC0CDF">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E1D2D42" w14:textId="77777777" w:rsidR="00211F3D" w:rsidRPr="000D14FE" w:rsidRDefault="00211F3D" w:rsidP="00211F3D">
            <w:r w:rsidRPr="000D14FE">
              <w:rPr>
                <w:color w:val="24303B"/>
              </w:rPr>
              <w:t>Evolutie besproken</w:t>
            </w:r>
          </w:p>
        </w:tc>
        <w:tc>
          <w:tcPr>
            <w:tcW w:w="0" w:type="auto"/>
            <w:tcBorders>
              <w:top w:val="single" w:sz="6" w:space="0" w:color="E6E6E6"/>
              <w:left w:val="single" w:sz="6" w:space="0" w:color="E6E6E6"/>
              <w:bottom w:val="single" w:sz="6" w:space="0" w:color="E6E6E6"/>
              <w:right w:val="single" w:sz="6" w:space="0" w:color="E6E6E6"/>
            </w:tcBorders>
            <w:hideMark/>
          </w:tcPr>
          <w:p w14:paraId="005E2548" w14:textId="17B15507" w:rsidR="00211F3D" w:rsidRPr="000D14FE" w:rsidRDefault="00211F3D" w:rsidP="00211F3D">
            <w:r w:rsidRPr="00073D13">
              <w:rPr>
                <w:color w:val="24303B"/>
                <w:kern w:val="0"/>
                <w:lang w:eastAsia="nl-BE"/>
                <w14:ligatures w14:val="none"/>
              </w:rPr>
              <w:t>0 1 2</w:t>
            </w:r>
          </w:p>
        </w:tc>
      </w:tr>
    </w:tbl>
    <w:p w14:paraId="245D4BB7" w14:textId="77777777" w:rsidR="000D14FE" w:rsidRPr="000D14FE" w:rsidRDefault="00E72165" w:rsidP="000D14FE">
      <w:r>
        <w:rPr>
          <w:color w:val="24303B"/>
        </w:rPr>
        <w:pict w14:anchorId="3286AB14">
          <v:rect id="_x0000_i1056" style="width:0;height:1.5pt" o:hralign="center" o:hrstd="t" o:hr="t" fillcolor="#a0a0a0" stroked="f"/>
        </w:pict>
      </w:r>
    </w:p>
    <w:p w14:paraId="2A2E6C72" w14:textId="77777777" w:rsidR="000D14FE" w:rsidRPr="000D14FE" w:rsidRDefault="000D14FE" w:rsidP="000D14FE">
      <w:pPr>
        <w:rPr>
          <w:b/>
          <w:bCs/>
        </w:rPr>
      </w:pPr>
      <w:r w:rsidRPr="000D14FE">
        <w:rPr>
          <w:b/>
          <w:bCs/>
          <w:color w:val="123A5F"/>
        </w:rPr>
        <w:t>B. Afronding studie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86"/>
        <w:gridCol w:w="717"/>
      </w:tblGrid>
      <w:tr w:rsidR="00211F3D" w:rsidRPr="000D14FE" w14:paraId="1F72D50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2031765" w14:textId="77777777" w:rsidR="00211F3D" w:rsidRPr="000D14FE" w:rsidRDefault="00211F3D" w:rsidP="000D14FE">
            <w:pPr>
              <w:rPr>
                <w:b/>
                <w:bCs/>
              </w:rPr>
            </w:pPr>
            <w:r w:rsidRPr="000D14FE">
              <w:rPr>
                <w:b/>
                <w:bCs/>
                <w:color w:val="123A5F"/>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BA5708E" w14:textId="022810FB" w:rsidR="00211F3D" w:rsidRPr="000D14FE" w:rsidRDefault="00211F3D" w:rsidP="000D14FE">
            <w:pPr>
              <w:rPr>
                <w:b/>
                <w:bCs/>
              </w:rPr>
            </w:pPr>
            <w:r>
              <w:rPr>
                <w:b/>
                <w:bCs/>
                <w:color w:val="123A5F"/>
              </w:rPr>
              <w:t>Score</w:t>
            </w:r>
          </w:p>
        </w:tc>
      </w:tr>
      <w:tr w:rsidR="00211F3D" w:rsidRPr="000D14FE" w14:paraId="0AC3A457" w14:textId="77777777" w:rsidTr="00E56784">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36459D9" w14:textId="77777777" w:rsidR="00211F3D" w:rsidRPr="000D14FE" w:rsidRDefault="00211F3D" w:rsidP="00211F3D">
            <w:r w:rsidRPr="000D14FE">
              <w:rPr>
                <w:color w:val="24303B"/>
              </w:rPr>
              <w:t>Patiënt bedankt voor deelname</w:t>
            </w:r>
          </w:p>
        </w:tc>
        <w:tc>
          <w:tcPr>
            <w:tcW w:w="0" w:type="auto"/>
            <w:tcBorders>
              <w:top w:val="single" w:sz="6" w:space="0" w:color="E6E6E6"/>
              <w:left w:val="single" w:sz="6" w:space="0" w:color="E6E6E6"/>
              <w:bottom w:val="single" w:sz="6" w:space="0" w:color="E6E6E6"/>
              <w:right w:val="single" w:sz="6" w:space="0" w:color="E6E6E6"/>
            </w:tcBorders>
            <w:hideMark/>
          </w:tcPr>
          <w:p w14:paraId="0BD7928E" w14:textId="0C5786C1" w:rsidR="00211F3D" w:rsidRPr="000D14FE" w:rsidRDefault="00211F3D" w:rsidP="00211F3D">
            <w:r w:rsidRPr="00073D13">
              <w:rPr>
                <w:color w:val="24303B"/>
                <w:kern w:val="0"/>
                <w:lang w:eastAsia="nl-BE"/>
                <w14:ligatures w14:val="none"/>
              </w:rPr>
              <w:t>0 1 2</w:t>
            </w:r>
          </w:p>
        </w:tc>
      </w:tr>
      <w:tr w:rsidR="00211F3D" w:rsidRPr="000D14FE" w14:paraId="1AB3211C" w14:textId="77777777" w:rsidTr="00E56784">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E845907" w14:textId="77777777" w:rsidR="00211F3D" w:rsidRPr="000D14FE" w:rsidRDefault="00211F3D" w:rsidP="00211F3D">
            <w:r w:rsidRPr="000D14FE">
              <w:rPr>
                <w:color w:val="24303B"/>
              </w:rPr>
              <w:t>Inspanningen bekrachtigd</w:t>
            </w:r>
          </w:p>
        </w:tc>
        <w:tc>
          <w:tcPr>
            <w:tcW w:w="0" w:type="auto"/>
            <w:tcBorders>
              <w:top w:val="single" w:sz="6" w:space="0" w:color="E6E6E6"/>
              <w:left w:val="single" w:sz="6" w:space="0" w:color="E6E6E6"/>
              <w:bottom w:val="single" w:sz="6" w:space="0" w:color="E6E6E6"/>
              <w:right w:val="single" w:sz="6" w:space="0" w:color="E6E6E6"/>
            </w:tcBorders>
            <w:hideMark/>
          </w:tcPr>
          <w:p w14:paraId="06581699" w14:textId="14D9456D" w:rsidR="00211F3D" w:rsidRPr="000D14FE" w:rsidRDefault="00211F3D" w:rsidP="00211F3D">
            <w:r w:rsidRPr="00073D13">
              <w:rPr>
                <w:color w:val="24303B"/>
                <w:kern w:val="0"/>
                <w:lang w:eastAsia="nl-BE"/>
                <w14:ligatures w14:val="none"/>
              </w:rPr>
              <w:t>0 1 2</w:t>
            </w:r>
          </w:p>
        </w:tc>
      </w:tr>
      <w:tr w:rsidR="00211F3D" w:rsidRPr="000D14FE" w14:paraId="37549423" w14:textId="77777777" w:rsidTr="00E56784">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509E545" w14:textId="77777777" w:rsidR="00211F3D" w:rsidRPr="000D14FE" w:rsidRDefault="00211F3D" w:rsidP="00211F3D">
            <w:r w:rsidRPr="000D14FE">
              <w:rPr>
                <w:color w:val="24303B"/>
              </w:rPr>
              <w:t>Mogelijkheid tot vragen geboden</w:t>
            </w:r>
          </w:p>
        </w:tc>
        <w:tc>
          <w:tcPr>
            <w:tcW w:w="0" w:type="auto"/>
            <w:tcBorders>
              <w:top w:val="single" w:sz="6" w:space="0" w:color="E6E6E6"/>
              <w:left w:val="single" w:sz="6" w:space="0" w:color="E6E6E6"/>
              <w:bottom w:val="single" w:sz="6" w:space="0" w:color="E6E6E6"/>
              <w:right w:val="single" w:sz="6" w:space="0" w:color="E6E6E6"/>
            </w:tcBorders>
            <w:hideMark/>
          </w:tcPr>
          <w:p w14:paraId="47AD6773" w14:textId="6E49199F" w:rsidR="00211F3D" w:rsidRPr="000D14FE" w:rsidRDefault="00211F3D" w:rsidP="00211F3D">
            <w:r w:rsidRPr="00073D13">
              <w:rPr>
                <w:color w:val="24303B"/>
                <w:kern w:val="0"/>
                <w:lang w:eastAsia="nl-BE"/>
                <w14:ligatures w14:val="none"/>
              </w:rPr>
              <w:t>0 1 2</w:t>
            </w:r>
          </w:p>
        </w:tc>
      </w:tr>
    </w:tbl>
    <w:p w:rsidR="000D14FE" w:rsidRPr="00211F3D" w:rsidRDefault="000D14FE" w:rsidP="00211F3D">
      <w:pPr>
        <w:pBdr>
          <w:top w:val="single" w:sz="4" w:space="1" w:color="auto"/>
          <w:left w:val="single" w:sz="4" w:space="4" w:color="auto"/>
          <w:bottom w:val="single" w:sz="4" w:space="1" w:color="auto"/>
          <w:right w:val="single" w:sz="4" w:space="4" w:color="auto"/>
        </w:pBdr>
        <w:shd w:val="clear" w:color="auto" w:fill="E8E8E8" w:themeFill="background2"/>
        <w:rPr>
          <w:ins w:id="1011" w:author="Janou De Buyser" w:date="2026-10-26T10:00:00Z"/>
          <w:b/>
          <w:bCs/>
          <w:sz w:val="40"/>
          <w:szCs w:val="40"/>
        </w:rPr>
      </w:pPr>
      <w:ins w:id="1012" w:author="Janou De Buyser" w:date="2026-10-26T10:00:00Z">
        <w:commentRangeStart w:id="1"/>
        <w:r>
          <w:rPr>
            <w:b/>
            <w:bCs/>
            <w:color w:val="123A5F"/>
            <w:sz w:val="40"/>
            <w:szCs w:val="40"/>
          </w:rPr>
          <w:t xml:space="preserve">Samenvatting (in te vullen door de beoordelaar)</w:t>
        </w:r>
        <w:commentRangeEnd w:id="1"/>
        <w:r>
          <w:rPr>
            <w:rStyle w:val="CommentReference"/>
          </w:rPr>
          <w:commentReference w:id="1"/>
        </w:r>
      </w:ins>
    </w:p>
    <w:p w:rsidR="0061523E" w:rsidRPr="0061523E" w:rsidRDefault="0061523E" w:rsidP="0061523E">
      <w:pPr>
        <w:spacing w:before="100" w:beforeAutospacing="1" w:after="100" w:afterAutospacing="1" w:line="300" w:lineRule="atLeast"/>
        <w:rPr>
          <w:ins w:id="1013" w:author="Janou De Buyser" w:date="2026-10-26T10:00:00Z"/>
          <w:rFonts w:eastAsia="Times New Roman" w:cs="Segoe UI"/>
          <w:kern w:val="0"/>
          <w:lang w:eastAsia="nl-BE"/>
          <w14:ligatures w14:val="none"/>
        </w:rPr>
      </w:pPr>
      <w:ins w:id="1014" w:author="Janou De Buyser" w:date="2026-10-26T10:00:00Z">
        <w:r>
          <w:rPr>
            <w:color w:val="24303B"/>
            <w:kern w:val="0"/>
            <w:lang w:eastAsia="nl-BE"/>
            <w14:ligatures w14:val="none"/>
          </w:rPr>
          <w:t xml:space="preserve">Aantal gescoorde items:  ______</w:t>
        </w:r>
      </w:ins>
    </w:p>
    <w:p w:rsidR="0061523E" w:rsidRPr="0061523E" w:rsidRDefault="0061523E" w:rsidP="0061523E">
      <w:pPr>
        <w:spacing w:before="100" w:beforeAutospacing="1" w:after="100" w:afterAutospacing="1" w:line="300" w:lineRule="atLeast"/>
        <w:rPr>
          <w:ins w:id="1015" w:author="Janou De Buyser" w:date="2026-10-26T10:00:00Z"/>
          <w:rFonts w:eastAsia="Times New Roman" w:cs="Segoe UI"/>
          <w:kern w:val="0"/>
          <w:lang w:eastAsia="nl-BE"/>
          <w14:ligatures w14:val="none"/>
        </w:rPr>
      </w:pPr>
      <w:ins w:id="1016" w:author="Janou De Buyser" w:date="2026-10-26T10:00:00Z">
        <w:r>
          <w:rPr>
            <w:color w:val="24303B"/>
            <w:kern w:val="0"/>
            <w:lang w:eastAsia="nl-BE"/>
            <w14:ligatures w14:val="none"/>
          </w:rPr>
          <w:t xml:space="preserve">Aantal items volledig uitgevoerd (score 2):  ______</w:t>
        </w:r>
      </w:ins>
    </w:p>
    <w:p w:rsidR="0061523E" w:rsidRPr="0061523E" w:rsidRDefault="0061523E" w:rsidP="0061523E">
      <w:pPr>
        <w:spacing w:before="100" w:beforeAutospacing="1" w:after="100" w:afterAutospacing="1" w:line="300" w:lineRule="atLeast"/>
        <w:rPr>
          <w:ins w:id="1017" w:author="Janou De Buyser" w:date="2026-10-26T10:00:00Z"/>
          <w:rFonts w:eastAsia="Times New Roman" w:cs="Segoe UI"/>
          <w:kern w:val="0"/>
          <w:lang w:eastAsia="nl-BE"/>
          <w14:ligatures w14:val="none"/>
        </w:rPr>
      </w:pPr>
      <w:ins w:id="1018" w:author="Janou De Buyser" w:date="2026-10-26T10:00:00Z">
        <w:r>
          <w:rPr>
            <w:color w:val="24303B"/>
            <w:kern w:val="0"/>
            <w:lang w:eastAsia="nl-BE"/>
            <w14:ligatures w14:val="none"/>
          </w:rPr>
          <w:t xml:space="preserve">Fidelityscore = som van de scores ÷ (2 × aantal gescoorde items) × 100 =  ______ %</w:t>
        </w:r>
      </w:ins>
    </w:p>
    <w:p w14:paraId="42C3D669" w14:textId="77777777" w:rsidR="000D14FE" w:rsidRPr="000D14FE" w:rsidRDefault="00E72165" w:rsidP="000D14FE">
      <w:r>
        <w:rPr>
          <w:color w:val="24303B"/>
        </w:rPr>
        <w:pict w14:anchorId="735DE00D">
          <v:rect id="_x0000_i1057" style="width:0;height:1.5pt" o:hralign="center" o:hrstd="t" o:hr="t" fillcolor="#a0a0a0" stroked="f"/>
        </w:pict>
      </w:r>
    </w:p>
    <w:p w14:paraId="62A5CEC8" w14:textId="77777777" w:rsidR="003A7060" w:rsidRPr="0061523E" w:rsidRDefault="003A7060"/>
    <w:sectPr w:rsidR="003A7060" w:rsidRPr="0061523E">
      <w:headerReference w:type="default" r:id="rId7"/>
      <w:footerReference w:type="default" r:id="rId8"/>
      <w:pgSz w:w="11906" w:h="16838"/>
      <w:pgMar w:top="1417" w:right="1417" w:bottom="1417" w:left="1417" w:header="708" w:footer="708" w:gutter="0"/>
      <w:cols w:space="708"/>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Janou De Buyser" w:initials="JDB" w:date="2026-10-26T06:44:29Z">
    <w:p>
      <w:pPr>
        <w:pStyle w:val="CommentText"/>
      </w:pPr>
      <w:r>
        <w:rPr>
          <w:rStyle w:val="CommentReference"/>
        </w:rPr>
        <w:annotationRef/>
      </w:r>
      <w:r>
        <w:t>NAFF: het FWO-dossier en het manuscript voorzien de NAFF op visite 1 en 2. Het script (eCRF 17) en het logboek (eCRF 18) gebruiken ze ook op visite 4, 6 en 8, REDCap alleen op visite 1. Dit moet nog gelijkgetrokken worden; deze checklist volgt nu het script.</w:t>
      </w:r>
    </w:p>
  </w:comment>
  <w:comment w:id="1" w:author="Janou De Buyser" w:initials="JDB" w:date="2026-10-26T06:44:29Z">
    <w:p>
      <w:pPr>
        <w:pStyle w:val="CommentText"/>
      </w:pPr>
      <w:r>
        <w:rPr>
          <w:rStyle w:val="CommentReference"/>
        </w:rPr>
        <w:annotationRef/>
      </w:r>
      <w:r>
        <w:t>Voorstel: een totaalscore per beoordeelde sessie, zodat de indicator "activities delivered as intended" (eCRF 39, 2C) rechtstreeks uit dit formulier volgt. Items onder "Alleen scoren indien toegepast" tellen alleen mee als ze gescoord zijn.</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C93F65" w14:textId="77777777" w:rsidR="00E72165" w:rsidRDefault="00E72165">
      <w:pPr>
        <w:spacing w:after="0" w:line="240" w:lineRule="auto"/>
      </w:pPr>
      <w:r>
        <w:separator/>
      </w:r>
    </w:p>
  </w:endnote>
  <w:endnote w:type="continuationSeparator" w:id="0">
    <w:p w14:paraId="312B84C4" w14:textId="77777777" w:rsidR="00E72165" w:rsidRDefault="00E721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37E90" w14:textId="209AF139" w:rsidR="00E72165" w:rsidRDefault="00E72165">
    <w:pPr>
      <w:pBdr>
        <w:top w:val="single" w:sz="6" w:space="6" w:color="C4CED8"/>
      </w:pBdr>
    </w:pPr>
    <w:r>
      <w:rPr>
        <w:noProof/>
      </w:rPr>
      <w:drawing>
        <wp:anchor distT="0" distB="0" distL="114300" distR="114300" simplePos="0" relativeHeight="251659264" behindDoc="0" locked="0" layoutInCell="1" allowOverlap="1" wp14:anchorId="4A8142CD" wp14:editId="6CB4EA88">
          <wp:simplePos x="0" y="0"/>
          <wp:positionH relativeFrom="column">
            <wp:posOffset>5351825</wp:posOffset>
          </wp:positionH>
          <wp:positionV relativeFrom="paragraph">
            <wp:posOffset>66098</wp:posOffset>
          </wp:positionV>
          <wp:extent cx="1272540" cy="484505"/>
          <wp:effectExtent l="0" t="0" r="3810" b="0"/>
          <wp:wrapSquare wrapText="bothSides"/>
          <wp:docPr id="1206673644" name="Afbeeld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115081" name="Afbeelding 1340115081"/>
                  <pic:cNvPicPr/>
                </pic:nvPicPr>
                <pic:blipFill rotWithShape="1">
                  <a:blip r:embed="rId1">
                    <a:extLst>
                      <a:ext uri="{28A0092B-C50C-407E-A947-70E740481C1C}">
                        <a14:useLocalDpi xmlns:a14="http://schemas.microsoft.com/office/drawing/2010/main" val="0"/>
                      </a:ext>
                    </a:extLst>
                  </a:blip>
                  <a:srcRect l="8409" t="28983" b="36048"/>
                  <a:stretch>
                    <a:fillRect/>
                  </a:stretch>
                </pic:blipFill>
                <pic:spPr bwMode="auto">
                  <a:xfrm>
                    <a:off x="0" y="0"/>
                    <a:ext cx="1272540" cy="4845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color w:val="59636E"/>
        <w:sz w:val="16"/>
        <w:szCs w:val="16"/>
      </w:rPr>
      <w:t xml:space="preserve">PARADISE-studie  ·  eCRF 44: Fidelity checklist SEBIA-interventie ·  Versie </w:t>
    </w:r>
    <w:r>
      <w:rPr>
        <w:i/>
        <w:iCs/>
        <w:color w:val="59636E"/>
        <w:sz w:val="16"/>
        <w:szCs w:val="16"/>
      </w:rPr>
      <w:t xml:space="preserve">[ </w:t>
    </w:r>
    <w:r>
      <w:rPr>
        <w:i/>
        <w:iCs/>
        <w:color w:val="59636E"/>
        <w:sz w:val="16"/>
        <w:szCs w:val="16"/>
      </w:rPr>
      <w:t>1.0</w:t>
    </w:r>
    <w:r>
      <w:rPr>
        <w:i/>
        <w:iCs/>
        <w:color w:val="59636E"/>
        <w:sz w:val="16"/>
        <w:szCs w:val="16"/>
      </w:rPr>
      <w:t xml:space="preserve"> ]</w:t>
    </w:r>
    <w:r>
      <w:rPr>
        <w:color w:val="59636E"/>
        <w:sz w:val="16"/>
        <w:szCs w:val="16"/>
      </w:rPr>
      <w:t xml:space="preserve">  ·  </w:t>
    </w:r>
    <w:r>
      <w:rPr>
        <w:i/>
        <w:iCs/>
        <w:color w:val="59636E"/>
        <w:sz w:val="16"/>
        <w:szCs w:val="16"/>
      </w:rPr>
      <w:t xml:space="preserve">[ </w:t>
    </w:r>
    <w:r>
      <w:rPr>
        <w:i/>
        <w:iCs/>
        <w:color w:val="59636E"/>
        <w:sz w:val="16"/>
        <w:szCs w:val="16"/>
      </w:rPr>
      <w:t>27/07/2026</w:t>
    </w:r>
    <w:r>
      <w:rPr>
        <w:i/>
        <w:iCs/>
        <w:color w:val="59636E"/>
        <w:sz w:val="16"/>
        <w:szCs w:val="16"/>
      </w:rPr>
      <w:t xml:space="preserve"> ]</w:t>
    </w:r>
    <w:r>
      <w:rPr>
        <w:color w:val="59636E"/>
        <w:sz w:val="16"/>
        <w:szCs w:val="16"/>
      </w:rPr>
      <w:t xml:space="preserve">  ·  Pagina </w:t>
    </w:r>
    <w:r>
      <w:rPr>
        <w:color w:val="59636E"/>
        <w:sz w:val="16"/>
        <w:szCs w:val="16"/>
      </w:rPr>
      <w:fldChar w:fldCharType="begin"/>
    </w:r>
    <w:r>
      <w:rPr>
        <w:color w:val="59636E"/>
        <w:sz w:val="16"/>
        <w:szCs w:val="16"/>
      </w:rPr>
      <w:instrText>PAGE</w:instrText>
    </w:r>
    <w:r>
      <w:rPr>
        <w:color w:val="59636E"/>
        <w:sz w:val="16"/>
        <w:szCs w:val="16"/>
      </w:rPr>
      <w:fldChar w:fldCharType="separate"/>
    </w:r>
    <w:r>
      <w:rPr>
        <w:noProof/>
        <w:color w:val="59636E"/>
        <w:sz w:val="16"/>
        <w:szCs w:val="16"/>
      </w:rPr>
      <w:t>1</w:t>
    </w:r>
    <w:r>
      <w:rPr>
        <w:color w:val="59636E"/>
        <w:sz w:val="16"/>
        <w:szCs w:val="16"/>
      </w:rPr>
      <w:fldChar w:fldCharType="end"/>
    </w:r>
    <w:r>
      <w:rPr>
        <w:color w:val="59636E"/>
        <w:sz w:val="16"/>
        <w:szCs w:val="16"/>
      </w:rPr>
      <w:t xml:space="preserve"> van </w:t>
    </w:r>
    <w:r>
      <w:rPr>
        <w:color w:val="59636E"/>
        <w:sz w:val="16"/>
        <w:szCs w:val="16"/>
      </w:rPr>
      <w:fldChar w:fldCharType="begin"/>
    </w:r>
    <w:r>
      <w:rPr>
        <w:color w:val="59636E"/>
        <w:sz w:val="16"/>
        <w:szCs w:val="16"/>
      </w:rPr>
      <w:instrText>NUMPAGES</w:instrText>
    </w:r>
    <w:r>
      <w:rPr>
        <w:color w:val="59636E"/>
        <w:sz w:val="16"/>
        <w:szCs w:val="16"/>
      </w:rPr>
      <w:fldChar w:fldCharType="separate"/>
    </w:r>
    <w:r>
      <w:rPr>
        <w:noProof/>
        <w:color w:val="59636E"/>
        <w:sz w:val="16"/>
        <w:szCs w:val="16"/>
      </w:rPr>
      <w:t>2</w:t>
    </w:r>
    <w:r>
      <w:rPr>
        <w:color w:val="59636E"/>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474029" w14:textId="77777777" w:rsidR="00E72165" w:rsidRDefault="00E72165">
      <w:pPr>
        <w:spacing w:after="0" w:line="240" w:lineRule="auto"/>
      </w:pPr>
      <w:r>
        <w:separator/>
      </w:r>
    </w:p>
  </w:footnote>
  <w:footnote w:type="continuationSeparator" w:id="0">
    <w:p w14:paraId="7DA127B7" w14:textId="77777777" w:rsidR="00E72165" w:rsidRDefault="00E721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BE65A" w14:textId="2C7F0977" w:rsidR="00E72165" w:rsidRPr="00EC7510" w:rsidRDefault="00E72165" w:rsidP="006D21E2">
    <w:pPr>
      <w:jc w:val="right"/>
    </w:pPr>
    <w:r>
      <w:rPr>
        <w:noProof/>
      </w:rPr>
      <w:drawing>
        <wp:anchor distT="0" distB="0" distL="114300" distR="114300" simplePos="0" relativeHeight="251658240" behindDoc="1" locked="0" layoutInCell="1" allowOverlap="1" wp14:anchorId="755D2A89" wp14:editId="42F71064">
          <wp:simplePos x="0" y="0"/>
          <wp:positionH relativeFrom="margin">
            <wp:align>left</wp:align>
          </wp:positionH>
          <wp:positionV relativeFrom="paragraph">
            <wp:posOffset>-20955</wp:posOffset>
          </wp:positionV>
          <wp:extent cx="1615079" cy="720000"/>
          <wp:effectExtent l="0" t="0" r="0" b="0"/>
          <wp:wrapTight wrapText="bothSides">
            <wp:wrapPolygon edited="0">
              <wp:start x="510" y="1716"/>
              <wp:lineTo x="255" y="5719"/>
              <wp:lineTo x="764" y="20018"/>
              <wp:lineTo x="8664" y="20018"/>
              <wp:lineTo x="13250" y="18874"/>
              <wp:lineTo x="20895" y="14298"/>
              <wp:lineTo x="20895" y="9151"/>
              <wp:lineTo x="14015" y="4004"/>
              <wp:lineTo x="8664" y="1716"/>
              <wp:lineTo x="510" y="1716"/>
            </wp:wrapPolygon>
          </wp:wrapTight>
          <wp:docPr id="1820294796" name="Afbeeld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294796" name="Afbeelding 1820294796"/>
                  <pic:cNvPicPr/>
                </pic:nvPicPr>
                <pic:blipFill>
                  <a:blip r:embed="rId1">
                    <a:extLst>
                      <a:ext uri="{28A0092B-C50C-407E-A947-70E740481C1C}">
                        <a14:useLocalDpi xmlns:a14="http://schemas.microsoft.com/office/drawing/2010/main" val="0"/>
                      </a:ext>
                    </a:extLst>
                  </a:blip>
                  <a:stretch>
                    <a:fillRect/>
                  </a:stretch>
                </pic:blipFill>
                <pic:spPr>
                  <a:xfrm>
                    <a:off x="0" y="0"/>
                    <a:ext cx="1615079" cy="720000"/>
                  </a:xfrm>
                  <a:prstGeom prst="rect">
                    <a:avLst/>
                  </a:prstGeom>
                </pic:spPr>
              </pic:pic>
            </a:graphicData>
          </a:graphic>
          <wp14:sizeRelH relativeFrom="page">
            <wp14:pctWidth>0</wp14:pctWidth>
          </wp14:sizeRelH>
          <wp14:sizeRelV relativeFrom="page">
            <wp14:pctHeight>0</wp14:pctHeight>
          </wp14:sizeRelV>
        </wp:anchor>
      </w:drawing>
    </w:r>
    <w:r>
      <w:rPr>
        <w:noProof/>
      </w:rPr>
      <w:drawing>
        <wp:inline distT="0" distB="0" distL="0" distR="0" wp14:anchorId="4E8F3C53" wp14:editId="680A2799">
          <wp:extent cx="2525825" cy="720000"/>
          <wp:effectExtent l="0" t="0" r="0" b="4445"/>
          <wp:docPr id="328170997" name="Afbeeld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170997" name="Afbeelding 328170997"/>
                  <pic:cNvPicPr/>
                </pic:nvPicPr>
                <pic:blipFill>
                  <a:blip r:embed="rId2">
                    <a:extLst>
                      <a:ext uri="{28A0092B-C50C-407E-A947-70E740481C1C}">
                        <a14:useLocalDpi xmlns:a14="http://schemas.microsoft.com/office/drawing/2010/main" val="0"/>
                      </a:ext>
                    </a:extLst>
                  </a:blip>
                  <a:stretch>
                    <a:fillRect/>
                  </a:stretch>
                </pic:blipFill>
                <pic:spPr>
                  <a:xfrm>
                    <a:off x="0" y="0"/>
                    <a:ext cx="2525825" cy="7200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F021A"/>
    <w:multiLevelType w:val="multilevel"/>
    <w:tmpl w:val="9FA06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6524928"/>
    <w:multiLevelType w:val="multilevel"/>
    <w:tmpl w:val="8BFA7C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B30645"/>
    <w:multiLevelType w:val="multilevel"/>
    <w:tmpl w:val="8730C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1636775">
    <w:abstractNumId w:val="1"/>
  </w:num>
  <w:num w:numId="2" w16cid:durableId="1984383449">
    <w:abstractNumId w:val="0"/>
  </w:num>
  <w:num w:numId="3" w16cid:durableId="16505972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523E"/>
    <w:rsid w:val="000D14FE"/>
    <w:rsid w:val="00211F3D"/>
    <w:rsid w:val="002239A8"/>
    <w:rsid w:val="0031155A"/>
    <w:rsid w:val="003A7060"/>
    <w:rsid w:val="003D6384"/>
    <w:rsid w:val="00420087"/>
    <w:rsid w:val="004540D9"/>
    <w:rsid w:val="004F0BD2"/>
    <w:rsid w:val="00571A00"/>
    <w:rsid w:val="0061523E"/>
    <w:rsid w:val="00665B85"/>
    <w:rsid w:val="00932CEA"/>
    <w:rsid w:val="009B2294"/>
    <w:rsid w:val="00A92383"/>
    <w:rsid w:val="00B27998"/>
    <w:rsid w:val="00B73DD1"/>
    <w:rsid w:val="00BF0924"/>
    <w:rsid w:val="00CF0589"/>
    <w:rsid w:val="00E45F7C"/>
    <w:rsid w:val="00E72165"/>
    <w:rsid w:val="00EA551D"/>
    <w:rsid w:val="00EB3822"/>
    <w:rsid w:val="00F0150B"/>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201B4F"/>
  <w15:chartTrackingRefBased/>
  <w15:docId w15:val="{736B839F-F034-427B-8A0B-1AE53B367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Pr>
      <w:rFonts w:ascii="Arial" w:eastAsia="Arial" w:hAnsi="Arial" w:cs="Arial"/>
    </w:rPr>
  </w:style>
  <w:style w:type="paragraph" w:styleId="Kop1">
    <w:name w:val="heading 1"/>
    <w:basedOn w:val="Standaard"/>
    <w:next w:val="Standaard"/>
    <w:link w:val="Kop1Char"/>
    <w:uiPriority w:val="9"/>
    <w:qFormat/>
    <w:rsid w:val="006152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6152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61523E"/>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61523E"/>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61523E"/>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61523E"/>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61523E"/>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61523E"/>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61523E"/>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61523E"/>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61523E"/>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61523E"/>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61523E"/>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61523E"/>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61523E"/>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61523E"/>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61523E"/>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61523E"/>
    <w:rPr>
      <w:rFonts w:eastAsiaTheme="majorEastAsia" w:cstheme="majorBidi"/>
      <w:color w:val="272727" w:themeColor="text1" w:themeTint="D8"/>
    </w:rPr>
  </w:style>
  <w:style w:type="paragraph" w:styleId="Titel">
    <w:name w:val="Title"/>
    <w:basedOn w:val="Standaard"/>
    <w:next w:val="Standaard"/>
    <w:link w:val="TitelChar"/>
    <w:uiPriority w:val="10"/>
    <w:qFormat/>
    <w:rsid w:val="006152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61523E"/>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61523E"/>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61523E"/>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61523E"/>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61523E"/>
    <w:rPr>
      <w:i/>
      <w:iCs/>
      <w:color w:val="404040" w:themeColor="text1" w:themeTint="BF"/>
    </w:rPr>
  </w:style>
  <w:style w:type="paragraph" w:styleId="Lijstalinea">
    <w:name w:val="List Paragraph"/>
    <w:basedOn w:val="Standaard"/>
    <w:uiPriority w:val="34"/>
    <w:qFormat/>
    <w:rsid w:val="0061523E"/>
    <w:pPr>
      <w:ind w:left="720"/>
      <w:contextualSpacing/>
    </w:pPr>
  </w:style>
  <w:style w:type="character" w:styleId="Intensievebenadrukking">
    <w:name w:val="Intense Emphasis"/>
    <w:basedOn w:val="Standaardalinea-lettertype"/>
    <w:uiPriority w:val="21"/>
    <w:qFormat/>
    <w:rsid w:val="0061523E"/>
    <w:rPr>
      <w:i/>
      <w:iCs/>
      <w:color w:val="0F4761" w:themeColor="accent1" w:themeShade="BF"/>
    </w:rPr>
  </w:style>
  <w:style w:type="paragraph" w:styleId="Duidelijkcitaat">
    <w:name w:val="Intense Quote"/>
    <w:basedOn w:val="Standaard"/>
    <w:next w:val="Standaard"/>
    <w:link w:val="DuidelijkcitaatChar"/>
    <w:uiPriority w:val="30"/>
    <w:qFormat/>
    <w:rsid w:val="006152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61523E"/>
    <w:rPr>
      <w:i/>
      <w:iCs/>
      <w:color w:val="0F4761" w:themeColor="accent1" w:themeShade="BF"/>
    </w:rPr>
  </w:style>
  <w:style w:type="character" w:styleId="Intensieveverwijzing">
    <w:name w:val="Intense Reference"/>
    <w:basedOn w:val="Standaardalinea-lettertype"/>
    <w:uiPriority w:val="32"/>
    <w:qFormat/>
    <w:rsid w:val="0061523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comments" Target="comments.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1451</Words>
  <Characters>7981</Characters>
  <Application>Microsoft Office Word</Application>
  <DocSecurity>0</DocSecurity>
  <Lines>66</Lines>
  <Paragraphs>18</Paragraphs>
  <ScaleCrop>false</ScaleCrop>
  <Company>KU Leuven</Company>
  <LinksUpToDate>false</LinksUpToDate>
  <CharactersWithSpaces>9414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Fabienne Dobbels</dc:creator>
  <cp:keywords/>
  <dc:description/>
  <cp:lastModifiedBy>Janou De Buyser</cp:lastModifiedBy>
  <cp:revision>19</cp:revision>
  <dcterms:created xsi:type="dcterms:W3CDTF">2026-07-20T12:26:00Z</dcterms:created>
  <dcterms:modified xsi:type="dcterms:W3CDTF">2026-07-29T13:23:00Z</dcterms:modified>
</cp:coreProperties>
</file>