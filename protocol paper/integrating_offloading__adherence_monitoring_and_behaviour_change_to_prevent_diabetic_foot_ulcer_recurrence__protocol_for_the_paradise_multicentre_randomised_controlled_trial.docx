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E364" w14:textId="77777777" w:rsidR="0083430E" w:rsidRPr="0065684E" w:rsidRDefault="00BF6FC8">
      <w:pPr>
        <w:pStyle w:val="Titel"/>
        <w:spacing w:before="2880"/>
        <w:jc w:val="center"/>
        <w:rPr>
          <w:lang w:val="en-GB"/>
        </w:rPr>
      </w:pPr>
      <w:r w:rsidRPr="0065684E">
        <w:rPr>
          <w:lang w:val="en-GB"/>
        </w:rPr>
        <w:t>Integrating offloading, adherence monitoring and behaviour change to prevent diabetic foot ulcer recurrence: protocol for the PARADISE multicentre randomised controlled trial</w:t>
      </w:r>
    </w:p>
    <w:p w14:paraId="528A1100" w14:textId="77777777" w:rsidR="0083430E" w:rsidRPr="0065684E" w:rsidRDefault="00BF6FC8">
      <w:pPr>
        <w:jc w:val="center"/>
        <w:rPr>
          <w:lang w:val="en-GB"/>
        </w:rPr>
      </w:pPr>
      <w:r w:rsidRPr="0065684E">
        <w:rPr>
          <w:lang w:val="en-GB"/>
        </w:rPr>
        <w:t>Janou De Buyser</w:t>
      </w:r>
    </w:p>
    <w:p w14:paraId="15BB0425" w14:textId="77777777" w:rsidR="0083430E" w:rsidRPr="0065684E" w:rsidRDefault="00BF6FC8">
      <w:pPr>
        <w:jc w:val="center"/>
        <w:rPr>
          <w:lang w:val="en-GB"/>
        </w:rPr>
      </w:pPr>
      <w:r w:rsidRPr="0065684E">
        <w:rPr>
          <w:lang w:val="en-GB"/>
        </w:rPr>
        <w:t>September 2026</w:t>
      </w:r>
    </w:p>
    <w:p w14:paraId="429AC7E6" w14:textId="77777777" w:rsidR="0083430E" w:rsidRPr="0065684E" w:rsidRDefault="00BF6FC8">
      <w:pPr>
        <w:rPr>
          <w:lang w:val="en-GB"/>
        </w:rPr>
      </w:pPr>
      <w:r w:rsidRPr="0065684E">
        <w:rPr>
          <w:lang w:val="en-GB"/>
        </w:rPr>
        <w:br w:type="page"/>
      </w:r>
    </w:p>
    <w:p w14:paraId="16230AF8" w14:textId="77777777" w:rsidR="0083430E" w:rsidRPr="0065684E" w:rsidRDefault="00BF6FC8">
      <w:pPr>
        <w:rPr>
          <w:lang w:val="en-GB"/>
        </w:rPr>
      </w:pPr>
      <w:r w:rsidRPr="0065684E">
        <w:rPr>
          <w:b/>
          <w:bCs/>
          <w:color w:val="000000"/>
          <w:lang w:val="en-GB"/>
        </w:rPr>
        <w:lastRenderedPageBreak/>
        <w:t>Authors:</w:t>
      </w:r>
      <w:r w:rsidRPr="0065684E">
        <w:rPr>
          <w:color w:val="000000"/>
          <w:lang w:val="en-GB"/>
        </w:rPr>
        <w:t xml:space="preserve"> Janou De Buyser¹*, Fabienne Dobbels², Maaike Fobelets³, Koen Putman³, Kevin Deschamps¹</w:t>
      </w:r>
    </w:p>
    <w:p w14:paraId="59687CDF" w14:textId="77777777" w:rsidR="0083430E" w:rsidRPr="0065684E" w:rsidRDefault="00BF6FC8">
      <w:pPr>
        <w:rPr>
          <w:lang w:val="en-GB"/>
        </w:rPr>
      </w:pPr>
      <w:r w:rsidRPr="0065684E">
        <w:rPr>
          <w:b/>
          <w:bCs/>
          <w:color w:val="000000"/>
          <w:lang w:val="en-GB"/>
        </w:rPr>
        <w:t>Affiliations:</w:t>
      </w:r>
      <w:r w:rsidRPr="0065684E">
        <w:rPr>
          <w:lang w:val="en-GB"/>
        </w:rPr>
        <w:br/>
      </w:r>
      <w:r w:rsidRPr="0065684E">
        <w:rPr>
          <w:color w:val="000000"/>
          <w:lang w:val="en-GB"/>
        </w:rPr>
        <w:t>¹ Department of Rehabilitation Sciences, Musculoskeletal Research Group, KU Leuven, Bruges Campus, Bruges, Belgium</w:t>
      </w:r>
    </w:p>
    <w:p w14:paraId="188B5A5F" w14:textId="77777777" w:rsidR="0083430E" w:rsidRPr="0065684E" w:rsidRDefault="00BF6FC8">
      <w:pPr>
        <w:rPr>
          <w:lang w:val="en-GB"/>
        </w:rPr>
      </w:pPr>
      <w:r w:rsidRPr="0065684E">
        <w:rPr>
          <w:color w:val="000000"/>
          <w:lang w:val="en-GB"/>
        </w:rPr>
        <w:t>² Academic Centre for Nursing and Midwifery, Department of Public Health and Primary Care, KU Leuven, Leuven, Belgium</w:t>
      </w:r>
    </w:p>
    <w:p w14:paraId="35169C72" w14:textId="77777777" w:rsidR="0083430E" w:rsidRPr="0065684E" w:rsidRDefault="00BF6FC8">
      <w:pPr>
        <w:rPr>
          <w:lang w:val="en-GB"/>
        </w:rPr>
      </w:pPr>
      <w:r w:rsidRPr="0065684E">
        <w:rPr>
          <w:color w:val="000000"/>
          <w:lang w:val="en-GB"/>
        </w:rPr>
        <w:t>³ Faculty of Medicine and Pharmacy, Vrije Universiteit Brussel (VUB), Brussels, Belgium</w:t>
      </w:r>
    </w:p>
    <w:p w14:paraId="3F7C8227" w14:textId="77777777" w:rsidR="0083430E" w:rsidRPr="0065684E" w:rsidRDefault="00BF6FC8">
      <w:pPr>
        <w:rPr>
          <w:lang w:val="en-GB"/>
        </w:rPr>
      </w:pPr>
      <w:r w:rsidRPr="0065684E">
        <w:rPr>
          <w:b/>
          <w:bCs/>
          <w:color w:val="000000"/>
          <w:lang w:val="en-GB"/>
        </w:rPr>
        <w:t>Corresponding author:</w:t>
      </w:r>
    </w:p>
    <w:p w14:paraId="2699E99C" w14:textId="49AA1130" w:rsidR="0083430E" w:rsidRPr="0065684E" w:rsidRDefault="00BF6FC8">
      <w:pPr>
        <w:rPr>
          <w:color w:val="000000"/>
          <w:lang w:val="en-GB"/>
        </w:rPr>
      </w:pPr>
      <w:r w:rsidRPr="0065684E">
        <w:rPr>
          <w:color w:val="000000"/>
          <w:lang w:val="en-GB"/>
        </w:rPr>
        <w:t xml:space="preserve">Janou De Buyser, Department of Rehabilitation Sciences, Musculoskeletal Research Group, KU Leuven, Bruges Campus, Spoorwegstraat 12, 8200 Bruges, Belgium. </w:t>
      </w:r>
      <w:r w:rsidR="0065684E">
        <w:rPr>
          <w:color w:val="000000"/>
          <w:lang w:val="en-GB"/>
        </w:rPr>
        <w:br/>
      </w:r>
      <w:r w:rsidRPr="0065684E">
        <w:rPr>
          <w:color w:val="000000"/>
          <w:lang w:val="en-GB"/>
        </w:rPr>
        <w:t>Email: janou.debuyser@kuleuven.be</w:t>
      </w:r>
    </w:p>
    <w:p w14:paraId="79A3DE89" w14:textId="77777777" w:rsidR="0083430E" w:rsidRPr="0065684E" w:rsidRDefault="00BF6FC8">
      <w:pPr>
        <w:pStyle w:val="Kop1"/>
        <w:rPr>
          <w:lang w:val="en-GB"/>
        </w:rPr>
      </w:pPr>
      <w:r w:rsidRPr="0065684E">
        <w:rPr>
          <w:color w:val="000000"/>
          <w:lang w:val="en-GB"/>
        </w:rPr>
        <w:t>Abstract</w:t>
      </w:r>
    </w:p>
    <w:p w14:paraId="1E9D17F2" w14:textId="14A4EC30" w:rsidR="0083430E" w:rsidRPr="0065684E" w:rsidRDefault="00121B79">
      <w:pPr>
        <w:rPr>
          <w:lang w:val="en-GB"/>
        </w:rPr>
      </w:pPr>
      <w:r w:rsidRPr="00121B79">
        <w:rPr>
          <w:b/>
          <w:color w:val="000000"/>
          <w:lang w:val="en-GB"/>
        </w:rPr>
        <w:t xml:space="preserve">Background. </w:t>
      </w:r>
      <w:r w:rsidR="00BF6FC8" w:rsidRPr="0065684E">
        <w:rPr>
          <w:color w:val="000000"/>
          <w:lang w:val="en-GB"/>
        </w:rPr>
        <w:t>Approximately 40% of individuals with diabetes experience foot ulcer recurrence within one year of healing, with recurrence rates increasing to approximately 65% within five years. Recurrence is driven by repetitive plantar stress in the presence of impaired protective sensation and therefore requires both effective offloading and sustained use of preventive footwear. However, interventions addressing these components independently have demonstrated limited effectiveness. Trials of pressure-optimised footwear have not consistently reduced ulcer recurrence, partly because of inadequate adherence, whereas education alone has provided limited preventive benefit. Advances in objective monitoring technologies now enable footwear adherence to be quantified and addressed through targeted interventions. Whether the integration of pressure optimisation, adherence monitoring, and behavioural support within a single care pathway improves outcomes under routine clinical conditions remains uncertain.</w:t>
      </w:r>
    </w:p>
    <w:p w14:paraId="0BAC613B" w14:textId="7503FE85" w:rsidR="0083430E" w:rsidRPr="0065684E" w:rsidRDefault="00BF6FC8">
      <w:pPr>
        <w:rPr>
          <w:lang w:val="en-GB"/>
        </w:rPr>
      </w:pPr>
      <w:r w:rsidRPr="0065684E">
        <w:rPr>
          <w:b/>
          <w:bCs/>
          <w:color w:val="000000"/>
          <w:lang w:val="en-GB"/>
        </w:rPr>
        <w:t>Methods.</w:t>
      </w:r>
      <w:r w:rsidRPr="0065684E">
        <w:rPr>
          <w:color w:val="000000"/>
          <w:lang w:val="en-GB"/>
        </w:rPr>
        <w:t xml:space="preserve"> PARADISE is a multicentre, parallel-group, open-label, superiority randomised controlled trial conducted in six Belgian Diabetic Foot Clinics. A total of 144 adults with diabetes and an International Working Group on the Diabetic Foot risk category 3 foot will be randomised 1:1 to usual care or usual care plus Pressure-Adherence-Education Driven Service, stratified by centre. PARADISE integrates pressure-guided optimisation of custom-</w:t>
      </w:r>
      <w:r w:rsidRPr="0065684E">
        <w:rPr>
          <w:color w:val="000000"/>
          <w:lang w:val="en-GB"/>
        </w:rPr>
        <w:lastRenderedPageBreak/>
        <w:t>made foot orthoses, objective monitoring of footwear adherence, and a structured behavioural programme based on the Capability–Opportunity–Motivation–Behaviour model. The primary outcome is foot-ulcer recurrence over 18 months. Objectively measured footwear adherence at 12 months is the pre-specified mediator through which any effect on recurrence is expected to operate and is reported as a secondary outcome.</w:t>
      </w:r>
    </w:p>
    <w:p w14:paraId="6F1ABE64" w14:textId="77777777" w:rsidR="0083430E" w:rsidRPr="0065684E" w:rsidRDefault="00BF6FC8">
      <w:pPr>
        <w:rPr>
          <w:lang w:val="en-GB"/>
        </w:rPr>
      </w:pPr>
      <w:r w:rsidRPr="0065684E">
        <w:rPr>
          <w:color w:val="000000"/>
          <w:lang w:val="en-GB"/>
        </w:rPr>
        <w:t>An embedded cost-utility analysis, mixed-methods process evaluation, and exploratory analyses of cumulative plantar tissue stress will strengthen interpretation of the primary trial outcomes.</w:t>
      </w:r>
    </w:p>
    <w:p w14:paraId="7006F7BD" w14:textId="77777777" w:rsidR="0083430E" w:rsidRPr="0065684E" w:rsidRDefault="00BF6FC8">
      <w:pPr>
        <w:rPr>
          <w:lang w:val="en-GB"/>
        </w:rPr>
      </w:pPr>
      <w:r w:rsidRPr="0065684E">
        <w:rPr>
          <w:b/>
          <w:bCs/>
          <w:color w:val="000000"/>
          <w:lang w:val="en-GB"/>
        </w:rPr>
        <w:t>Discussion.</w:t>
      </w:r>
      <w:r w:rsidRPr="0065684E">
        <w:rPr>
          <w:color w:val="000000"/>
          <w:lang w:val="en-GB"/>
        </w:rPr>
        <w:t xml:space="preserve"> PARADISE will evaluate whether an integrated prevention strategy combining pressure-guided offloading, objective adherence monitoring, and behaviour change support can be implemented effectively within routine multidisciplinary diabetic foot care. The process evaluation will help distinguish limited clinical effectiveness from implementation barriers. Concurrent measurement of plantar pressure, physical activity, and footwear use will provide mechanistic insights into the relationships among plantar loading, adherence, and ulcer recurrence.</w:t>
      </w:r>
    </w:p>
    <w:p w14:paraId="565AFFC6" w14:textId="77777777" w:rsidR="0083430E" w:rsidRPr="0065684E" w:rsidRDefault="00BF6FC8">
      <w:pPr>
        <w:rPr>
          <w:lang w:val="en-GB"/>
        </w:rPr>
      </w:pPr>
      <w:r w:rsidRPr="0065684E">
        <w:rPr>
          <w:b/>
          <w:bCs/>
          <w:color w:val="000000"/>
          <w:lang w:val="en-GB"/>
        </w:rPr>
        <w:t>Trial registration.</w:t>
      </w:r>
      <w:r w:rsidRPr="0065684E">
        <w:rPr>
          <w:color w:val="000000"/>
          <w:lang w:val="en-GB"/>
        </w:rPr>
        <w:t xml:space="preserve"> ClinicalTrials.gov ▮ (registered ▮)</w:t>
      </w:r>
    </w:p>
    <w:p w14:paraId="7C134158" w14:textId="77777777" w:rsidR="0083430E" w:rsidRPr="0065684E" w:rsidRDefault="00BF6FC8">
      <w:pPr>
        <w:rPr>
          <w:lang w:val="en-GB"/>
        </w:rPr>
      </w:pPr>
      <w:r w:rsidRPr="0065684E">
        <w:rPr>
          <w:b/>
          <w:bCs/>
          <w:color w:val="000000"/>
          <w:lang w:val="en-GB"/>
        </w:rPr>
        <w:t>Keywords:</w:t>
      </w:r>
      <w:r w:rsidRPr="0065684E">
        <w:rPr>
          <w:color w:val="000000"/>
          <w:lang w:val="en-GB"/>
        </w:rPr>
        <w:t xml:space="preserve"> diabetic foot; ulcer recurrence; offloading; plantar pressure; footwear adherence; custom-made foot orthosis; behaviour change; randomised controlled trial; study protocol</w:t>
      </w:r>
    </w:p>
    <w:p w14:paraId="09BEB4D3" w14:textId="77777777" w:rsidR="0083430E" w:rsidRPr="0065684E" w:rsidRDefault="00BF6FC8">
      <w:pPr>
        <w:pStyle w:val="Kop1"/>
        <w:rPr>
          <w:lang w:val="en-GB"/>
        </w:rPr>
      </w:pPr>
      <w:r w:rsidRPr="0065684E">
        <w:rPr>
          <w:color w:val="000000"/>
          <w:lang w:val="en-GB"/>
        </w:rPr>
        <w:t>Introduction</w:t>
      </w:r>
    </w:p>
    <w:p w14:paraId="742BACD6" w14:textId="77777777" w:rsidR="0083430E" w:rsidRPr="0065684E" w:rsidRDefault="00BF6FC8">
      <w:pPr>
        <w:rPr>
          <w:lang w:val="en-GB"/>
        </w:rPr>
      </w:pPr>
      <w:r w:rsidRPr="0065684E">
        <w:rPr>
          <w:color w:val="000000"/>
          <w:lang w:val="en-GB"/>
        </w:rPr>
        <w:t xml:space="preserve">Diabetic foot ulceration is the most common lower-extremity complication of diabetes and may lead to prolonged treatment, recurrent wounds, and lower-limb amputation </w:t>
      </w:r>
      <w:sdt>
        <w:sdtPr>
          <w:tag w:val="CITATION ArmstrongD17"/>
          <w:id w:val="696693484"/>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sidRPr="0065684E">
        <w:rPr>
          <w:color w:val="000000"/>
          <w:lang w:val="en-GB"/>
        </w:rPr>
        <w:t xml:space="preserve">. These complications also impose a substantial economic burden on healthcare systems: healthcare expenditure on diabetes-related foot ulceration and amputation in England was estimated at £837–£962 million in 2014–2015, exceeding the combined expenditure associated with breast, prostate, and lung cancer </w:t>
      </w:r>
      <w:sdt>
        <w:sdtPr>
          <w:tag w:val="CITATION KerrM19"/>
          <w:id w:val="231237028"/>
          <w:citation/>
        </w:sdtPr>
        <w:sdtEndPr/>
        <w:sdtContent>
          <w:r>
            <w:fldChar w:fldCharType="begin"/>
          </w:r>
          <w:r w:rsidRPr="0065684E">
            <w:rPr>
              <w:lang w:val="en-GB"/>
            </w:rPr>
            <w:instrText xml:space="preserve"> CITATION KerrM19 \l 1033 </w:instrText>
          </w:r>
          <w:r>
            <w:fldChar w:fldCharType="separate"/>
          </w:r>
          <w:r w:rsidRPr="0065684E">
            <w:rPr>
              <w:noProof/>
              <w:lang w:val="en-GB"/>
            </w:rPr>
            <w:t>(2)</w:t>
          </w:r>
          <w:r>
            <w:fldChar w:fldCharType="end"/>
          </w:r>
        </w:sdtContent>
      </w:sdt>
      <w:r w:rsidRPr="0065684E">
        <w:rPr>
          <w:color w:val="000000"/>
          <w:lang w:val="en-GB"/>
        </w:rPr>
        <w:t>.</w:t>
      </w:r>
    </w:p>
    <w:p w14:paraId="4A9271B2" w14:textId="229A3FDD" w:rsidR="0083430E" w:rsidRPr="0065684E" w:rsidRDefault="00BF6FC8">
      <w:pPr>
        <w:rPr>
          <w:lang w:val="en-GB"/>
        </w:rPr>
      </w:pPr>
      <w:r w:rsidRPr="0065684E">
        <w:rPr>
          <w:color w:val="000000"/>
          <w:lang w:val="en-GB"/>
        </w:rPr>
        <w:t xml:space="preserve">However, healing </w:t>
      </w:r>
      <w:r w:rsidR="00121B79" w:rsidRPr="00121B79">
        <w:rPr>
          <w:color w:val="000000"/>
          <w:lang w:val="en-GB"/>
        </w:rPr>
        <w:t>is not the main unresolved clinical challenge. Healing itself remains imperfect: in</w:t>
      </w:r>
      <w:r w:rsidRPr="0065684E">
        <w:rPr>
          <w:color w:val="000000"/>
          <w:lang w:val="en-GB"/>
        </w:rPr>
        <w:t xml:space="preserve"> the EURODIALE cohort of 1,088 patients treated at 14 European diabetic foot centres with longstanding expertise, 23% had not healed after one year </w:t>
      </w:r>
      <w:sdt>
        <w:sdtPr>
          <w:tag w:val="CITATION PrompersL08"/>
          <w:id w:val="2121668654"/>
          <w:citation/>
        </w:sdtPr>
        <w:sdtEndPr/>
        <w:sdtContent>
          <w:r>
            <w:fldChar w:fldCharType="begin"/>
          </w:r>
          <w:r w:rsidRPr="0065684E">
            <w:rPr>
              <w:lang w:val="en-GB"/>
            </w:rPr>
            <w:instrText xml:space="preserve"> CITATION PrompersL08 \l 1033 </w:instrText>
          </w:r>
          <w:r>
            <w:fldChar w:fldCharType="separate"/>
          </w:r>
          <w:r w:rsidRPr="0065684E">
            <w:rPr>
              <w:noProof/>
              <w:lang w:val="en-GB"/>
            </w:rPr>
            <w:t>(3)</w:t>
          </w:r>
          <w:r>
            <w:fldChar w:fldCharType="end"/>
          </w:r>
        </w:sdtContent>
      </w:sdt>
      <w:r w:rsidRPr="0065684E">
        <w:rPr>
          <w:color w:val="000000"/>
          <w:lang w:val="en-GB"/>
        </w:rPr>
        <w:t xml:space="preserve">. </w:t>
      </w:r>
      <w:r w:rsidR="00121B79" w:rsidRPr="00121B79">
        <w:rPr>
          <w:color w:val="000000"/>
          <w:lang w:val="en-GB"/>
        </w:rPr>
        <w:t>The greater burden</w:t>
      </w:r>
      <w:r w:rsidRPr="0065684E">
        <w:rPr>
          <w:color w:val="000000"/>
          <w:lang w:val="en-GB"/>
        </w:rPr>
        <w:t xml:space="preserve">, </w:t>
      </w:r>
      <w:r w:rsidR="00121B79" w:rsidRPr="00121B79">
        <w:rPr>
          <w:color w:val="000000"/>
          <w:lang w:val="en-GB"/>
        </w:rPr>
        <w:t>however, arises</w:t>
      </w:r>
      <w:r w:rsidRPr="0065684E">
        <w:rPr>
          <w:color w:val="000000"/>
          <w:lang w:val="en-GB"/>
        </w:rPr>
        <w:t xml:space="preserve"> after wound closure</w:t>
      </w:r>
      <w:r w:rsidR="00121B79">
        <w:rPr>
          <w:color w:val="000000"/>
          <w:lang w:val="en-GB"/>
        </w:rPr>
        <w:t>, where recurrence is common</w:t>
      </w:r>
      <w:r w:rsidRPr="0065684E">
        <w:rPr>
          <w:color w:val="000000"/>
          <w:lang w:val="en-GB"/>
        </w:rPr>
        <w:t xml:space="preserve">. By pooling data from 19 studies, including prospective cohorts, one retrospective series, and usual-care arms from nine randomised trials, Armstrong et al. estimated that ulcer recurrence occurs in </w:t>
      </w:r>
      <w:r w:rsidRPr="0065684E">
        <w:rPr>
          <w:color w:val="000000"/>
          <w:lang w:val="en-GB"/>
        </w:rPr>
        <w:lastRenderedPageBreak/>
        <w:t xml:space="preserve">approximately 40% of patients within one year after healing, increasing to nearly 60% within three years and 65% within five years </w:t>
      </w:r>
      <w:sdt>
        <w:sdtPr>
          <w:tag w:val="CITATION ArmstrongD17"/>
          <w:id w:val="1127389518"/>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sidRPr="0065684E">
        <w:rPr>
          <w:color w:val="000000"/>
          <w:lang w:val="en-GB"/>
        </w:rPr>
        <w:t xml:space="preserve">. Therefore, wound closure should be considered a state of remission rather than definitive resolution, and clinical strategies should focus not only on achieving healing but also on prolonging ulcer-free time and reducing recurrence risk </w:t>
      </w:r>
      <w:sdt>
        <w:sdtPr>
          <w:tag w:val="CITATION ArmstrongD17"/>
          <w:id w:val="752050220"/>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sidRPr="0065684E">
        <w:rPr>
          <w:color w:val="000000"/>
          <w:lang w:val="en-GB"/>
        </w:rPr>
        <w:t>.</w:t>
      </w:r>
    </w:p>
    <w:p w14:paraId="6F209F7D" w14:textId="00110087" w:rsidR="0083430E" w:rsidRPr="0065684E" w:rsidRDefault="00BF6FC8">
      <w:pPr>
        <w:rPr>
          <w:lang w:val="en-GB"/>
        </w:rPr>
      </w:pPr>
      <w:r w:rsidRPr="0065684E">
        <w:rPr>
          <w:color w:val="000000"/>
          <w:lang w:val="en-GB"/>
        </w:rPr>
        <w:t xml:space="preserve">Recurrence is common because wound healing closes the ulcer without necessarily correcting the factors that caused it. Peripheral neuropathy, foot deformity, elevated plantar mechanical stress, and peripheral artery disease generally persist after epithelialisation, although foot structure and tissue perfusion may be improved surgically in selected patients </w:t>
      </w:r>
      <w:sdt>
        <w:sdtPr>
          <w:tag w:val="CITATION ArmstrongD17"/>
          <w:id w:val="1643697177"/>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sidRPr="0065684E">
        <w:rPr>
          <w:color w:val="000000"/>
          <w:lang w:val="en-GB"/>
        </w:rPr>
        <w:t xml:space="preserve">. The proximate mechanism is mechanical: repetitive vertical and/or shear stress is applied to a vulnerable plantar site in a foot that has lost the protective sensation needed to interrupt damaging loading </w:t>
      </w:r>
      <w:sdt>
        <w:sdtPr>
          <w:tag w:val="CITATION ArmstrongD17"/>
          <w:id w:val="1254894750"/>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sidRPr="0065684E">
        <w:rPr>
          <w:color w:val="000000"/>
          <w:lang w:val="en-GB"/>
        </w:rPr>
        <w:t xml:space="preserve">. This mechanism distinguishes diabetes-related foot ulceration from most other chronic wounds and helps explain why approximately three-quarters of foot ulcers are considered preventable in principle </w:t>
      </w:r>
      <w:sdt>
        <w:sdtPr>
          <w:tag w:val="CITATION BusS15"/>
          <w:id w:val="898520731"/>
          <w:citation/>
        </w:sdtPr>
        <w:sdtEndPr/>
        <w:sdtContent>
          <w:r>
            <w:fldChar w:fldCharType="begin"/>
          </w:r>
          <w:r w:rsidRPr="0065684E">
            <w:rPr>
              <w:lang w:val="en-GB"/>
            </w:rPr>
            <w:instrText xml:space="preserve"> CITATION BusS15 \l 1033 </w:instrText>
          </w:r>
          <w:r>
            <w:fldChar w:fldCharType="separate"/>
          </w:r>
          <w:r w:rsidRPr="0065684E">
            <w:rPr>
              <w:noProof/>
              <w:lang w:val="en-GB"/>
            </w:rPr>
            <w:t>(4)</w:t>
          </w:r>
          <w:r>
            <w:fldChar w:fldCharType="end"/>
          </w:r>
        </w:sdtContent>
      </w:sdt>
      <w:r w:rsidRPr="0065684E">
        <w:rPr>
          <w:color w:val="000000"/>
          <w:lang w:val="en-GB"/>
        </w:rPr>
        <w:t xml:space="preserve">. The gap between this theoretical preventability and the observed one-year recurrence rate of approximately 40% </w:t>
      </w:r>
      <w:sdt>
        <w:sdtPr>
          <w:tag w:val="CITATION ArmstrongD17"/>
          <w:id w:val="459947637"/>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sidRPr="0065684E">
        <w:rPr>
          <w:color w:val="000000"/>
          <w:lang w:val="en-GB"/>
        </w:rPr>
        <w:t xml:space="preserve"> defines the clinical problem addressed by this trial.</w:t>
      </w:r>
    </w:p>
    <w:p w14:paraId="519378D8" w14:textId="77777777" w:rsidR="0083430E" w:rsidRPr="0065684E" w:rsidRDefault="00BF6FC8">
      <w:pPr>
        <w:rPr>
          <w:lang w:val="en-GB"/>
        </w:rPr>
      </w:pPr>
      <w:r w:rsidRPr="0065684E">
        <w:rPr>
          <w:color w:val="000000"/>
          <w:lang w:val="en-GB"/>
        </w:rPr>
        <w:t xml:space="preserve">Interventions targeting this mechanism have been evaluated through three principal approaches: pressure-optimised offloading, patient education, and continuous digital pressure feedback </w:t>
      </w:r>
      <w:sdt>
        <w:sdtPr>
          <w:tag w:val="CITATION NajafiB20"/>
          <w:id w:val="1337135387"/>
          <w:citation/>
        </w:sdtPr>
        <w:sdtEndPr/>
        <w:sdtContent>
          <w:r>
            <w:fldChar w:fldCharType="begin"/>
          </w:r>
          <w:r w:rsidRPr="0065684E">
            <w:rPr>
              <w:lang w:val="en-GB"/>
            </w:rPr>
            <w:instrText xml:space="preserve"> CITATION NajafiB20 \l 1033 </w:instrText>
          </w:r>
          <w:r>
            <w:fldChar w:fldCharType="separate"/>
          </w:r>
          <w:r w:rsidRPr="0065684E">
            <w:rPr>
              <w:noProof/>
              <w:lang w:val="en-GB"/>
            </w:rPr>
            <w:t>(5)</w:t>
          </w:r>
          <w:r>
            <w:fldChar w:fldCharType="end"/>
          </w:r>
        </w:sdtContent>
      </w:sdt>
      <w:r w:rsidRPr="0065684E">
        <w:rPr>
          <w:color w:val="000000"/>
          <w:lang w:val="en-GB"/>
        </w:rPr>
        <w:t>. Although each addresses a different component of recurrence prevention, their effectiveness has been variable, with observed benefits often depending on adherence and sustained patient engagement.</w:t>
      </w:r>
    </w:p>
    <w:p w14:paraId="218FC8D1" w14:textId="2297DBB3" w:rsidR="0083430E" w:rsidRPr="0065684E" w:rsidRDefault="00BF6FC8">
      <w:pPr>
        <w:rPr>
          <w:lang w:val="en-GB"/>
        </w:rPr>
      </w:pPr>
      <w:r w:rsidRPr="0065684E">
        <w:rPr>
          <w:color w:val="000000"/>
          <w:lang w:val="en-GB"/>
        </w:rPr>
        <w:t xml:space="preserve">The first is offloading. Reducing in-shoe peak plantar pressure below 200 kPa, or by at least 25% </w:t>
      </w:r>
      <w:del w:id="90026" w:author="Claude" w:date="2026-10-18T12:00:00Z">
        <w:r w:rsidRPr="0065684E">
          <w:rPr>
            <w:color w:val="000000"/>
            <w:lang w:val="en-GB"/>
          </w:rPr>
          <w:delText xml:space="preserve">from the patient's own baseline</w:delText>
        </w:r>
      </w:del>
      <w:ins w:id="90027" w:author="Claude" w:date="2026-10-18T12:00:00Z">
        <w:r>
          <w:rPr>
            <w:color w:val="000000"/>
            <w:lang w:val="en-GB"/>
          </w:rPr>
          <w:t xml:space="preserve">relative to the footwear before modification</w:t>
        </w:r>
      </w:ins>
      <w:r w:rsidRPr="0065684E">
        <w:rPr>
          <w:color w:val="000000"/>
          <w:lang w:val="en-GB"/>
        </w:rPr>
        <w:t xml:space="preserve">, </w:t>
      </w:r>
      <w:r w:rsidR="003E0E65">
        <w:rPr>
          <w:color w:val="000000"/>
          <w:lang w:val="en-GB"/>
        </w:rPr>
        <w:t>is the optimisation criterion</w:t>
      </w:r>
      <w:r w:rsidRPr="0065684E">
        <w:rPr>
          <w:color w:val="000000"/>
          <w:lang w:val="en-GB"/>
        </w:rPr>
        <w:t xml:space="preserve"> established for pressure-guided footwear modification </w:t>
      </w:r>
      <w:sdt>
        <w:sdtPr>
          <w:tag w:val="CITATION BusS11"/>
          <w:id w:val="1993446152"/>
          <w:citation/>
        </w:sdtPr>
        <w:sdtEndPr/>
        <w:sdtContent>
          <w:r>
            <w:fldChar w:fldCharType="begin"/>
          </w:r>
          <w:r w:rsidRPr="0065684E">
            <w:rPr>
              <w:lang w:val="en-GB"/>
            </w:rPr>
            <w:instrText xml:space="preserve"> CITATION BusS11 \l 1033 </w:instrText>
          </w:r>
          <w:r>
            <w:fldChar w:fldCharType="separate"/>
          </w:r>
          <w:r w:rsidRPr="0065684E">
            <w:rPr>
              <w:noProof/>
              <w:lang w:val="en-GB"/>
            </w:rPr>
            <w:t>(6)</w:t>
          </w:r>
          <w:r>
            <w:fldChar w:fldCharType="end"/>
          </w:r>
        </w:sdtContent>
      </w:sdt>
      <w:r w:rsidRPr="0065684E">
        <w:rPr>
          <w:color w:val="000000"/>
          <w:lang w:val="en-GB"/>
        </w:rPr>
        <w:t xml:space="preserve">, applied within the state-of-the-art design protocol that specifies modification whenever midfoot or forefoot peak pressure exceeds 200 kPa </w:t>
      </w:r>
      <w:sdt>
        <w:sdtPr>
          <w:tag w:val="CITATION BusS19"/>
          <w:id w:val="920134213"/>
          <w:citation/>
        </w:sdtPr>
        <w:sdtEndPr/>
        <w:sdtContent>
          <w:r>
            <w:fldChar w:fldCharType="begin"/>
          </w:r>
          <w:r w:rsidRPr="0065684E">
            <w:rPr>
              <w:lang w:val="en-GB"/>
            </w:rPr>
            <w:instrText xml:space="preserve"> CITATION BusS19 \l 1033 </w:instrText>
          </w:r>
          <w:r>
            <w:fldChar w:fldCharType="separate"/>
          </w:r>
          <w:r w:rsidRPr="0065684E">
            <w:rPr>
              <w:noProof/>
              <w:lang w:val="en-GB"/>
            </w:rPr>
            <w:t>(7)</w:t>
          </w:r>
          <w:r>
            <w:fldChar w:fldCharType="end"/>
          </w:r>
        </w:sdtContent>
      </w:sdt>
      <w:r w:rsidRPr="0065684E">
        <w:rPr>
          <w:color w:val="000000"/>
          <w:lang w:val="en-GB"/>
        </w:rPr>
        <w:t xml:space="preserve">; pressure-informed therapeutic footwear is the standard of care after ulceration </w:t>
      </w:r>
      <w:sdt>
        <w:sdtPr>
          <w:tag w:val="CITATION BusS23"/>
          <w:id w:val="957088544"/>
          <w:citation/>
        </w:sdtPr>
        <w:sdtEndPr/>
        <w:sdtContent>
          <w:r>
            <w:fldChar w:fldCharType="begin"/>
          </w:r>
          <w:r w:rsidRPr="0065684E">
            <w:rPr>
              <w:lang w:val="en-GB"/>
            </w:rPr>
            <w:instrText xml:space="preserve"> CITATION BusS23 \l 1033 </w:instrText>
          </w:r>
          <w:r>
            <w:fldChar w:fldCharType="separate"/>
          </w:r>
          <w:r w:rsidRPr="0065684E">
            <w:rPr>
              <w:noProof/>
              <w:lang w:val="en-GB"/>
            </w:rPr>
            <w:t>(8)</w:t>
          </w:r>
          <w:r>
            <w:fldChar w:fldCharType="end"/>
          </w:r>
        </w:sdtContent>
      </w:sdt>
      <w:r w:rsidRPr="0065684E">
        <w:rPr>
          <w:color w:val="000000"/>
          <w:lang w:val="en-GB"/>
        </w:rPr>
        <w:t xml:space="preserve">. However, </w:t>
      </w:r>
      <w:r w:rsidR="003E0E65">
        <w:rPr>
          <w:color w:val="000000"/>
          <w:lang w:val="en-GB"/>
        </w:rPr>
        <w:t>the pivotal multicentre randomised trial</w:t>
      </w:r>
      <w:r w:rsidRPr="0065684E">
        <w:rPr>
          <w:color w:val="000000"/>
          <w:lang w:val="en-GB"/>
        </w:rPr>
        <w:t xml:space="preserve"> of this approach did not demonstrate benefit on its primary endpoint: 38.8% of participants receiving offloading-improved custom footwear ulcerated within 18 months versus 44.2% receiving non-improved custom footwear (odds ratio 0.80, 95% CI 0.44–1.47, p = 0.48), with no separation of ulcer-free survival curves (p = 0.40) </w:t>
      </w:r>
      <w:sdt>
        <w:sdtPr>
          <w:tag w:val="CITATION BusS13"/>
          <w:id w:val="1695680494"/>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sidRPr="0065684E">
        <w:rPr>
          <w:color w:val="000000"/>
          <w:lang w:val="en-GB"/>
        </w:rPr>
        <w:t xml:space="preserve">. Benefits appeared only among the 46% of participants who wore the footwear as prescribed: recurrence in that subgroup was 25.7% with improved footwear versus 47.8% with usual care (odds ratio 0.38, 95% CI 0.15–0.99, p = 0.045) </w:t>
      </w:r>
      <w:sdt>
        <w:sdtPr>
          <w:tag w:val="CITATION BusS13"/>
          <w:id w:val="895961307"/>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sidRPr="0065684E">
        <w:rPr>
          <w:color w:val="000000"/>
          <w:lang w:val="en-GB"/>
        </w:rPr>
        <w:t xml:space="preserve">. Accordingly, the trial's </w:t>
      </w:r>
      <w:r w:rsidRPr="0065684E">
        <w:rPr>
          <w:color w:val="000000"/>
          <w:lang w:val="en-GB"/>
        </w:rPr>
        <w:lastRenderedPageBreak/>
        <w:t xml:space="preserve">conclusion was conditional: improved offloading does not reduce recurrence unless it is worn as recommended </w:t>
      </w:r>
      <w:sdt>
        <w:sdtPr>
          <w:tag w:val="CITATION BusS13"/>
          <w:id w:val="1205157082"/>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sidRPr="0065684E">
        <w:rPr>
          <w:color w:val="000000"/>
          <w:lang w:val="en-GB"/>
        </w:rPr>
        <w:t>.</w:t>
      </w:r>
    </w:p>
    <w:p w14:paraId="2417C54E" w14:textId="3518BB03" w:rsidR="0083430E" w:rsidRPr="0065684E" w:rsidRDefault="00BF6FC8">
      <w:pPr>
        <w:rPr>
          <w:lang w:val="en-GB"/>
        </w:rPr>
      </w:pPr>
      <w:r w:rsidRPr="0065684E">
        <w:rPr>
          <w:color w:val="000000"/>
          <w:lang w:val="en-GB"/>
        </w:rPr>
        <w:t>The second is patient education, for which the evidence is weaker. In the International Working Group on the Diabetic Foot</w:t>
      </w:r>
      <w:r w:rsidR="00D84339">
        <w:rPr>
          <w:color w:val="000000"/>
          <w:lang w:val="en-GB"/>
        </w:rPr>
        <w:t xml:space="preserve"> (IWGDF)</w:t>
      </w:r>
      <w:r w:rsidRPr="0065684E">
        <w:rPr>
          <w:color w:val="000000"/>
          <w:lang w:val="en-GB"/>
        </w:rPr>
        <w:t xml:space="preserve"> systematic review of interventions for preventing ulcer recurrence, patient education delivered as a stand-alone intervention did not demonstrate a preventive effect on ulcer recurrence </w:t>
      </w:r>
      <w:sdt>
        <w:sdtPr>
          <w:tag w:val="CITATION NettenJ15"/>
          <w:id w:val="73337722"/>
          <w:citation/>
        </w:sdtPr>
        <w:sdtEndPr/>
        <w:sdtContent>
          <w:r>
            <w:fldChar w:fldCharType="begin"/>
          </w:r>
          <w:r w:rsidRPr="0065684E">
            <w:rPr>
              <w:lang w:val="en-GB"/>
            </w:rPr>
            <w:instrText xml:space="preserve"> CITATION NettenJ15 \l 1033 </w:instrText>
          </w:r>
          <w:r>
            <w:fldChar w:fldCharType="separate"/>
          </w:r>
          <w:r w:rsidRPr="0065684E">
            <w:rPr>
              <w:noProof/>
              <w:lang w:val="en-GB"/>
            </w:rPr>
            <w:t>(10)</w:t>
          </w:r>
          <w:r>
            <w:fldChar w:fldCharType="end"/>
          </w:r>
        </w:sdtContent>
      </w:sdt>
      <w:r w:rsidRPr="0065684E">
        <w:rPr>
          <w:color w:val="000000"/>
          <w:lang w:val="en-GB"/>
        </w:rPr>
        <w:t xml:space="preserve">. </w:t>
      </w:r>
      <w:r w:rsidR="003E0E65">
        <w:rPr>
          <w:color w:val="000000"/>
          <w:lang w:val="en-GB"/>
        </w:rPr>
        <w:t>Similarly, a randomised controlled trial evaluating</w:t>
      </w:r>
      <w:r w:rsidRPr="0065684E">
        <w:rPr>
          <w:color w:val="000000"/>
          <w:lang w:val="en-GB"/>
        </w:rPr>
        <w:t xml:space="preserve"> a structured, one-to-one educational intervention found no significant reduction in ulcer incidence during follow-up </w:t>
      </w:r>
      <w:sdt>
        <w:sdtPr>
          <w:tag w:val="CITATION LincolnN08"/>
          <w:id w:val="1168284290"/>
          <w:citation/>
        </w:sdtPr>
        <w:sdtEndPr/>
        <w:sdtContent>
          <w:r>
            <w:fldChar w:fldCharType="begin"/>
          </w:r>
          <w:r w:rsidRPr="0065684E">
            <w:rPr>
              <w:lang w:val="en-GB"/>
            </w:rPr>
            <w:instrText xml:space="preserve"> CITATION LincolnN08 \l 1033 </w:instrText>
          </w:r>
          <w:r>
            <w:fldChar w:fldCharType="separate"/>
          </w:r>
          <w:r w:rsidRPr="0065684E">
            <w:rPr>
              <w:noProof/>
              <w:lang w:val="en-GB"/>
            </w:rPr>
            <w:t>(11)</w:t>
          </w:r>
          <w:r>
            <w:fldChar w:fldCharType="end"/>
          </w:r>
        </w:sdtContent>
      </w:sdt>
      <w:r w:rsidRPr="0065684E">
        <w:rPr>
          <w:color w:val="000000"/>
          <w:lang w:val="en-GB"/>
        </w:rPr>
        <w:t>. Thus, education conventionally delivered as a single knowledge-transfer encounter does not appear to prevent recurrent ulceration.</w:t>
      </w:r>
    </w:p>
    <w:p w14:paraId="3EF910D6" w14:textId="3AF44B14" w:rsidR="0083430E" w:rsidRPr="0065684E" w:rsidRDefault="00BF6FC8">
      <w:pPr>
        <w:rPr>
          <w:lang w:val="en-GB"/>
        </w:rPr>
      </w:pPr>
      <w:r w:rsidRPr="0065684E">
        <w:rPr>
          <w:color w:val="000000"/>
          <w:lang w:val="en-GB"/>
        </w:rPr>
        <w:t xml:space="preserve">The third is a continuous digital pressure feedback system. </w:t>
      </w:r>
      <w:r w:rsidR="003E0E65">
        <w:rPr>
          <w:color w:val="000000"/>
          <w:lang w:val="en-GB"/>
        </w:rPr>
        <w:t>In a randomised proof-of-concept study</w:t>
      </w:r>
      <w:r w:rsidRPr="0065684E">
        <w:rPr>
          <w:color w:val="000000"/>
          <w:lang w:val="en-GB"/>
        </w:rPr>
        <w:t xml:space="preserve">, an intelligent insole system delivering real-time audiovisual alerts and offloading instructions when sustained high pressure was detected reduced plantar ulcer recurrence over 18 months, </w:t>
      </w:r>
      <w:del w:id="90028" w:author="Claude" w:date="2026-10-18T12:00:00Z">
        <w:r w:rsidRPr="0065684E">
          <w:rPr>
            <w:color w:val="000000"/>
            <w:lang w:val="en-GB"/>
          </w:rPr>
          <w:delText xml:space="preserve">but the reduction was concentrated among adherent users</w:delText>
        </w:r>
      </w:del>
      <w:ins w:id="90029" w:author="Claude" w:date="2026-10-18T12:00:00Z">
        <w:r>
          <w:rPr>
            <w:color w:val="000000"/>
            <w:lang w:val="en-GB"/>
          </w:rPr>
          <w:t xml:space="preserve">and the reduction was larger among participants who wore the system consistently</w:t>
        </w:r>
      </w:ins>
      <w:r w:rsidRPr="0065684E">
        <w:rPr>
          <w:color w:val="000000"/>
          <w:lang w:val="en-GB"/>
        </w:rPr>
        <w:t xml:space="preserve"> </w:t>
      </w:r>
      <w:sdt>
        <w:sdtPr>
          <w:tag w:val="CITATION AbbottC19"/>
          <w:id w:val="127642464"/>
          <w:citation/>
        </w:sdtPr>
        <w:sdtEndPr/>
        <w:sdtContent>
          <w:r>
            <w:fldChar w:fldCharType="begin"/>
          </w:r>
          <w:r w:rsidRPr="0065684E">
            <w:rPr>
              <w:lang w:val="en-GB"/>
            </w:rPr>
            <w:instrText xml:space="preserve"> CITATION AbbottC19 \l 1033 </w:instrText>
          </w:r>
          <w:r>
            <w:fldChar w:fldCharType="separate"/>
          </w:r>
          <w:r w:rsidRPr="0065684E">
            <w:rPr>
              <w:noProof/>
              <w:lang w:val="en-GB"/>
            </w:rPr>
            <w:t>(12)</w:t>
          </w:r>
          <w:r>
            <w:fldChar w:fldCharType="end"/>
          </w:r>
        </w:sdtContent>
      </w:sdt>
      <w:r w:rsidRPr="0065684E">
        <w:rPr>
          <w:color w:val="000000"/>
          <w:lang w:val="en-GB"/>
        </w:rPr>
        <w:t xml:space="preserve">. Three separate strategies—optimized passive offloading, conventional education, and continuous digital pressure feedback—have produced the same pattern: an effect that is real but </w:t>
      </w:r>
      <w:r w:rsidR="003E0E65">
        <w:rPr>
          <w:color w:val="000000"/>
          <w:lang w:val="en-GB"/>
        </w:rPr>
        <w:t>conditional on sustained patient behaviour</w:t>
      </w:r>
      <w:r w:rsidRPr="0065684E">
        <w:rPr>
          <w:color w:val="000000"/>
          <w:lang w:val="en-GB"/>
        </w:rPr>
        <w:t>.</w:t>
      </w:r>
    </w:p>
    <w:p w14:paraId="7407B0DD" w14:textId="77777777" w:rsidR="0083430E" w:rsidRPr="0065684E" w:rsidRDefault="00BF6FC8">
      <w:pPr>
        <w:rPr>
          <w:lang w:val="en-GB"/>
        </w:rPr>
      </w:pPr>
      <w:r w:rsidRPr="0065684E">
        <w:rPr>
          <w:color w:val="000000"/>
          <w:lang w:val="en-GB"/>
        </w:rPr>
        <w:t xml:space="preserve">Adherence and mechanical exposure are therefore not independent determinants but components of a single causal process. The mechanical load borne by plantar tissue over time—cumulative plantar tissue stress—is determined by the pressure applied, the volume of weight-bearing activity, and whether offloading is worn during that activity </w:t>
      </w:r>
      <w:sdt>
        <w:sdtPr>
          <w:tag w:val="CITATION LazzariniP19"/>
          <w:id w:val="2140537052"/>
          <w:citation/>
        </w:sdtPr>
        <w:sdtEndPr/>
        <w:sdtContent>
          <w:r>
            <w:fldChar w:fldCharType="begin"/>
          </w:r>
          <w:r w:rsidRPr="0065684E">
            <w:rPr>
              <w:lang w:val="en-GB"/>
            </w:rPr>
            <w:instrText xml:space="preserve"> CITATION LazzariniP19 \l 1033 </w:instrText>
          </w:r>
          <w:r>
            <w:fldChar w:fldCharType="separate"/>
          </w:r>
          <w:r w:rsidRPr="0065684E">
            <w:rPr>
              <w:noProof/>
              <w:lang w:val="en-GB"/>
            </w:rPr>
            <w:t>(13)</w:t>
          </w:r>
          <w:r>
            <w:fldChar w:fldCharType="end"/>
          </w:r>
        </w:sdtContent>
      </w:sdt>
      <w:r w:rsidRPr="0065684E">
        <w:rPr>
          <w:color w:val="000000"/>
          <w:lang w:val="en-GB"/>
        </w:rPr>
        <w:t>. Optimised offloading can reduce mechanical stress, but only when the device is worn during exposure to loading. Conversely, consistent use of poorly optimised footwear may leave harmful pressures insufficiently reduced. The combination of biomechanical exposure and adherence behaviour may consequently provide a more complete representation of ulcer risk than either factor alone.</w:t>
      </w:r>
    </w:p>
    <w:p w14:paraId="6619074B" w14:textId="77777777" w:rsidR="0083430E" w:rsidRPr="0065684E" w:rsidRDefault="00BF6FC8">
      <w:pPr>
        <w:rPr>
          <w:lang w:val="en-GB"/>
        </w:rPr>
      </w:pPr>
      <w:r w:rsidRPr="0065684E">
        <w:rPr>
          <w:color w:val="000000"/>
          <w:lang w:val="en-GB"/>
        </w:rPr>
        <w:t xml:space="preserve">Despite this rationale, longitudinal measurement of both components remains challenging. In two prospective cohorts specifically designed for this purpose, complete datasets were obtained for only 38% and 8% of participants at baseline and follow-up in one cohort, and for 8% and 0% in the other </w:t>
      </w:r>
      <w:sdt>
        <w:sdtPr>
          <w:tag w:val="CITATION HulshofC24"/>
          <w:id w:val="1199479971"/>
          <w:citation/>
        </w:sdtPr>
        <w:sdtEndPr/>
        <w:sdtContent>
          <w:r>
            <w:fldChar w:fldCharType="begin"/>
          </w:r>
          <w:r w:rsidRPr="0065684E">
            <w:rPr>
              <w:lang w:val="en-GB"/>
            </w:rPr>
            <w:instrText xml:space="preserve"> CITATION HulshofC24 \l 1033 </w:instrText>
          </w:r>
          <w:r>
            <w:fldChar w:fldCharType="separate"/>
          </w:r>
          <w:r w:rsidRPr="0065684E">
            <w:rPr>
              <w:noProof/>
              <w:lang w:val="en-GB"/>
            </w:rPr>
            <w:t>(14)</w:t>
          </w:r>
          <w:r>
            <w:fldChar w:fldCharType="end"/>
          </w:r>
        </w:sdtContent>
      </w:sdt>
      <w:r w:rsidRPr="0065684E">
        <w:rPr>
          <w:color w:val="000000"/>
          <w:lang w:val="en-GB"/>
        </w:rPr>
        <w:t xml:space="preserve">. Moreover, the strongest available evidence linking cumulative plantar tissue stress to subsequent ulceration remains observational and is limited to 12 months </w:t>
      </w:r>
      <w:sdt>
        <w:sdtPr>
          <w:tag w:val="CITATION HulshofC25"/>
          <w:id w:val="973167492"/>
          <w:citation/>
        </w:sdtPr>
        <w:sdtEndPr/>
        <w:sdtContent>
          <w:r>
            <w:fldChar w:fldCharType="begin"/>
          </w:r>
          <w:r w:rsidRPr="0065684E">
            <w:rPr>
              <w:lang w:val="en-GB"/>
            </w:rPr>
            <w:instrText xml:space="preserve"> CITATION HulshofC25 \l 1033 </w:instrText>
          </w:r>
          <w:r>
            <w:fldChar w:fldCharType="separate"/>
          </w:r>
          <w:r w:rsidRPr="0065684E">
            <w:rPr>
              <w:noProof/>
              <w:lang w:val="en-GB"/>
            </w:rPr>
            <w:t>(15)</w:t>
          </w:r>
          <w:r>
            <w:fldChar w:fldCharType="end"/>
          </w:r>
        </w:sdtContent>
      </w:sdt>
      <w:r w:rsidRPr="0065684E">
        <w:rPr>
          <w:color w:val="000000"/>
          <w:lang w:val="en-GB"/>
        </w:rPr>
        <w:t xml:space="preserve">. These limitations weaken causal inference and underscore the need for a </w:t>
      </w:r>
      <w:r w:rsidRPr="0065684E">
        <w:rPr>
          <w:color w:val="000000"/>
          <w:lang w:val="en-GB"/>
        </w:rPr>
        <w:lastRenderedPageBreak/>
        <w:t>pragmatic intervention that can measure adherence reliably while targeting the clinical and behavioural conditions required for effective offloading.</w:t>
      </w:r>
    </w:p>
    <w:p w14:paraId="6939AF92" w14:textId="77777777" w:rsidR="0083430E" w:rsidRPr="0065684E" w:rsidRDefault="00BF6FC8">
      <w:pPr>
        <w:rPr>
          <w:lang w:val="en-GB"/>
        </w:rPr>
      </w:pPr>
      <w:r w:rsidRPr="0065684E">
        <w:rPr>
          <w:color w:val="000000"/>
          <w:lang w:val="en-GB"/>
        </w:rPr>
        <w:t xml:space="preserve">Critically, offloading and adherence interact rather than substitute for one another. In a prospective analysis of neuropathic patients, recommended use of adequately offloading footwear was a strong protective factor against plantar ulcer recurrence attributed to unrecognised repetitive trauma </w:t>
      </w:r>
      <w:sdt>
        <w:sdtPr>
          <w:tag w:val="CITATION WaaijmanR14"/>
          <w:id w:val="477552759"/>
          <w:citation/>
        </w:sdtPr>
        <w:sdtEndPr/>
        <w:sdtContent>
          <w:r>
            <w:fldChar w:fldCharType="begin"/>
          </w:r>
          <w:r w:rsidRPr="0065684E">
            <w:rPr>
              <w:lang w:val="en-GB"/>
            </w:rPr>
            <w:instrText xml:space="preserve"> CITATION WaaijmanR14 \l 1033 </w:instrText>
          </w:r>
          <w:r>
            <w:fldChar w:fldCharType="separate"/>
          </w:r>
          <w:r w:rsidRPr="0065684E">
            <w:rPr>
              <w:noProof/>
              <w:lang w:val="en-GB"/>
            </w:rPr>
            <w:t>(16)</w:t>
          </w:r>
          <w:r>
            <w:fldChar w:fldCharType="end"/>
          </w:r>
        </w:sdtContent>
      </w:sdt>
      <w:r w:rsidRPr="0065684E">
        <w:rPr>
          <w:color w:val="000000"/>
          <w:lang w:val="en-GB"/>
        </w:rPr>
        <w:t xml:space="preserve">. Pressure optimisation cannot protect tissue at times when the device is not worn, while faithful use of poorly optimised footwear delivers insufficient pressure relief. Neither component is therefore sufficient in isolation. </w:t>
      </w:r>
      <w:del w:id="90030" w:author="Claude" w:date="2026-10-18T12:00:00Z">
        <w:r w:rsidRPr="0065684E">
          <w:rPr>
            <w:color w:val="000000"/>
            <w:lang w:val="en-GB"/>
          </w:rPr>
          <w:delText xml:space="preserve">Yet, no complex intervention trial has evaluated pressure optimisation and adherence support together as an integrated service</w:delText>
        </w:r>
      </w:del>
      <w:ins w:id="90031" w:author="Claude" w:date="2026-10-18T12:00:00Z">
        <w:r>
          <w:rPr>
            <w:color w:val="000000"/>
            <w:lang w:val="en-GB"/>
          </w:rPr>
          <w:t xml:space="preserve">To our knowledge, only one randomised trial has combined pressure-optimised footwear with structured adherence support, and its published results concern adherence rather than recurrence</w:t>
        </w:r>
      </w:ins>
      <w:r w:rsidRPr="0065684E">
        <w:rPr>
          <w:color w:val="000000"/>
          <w:lang w:val="en-GB"/>
        </w:rPr>
        <w:t xml:space="preserve"> </w:t>
      </w:r>
      <w:del w:id="90032" w:author="Claude" w:date="2026-10-18T12:00:00Z">
        <w:sdt>
          <w:sdtPr>
            <w:tag w:val="CITATION CrawfordF19"/>
            <w:id w:val="634800851"/>
            <w:citation/>
          </w:sdtPr>
          <w:sdtEndPr/>
          <w:sdtContent>
            <w:r>
              <w:fldChar w:fldCharType="begin"/>
            </w:r>
            <w:r w:rsidRPr="0065684E">
              <w:rPr>
                <w:lang w:val="en-GB"/>
              </w:rPr>
              <w:delInstrText xml:space="preserve"> CITATION CrawfordF19 \p 61 \l 1033 </w:delInstrText>
            </w:r>
            <w:r>
              <w:fldChar w:fldCharType="separate"/>
            </w:r>
            <w:r w:rsidRPr="0065684E">
              <w:rPr>
                <w:noProof/>
                <w:lang w:val="en-GB"/>
              </w:rPr>
              <w:delText>(17)</w:delText>
            </w:r>
            <w:r>
              <w:fldChar w:fldCharType="end"/>
            </w:r>
          </w:sdtContent>
        </w:sdt>
      </w:del>
      <w:ins w:id="90033" w:author="Claude" w:date="2026-10-18T12:00:00Z">
        <w:sdt>
          <w:sdtPr>
            <w:tag w:val="CITATION VossenL23"/>
            <w:id w:val="1939907671"/>
            <w:citation/>
          </w:sdtPr>
          <w:sdtEndPr/>
          <w:sdtContent>
            <w:r>
              <w:fldChar w:fldCharType="begin"/>
            </w:r>
            <w:r w:rsidRPr="0065684E">
              <w:rPr>
                <w:lang w:val="en-GB"/>
              </w:rPr>
              <w:instrText xml:space="preserve"> CITATION VossenL23 \m VossenL26 \l 1033 </w:instrText>
            </w:r>
            <w:r>
              <w:fldChar w:fldCharType="separate"/>
            </w:r>
            <w:r w:rsidRPr="0065684E">
              <w:rPr>
                <w:noProof/>
                <w:lang w:val="en-GB"/>
              </w:rPr>
              <w:t>(17,18)</w:t>
            </w:r>
            <w:r>
              <w:fldChar w:fldCharType="end"/>
            </w:r>
          </w:sdtContent>
        </w:sdt>
      </w:ins>
      <w:r w:rsidRPr="0065684E">
        <w:rPr>
          <w:color w:val="000000"/>
          <w:lang w:val="en-GB"/>
        </w:rPr>
        <w:t>. This evidence gap is clinically consequential: it remains unknown whether improving the device, improving its use, or addressing both simultaneously produces the greatest reduction in recurrence.</w:t>
      </w:r>
    </w:p>
    <w:p w14:paraId="65116062" w14:textId="77777777" w:rsidR="0083430E" w:rsidRPr="0065684E" w:rsidRDefault="00BF6FC8">
      <w:pPr>
        <w:rPr>
          <w:lang w:val="en-GB"/>
        </w:rPr>
      </w:pPr>
      <w:r w:rsidRPr="0065684E">
        <w:rPr>
          <w:color w:val="000000"/>
          <w:lang w:val="en-GB"/>
        </w:rPr>
        <w:t>This evaluation is now both possible and timely for three reasons.</w:t>
      </w:r>
    </w:p>
    <w:p w14:paraId="66AB8277" w14:textId="0C5EEF8A" w:rsidR="0083430E" w:rsidRPr="0065684E" w:rsidRDefault="00121B79">
      <w:pPr>
        <w:rPr>
          <w:lang w:val="en-GB"/>
        </w:rPr>
      </w:pPr>
      <w:r w:rsidRPr="00121B79">
        <w:rPr>
          <w:color w:val="000000"/>
          <w:lang w:val="en-GB"/>
        </w:rPr>
        <w:t>The first reason is that adherence can now be measured objectively. Historically, this has been difficult</w:t>
      </w:r>
      <w:r w:rsidR="00BF6FC8" w:rsidRPr="0065684E">
        <w:rPr>
          <w:color w:val="000000"/>
          <w:lang w:val="en-GB"/>
        </w:rPr>
        <w:t xml:space="preserve"> in routine care. Self-report has poor accuracy because of recall and response bias </w:t>
      </w:r>
      <w:sdt>
        <w:sdtPr>
          <w:tag w:val="CITATION LutjeboerT18"/>
          <w:id w:val="1024475320"/>
          <w:citation/>
        </w:sdtPr>
        <w:sdtEndPr/>
        <w:sdtContent>
          <w:r w:rsidR="00BF6FC8">
            <w:fldChar w:fldCharType="begin"/>
          </w:r>
          <w:r w:rsidR="00BF6FC8" w:rsidRPr="0065684E">
            <w:rPr>
              <w:lang w:val="en-GB"/>
            </w:rPr>
            <w:instrText xml:space="preserve"> CITATION LutjeboerT18 \p 920 \l 1033 </w:instrText>
          </w:r>
          <w:r w:rsidR="00BF6FC8">
            <w:fldChar w:fldCharType="separate"/>
          </w:r>
          <w:r w:rsidR="00BF6FC8" w:rsidRPr="0065684E">
            <w:rPr>
              <w:noProof/>
              <w:lang w:val="en-GB"/>
            </w:rPr>
            <w:t>(19)</w:t>
          </w:r>
          <w:r w:rsidR="00BF6FC8">
            <w:fldChar w:fldCharType="end"/>
          </w:r>
        </w:sdtContent>
      </w:sdt>
      <w:r w:rsidR="00BF6FC8" w:rsidRPr="0065684E">
        <w:rPr>
          <w:color w:val="000000"/>
          <w:lang w:val="en-GB"/>
        </w:rPr>
        <w:t xml:space="preserve">, limiting clinicians’ ability to distinguish an ineffective device from an unworn one. Temperature-sensor monitoring of orthopaedic footwear use has been suggested as a feasible method </w:t>
      </w:r>
      <w:sdt>
        <w:sdtPr>
          <w:tag w:val="CITATION LutjeboerT18"/>
          <w:id w:val="691419910"/>
          <w:citation/>
        </w:sdtPr>
        <w:sdtEndPr/>
        <w:sdtContent>
          <w:r w:rsidR="00BF6FC8">
            <w:fldChar w:fldCharType="begin"/>
          </w:r>
          <w:r w:rsidR="00BF6FC8" w:rsidRPr="0065684E">
            <w:rPr>
              <w:lang w:val="en-GB"/>
            </w:rPr>
            <w:instrText xml:space="preserve"> CITATION LutjeboerT18 \p 920 \l 1033 </w:instrText>
          </w:r>
          <w:r w:rsidR="00BF6FC8">
            <w:fldChar w:fldCharType="separate"/>
          </w:r>
          <w:r w:rsidR="00BF6FC8" w:rsidRPr="0065684E">
            <w:rPr>
              <w:noProof/>
              <w:lang w:val="en-GB"/>
            </w:rPr>
            <w:t>(19)</w:t>
          </w:r>
          <w:r w:rsidR="00BF6FC8">
            <w:fldChar w:fldCharType="end"/>
          </w:r>
        </w:sdtContent>
      </w:sdt>
      <w:r w:rsidR="00BF6FC8" w:rsidRPr="0065684E">
        <w:rPr>
          <w:color w:val="000000"/>
          <w:lang w:val="en-GB"/>
        </w:rPr>
        <w:t>, converting adherence from an untestable assumption into a measurable, modifiable target. Therefore, Pressure-Adherence-Education Driven Service (PARADISE) measures adherence directly and pre-specifies it as the mediator of the treatment effect, rather than inferring it after the fact.</w:t>
      </w:r>
    </w:p>
    <w:p w14:paraId="5CB8FA87" w14:textId="7CBBCC72" w:rsidR="0083430E" w:rsidRPr="0065684E" w:rsidRDefault="003E0E65">
      <w:pPr>
        <w:rPr>
          <w:lang w:val="en-GB"/>
        </w:rPr>
      </w:pPr>
      <w:r w:rsidRPr="003E0E65">
        <w:rPr>
          <w:color w:val="000000"/>
          <w:lang w:val="en-GB"/>
        </w:rPr>
        <w:t>The second reason is that the behavioural link in this causal chain has now been shown to be modifiable under randomised conditions, which shifts the open question one step downstream.</w:t>
      </w:r>
    </w:p>
    <w:p w14:paraId="3F6FEB14" w14:textId="45DB203D" w:rsidR="0083430E" w:rsidRPr="0065684E" w:rsidRDefault="00BF6FC8">
      <w:pPr>
        <w:rPr>
          <w:lang w:val="en-GB"/>
        </w:rPr>
      </w:pPr>
      <w:r w:rsidRPr="0065684E">
        <w:rPr>
          <w:color w:val="000000"/>
          <w:lang w:val="en-GB"/>
        </w:rPr>
        <w:t>The Diabetic Foot Assistive Devices Trial (</w:t>
      </w:r>
      <w:r w:rsidR="003E0E65" w:rsidRPr="003E0E65">
        <w:rPr>
          <w:color w:val="000000"/>
          <w:lang w:val="en-GB"/>
        </w:rPr>
        <w:t>DIASSIST) provides the most direct evidence to date</w:t>
      </w:r>
      <w:r w:rsidRPr="0065684E">
        <w:rPr>
          <w:color w:val="000000"/>
          <w:lang w:val="en-GB"/>
        </w:rPr>
        <w:t xml:space="preserve">. It evaluated </w:t>
      </w:r>
      <w:r w:rsidR="003E0E65">
        <w:rPr>
          <w:color w:val="000000"/>
          <w:lang w:val="en-GB"/>
        </w:rPr>
        <w:t>an integrated, personalised assistive-devices approach</w:t>
      </w:r>
      <w:r w:rsidRPr="0065684E">
        <w:rPr>
          <w:color w:val="000000"/>
          <w:lang w:val="en-GB"/>
        </w:rPr>
        <w:t xml:space="preserve"> intended to reduce foot-ulcer recurrence while assessing adherence and cost-utility </w:t>
      </w:r>
      <w:sdt>
        <w:sdtPr>
          <w:tag w:val="CITATION VossenL23"/>
          <w:id w:val="1225727982"/>
          <w:citation/>
        </w:sdtPr>
        <w:sdtEndPr/>
        <w:sdtContent>
          <w:r>
            <w:fldChar w:fldCharType="begin"/>
          </w:r>
          <w:r w:rsidRPr="0065684E">
            <w:rPr>
              <w:lang w:val="en-GB"/>
            </w:rPr>
            <w:instrText xml:space="preserve"> CITATION VossenL23 \p 666 \l 1033 </w:instrText>
          </w:r>
          <w:r>
            <w:fldChar w:fldCharType="separate"/>
          </w:r>
          <w:r w:rsidRPr="0065684E">
            <w:rPr>
              <w:noProof/>
              <w:lang w:val="en-GB"/>
            </w:rPr>
            <w:t>(17)</w:t>
          </w:r>
          <w:r>
            <w:fldChar w:fldCharType="end"/>
          </w:r>
        </w:sdtContent>
      </w:sdt>
      <w:r w:rsidRPr="0065684E">
        <w:rPr>
          <w:color w:val="000000"/>
          <w:lang w:val="en-GB"/>
        </w:rPr>
        <w:t xml:space="preserve">. </w:t>
      </w:r>
      <w:r w:rsidR="003E0E65" w:rsidRPr="003E0E65">
        <w:rPr>
          <w:color w:val="000000"/>
          <w:lang w:val="en-GB"/>
        </w:rPr>
        <w:t xml:space="preserve">Conducted in a comparable high-risk cohort with longitudinal follow-up and objective, sensor-based monitoring of custom-made footwear use, its randomised intervention </w:t>
      </w:r>
      <w:del w:id="90034" w:author="Claude" w:date="2026-10-18T12:00:00Z">
        <w:r w:rsidR="003E0E65" w:rsidRPr="003E0E65">
          <w:rPr>
            <w:color w:val="000000"/>
            <w:lang w:val="en-GB"/>
          </w:rPr>
          <w:delText xml:space="preserve">increased adherence over follow-up</w:delText>
        </w:r>
      </w:del>
      <w:ins w:id="90035" w:author="Claude" w:date="2026-10-18T12:00:00Z">
        <w:r>
          <w:rPr>
            <w:color w:val="000000"/>
            <w:lang w:val="en-GB"/>
          </w:rPr>
          <w:t xml:space="preserve">— pressure-optimised custom-made footwear, indoor footwear, structured education and motivational interviewing with personalised feedback — increased adherence at 6 and 12 months</w:t>
        </w:r>
      </w:ins>
      <w:ins w:id="90036" w:author="Claude" w:date="2026-10-18T12:00:00Z">
        <w:r>
          <w:t xml:space="preserve"> </w:t>
        </w:r>
        <w:sdt>
          <w:sdtPr>
            <w:tag w:val="CITATION VossenL26"/>
            <w:id w:val="1781598143"/>
            <w:citation/>
          </w:sdtPr>
          <w:sdtEndPr/>
          <w:sdtContent>
            <w:r>
              <w:fldChar w:fldCharType="begin"/>
            </w:r>
            <w:r w:rsidRPr="0065684E">
              <w:rPr>
                <w:lang w:val="en-GB"/>
              </w:rPr>
              <w:instrText xml:space="preserve"> CITATION VossenL26 \l 1033 </w:instrText>
            </w:r>
            <w:r>
              <w:fldChar w:fldCharType="separate"/>
            </w:r>
            <w:r w:rsidRPr="0065684E">
              <w:rPr>
                <w:noProof/>
                <w:lang w:val="en-GB"/>
              </w:rPr>
              <w:t>(18)</w:t>
            </w:r>
            <w:r>
              <w:fldChar w:fldCharType="end"/>
            </w:r>
          </w:sdtContent>
        </w:sdt>
      </w:ins>
      <w:r w:rsidR="003E0E65" w:rsidRPr="003E0E65">
        <w:rPr>
          <w:color w:val="000000"/>
          <w:lang w:val="en-GB"/>
        </w:rPr>
        <w:t xml:space="preserve"> and thereby established the intention-to-treat link on the behavioural pathway: footwear use is not a fixed patient characteristic but a target that an intervention can move. What that trial leaves open is what the additional wear time achieves mechanically and </w:t>
      </w:r>
      <w:r w:rsidR="003E0E65" w:rsidRPr="003E0E65">
        <w:rPr>
          <w:color w:val="000000"/>
          <w:lang w:val="en-GB"/>
        </w:rPr>
        <w:lastRenderedPageBreak/>
        <w:t xml:space="preserve">clinically, and it is at this point that PARADISE is positioned. </w:t>
      </w:r>
      <w:del w:id="90037" w:author="Claude" w:date="2026-10-18T12:00:00Z">
        <w:r w:rsidR="003E0E65" w:rsidRPr="003E0E65">
          <w:rPr>
            <w:color w:val="000000"/>
            <w:lang w:val="en-GB"/>
          </w:rPr>
          <w:delText xml:space="preserve">PARADISE couples adherence support to pressure-guided optimisation of the orthosis itself, so that any gain in wear time is applied to footwear whose offloading has been verified against a pre-specified in-shoe pressure criterion rather than assumed to be adequate.</w:delText>
        </w:r>
      </w:del>
      <w:ins w:id="90038" w:author="Claude" w:date="2026-10-18T12:00:00Z">
        <w:r>
          <w:rPr>
            <w:color w:val="000000"/>
            <w:lang w:val="en-GB"/>
          </w:rPr>
          <w:t xml:space="preserve">PARADISE re-verifies offloading against a pre-specified in-shoe pressure criterion at every assessment, so that any gain in wear time is applied to footwear whose offloading is known at that time rather than assumed to persist.</w:t>
        </w:r>
      </w:ins>
      <w:r w:rsidR="003E0E65" w:rsidRPr="003E0E65">
        <w:rPr>
          <w:color w:val="000000"/>
          <w:lang w:val="en-GB"/>
        </w:rPr>
        <w:t xml:space="preserve"> It measures the mechanical consequence rather than inferring it, quantifying plantar pressure, weight-bearing activity and wear time concurrently so that cumulative plantar tissue stress can be estimated for each participant. And it is powered on ulcer recurrence as the primary endpoint over 18 months, extending observation beyond the 12-month period over which an effect on adherence has so far been demonstrated.</w:t>
      </w:r>
    </w:p>
    <w:p w14:paraId="439A3688" w14:textId="11695079" w:rsidR="0083430E" w:rsidRPr="0065684E" w:rsidRDefault="00121B79">
      <w:pPr>
        <w:rPr>
          <w:lang w:val="en-GB"/>
        </w:rPr>
      </w:pPr>
      <w:r w:rsidRPr="00121B79">
        <w:rPr>
          <w:color w:val="000000"/>
          <w:lang w:val="en-GB"/>
        </w:rPr>
        <w:t>The third reason is that</w:t>
      </w:r>
      <w:r w:rsidR="00BF6FC8" w:rsidRPr="0065684E">
        <w:rPr>
          <w:color w:val="000000"/>
          <w:lang w:val="en-GB"/>
        </w:rPr>
        <w:t xml:space="preserve"> the clinical implementation context has evolved. Belgium, like Germany, has established national certification standards for specialist diabetic foot services, including requirements for clinician training and formal assessment </w:t>
      </w:r>
      <w:sdt>
        <w:sdtPr>
          <w:tag w:val="CITATION MorbachS15"/>
          <w:id w:val="310622350"/>
          <w:citation/>
        </w:sdtPr>
        <w:sdtEndPr/>
        <w:sdtContent>
          <w:r w:rsidR="00BF6FC8">
            <w:fldChar w:fldCharType="begin"/>
          </w:r>
          <w:r w:rsidR="00BF6FC8" w:rsidRPr="0065684E">
            <w:rPr>
              <w:lang w:val="en-GB"/>
            </w:rPr>
            <w:instrText xml:space="preserve"> CITATION MorbachS15 \l 1033 </w:instrText>
          </w:r>
          <w:r w:rsidR="00BF6FC8">
            <w:fldChar w:fldCharType="separate"/>
          </w:r>
          <w:r w:rsidR="00BF6FC8" w:rsidRPr="0065684E">
            <w:rPr>
              <w:noProof/>
              <w:lang w:val="en-GB"/>
            </w:rPr>
            <w:t>(20)</w:t>
          </w:r>
          <w:r w:rsidR="00BF6FC8">
            <w:fldChar w:fldCharType="end"/>
          </w:r>
        </w:sdtContent>
      </w:sdt>
      <w:r w:rsidR="00BF6FC8" w:rsidRPr="0065684E">
        <w:rPr>
          <w:color w:val="000000"/>
          <w:lang w:val="en-GB"/>
        </w:rPr>
        <w:t xml:space="preserve">. Belgian Diabetic Foot Clinics (DFCs) are multidisciplinary units recognised by the National Institute for Health and Disability Insurance (RIZIV–INAMI) and operate according to predefined quality criteria, including minimum patient volumes </w:t>
      </w:r>
      <w:sdt>
        <w:sdtPr>
          <w:tag w:val="CITATION MorbachS15"/>
          <w:id w:val="1624062549"/>
          <w:citation/>
        </w:sdtPr>
        <w:sdtEndPr/>
        <w:sdtContent>
          <w:r w:rsidR="00BF6FC8">
            <w:fldChar w:fldCharType="begin"/>
          </w:r>
          <w:r w:rsidR="00BF6FC8" w:rsidRPr="0065684E">
            <w:rPr>
              <w:lang w:val="en-GB"/>
            </w:rPr>
            <w:instrText xml:space="preserve"> CITATION MorbachS15 \l 1033 </w:instrText>
          </w:r>
          <w:r w:rsidR="00BF6FC8">
            <w:fldChar w:fldCharType="separate"/>
          </w:r>
          <w:r w:rsidR="00BF6FC8" w:rsidRPr="0065684E">
            <w:rPr>
              <w:noProof/>
              <w:lang w:val="en-GB"/>
            </w:rPr>
            <w:t>(20)</w:t>
          </w:r>
          <w:r w:rsidR="00BF6FC8">
            <w:fldChar w:fldCharType="end"/>
          </w:r>
        </w:sdtContent>
      </w:sdt>
      <w:r w:rsidR="00BF6FC8" w:rsidRPr="0065684E">
        <w:rPr>
          <w:color w:val="000000"/>
          <w:lang w:val="en-GB"/>
        </w:rPr>
        <w:t xml:space="preserve">. These clinics therefore represent a real-world specialist care setting in which preventive strategies would ultimately need to be implemented, whereas much of the existing evidence has been generated in highly selected research environments. Previous evidence has largely stemmed from controlled specialist research settings for offloading interventions </w:t>
      </w:r>
      <w:sdt>
        <w:sdtPr>
          <w:tag w:val="CITATION BusS13"/>
          <w:id w:val="90217586"/>
          <w:citation/>
        </w:sdtPr>
        <w:sdtEndPr/>
        <w:sdtContent>
          <w:r w:rsidR="00BF6FC8">
            <w:fldChar w:fldCharType="begin"/>
          </w:r>
          <w:r w:rsidR="00BF6FC8" w:rsidRPr="0065684E">
            <w:rPr>
              <w:lang w:val="en-GB"/>
            </w:rPr>
            <w:instrText xml:space="preserve"> CITATION BusS13 \l 1033 </w:instrText>
          </w:r>
          <w:r w:rsidR="00BF6FC8">
            <w:fldChar w:fldCharType="separate"/>
          </w:r>
          <w:r w:rsidR="00BF6FC8" w:rsidRPr="0065684E">
            <w:rPr>
              <w:noProof/>
              <w:lang w:val="en-GB"/>
            </w:rPr>
            <w:t>(9)</w:t>
          </w:r>
          <w:r w:rsidR="00BF6FC8">
            <w:fldChar w:fldCharType="end"/>
          </w:r>
        </w:sdtContent>
      </w:sdt>
      <w:r w:rsidR="00BF6FC8" w:rsidRPr="0065684E">
        <w:rPr>
          <w:color w:val="000000"/>
          <w:lang w:val="en-GB"/>
        </w:rPr>
        <w:t xml:space="preserve">, whereas adherence-monitoring approaches for footwear have historically relied on methods with poor accuracy due to recall and response bias </w:t>
      </w:r>
      <w:sdt>
        <w:sdtPr>
          <w:tag w:val="CITATION LutjeboerT18"/>
          <w:id w:val="1865909962"/>
          <w:citation/>
        </w:sdtPr>
        <w:sdtEndPr/>
        <w:sdtContent>
          <w:r w:rsidR="00BF6FC8">
            <w:fldChar w:fldCharType="begin"/>
          </w:r>
          <w:r w:rsidR="00BF6FC8" w:rsidRPr="0065684E">
            <w:rPr>
              <w:lang w:val="en-GB"/>
            </w:rPr>
            <w:instrText xml:space="preserve"> CITATION LutjeboerT18 \p 920 \l 1033 </w:instrText>
          </w:r>
          <w:r w:rsidR="00BF6FC8">
            <w:fldChar w:fldCharType="separate"/>
          </w:r>
          <w:r w:rsidR="00BF6FC8" w:rsidRPr="0065684E">
            <w:rPr>
              <w:noProof/>
              <w:lang w:val="en-GB"/>
            </w:rPr>
            <w:t>(19)</w:t>
          </w:r>
          <w:r w:rsidR="00BF6FC8">
            <w:fldChar w:fldCharType="end"/>
          </w:r>
        </w:sdtContent>
      </w:sdt>
      <w:r w:rsidR="00BF6FC8" w:rsidRPr="0065684E">
        <w:rPr>
          <w:color w:val="000000"/>
          <w:lang w:val="en-GB"/>
        </w:rPr>
        <w:t>.</w:t>
      </w:r>
    </w:p>
    <w:p w14:paraId="0E2AD833" w14:textId="5F0D2AF8" w:rsidR="0083430E" w:rsidRPr="0065684E" w:rsidRDefault="00BF6FC8">
      <w:pPr>
        <w:rPr>
          <w:lang w:val="en-GB"/>
        </w:rPr>
      </w:pPr>
      <w:r w:rsidRPr="0065684E">
        <w:rPr>
          <w:color w:val="000000"/>
          <w:lang w:val="en-GB"/>
        </w:rPr>
        <w:t xml:space="preserve">PARADISE rests on two theoretically distinct but causally sequential foundations: a biomechanical model, in which plantar tissue stress is the proximate cause of recurrence and offloading is the direct countermeasure, </w:t>
      </w:r>
      <w:r w:rsidR="003E0E65">
        <w:rPr>
          <w:color w:val="000000"/>
          <w:lang w:val="en-GB"/>
        </w:rPr>
        <w:t>and a behavioural model, in which COM-B</w:t>
      </w:r>
      <w:r w:rsidRPr="0065684E">
        <w:rPr>
          <w:color w:val="000000"/>
          <w:lang w:val="en-GB"/>
        </w:rPr>
        <w:t xml:space="preserve"> specifies the determinants that must be addressed for offloading to be applied. These are consecutive links in a single causal chain, not competing explanations for one phenomenon. Therefore, the trial measures both links separately, recurrence on the biomechanical pathway as the primary endpoint and </w:t>
      </w:r>
      <w:r w:rsidR="003E0E65">
        <w:rPr>
          <w:color w:val="000000"/>
          <w:lang w:val="en-GB"/>
        </w:rPr>
        <w:t>adherence on the behavioural pathway</w:t>
      </w:r>
      <w:r w:rsidRPr="0065684E">
        <w:rPr>
          <w:color w:val="000000"/>
          <w:lang w:val="en-GB"/>
        </w:rPr>
        <w:t xml:space="preserve"> as its mediator, rather than a composite endpoint that would conceal which link, if either, produced any observed effect.</w:t>
      </w:r>
    </w:p>
    <w:p w14:paraId="1CB4D95F" w14:textId="1C8A0844" w:rsidR="0083430E" w:rsidRPr="0065684E" w:rsidRDefault="00BF6FC8">
      <w:pPr>
        <w:rPr>
          <w:lang w:val="en-GB"/>
        </w:rPr>
      </w:pPr>
      <w:r w:rsidRPr="0065684E">
        <w:rPr>
          <w:color w:val="000000"/>
          <w:lang w:val="en-GB"/>
        </w:rPr>
        <w:t xml:space="preserve">We claim no novelty for any of the individual components. </w:t>
      </w:r>
      <w:del w:id="90039" w:author="Claude" w:date="2026-10-18T12:00:00Z">
        <w:r w:rsidRPr="0065684E">
          <w:rPr>
            <w:color w:val="000000"/>
            <w:lang w:val="en-GB"/>
          </w:rPr>
          <w:delText xml:space="preserve">The closest precedent, the intelligent insole trial, addressed</w:delText>
        </w:r>
      </w:del>
      <w:ins w:id="90040" w:author="Claude" w:date="2026-10-18T12:00:00Z">
        <w:r>
          <w:rPr>
            <w:color w:val="000000"/>
            <w:lang w:val="en-GB"/>
          </w:rPr>
          <w:t xml:space="preserve">The intelligent insole trial addressed</w:t>
        </w:r>
      </w:ins>
      <w:r w:rsidRPr="0065684E">
        <w:rPr>
          <w:color w:val="000000"/>
          <w:lang w:val="en-GB"/>
        </w:rPr>
        <w:t xml:space="preserve"> the same causal target by a different route: continuous real-time feedback delivered to the patient by wearable technology, tested as proof of concept </w:t>
      </w:r>
      <w:sdt>
        <w:sdtPr>
          <w:tag w:val="CITATION AbbottC19"/>
          <w:id w:val="792730519"/>
          <w:citation/>
        </w:sdtPr>
        <w:sdtEndPr/>
        <w:sdtContent>
          <w:r>
            <w:fldChar w:fldCharType="begin"/>
          </w:r>
          <w:r w:rsidRPr="0065684E">
            <w:rPr>
              <w:lang w:val="en-GB"/>
            </w:rPr>
            <w:instrText xml:space="preserve"> CITATION AbbottC19 \l 1033 </w:instrText>
          </w:r>
          <w:r>
            <w:fldChar w:fldCharType="separate"/>
          </w:r>
          <w:r w:rsidRPr="0065684E">
            <w:rPr>
              <w:noProof/>
              <w:lang w:val="en-GB"/>
            </w:rPr>
            <w:t>(12)</w:t>
          </w:r>
          <w:r>
            <w:fldChar w:fldCharType="end"/>
          </w:r>
        </w:sdtContent>
      </w:sdt>
      <w:r w:rsidRPr="0065684E">
        <w:rPr>
          <w:color w:val="000000"/>
          <w:lang w:val="en-GB"/>
        </w:rPr>
        <w:t xml:space="preserve">. PARADISE differs in terms of its mechanism, scale, and intent. </w:t>
      </w:r>
      <w:r w:rsidR="003E0E65">
        <w:rPr>
          <w:color w:val="000000"/>
          <w:lang w:val="en-GB"/>
        </w:rPr>
        <w:t xml:space="preserve">It places the </w:t>
      </w:r>
      <w:r w:rsidR="003E0E65">
        <w:rPr>
          <w:color w:val="000000"/>
          <w:lang w:val="en-GB"/>
        </w:rPr>
        <w:lastRenderedPageBreak/>
        <w:t>behavioural work</w:t>
      </w:r>
      <w:r w:rsidRPr="0065684E">
        <w:rPr>
          <w:color w:val="000000"/>
          <w:lang w:val="en-GB"/>
        </w:rPr>
        <w:t xml:space="preserve"> with the clinical team rather than the device, uses sensor data </w:t>
      </w:r>
      <w:r w:rsidR="003E0E65">
        <w:rPr>
          <w:color w:val="000000"/>
          <w:lang w:val="en-GB"/>
        </w:rPr>
        <w:t>periodically to structure counselling</w:t>
      </w:r>
      <w:r w:rsidRPr="0065684E">
        <w:rPr>
          <w:color w:val="000000"/>
          <w:lang w:val="en-GB"/>
        </w:rPr>
        <w:t xml:space="preserve"> rather than continuously to trigger </w:t>
      </w:r>
      <w:r w:rsidR="003E0E65">
        <w:rPr>
          <w:color w:val="000000"/>
          <w:lang w:val="en-GB"/>
        </w:rPr>
        <w:t>alerts, and optimises the passive offloading</w:t>
      </w:r>
      <w:r w:rsidRPr="0065684E">
        <w:rPr>
          <w:color w:val="000000"/>
          <w:lang w:val="en-GB"/>
        </w:rPr>
        <w:t xml:space="preserve"> properties of the orthosis itself rather than prompting the patient to unload at the moment. These are complementary strategies, and the distinction matters for implementation: a clinician-delivered service requires no consumer wearables, no continuous data pipeline, and no sustained patient interaction with an alerting device, but it does require trained staff and clinic time. </w:t>
      </w:r>
      <w:del w:id="90041" w:author="Claude" w:date="2026-10-18T12:00:00Z">
        <w:r w:rsidRPr="0065684E">
          <w:rPr>
            <w:color w:val="000000"/>
            <w:lang w:val="en-GB"/>
          </w:rPr>
          <w:delText xml:space="preserve">The integration of these components into a single service delivered by generalist multidisciplinary teams under routine caseloads has never been evaluated in an </w:delText>
        </w:r>
        <w:r w:rsidR="003E0E65">
          <w:rPr>
            <w:color w:val="000000"/>
            <w:lang w:val="en-GB"/>
          </w:rPr>
          <w:delText>adequately powered multicentre randomised trial</w:delText>
        </w:r>
        <w:r w:rsidRPr="0065684E">
          <w:rPr>
            <w:color w:val="000000"/>
            <w:lang w:val="en-GB"/>
          </w:rPr>
          <w:delText xml:space="preserve">.</w:delText>
        </w:r>
      </w:del>
      <w:ins w:id="90042" w:author="Claude" w:date="2026-10-18T12:00:00Z">
        <w:r>
          <w:rPr>
            <w:color w:val="000000"/>
            <w:lang w:val="en-GB"/>
          </w:rPr>
          <w:t xml:space="preserve">Whether these components, integrated into a single service and delivered by generalist multidisciplinary teams under routine caseloads, reduce recurrence has not been established.</w:t>
        </w:r>
      </w:ins>
      <w:r w:rsidRPr="0065684E">
        <w:rPr>
          <w:color w:val="000000"/>
          <w:lang w:val="en-GB"/>
        </w:rPr>
        <w:t xml:space="preserve"> Whether an approach assembled from </w:t>
      </w:r>
      <w:del w:id="90043" w:author="Claude" w:date="2026-10-18T12:00:00Z">
        <w:r w:rsidRPr="0065684E">
          <w:rPr>
            <w:color w:val="000000"/>
            <w:lang w:val="en-GB"/>
          </w:rPr>
          <w:delText xml:space="preserve">components that individually failed</w:delText>
        </w:r>
      </w:del>
      <w:ins w:id="90044" w:author="Claude" w:date="2026-10-18T12:00:00Z">
        <w:r>
          <w:rPr>
            <w:color w:val="000000"/>
            <w:lang w:val="en-GB"/>
          </w:rPr>
          <w:t xml:space="preserve">components whose individual effects have been inconsistent</w:t>
        </w:r>
      </w:ins>
      <w:r w:rsidRPr="0065684E">
        <w:rPr>
          <w:color w:val="000000"/>
          <w:lang w:val="en-GB"/>
        </w:rPr>
        <w:t xml:space="preserve"> succeeds when combined and delivered where care actually happens is an empirical question with a determinate answer that the existing literature cannot provide.</w:t>
      </w:r>
    </w:p>
    <w:p w14:paraId="6103D7DE" w14:textId="29D958CB" w:rsidR="0083430E" w:rsidRPr="0065684E" w:rsidRDefault="00BF6FC8">
      <w:pPr>
        <w:rPr>
          <w:lang w:val="en-GB"/>
        </w:rPr>
      </w:pPr>
      <w:r w:rsidRPr="0065684E">
        <w:rPr>
          <w:b/>
          <w:bCs/>
          <w:color w:val="000000"/>
          <w:lang w:val="en-GB"/>
        </w:rPr>
        <w:t xml:space="preserve">Objectives. The primary objective is to determine whether PARADISE, delivered in addition to usual care, reduces the incidence of foot ulceration over 18 months compared with usual care alone in people with diabetes at high risk of foot complications. Adherence to prescribed protective footwear is the pre-specified mediator of that effect; it is measured objectively throughout and analysed primarily at 12 months, with the full 18-month profile reported as a secondary summary. The secondary objectives are to establish the cost-effectiveness and cost-utility of PARADISE from a healthcare payer perspective and to characterise the implementation determinants, mechanisms of impact, and contextual factors governing its delivery through a mixed-methods process evaluation. </w:t>
      </w:r>
      <w:del w:id="90045" w:author="Claude" w:date="2026-10-18T12:00:00Z">
        <w:r w:rsidRPr="0065684E">
          <w:rPr>
            <w:b/>
            <w:bCs/>
            <w:color w:val="000000"/>
            <w:lang w:val="en-GB"/>
          </w:rPr>
          <w:delText xml:space="preserve">The pre-specified exploratory objective was to estimate</w:delText>
        </w:r>
      </w:del>
      <w:ins w:id="90046" w:author="Claude" w:date="2026-10-18T12:00:00Z">
        <w:r>
          <w:rPr>
            <w:b/>
            <w:bCs/>
            <w:color w:val="000000"/>
            <w:lang w:val="en-GB"/>
          </w:rPr>
          <w:t xml:space="preserve">The pre-specified exploratory objective is to estimate</w:t>
        </w:r>
      </w:ins>
      <w:r w:rsidRPr="0065684E">
        <w:rPr>
          <w:b/>
          <w:bCs/>
          <w:color w:val="000000"/>
          <w:lang w:val="en-GB"/>
        </w:rPr>
        <w:t xml:space="preserve"> the relationship between cumulative plantar tissue stress and ulcer recurrence, exploiting the trial's simultaneous measurement of plantar pressure, weight-bearing activity, and offloading wear time, the three constituents of that construct, in a design that deliberately manipulates two of them.</w:t>
      </w:r>
      <w:r w:rsidRPr="0065684E">
        <w:rPr>
          <w:color w:val="000000"/>
          <w:lang w:val="en-GB"/>
        </w:rPr>
      </w:r>
      <w:r w:rsidR="003E0E65">
        <w:rPr>
          <w:color w:val="000000"/>
          <w:lang w:val="en-GB"/>
        </w:rPr>
      </w:r>
      <w:r w:rsidRPr="0065684E">
        <w:rPr>
          <w:color w:val="000000"/>
          <w:lang w:val="en-GB"/>
        </w:rPr>
      </w:r>
    </w:p>
    <w:p w14:paraId="6B7D4EFD" w14:textId="65A59D5E" w:rsidR="0083430E" w:rsidRPr="0065684E" w:rsidRDefault="00BF6FC8">
      <w:pPr>
        <w:rPr>
          <w:lang w:val="en-GB"/>
        </w:rPr>
      </w:pPr>
      <w:r w:rsidRPr="0065684E">
        <w:rPr>
          <w:b/>
          <w:bCs/>
          <w:color w:val="000000"/>
          <w:lang w:val="en-GB"/>
        </w:rPr>
        <w:t>Hypotheses. Participants allocated to PARADISE will demonstrate a lower incidence of diabetes-related foot ulceration over 18 months than those allocated to usual care. That effect is hypothesised to operate through higher adherence to prescribed protective footwear, which is analysed as the pre-specified mediator and carries no success criterion of its own.</w:t>
      </w:r>
      <w:r w:rsidRPr="0065684E">
        <w:rPr>
          <w:color w:val="000000"/>
          <w:lang w:val="en-GB"/>
        </w:rPr>
      </w:r>
    </w:p>
    <w:p w14:paraId="414C3CF7" w14:textId="77777777" w:rsidR="0083430E" w:rsidRPr="0065684E" w:rsidRDefault="00BF6FC8">
      <w:pPr>
        <w:pStyle w:val="Kop1"/>
        <w:rPr>
          <w:lang w:val="en-GB"/>
        </w:rPr>
      </w:pPr>
      <w:r w:rsidRPr="0065684E">
        <w:rPr>
          <w:color w:val="000000"/>
          <w:lang w:val="en-GB"/>
        </w:rPr>
        <w:t>Methods</w:t>
      </w:r>
    </w:p>
    <w:p w14:paraId="24CBAFB7" w14:textId="22B11383" w:rsidR="0083430E" w:rsidRDefault="00BF6FC8">
      <w:pPr>
        <w:rPr>
          <w:color w:val="000000"/>
          <w:lang w:val="en-GB"/>
        </w:rPr>
      </w:pPr>
      <w:r w:rsidRPr="0065684E">
        <w:rPr>
          <w:color w:val="000000"/>
          <w:lang w:val="en-GB"/>
        </w:rPr>
        <w:t xml:space="preserve">The protocol was reported in accordance with the SPIRIT 2025 statement </w:t>
      </w:r>
      <w:sdt>
        <w:sdtPr>
          <w:tag w:val="CITATION ChanA25"/>
          <w:id w:val="1505530273"/>
          <w:citation/>
        </w:sdtPr>
        <w:sdtEndPr/>
        <w:sdtContent>
          <w:r>
            <w:fldChar w:fldCharType="begin"/>
          </w:r>
          <w:r w:rsidRPr="0065684E">
            <w:rPr>
              <w:lang w:val="en-GB"/>
            </w:rPr>
            <w:instrText xml:space="preserve"> CITATION ChanA25 \l 1033 </w:instrText>
          </w:r>
          <w:r>
            <w:fldChar w:fldCharType="separate"/>
          </w:r>
          <w:r w:rsidRPr="0065684E">
            <w:rPr>
              <w:noProof/>
              <w:lang w:val="en-GB"/>
            </w:rPr>
            <w:t>(21)</w:t>
          </w:r>
          <w:r>
            <w:fldChar w:fldCharType="end"/>
          </w:r>
        </w:sdtContent>
      </w:sdt>
      <w:r w:rsidRPr="0065684E">
        <w:rPr>
          <w:color w:val="000000"/>
          <w:lang w:val="en-GB"/>
        </w:rPr>
        <w:t xml:space="preserve">. The SPIRIT figure (the schedule of enrolment, interventions, and assessments) is presented as Table 2, and the SPIRIT 2025 checklist, indicating the page on which each item appears, is provided as Additional file 1. Intervention reporting followed the TIDieR checklist </w:t>
      </w:r>
      <w:sdt>
        <w:sdtPr>
          <w:tag w:val="CITATION HoffmannT14"/>
          <w:id w:val="1854679208"/>
          <w:citation/>
        </w:sdtPr>
        <w:sdtEndPr/>
        <w:sdtContent>
          <w:r>
            <w:fldChar w:fldCharType="begin"/>
          </w:r>
          <w:r w:rsidRPr="0065684E">
            <w:rPr>
              <w:lang w:val="en-GB"/>
            </w:rPr>
            <w:instrText xml:space="preserve"> CITATION HoffmannT14 \l 1033 </w:instrText>
          </w:r>
          <w:r>
            <w:fldChar w:fldCharType="separate"/>
          </w:r>
          <w:r w:rsidRPr="0065684E">
            <w:rPr>
              <w:noProof/>
              <w:lang w:val="en-GB"/>
            </w:rPr>
            <w:t>(22)</w:t>
          </w:r>
          <w:r>
            <w:fldChar w:fldCharType="end"/>
          </w:r>
        </w:sdtContent>
      </w:sdt>
      <w:r w:rsidRPr="0065684E">
        <w:rPr>
          <w:color w:val="000000"/>
          <w:lang w:val="en-GB"/>
        </w:rPr>
        <w:t xml:space="preserve"> (Additional file 2). The trial's position on the explanatory–pragmatic </w:t>
      </w:r>
      <w:r w:rsidR="003E0E65">
        <w:rPr>
          <w:color w:val="000000"/>
          <w:lang w:val="en-GB"/>
        </w:rPr>
        <w:t xml:space="preserve">continuum was characterised using </w:t>
      </w:r>
      <w:r w:rsidR="003E0E65">
        <w:rPr>
          <w:color w:val="000000"/>
          <w:lang w:val="en-GB"/>
        </w:rPr>
        <w:lastRenderedPageBreak/>
        <w:t>PRECIS-2</w:t>
      </w:r>
      <w:r w:rsidRPr="0065684E">
        <w:rPr>
          <w:color w:val="000000"/>
          <w:lang w:val="en-GB"/>
        </w:rPr>
        <w:t xml:space="preserve"> </w:t>
      </w:r>
      <w:sdt>
        <w:sdtPr>
          <w:tag w:val="CITATION LoudonK15"/>
          <w:id w:val="1707288669"/>
          <w:citation/>
        </w:sdtPr>
        <w:sdtEndPr/>
        <w:sdtContent>
          <w:r>
            <w:fldChar w:fldCharType="begin"/>
          </w:r>
          <w:r w:rsidRPr="0065684E">
            <w:rPr>
              <w:lang w:val="en-GB"/>
            </w:rPr>
            <w:instrText xml:space="preserve"> CITATION LoudonK15 \l 1033 </w:instrText>
          </w:r>
          <w:r>
            <w:fldChar w:fldCharType="separate"/>
          </w:r>
          <w:r w:rsidRPr="0065684E">
            <w:rPr>
              <w:noProof/>
              <w:lang w:val="en-GB"/>
            </w:rPr>
            <w:t>(23)</w:t>
          </w:r>
          <w:r>
            <w:fldChar w:fldCharType="end"/>
          </w:r>
        </w:sdtContent>
      </w:sdt>
      <w:r w:rsidRPr="0065684E">
        <w:rPr>
          <w:color w:val="000000"/>
          <w:lang w:val="en-GB"/>
        </w:rPr>
        <w:t xml:space="preserve"> (Figure 4). The results will be reported in accordance with the CONSORT 2025 statement </w:t>
      </w:r>
      <w:sdt>
        <w:sdtPr>
          <w:tag w:val="CITATION HopewellS25"/>
          <w:id w:val="1304287979"/>
          <w:citation/>
        </w:sdtPr>
        <w:sdtEndPr/>
        <w:sdtContent>
          <w:r>
            <w:fldChar w:fldCharType="begin"/>
          </w:r>
          <w:r w:rsidRPr="0065684E">
            <w:rPr>
              <w:lang w:val="en-GB"/>
            </w:rPr>
            <w:instrText xml:space="preserve"> CITATION HopewellS25 \l 1033 </w:instrText>
          </w:r>
          <w:r>
            <w:fldChar w:fldCharType="separate"/>
          </w:r>
          <w:r w:rsidRPr="0065684E">
            <w:rPr>
              <w:noProof/>
              <w:lang w:val="en-GB"/>
            </w:rPr>
            <w:t>(24)</w:t>
          </w:r>
          <w:r>
            <w:fldChar w:fldCharType="end"/>
          </w:r>
        </w:sdtContent>
      </w:sdt>
      <w:r w:rsidRPr="0065684E">
        <w:rPr>
          <w:color w:val="000000"/>
          <w:lang w:val="en-GB"/>
        </w:rPr>
        <w:t>.</w:t>
      </w:r>
    </w:p>
    <w:p w14:paraId="695E141E" w14:textId="16CE5D92" w:rsidR="00D5716B" w:rsidRPr="0065684E" w:rsidRDefault="00D5716B">
      <w:pPr>
        <w:rPr>
          <w:lang w:val="en-GB"/>
        </w:rPr>
      </w:pPr>
      <w:r>
        <w:rPr>
          <w:color w:val="000000"/>
          <w:lang w:val="en-GB"/>
        </w:rPr>
        <w:t>Insert table 2 here.</w:t>
      </w:r>
    </w:p>
    <w:p w14:paraId="418B9DC4" w14:textId="20D5C3C1" w:rsidR="00D5716B" w:rsidRPr="00D5716B" w:rsidRDefault="00D5716B">
      <w:pPr>
        <w:rPr>
          <w:lang w:val="en-GB"/>
        </w:rPr>
      </w:pPr>
      <w:r>
        <w:rPr>
          <w:color w:val="000000"/>
          <w:lang w:val="en-GB"/>
        </w:rPr>
        <w:t>Insert Figure 4 here.</w:t>
      </w:r>
    </w:p>
    <w:p w14:paraId="3520CD1B" w14:textId="77777777" w:rsidR="0083430E" w:rsidRPr="0065684E" w:rsidRDefault="00BF6FC8">
      <w:pPr>
        <w:pStyle w:val="Kop2"/>
        <w:rPr>
          <w:lang w:val="en-GB"/>
        </w:rPr>
      </w:pPr>
      <w:r w:rsidRPr="0065684E">
        <w:rPr>
          <w:color w:val="000000"/>
          <w:lang w:val="en-GB"/>
        </w:rPr>
        <w:t>Trial design</w:t>
      </w:r>
    </w:p>
    <w:p w14:paraId="4669658A" w14:textId="783863F2" w:rsidR="0083430E" w:rsidRPr="0065684E" w:rsidRDefault="003E0E65">
      <w:pPr>
        <w:rPr>
          <w:lang w:val="en-GB"/>
        </w:rPr>
      </w:pPr>
      <w:r>
        <w:rPr>
          <w:color w:val="000000"/>
          <w:lang w:val="en-GB"/>
        </w:rPr>
        <w:t>PARADISE is a multicentre, prospective</w:t>
      </w:r>
      <w:r w:rsidR="00BF6FC8" w:rsidRPr="0065684E">
        <w:rPr>
          <w:color w:val="000000"/>
          <w:lang w:val="en-GB"/>
        </w:rPr>
        <w:t xml:space="preserve">, parallel-group, </w:t>
      </w:r>
      <w:r>
        <w:rPr>
          <w:color w:val="000000"/>
          <w:lang w:val="en-GB"/>
        </w:rPr>
        <w:t>open-label, superiority randomised controlled trial</w:t>
      </w:r>
      <w:r w:rsidR="00BF6FC8" w:rsidRPr="0065684E">
        <w:rPr>
          <w:color w:val="000000"/>
          <w:lang w:val="en-GB"/>
        </w:rPr>
        <w:t xml:space="preserve"> with 1:1 allocation and 18-month participant follow-up. It combines a medical device intervention, custom-made foot orthoses with an embedded adherence </w:t>
      </w:r>
      <w:r>
        <w:rPr>
          <w:color w:val="000000"/>
          <w:lang w:val="en-GB"/>
        </w:rPr>
        <w:t>sensor, with a behavioural intervention</w:t>
      </w:r>
      <w:r w:rsidR="00BF6FC8" w:rsidRPr="0065684E">
        <w:rPr>
          <w:color w:val="000000"/>
          <w:lang w:val="en-GB"/>
        </w:rPr>
        <w:t xml:space="preserve"> and is regulated as a clinical investigation of a medical device under Regulation 2017/745. The processing of personal data will comply with the General Data Protection Regulation (Regulation 2016/679), including the principles and safeguards set out in Articles 5, 6, 9, 13–14, 25, 32, and 89. Three investigational work packages will run in </w:t>
      </w:r>
      <w:r>
        <w:rPr>
          <w:color w:val="000000"/>
          <w:lang w:val="en-GB"/>
        </w:rPr>
        <w:t>parallel: the randomised trial reported here</w:t>
      </w:r>
      <w:r w:rsidR="00BF6FC8" w:rsidRPr="0065684E">
        <w:rPr>
          <w:color w:val="000000"/>
          <w:lang w:val="en-GB"/>
        </w:rPr>
        <w:t>, an embedded mixed-methods process evaluation, and a model-based health-economic evaluation.</w:t>
      </w:r>
    </w:p>
    <w:p w14:paraId="54694C14" w14:textId="77777777" w:rsidR="0083430E" w:rsidRPr="0065684E" w:rsidRDefault="00BF6FC8">
      <w:pPr>
        <w:pStyle w:val="Kop2"/>
        <w:rPr>
          <w:lang w:val="en-GB"/>
        </w:rPr>
      </w:pPr>
      <w:r w:rsidRPr="0065684E">
        <w:rPr>
          <w:color w:val="000000"/>
          <w:lang w:val="en-GB"/>
        </w:rPr>
        <w:t>Setting</w:t>
      </w:r>
    </w:p>
    <w:p w14:paraId="66987926" w14:textId="2DBD3E28" w:rsidR="0083430E" w:rsidRDefault="00BF6FC8">
      <w:pPr>
        <w:rPr>
          <w:color w:val="000000"/>
          <w:lang w:val="en-GB"/>
        </w:rPr>
      </w:pPr>
      <w:r w:rsidRPr="0065684E">
        <w:rPr>
          <w:color w:val="000000"/>
          <w:lang w:val="en-GB"/>
        </w:rPr>
        <w:t xml:space="preserve">Participants will be recruited from the multidisciplinary DFCs of six Belgian hospitals: </w:t>
      </w:r>
      <w:r w:rsidR="003E0E65">
        <w:rPr>
          <w:color w:val="000000"/>
          <w:lang w:val="en-GB"/>
        </w:rPr>
        <w:t>three academic centres (University Hospitals Leuven</w:t>
      </w:r>
      <w:r w:rsidRPr="0065684E">
        <w:rPr>
          <w:color w:val="000000"/>
          <w:lang w:val="en-GB"/>
        </w:rPr>
        <w:t xml:space="preserve">, Ghent University Hospital, and Antwerp University Hospital) and </w:t>
      </w:r>
      <w:r w:rsidR="003E0E65">
        <w:rPr>
          <w:color w:val="000000"/>
          <w:lang w:val="en-GB"/>
        </w:rPr>
        <w:t>three non-academic centres (Azorg</w:t>
      </w:r>
      <w:r w:rsidRPr="0065684E">
        <w:rPr>
          <w:color w:val="000000"/>
          <w:lang w:val="en-GB"/>
        </w:rPr>
        <w:t xml:space="preserve">, Aalst; AZ Groeninge, Kortrijk; AZ Sint-Jan Brugge). Each has held RIZIV–INAMI recognition for more than 10 years and operates a multidisciplinary team comprising a diabetologist, podiatrist, diabetes nurse, footwear technician or pedorthist, and an on-call surgeon. To retain recognition, each clinic must treat at least 52 patients annually with a Wagner grade ≥ 2 ulcer or acute neuropathic osteoarthropathy, establishing a defined minimum caseload across sites </w:t>
      </w:r>
      <w:sdt>
        <w:sdtPr>
          <w:tag w:val="CITATION MorbachS15"/>
          <w:id w:val="418523492"/>
          <w:citation/>
        </w:sdtPr>
        <w:sdtEndPr/>
        <w:sdtContent>
          <w:r>
            <w:fldChar w:fldCharType="begin"/>
          </w:r>
          <w:r w:rsidRPr="0065684E">
            <w:rPr>
              <w:lang w:val="en-GB"/>
            </w:rPr>
            <w:instrText xml:space="preserve"> CITATION MorbachS15 \l 1033 </w:instrText>
          </w:r>
          <w:r>
            <w:fldChar w:fldCharType="separate"/>
          </w:r>
          <w:r w:rsidRPr="0065684E">
            <w:rPr>
              <w:noProof/>
              <w:lang w:val="en-GB"/>
            </w:rPr>
            <w:t>(20)</w:t>
          </w:r>
          <w:r>
            <w:fldChar w:fldCharType="end"/>
          </w:r>
        </w:sdtContent>
      </w:sdt>
      <w:r w:rsidRPr="0065684E">
        <w:rPr>
          <w:color w:val="000000"/>
          <w:lang w:val="en-GB"/>
        </w:rPr>
        <w:t xml:space="preserve">. The deliberate inclusion of </w:t>
      </w:r>
      <w:r w:rsidR="003E0E65">
        <w:rPr>
          <w:color w:val="000000"/>
          <w:lang w:val="en-GB"/>
        </w:rPr>
        <w:t>non-academic alongside academic centres is a design commitment</w:t>
      </w:r>
      <w:r w:rsidRPr="0065684E">
        <w:rPr>
          <w:color w:val="000000"/>
          <w:lang w:val="en-GB"/>
        </w:rPr>
        <w:t xml:space="preserve"> rather than a recruitment convenience; the trial's question concerns delivery under routine generalist conditions, which a purely academic sample could not address. All study assessments will be performed on-site. The site details are presented in Table 1.</w:t>
      </w:r>
    </w:p>
    <w:p w14:paraId="418B9DC4" w14:textId="20D5C3C1" w:rsidR="00D5716B" w:rsidRPr="00D5716B" w:rsidRDefault="00D5716B">
      <w:pPr>
        <w:rPr>
          <w:lang w:val="en-GB"/>
        </w:rPr>
      </w:pPr>
      <w:r>
        <w:rPr>
          <w:color w:val="000000"/>
          <w:lang w:val="en-GB"/>
        </w:rPr>
        <w:t xml:space="preserve">Insert table 1 here. </w:t>
      </w:r>
    </w:p>
    <w:p w14:paraId="026C9780" w14:textId="77777777" w:rsidR="0083430E" w:rsidRPr="00D5716B" w:rsidRDefault="00BF6FC8">
      <w:pPr>
        <w:pStyle w:val="Kop2"/>
        <w:rPr>
          <w:lang w:val="en-GB"/>
        </w:rPr>
      </w:pPr>
      <w:r w:rsidRPr="00D5716B">
        <w:rPr>
          <w:color w:val="000000"/>
          <w:lang w:val="en-GB"/>
        </w:rPr>
        <w:t>Participants</w:t>
      </w:r>
    </w:p>
    <w:p w14:paraId="1AFCC42C" w14:textId="77777777" w:rsidR="0083430E" w:rsidRPr="00D5716B" w:rsidRDefault="00BF6FC8">
      <w:pPr>
        <w:rPr>
          <w:lang w:val="en-GB"/>
        </w:rPr>
      </w:pPr>
      <w:r w:rsidRPr="00D5716B">
        <w:rPr>
          <w:b/>
          <w:bCs/>
          <w:color w:val="000000"/>
          <w:lang w:val="en-GB"/>
        </w:rPr>
        <w:t>Eligibility criteria</w:t>
      </w:r>
    </w:p>
    <w:p w14:paraId="6DFE8814" w14:textId="4646FB22" w:rsidR="0083430E" w:rsidRPr="00D5716B" w:rsidRDefault="00BF6FC8">
      <w:pPr>
        <w:rPr>
          <w:lang w:val="en-GB"/>
        </w:rPr>
      </w:pPr>
      <w:r w:rsidRPr="00D5716B">
        <w:rPr>
          <w:color w:val="000000"/>
          <w:lang w:val="en-GB"/>
        </w:rPr>
        <w:lastRenderedPageBreak/>
        <w:t xml:space="preserve">Eligible participants are adults aged ≥18 years. Participants must have diabetes mellitus defined according to the criteria of the American Diabetes Association and the European Association for the Study of Diabetes, excluding gestational diabetes, and be able to comprehend Dutch. Participants must also present with an at-risk foot at IWGDF risk category 3, that is, a plantar foot ulcer healed within the preceding 18 months and at least two weeks before inclusion, or a partial foot amputation of one or more toes, or </w:t>
      </w:r>
      <w:del w:id="90047" w:author="Claude" w:date="2026-10-18T12:00:00Z">
        <w:r w:rsidRPr="00D5716B">
          <w:rPr>
            <w:color w:val="000000"/>
            <w:lang w:val="en-GB"/>
          </w:rPr>
          <w:delText xml:space="preserve">resection of one or more metatarsal head.</w:delText>
        </w:r>
      </w:del>
      <w:ins w:id="90048" w:author="Claude" w:date="2026-10-18T12:00:00Z">
        <w:r>
          <w:rPr>
            <w:color w:val="000000"/>
            <w:lang w:val="en-GB"/>
          </w:rPr>
          <w:t xml:space="preserve">resection of one or more metatarsal heads.</w:t>
        </w:r>
      </w:ins>
      <w:r w:rsidRPr="00D5716B">
        <w:rPr>
          <w:color w:val="000000"/>
          <w:lang w:val="en-GB"/>
        </w:rPr>
        <w:t xml:space="preserve"> The vascular status must be PEDIS perfusion grade 1 or 2 and clinically stable in the judgement of the treating physician. Participants must be able to walk barefoot independently without support and must either possess protective footwear that is fully custom-made or custom-made foot orthoses worn in semi-orthopaedic or adequate extra-depth footwear, or accept transition to such footwear, which is reimbursed by RIZIV–INAMI.</w:t>
      </w:r>
    </w:p>
    <w:p w14:paraId="58B74BAB" w14:textId="501F4F86" w:rsidR="0083430E" w:rsidRPr="0065684E" w:rsidRDefault="00BF6FC8">
      <w:pPr>
        <w:rPr>
          <w:lang w:val="en-GB"/>
        </w:rPr>
      </w:pPr>
      <w:r w:rsidRPr="00D5716B">
        <w:rPr>
          <w:color w:val="000000"/>
          <w:lang w:val="en-GB"/>
        </w:rPr>
        <w:t xml:space="preserve">Participants will be excluded if they have undergone </w:t>
      </w:r>
      <w:del w:id="90049" w:author="Claude" w:date="2026-10-18T12:00:00Z">
        <w:r w:rsidRPr="00D5716B">
          <w:rPr>
            <w:color w:val="000000"/>
            <w:lang w:val="en-GB"/>
          </w:rPr>
          <w:delText xml:space="preserve">ray amputation, partial or complete, or major amputation including transmetatarsal forefoot amputation</w:delText>
        </w:r>
      </w:del>
      <w:ins w:id="90050" w:author="Claude" w:date="2026-10-18T12:00:00Z">
        <w:r>
          <w:rPr>
            <w:color w:val="000000"/>
            <w:lang w:val="en-GB"/>
          </w:rPr>
          <w:t xml:space="preserve">an amputation proximal to the metatarsophalangeal joints, such as a complete ray, transmetatarsal or major amputation</w:t>
        </w:r>
      </w:ins>
      <w:r w:rsidRPr="00D5716B">
        <w:rPr>
          <w:color w:val="000000"/>
          <w:lang w:val="en-GB"/>
        </w:rPr>
        <w:t xml:space="preserve">; present with an active foot ulcer, active Charcot neuroarthropathy, or a healed Charcot deformity with rocker-bottom or comparable structural collapse, for which the trial's offloading target and pressure-measurement protocol are not validated; have PEDIS </w:t>
      </w:r>
      <w:r w:rsidR="003E0E65" w:rsidRPr="00D5716B">
        <w:rPr>
          <w:color w:val="000000"/>
          <w:lang w:val="en-GB"/>
        </w:rPr>
        <w:t>perfusion grade 3 critical limb ischaemia</w:t>
      </w:r>
      <w:r w:rsidRPr="00D5716B">
        <w:rPr>
          <w:color w:val="000000"/>
          <w:lang w:val="en-GB"/>
        </w:rPr>
        <w:t>, defined as s</w:t>
      </w:r>
      <w:r w:rsidRPr="0065684E">
        <w:rPr>
          <w:color w:val="000000"/>
          <w:lang w:val="en-GB"/>
        </w:rPr>
        <w:t xml:space="preserve">ystolic ankle pressure below 50 mmHg, systolic toe pressure below 30 mmHg, or transcutaneous oxygen tension below 30 mmHg </w:t>
      </w:r>
      <w:sdt>
        <w:sdtPr>
          <w:tag w:val="CITATION NettenJ23"/>
          <w:id w:val="621869666"/>
          <w:citation/>
        </w:sdtPr>
        <w:sdtEndPr/>
        <w:sdtContent>
          <w:r>
            <w:fldChar w:fldCharType="begin"/>
          </w:r>
          <w:r w:rsidRPr="0065684E">
            <w:rPr>
              <w:lang w:val="en-GB"/>
            </w:rPr>
            <w:instrText xml:space="preserve"> CITATION NettenJ23 \m NativelM18 \l 1033 </w:instrText>
          </w:r>
          <w:r>
            <w:fldChar w:fldCharType="separate"/>
          </w:r>
          <w:r w:rsidRPr="0065684E">
            <w:rPr>
              <w:noProof/>
              <w:lang w:val="en-GB"/>
            </w:rPr>
            <w:t>(25,26)</w:t>
          </w:r>
          <w:r>
            <w:fldChar w:fldCharType="end"/>
          </w:r>
        </w:sdtContent>
      </w:sdt>
      <w:r w:rsidRPr="0065684E">
        <w:rPr>
          <w:color w:val="000000"/>
          <w:lang w:val="en-GB"/>
        </w:rPr>
        <w:t>; receive renal replacement therapy or immunosuppressive therapy; have a severe illness limiting 18-month survival in the judgement of the treating physician; are unable to consent or to follow study instructions; use devices preventing sensor application, such as an ankle-foot orthosis; or decline the specified protective footwear or the adherence sensor embedded in the orthosis.</w:t>
      </w:r>
    </w:p>
    <w:p w14:paraId="0ADEC840" w14:textId="7A35C5BA" w:rsidR="0083430E" w:rsidRPr="0065684E" w:rsidRDefault="00BF6FC8">
      <w:pPr>
        <w:rPr>
          <w:lang w:val="en-GB"/>
        </w:rPr>
      </w:pPr>
      <w:r w:rsidRPr="0065684E">
        <w:rPr>
          <w:color w:val="000000"/>
          <w:lang w:val="en-GB"/>
        </w:rPr>
        <w:t xml:space="preserve">These criteria implement a single risk stratification logic rather than an arbitrary checklist. Inclusion is anchored to IWGDF category 3 because this identifies the population in whom the recurrence risk is high enough for a prevention trial to be both ethically justified and statistically efficient; the sample size assumes a 50% recurrence rate </w:t>
      </w:r>
      <w:r w:rsidR="002335A1">
        <w:rPr>
          <w:color w:val="000000"/>
          <w:lang w:val="en-GB"/>
        </w:rPr>
        <w:t xml:space="preserve">over 18 months </w:t>
      </w:r>
      <w:r w:rsidRPr="0065684E">
        <w:rPr>
          <w:color w:val="000000"/>
          <w:lang w:val="en-GB"/>
        </w:rPr>
        <w:t xml:space="preserve">in this specific population, not in diabetes generally. The vascular criteria isolate participants for whom offloading is the appropriate primary intervention, </w:t>
      </w:r>
      <w:r w:rsidR="003E0E65">
        <w:rPr>
          <w:color w:val="000000"/>
          <w:lang w:val="en-GB"/>
        </w:rPr>
        <w:t>since critical limb ischaemia requires revascularisation</w:t>
      </w:r>
      <w:r w:rsidRPr="0065684E">
        <w:rPr>
          <w:color w:val="000000"/>
          <w:lang w:val="en-GB"/>
        </w:rPr>
        <w:t xml:space="preserve"> rather than pressure redistribution, which would confound the attribution of any observed effect. The mobility, footwear and sensor acceptance criteria operationalise the practical precondition for the primary outcome and its mediator to be measurable: without the embedded sensor, adherence cannot be measured and the wear-time target cannot be verified.</w:t>
      </w:r>
      <w:r w:rsidR="003E0E65">
        <w:rPr>
          <w:color w:val="000000"/>
          <w:lang w:val="en-GB"/>
        </w:rPr>
      </w:r>
      <w:r w:rsidRPr="0065684E">
        <w:rPr>
          <w:color w:val="000000"/>
          <w:lang w:val="en-GB"/>
        </w:rPr>
        <w:t xml:space="preserve"> The exclusions for renal replacement therapy, immunosuppression, and limited </w:t>
      </w:r>
      <w:r w:rsidRPr="0065684E">
        <w:rPr>
          <w:color w:val="000000"/>
          <w:lang w:val="en-GB"/>
        </w:rPr>
        <w:lastRenderedPageBreak/>
        <w:t>survival remove participants whose competing risks of death or impaired healing unrelated to biomechanics would dilute the trial's capacity to attribute ulcer outcomes to the intervention.</w:t>
      </w:r>
    </w:p>
    <w:p w14:paraId="1FB4ECA9" w14:textId="77777777" w:rsidR="0083430E" w:rsidRPr="002335A1" w:rsidRDefault="00BF6FC8">
      <w:pPr>
        <w:pStyle w:val="Kop3"/>
        <w:rPr>
          <w:b/>
          <w:bCs/>
          <w:lang w:val="en-GB"/>
        </w:rPr>
      </w:pPr>
      <w:r w:rsidRPr="002335A1">
        <w:rPr>
          <w:b/>
          <w:bCs/>
          <w:color w:val="000000"/>
          <w:lang w:val="en-GB"/>
        </w:rPr>
        <w:t>Recruitment</w:t>
      </w:r>
    </w:p>
    <w:p w14:paraId="7AE7C5B7" w14:textId="77777777" w:rsidR="0083430E" w:rsidRPr="0065684E" w:rsidRDefault="00BF6FC8">
      <w:pPr>
        <w:rPr>
          <w:lang w:val="en-GB"/>
        </w:rPr>
      </w:pPr>
      <w:r w:rsidRPr="0065684E">
        <w:rPr>
          <w:color w:val="000000"/>
          <w:lang w:val="en-GB"/>
        </w:rPr>
        <w:t xml:space="preserve">Participants will be identified through retrospective screening of outpatient visit schedules and prospective referrals within participating clinics over a 12-month recruitment window across all sites. Each clinic targets 24 participants, a rate of approximately two participants per site per month, which is below the observed throughput implied by the RIZIV–INAMI minimum caseload requirement </w:t>
      </w:r>
      <w:sdt>
        <w:sdtPr>
          <w:tag w:val="CITATION MorbachS15"/>
          <w:id w:val="310095040"/>
          <w:citation/>
        </w:sdtPr>
        <w:sdtEndPr/>
        <w:sdtContent>
          <w:r>
            <w:fldChar w:fldCharType="begin"/>
          </w:r>
          <w:r w:rsidRPr="0065684E">
            <w:rPr>
              <w:lang w:val="en-GB"/>
            </w:rPr>
            <w:instrText xml:space="preserve"> CITATION MorbachS15 \l 1033 </w:instrText>
          </w:r>
          <w:r>
            <w:fldChar w:fldCharType="separate"/>
          </w:r>
          <w:r w:rsidRPr="0065684E">
            <w:rPr>
              <w:noProof/>
              <w:lang w:val="en-GB"/>
            </w:rPr>
            <w:t>(20)</w:t>
          </w:r>
          <w:r>
            <w:fldChar w:fldCharType="end"/>
          </w:r>
        </w:sdtContent>
      </w:sdt>
      <w:r w:rsidRPr="0065684E">
        <w:rPr>
          <w:color w:val="000000"/>
          <w:lang w:val="en-GB"/>
        </w:rPr>
        <w:t>. All individuals considered for participation, including screen failures and reasons for exclusion, are documented on a screening log and will be reported in the CONSORT flow diagram (Figure 1). Should recruitment rates diverge materially between sites, a phased inclusion approach may be adopted to match study-team capacity; any such adaptation will be documented and reported.</w:t>
      </w:r>
    </w:p>
    <w:p w14:paraId="418B9DC4" w14:textId="20D5C3C1" w:rsidR="00D5716B" w:rsidRPr="00D5716B" w:rsidRDefault="00D5716B">
      <w:pPr>
        <w:rPr>
          <w:lang w:val="en-GB"/>
        </w:rPr>
      </w:pPr>
      <w:r>
        <w:rPr>
          <w:color w:val="000000"/>
          <w:lang w:val="en-GB"/>
        </w:rPr>
        <w:t>Insert Figure 1 here.</w:t>
      </w:r>
    </w:p>
    <w:p w14:paraId="2898F1C5" w14:textId="77777777" w:rsidR="0083430E" w:rsidRPr="0065684E" w:rsidRDefault="00BF6FC8">
      <w:pPr>
        <w:pStyle w:val="Kop2"/>
        <w:rPr>
          <w:lang w:val="en-GB"/>
        </w:rPr>
      </w:pPr>
      <w:r w:rsidRPr="0065684E">
        <w:rPr>
          <w:color w:val="000000"/>
          <w:lang w:val="en-GB"/>
        </w:rPr>
        <w:t>Interventions</w:t>
      </w:r>
    </w:p>
    <w:p w14:paraId="0E7FE8D0" w14:textId="77777777" w:rsidR="0083430E" w:rsidRPr="0065684E" w:rsidRDefault="00BF6FC8">
      <w:pPr>
        <w:pStyle w:val="Kop3"/>
        <w:rPr>
          <w:lang w:val="en-GB"/>
        </w:rPr>
      </w:pPr>
      <w:r w:rsidRPr="0065684E">
        <w:rPr>
          <w:color w:val="000000"/>
          <w:lang w:val="en-GB"/>
        </w:rPr>
        <w:t>Comparator: usual care</w:t>
      </w:r>
    </w:p>
    <w:p w14:paraId="5C1329A9" w14:textId="77777777" w:rsidR="0083430E" w:rsidRPr="0065684E" w:rsidRDefault="00BF6FC8">
      <w:pPr>
        <w:rPr>
          <w:lang w:val="en-GB"/>
        </w:rPr>
      </w:pPr>
      <w:r w:rsidRPr="0065684E">
        <w:rPr>
          <w:color w:val="000000"/>
          <w:lang w:val="en-GB"/>
        </w:rPr>
        <w:t xml:space="preserve">Participants allocated to usual care receive the standard multidisciplinary care currently provided to high-risk individuals with diabetes in Belgian DFCs, consistent with national and international guidance </w:t>
      </w:r>
      <w:sdt>
        <w:sdtPr>
          <w:tag w:val="CITATION BusS23"/>
          <w:id w:val="404837456"/>
          <w:citation/>
        </w:sdtPr>
        <w:sdtEndPr/>
        <w:sdtContent>
          <w:r>
            <w:fldChar w:fldCharType="begin"/>
          </w:r>
          <w:r w:rsidRPr="0065684E">
            <w:rPr>
              <w:lang w:val="en-GB"/>
            </w:rPr>
            <w:instrText xml:space="preserve"> CITATION BusS23 \l 1033 </w:instrText>
          </w:r>
          <w:r>
            <w:fldChar w:fldCharType="separate"/>
          </w:r>
          <w:r w:rsidRPr="0065684E">
            <w:rPr>
              <w:noProof/>
              <w:lang w:val="en-GB"/>
            </w:rPr>
            <w:t>(8)</w:t>
          </w:r>
          <w:r>
            <w:fldChar w:fldCharType="end"/>
          </w:r>
        </w:sdtContent>
      </w:sdt>
      <w:r w:rsidRPr="0065684E">
        <w:rPr>
          <w:color w:val="000000"/>
          <w:lang w:val="en-GB"/>
        </w:rPr>
        <w:t xml:space="preserve">: podiatric foot care and screening every 3 months; protective footwear including a state-of-the-art pressure-redistributing, custom-made foot orthosis, for which the degree of offloading achieved is not formally quantified; and education on foot self-care and footwear adherence. In routine practice, this education is not consistently delivered in structured, protocol-driven form; adherence is not routinely monitored; and proficiency in delivering behavioural support varies between professionals </w:t>
      </w:r>
      <w:sdt>
        <w:sdtPr>
          <w:tag w:val="CITATION PouwerF23"/>
          <w:id w:val="1700543339"/>
          <w:citation/>
        </w:sdtPr>
        <w:sdtEndPr/>
        <w:sdtContent>
          <w:r>
            <w:fldChar w:fldCharType="begin"/>
          </w:r>
          <w:r w:rsidRPr="0065684E">
            <w:rPr>
              <w:lang w:val="en-GB"/>
            </w:rPr>
            <w:instrText xml:space="preserve"> CITATION PouwerF23 \p 1 \l 1033 </w:instrText>
          </w:r>
          <w:r>
            <w:fldChar w:fldCharType="separate"/>
          </w:r>
          <w:r w:rsidRPr="0065684E">
            <w:rPr>
              <w:noProof/>
              <w:lang w:val="en-GB"/>
            </w:rPr>
            <w:t>(27)</w:t>
          </w:r>
          <w:r>
            <w:fldChar w:fldCharType="end"/>
          </w:r>
        </w:sdtContent>
      </w:sdt>
      <w:r w:rsidRPr="0065684E">
        <w:rPr>
          <w:color w:val="000000"/>
          <w:lang w:val="en-GB"/>
        </w:rPr>
        <w:t>. A no-treatment comparator was rejected as unethical: usual care as delivered in a recognised DFC is an active, guideline-concordant standard, and PARADISE is evaluated as an addition to it rather than a replacement for it. This choice sets a demanding benchmark and any observed effect is correspondingly incremental to contemporary best practice.</w:t>
      </w:r>
    </w:p>
    <w:p w14:paraId="663217C7" w14:textId="77777777" w:rsidR="0083430E" w:rsidRPr="0065684E" w:rsidRDefault="00BF6FC8">
      <w:pPr>
        <w:pStyle w:val="Kop3"/>
        <w:rPr>
          <w:lang w:val="en-GB"/>
        </w:rPr>
      </w:pPr>
      <w:r w:rsidRPr="0065684E">
        <w:rPr>
          <w:color w:val="000000"/>
          <w:lang w:val="en-GB"/>
        </w:rPr>
        <w:t>Intervention: PARADISE</w:t>
      </w:r>
    </w:p>
    <w:p w14:paraId="2AC70FE6" w14:textId="297F7618" w:rsidR="0083430E" w:rsidRPr="0065684E" w:rsidRDefault="00BF6FC8">
      <w:pPr>
        <w:rPr>
          <w:lang w:val="en-GB"/>
        </w:rPr>
      </w:pPr>
      <w:r w:rsidRPr="0065684E">
        <w:rPr>
          <w:color w:val="000000"/>
          <w:lang w:val="en-GB"/>
        </w:rPr>
        <w:t xml:space="preserve">Participants allocated to PARADISE receive usual care supplemented by two components: pressure-guided footwear optimisation and the Structured Education and Behavioural Intervention Approach (SEBIA). The intervention pathway is summarised in Figure 2 and </w:t>
      </w:r>
      <w:r w:rsidRPr="0065684E">
        <w:rPr>
          <w:color w:val="000000"/>
          <w:lang w:val="en-GB"/>
        </w:rPr>
        <w:lastRenderedPageBreak/>
        <w:t>Table 4.</w:t>
      </w:r>
      <w:r w:rsidR="00B36F7E">
        <w:rPr>
          <w:color w:val="000000"/>
          <w:lang w:val="en-GB"/>
        </w:rPr>
        <w:br/>
        <w:t xml:space="preserve">Insert Figure 2 and table 4 here. </w:t>
      </w:r>
    </w:p>
    <w:p w14:paraId="31B9C5E5" w14:textId="77777777" w:rsidR="0083430E" w:rsidRPr="0065684E" w:rsidRDefault="00BF6FC8">
      <w:pPr>
        <w:rPr>
          <w:lang w:val="en-GB"/>
        </w:rPr>
      </w:pPr>
      <w:r w:rsidRPr="0065684E">
        <w:rPr>
          <w:b/>
          <w:bCs/>
          <w:color w:val="000000"/>
          <w:lang w:val="en-GB"/>
        </w:rPr>
        <w:t>Rationale.</w:t>
      </w:r>
      <w:r w:rsidRPr="0065684E">
        <w:rPr>
          <w:color w:val="000000"/>
          <w:lang w:val="en-GB"/>
        </w:rPr>
        <w:t xml:space="preserve"> The two components target the two mechanistically distinct and sequentially dependent drivers of recurrence identified above: insufficient offloading of plantar pressure and insufficient wear of the footwear providing it.</w:t>
      </w:r>
    </w:p>
    <w:p w14:paraId="547439A4" w14:textId="0A6A71B5" w:rsidR="008440F8" w:rsidRDefault="00BF6FC8">
      <w:pPr>
        <w:rPr>
          <w:color w:val="000000"/>
          <w:lang w:val="en-GB"/>
        </w:rPr>
      </w:pPr>
      <w:r w:rsidRPr="00B129AE">
        <w:rPr>
          <w:color w:val="000000"/>
          <w:lang w:val="en-GB"/>
        </w:rPr>
        <w:t xml:space="preserve">Pressure-guided footwear optimisation. Each participant receives a new pair of custom-made foot orthoses manufactured by a certified pedorthist. Construction follows the type of shoe in which the orthosis is worn: in fully custom-made footwear </w:t>
      </w:r>
      <w:del w:id="90018" w:author="Claude" w:date="2026-10-12T16:03:41Z">
        <w:r w:rsidRPr="00B129AE">
          <w:rPr>
            <w:color w:val="000000"/>
            <w:lang w:val="en-GB"/>
          </w:rPr>
          <w:delText xml:space="preserve">a 5 mm micro-cork base</w:delText>
        </w:r>
      </w:del>
      <w:ins w:id="90019" w:author="Claude" w:date="2026-10-12T16:03:41Z">
        <w:r>
          <w:rPr>
            <w:color w:val="000000"/>
            <w:lang w:val="en-GB"/>
          </w:rPr>
          <w:t xml:space="preserve">a 5 mm base of micro-cork or shore-50 ethylene-vinyl acetate</w:t>
        </w:r>
      </w:ins>
      <w:r w:rsidRPr="00B129AE">
        <w:rPr>
          <w:color w:val="000000"/>
          <w:lang w:val="en-GB"/>
        </w:rPr>
        <w:t xml:space="preserve"> carries a 5 mm total-contact ethylene-vinyl acetate layer, whereas </w:t>
      </w:r>
      <w:del w:id="90020" w:author="Claude" w:date="2026-10-12T16:03:41Z">
        <w:r w:rsidRPr="00B129AE">
          <w:rPr>
            <w:color w:val="000000"/>
            <w:lang w:val="en-GB"/>
          </w:rPr>
          <w:delText xml:space="preserve">in extra-depth off-the-shelf footwear</w:delText>
        </w:r>
      </w:del>
      <w:ins w:id="90021" w:author="Claude" w:date="2026-10-12T16:03:41Z">
        <w:r>
          <w:rPr>
            <w:color w:val="000000"/>
            <w:lang w:val="en-GB"/>
          </w:rPr>
          <w:t xml:space="preserve">in extra-depth off-the-shelf or semi-orthopaedic footwear</w:t>
        </w:r>
      </w:ins>
      <w:r w:rsidRPr="00B129AE">
        <w:rPr>
          <w:color w:val="000000"/>
          <w:lang w:val="en-GB"/>
        </w:rPr>
        <w:t xml:space="preserve"> a 6 mm ethylene-vinyl acetate layer is used without a cork base. Both are completed with a 3–5 mm medial arch support, a 9–10 mm transmetatarsal bar positioned 6–11 mm proximal to the metatarsal heads, local depth relief at fragile or prominent regions, and a full-length top cover of 3 mm closed-cell foam over 3 mm open-cell cushioning foam </w:t>
      </w:r>
      <w:sdt>
        <w:sdtPr>
          <w:tag w:val="CITATION BusS19"/>
          <w:id w:val="1169531855"/>
          <w:citation/>
        </w:sdtPr>
        <w:sdtEndPr/>
        <w:sdtContent>
          <w:r w:rsidRPr="00B129AE">
            <w:fldChar w:fldCharType="begin"/>
          </w:r>
          <w:r w:rsidRPr="00B129AE">
            <w:rPr>
              <w:lang w:val="en-GB"/>
            </w:rPr>
            <w:instrText xml:space="preserve"> CITATION BusS19 \l 1033 </w:instrText>
          </w:r>
          <w:r w:rsidRPr="00B129AE">
            <w:fldChar w:fldCharType="separate"/>
          </w:r>
          <w:r w:rsidRPr="00B129AE">
            <w:rPr>
              <w:noProof/>
              <w:lang w:val="en-GB"/>
            </w:rPr>
            <w:t>(7)</w:t>
          </w:r>
          <w:r w:rsidRPr="00B129AE">
            <w:fldChar w:fldCharType="end"/>
          </w:r>
        </w:sdtContent>
      </w:sdt>
      <w:r w:rsidRPr="00B129AE">
        <w:rPr>
          <w:color w:val="000000"/>
          <w:lang w:val="en-GB"/>
        </w:rPr>
        <w:t xml:space="preserve">. The clinical team measures in-shoe plantar pressures using the Novel Pedar in-shoe system (Novel GmbH, Munich, Germany) with the Novel database software, during repeated ambulation along a 10-metre walkway, acquiring a minimum of 12 mid-gait steps per foot. Sensor insoles are calibrated and zeroed before use. Peak pressure is reported per foot region using a standardised eight-region mask (heel, medial and lateral midfoot, metatarsals 1, 2–3 and 4–5, hallux, and lesser toes). Up to three target regions are designated per foot: the site of the previous ulcer, together with the two forefoot or midfoot regions showing the highest peak pressure above 200 kPa (fewer when fewer regions exceed that threshold)</w:t>
      </w:r>
      <w:del w:id="90051" w:author="Claude" w:date="2026-10-18T12:00:00Z">
        <w:r w:rsidRPr="00B129AE">
          <w:rPr>
            <w:color w:val="000000"/>
            <w:lang w:val="en-GB"/>
          </w:rPr>
          <w:delText xml:space="preserve">; the heel is not eligible as a target region.</w:delText>
        </w:r>
      </w:del>
      <w:ins w:id="90052" w:author="Claude" w:date="2026-10-18T12:00:00Z">
        <w:r>
          <w:rPr>
            <w:color w:val="000000"/>
            <w:lang w:val="en-GB"/>
          </w:rPr>
          <w:t xml:space="preserve">; the heel is a target region only if it was the site of the previous ulcer.</w:t>
        </w:r>
      </w:ins>
      <w:r w:rsidRPr="00B129AE">
        <w:rPr>
          <w:color w:val="000000"/>
          <w:lang w:val="en-GB"/>
        </w:rPr>
        <w:t xml:space="preserve"> The orthosis is considered adequately offloading when, at each target region, peak pressure with the orthosis is below 200 kPa or is at least 25% lower than at the same region </w:t>
      </w:r>
      <w:del w:id="90000" w:author="Claude" w:date="2026-10-08T17:38:15Z">
        <w:r w:rsidRPr="00B129AE">
          <w:rPr>
            <w:color w:val="000000"/>
            <w:lang w:val="en-GB"/>
          </w:rPr>
          <w:delText xml:space="preserve">measured without the orthosis at delivery (visit 2). That measurement remains the reference at 6, 12 and 18 months: the condition without the orthosis is repeated at every assessment to document the current unprotected pressure, but it does not replace the reference.</w:delText>
        </w:r>
      </w:del>
      <w:ins w:id="90001" w:author="Claude" w:date="2026-10-08T17:38:15Z">
        <w:r>
          <w:rPr>
            <w:color w:val="000000"/>
            <w:lang w:val="en-GB"/>
          </w:rPr>
          <w:t xml:space="preserve">measured without the orthosis in the same session; the condition without the orthosis is therefore repeated at every assessment, immediately before the measurement with the orthosis.</w:t>
        </w:r>
      </w:ins>
      <w:r w:rsidRPr="00B129AE">
        <w:rPr>
          <w:color w:val="000000"/>
          <w:lang w:val="en-GB"/>
        </w:rPr>
        <w:t xml:space="preserve"> At follow-up the orthosis is also modified when peak pressure at a target region has risen by 5% or more since the previous measurement, even if it remains below the threshold. In parallel, the study team conducts a validation sub-study using the F-Scan GO in-shoe system (Tekscan, Norwood, MA, USA) with FootVIEW Pro software, comparing the two systems; F-Scan GO measurements are performed by the study team only and do not inform clinical decision-making or influence the primary endpoint. </w:t>
      </w:r>
      <w:del w:id="90053" w:author="Claude" w:date="2026-10-18T12:00:00Z">
        <w:r w:rsidRPr="00B129AE">
          <w:rPr>
            <w:color w:val="000000"/>
            <w:lang w:val="en-GB"/>
          </w:rPr>
          <w:delText xml:space="preserve">Baseline measurement is performed at self-selected comfortable walking speed, which is thereafter maintained within 5% at follow-up to preserve comparability;</w:delText>
        </w:r>
      </w:del>
      <w:ins w:id="90054" w:author="Claude" w:date="2026-10-18T12:00:00Z">
        <w:r>
          <w:rPr>
            <w:color w:val="000000"/>
            <w:lang w:val="en-GB"/>
          </w:rPr>
          <w:t xml:space="preserve">Participants walk at their self-selected comfortable speed, with the same instruction at every visit;</w:t>
        </w:r>
      </w:ins>
      <w:r w:rsidRPr="00B129AE">
        <w:rPr>
          <w:color w:val="000000"/>
          <w:lang w:val="en-GB"/>
        </w:rPr>
        <w:t xml:space="preserve"> standardised thin seamless cotton socks are worn throughout. Following the design protocol of Bus and colleagues </w:t>
      </w:r>
      <w:sdt>
        <w:sdtPr>
          <w:tag w:val="CITATION BusS19"/>
          <w:id w:val="1974676953"/>
          <w:citation/>
        </w:sdtPr>
        <w:sdtEndPr/>
        <w:sdtContent>
          <w:r w:rsidRPr="00B129AE">
            <w:fldChar w:fldCharType="begin"/>
          </w:r>
          <w:r w:rsidRPr="00B129AE">
            <w:rPr>
              <w:lang w:val="en-GB"/>
            </w:rPr>
            <w:instrText xml:space="preserve"> CITATION BusS19 \l 1033 </w:instrText>
          </w:r>
          <w:r w:rsidRPr="00B129AE">
            <w:fldChar w:fldCharType="separate"/>
          </w:r>
          <w:r w:rsidRPr="00B129AE">
            <w:rPr>
              <w:noProof/>
              <w:lang w:val="en-GB"/>
            </w:rPr>
            <w:t>(7)</w:t>
          </w:r>
          <w:r w:rsidRPr="00B129AE">
            <w:fldChar w:fldCharType="end"/>
          </w:r>
        </w:sdtContent>
      </w:sdt>
      <w:r w:rsidRPr="00B129AE">
        <w:rPr>
          <w:color w:val="000000"/>
          <w:lang w:val="en-GB"/>
        </w:rPr>
        <w:t xml:space="preserve"> and the optimisation criteria validated in that group’s earlier work </w:t>
      </w:r>
      <w:sdt>
        <w:sdtPr>
          <w:tag w:val="CITATION BusS11"/>
          <w:id w:val="848760671"/>
          <w:citation/>
        </w:sdtPr>
        <w:sdtEndPr/>
        <w:sdtContent>
          <w:r w:rsidRPr="00B129AE">
            <w:fldChar w:fldCharType="begin"/>
          </w:r>
          <w:r w:rsidRPr="00B129AE">
            <w:rPr>
              <w:lang w:val="en-GB"/>
            </w:rPr>
            <w:instrText xml:space="preserve"> CITATION BusS11 \l 1033 </w:instrText>
          </w:r>
          <w:r w:rsidRPr="00B129AE">
            <w:fldChar w:fldCharType="separate"/>
          </w:r>
          <w:r w:rsidRPr="00B129AE">
            <w:rPr>
              <w:noProof/>
              <w:lang w:val="en-GB"/>
            </w:rPr>
            <w:t>(6)</w:t>
          </w:r>
          <w:r w:rsidRPr="00B129AE">
            <w:fldChar w:fldCharType="end"/>
          </w:r>
        </w:sdtContent>
      </w:sdt>
      <w:r w:rsidRPr="00B129AE">
        <w:rPr>
          <w:color w:val="000000"/>
          <w:lang w:val="en-GB"/>
        </w:rPr>
        <w:t xml:space="preserve">, orthosis geometry is iteratively modified under in-shoe peak-pressure feedback until in-shoe peak plantar pressure falls below 200 kPa at all previously ulcerated and high-risk regions, </w:t>
      </w:r>
      <w:del w:id="90002" w:author="Claude" w:date="2026-10-08T17:38:15Z">
        <w:r w:rsidRPr="00B129AE">
          <w:rPr>
            <w:color w:val="000000"/>
            <w:lang w:val="en-GB"/>
          </w:rPr>
          <w:delText xml:space="preserve">or is reduced by at least 25% from the participant's own baseline, whichever is achieved first.</w:delText>
        </w:r>
      </w:del>
      <w:ins w:id="90003" w:author="Claude" w:date="2026-10-08T17:38:15Z">
        <w:r>
          <w:rPr>
            <w:color w:val="000000"/>
            <w:lang w:val="en-GB"/>
          </w:rPr>
          <w:t xml:space="preserve">or is reduced by at least 25% relative to the measurement without the orthosis in the same session, whichever is achieved first, with up to three modification rounds per session.</w:t>
        </w:r>
      </w:ins>
      <w:ins w:id="90055" w:author="Claude" w:date="2026-10-18T12:00:00Z">
        <w:r>
          <w:rPr>
            <w:color w:val="000000"/>
            <w:lang w:val="en-GB"/>
          </w:rPr>
          <w:t xml:space="preserve"> Once the targets are met, an identical duplicate pair is manufactured; from month 3 both pairs are checked at each quarterly visit and serviced in turn.</w:t>
        </w:r>
      </w:ins>
      <w:r w:rsidRPr="00B129AE">
        <w:rPr>
          <w:color w:val="000000"/>
          <w:lang w:val="en-GB"/>
        </w:rPr>
        <w:t xml:space="preserve"> Achieved pressure reduction is recorded for every participant and reported as a fidelity measure, so that a null clinical result can be interpreted against the offloading actually delivered rather than the offloading intended.</w:t>
      </w:r>
      <w:r w:rsidRPr="00B129AE">
        <w:rPr>
          <w:color w:val="000000"/>
          <w:lang w:val="en-GB"/>
        </w:rPr>
      </w:r>
      <w:r w:rsidR="00B129AE">
        <w:rPr>
          <w:color w:val="000000"/>
          <w:lang w:val="en-GB"/>
        </w:rPr>
      </w:r>
      <w:r w:rsidRPr="00B129AE">
        <w:rPr>
          <w:color w:val="000000"/>
          <w:lang w:val="en-GB"/>
        </w:rPr>
      </w:r>
      <w:r w:rsidRPr="00B129AE">
        <w:rPr>
          <w:color w:val="000000"/>
          <w:lang w:val="en-GB"/>
        </w:rPr>
      </w:r>
      <w:r w:rsidRPr="00B129AE">
        <w:rPr>
          <w:color w:val="000000"/>
          <w:lang w:val="en-GB"/>
        </w:rPr>
      </w:r>
      <w:r w:rsidR="003E0E65">
        <w:rPr>
          <w:color w:val="000000"/>
          <w:lang w:val="en-GB"/>
        </w:rPr>
      </w:r>
    </w:p>
    <w:p w14:paraId="248996FD" w14:textId="77777777" w:rsidR="0083430E" w:rsidRPr="0065684E" w:rsidRDefault="00BF6FC8">
      <w:pPr>
        <w:rPr>
          <w:lang w:val="en-GB"/>
        </w:rPr>
      </w:pPr>
      <w:r w:rsidRPr="0065684E">
        <w:rPr>
          <w:color w:val="000000"/>
          <w:lang w:val="en-GB"/>
        </w:rPr>
        <w:lastRenderedPageBreak/>
        <w:t>A temperature sensor (Orthotimer, Rollerwerk Medical Engineering &amp; Consulting, Balingen, Germany; 9 × 13 × 4.5 mm, dust- and water-resistant) is embedded in the custom insole of each participant's prescribed footwear. The sensor records date-, time-, and temperature-stamped readings at 15-minute intervals (precision ± 0.1 °C; quartz-controlled clock), stored in a 100-day ring buffer and retrieved via RFID to a USB reader. Physical activity, including weight-bearing time and step count, is recorded using the MoveMonitor accelerometer (McRoberts BV, The Hague, Netherlands). Together these define an individualised, activity-derived wear-time target for each participant: the participant's habitual waking hours, that is, the time between rising and going to bed, during which protective footwear is expected to be worn. Adherence is expressed against this personalised denominator rather than against a fixed daily hour count, since a fixed target penalises inactive participants and flatters active ones.</w:t>
      </w:r>
    </w:p>
    <w:p w14:paraId="4D723DA1" w14:textId="2E773871" w:rsidR="0083430E" w:rsidRPr="0065684E" w:rsidRDefault="00BF6FC8">
      <w:pPr>
        <w:rPr>
          <w:lang w:val="en-GB"/>
        </w:rPr>
      </w:pPr>
      <w:r w:rsidRPr="0065684E">
        <w:rPr>
          <w:b/>
          <w:bCs/>
          <w:color w:val="000000"/>
          <w:lang w:val="en-GB"/>
        </w:rPr>
        <w:t>Structured Education and Behavioural Intervention Approach.</w:t>
      </w:r>
      <w:r w:rsidRPr="0065684E">
        <w:rPr>
          <w:color w:val="000000"/>
          <w:lang w:val="en-GB"/>
        </w:rPr>
        <w:t xml:space="preserve"> SEBIA is a five-step, individually tailored programme delivered face-to-face by clinical staff of the participating DFCs — podiatrists, nurses and physicians — standardised across sites through motivational interviewing training delivered by an expert psychologist</w:t>
      </w:r>
      <w:r w:rsidR="00D0627E">
        <w:rPr>
          <w:color w:val="000000"/>
          <w:lang w:val="en-GB"/>
        </w:rPr>
        <w:t xml:space="preserve"> and a PhD student</w:t>
      </w:r>
      <w:r w:rsidRPr="0065684E">
        <w:rPr>
          <w:color w:val="000000"/>
          <w:lang w:val="en-GB"/>
        </w:rPr>
        <w:t>. Delivery occurs within the clinic during scheduled follow-up visits.</w:t>
      </w:r>
    </w:p>
    <w:p w14:paraId="32B31B89" w14:textId="77777777" w:rsidR="0083430E" w:rsidRPr="0065684E" w:rsidRDefault="00BF6FC8">
      <w:pPr>
        <w:rPr>
          <w:lang w:val="en-GB"/>
        </w:rPr>
      </w:pPr>
      <w:r w:rsidRPr="0065684E">
        <w:rPr>
          <w:color w:val="000000"/>
          <w:lang w:val="en-GB"/>
        </w:rPr>
        <w:t xml:space="preserve">Step 1, at baseline, assesses foot-care behaviour using the Nottingham Assessment of Functional Footcare </w:t>
      </w:r>
      <w:sdt>
        <w:sdtPr>
          <w:tag w:val="CITATION LincolnN07"/>
          <w:id w:val="1956332498"/>
          <w:citation/>
        </w:sdtPr>
        <w:sdtEndPr/>
        <w:sdtContent>
          <w:r>
            <w:fldChar w:fldCharType="begin"/>
          </w:r>
          <w:r w:rsidRPr="0065684E">
            <w:rPr>
              <w:lang w:val="en-GB"/>
            </w:rPr>
            <w:instrText xml:space="preserve"> CITATION LincolnN07 \l 1033 </w:instrText>
          </w:r>
          <w:r>
            <w:fldChar w:fldCharType="separate"/>
          </w:r>
          <w:r w:rsidRPr="0065684E">
            <w:rPr>
              <w:noProof/>
              <w:lang w:val="en-GB"/>
            </w:rPr>
            <w:t>(28)</w:t>
          </w:r>
          <w:r>
            <w:fldChar w:fldCharType="end"/>
          </w:r>
        </w:sdtContent>
      </w:sdt>
      <w:r w:rsidRPr="0065684E">
        <w:rPr>
          <w:color w:val="000000"/>
          <w:lang w:val="en-GB"/>
        </w:rPr>
        <w:t xml:space="preserve">, assesses health literacy, and delivers tailored education comprising written materials, demonstration of foot-care procedures and supervised practice. Step 2, at the second visit two weeks to one month after baseline and coinciding with orthosis delivery and sensor integration, </w:t>
      </w:r>
      <w:del w:id="90452" w:author="Claude" w:date="2026-10-19T12:00:00Z">
        <w:r w:rsidRPr="0065684E">
          <w:rPr>
            <w:color w:val="000000"/>
            <w:lang w:val="en-GB"/>
          </w:rPr>
          <w:delText xml:space="preserve">retests foot-care knowledge using the teach-back method</w:delText>
        </w:r>
      </w:del>
      <w:ins w:id="90453" w:author="Claude" w:date="2026-10-19T12:00:00Z">
        <w:r>
          <w:rPr>
            <w:color w:val="000000"/>
            <w:lang w:val="en-GB"/>
          </w:rPr>
          <w:t xml:space="preserve">repeats the Nottingham Assessment of Functional Footcare, checks recall of the education using the teach-back method</w:t>
        </w:r>
      </w:ins>
      <w:r w:rsidRPr="0065684E">
        <w:rPr>
          <w:color w:val="000000"/>
          <w:lang w:val="en-GB"/>
        </w:rPr>
        <w:t xml:space="preserve">, reinforces content where recall is incomplete, delivers education on wearing protective footwear indoors as well as outdoors — the setting in which adherence is lowest and most steps are taken </w:t>
      </w:r>
      <w:sdt>
        <w:sdtPr>
          <w:tag w:val="CITATION WaaijmanR13"/>
          <w:id w:val="291282530"/>
          <w:citation/>
        </w:sdtPr>
        <w:sdtEndPr/>
        <w:sdtContent>
          <w:r>
            <w:fldChar w:fldCharType="begin"/>
          </w:r>
          <w:r w:rsidRPr="0065684E">
            <w:rPr>
              <w:lang w:val="en-GB"/>
            </w:rPr>
            <w:instrText xml:space="preserve"> CITATION WaaijmanR13 \l 1033 </w:instrText>
          </w:r>
          <w:r>
            <w:fldChar w:fldCharType="separate"/>
          </w:r>
          <w:r w:rsidRPr="0065684E">
            <w:rPr>
              <w:noProof/>
              <w:lang w:val="en-GB"/>
            </w:rPr>
            <w:t>(29)</w:t>
          </w:r>
          <w:r>
            <w:fldChar w:fldCharType="end"/>
          </w:r>
        </w:sdtContent>
      </w:sdt>
      <w:r w:rsidRPr="0065684E">
        <w:rPr>
          <w:color w:val="000000"/>
          <w:lang w:val="en-GB"/>
        </w:rPr>
        <w:t xml:space="preserve"> — and informs the participant that wear time is being monitored to enable individualised support. </w:t>
      </w:r>
      <w:del w:id="90056" w:author="Claude" w:date="2026-10-18T12:00:00Z">
        <w:r w:rsidRPr="0065684E">
          <w:rPr>
            <w:color w:val="000000"/>
            <w:lang w:val="en-GB"/>
          </w:rPr>
          <w:delText xml:space="preserve">Step 3, at six and twelve months,</w:delText>
        </w:r>
      </w:del>
      <w:ins w:id="90057" w:author="Claude" w:date="2026-10-18T12:00:00Z">
        <w:r>
          <w:rPr>
            <w:color w:val="000000"/>
            <w:lang w:val="en-GB"/>
          </w:rPr>
          <w:t xml:space="preserve">Step 3, at three months and again at nine and fifteen months,</w:t>
        </w:r>
      </w:ins>
      <w:r w:rsidRPr="0065684E">
        <w:rPr>
          <w:color w:val="000000"/>
          <w:lang w:val="en-GB"/>
        </w:rPr>
        <w:t xml:space="preserve"> invites participants to self-assess adherence and to articulate why and when protective footwear should be worn; the professional then reviews sensor-derived wear-time data collaboratively and non-judgementally, identifies adherence patterns, and explores periods of low adherence. The professional repeats education where the rationale or timing cannot be articulated. Once knowledge is demonstrated, the professional assesses perceived importance of adherence, identifies barriers and negotiates solutions. </w:t>
      </w:r>
      <w:del w:id="90058" w:author="Claude" w:date="2026-10-18T12:00:00Z">
        <w:r w:rsidRPr="0065684E">
          <w:rPr>
            <w:color w:val="000000"/>
            <w:lang w:val="en-GB"/>
          </w:rPr>
          <w:delText xml:space="preserve">Step 4, at nine and fifteen months,</w:delText>
        </w:r>
      </w:del>
      <w:ins w:id="90059" w:author="Claude" w:date="2026-10-18T12:00:00Z">
        <w:r>
          <w:rPr>
            <w:color w:val="000000"/>
            <w:lang w:val="en-GB"/>
          </w:rPr>
          <w:t xml:space="preserve">Step 4, at six and twelve months,</w:t>
        </w:r>
      </w:ins>
      <w:r w:rsidRPr="0065684E">
        <w:rPr>
          <w:color w:val="000000"/>
          <w:lang w:val="en-GB"/>
        </w:rPr>
        <w:t xml:space="preserve"> requires participants to demonstrate foot self-care using provided equipment; the professional reinforces correct behaviour, addresses gaps </w:t>
      </w:r>
      <w:r w:rsidRPr="0065684E">
        <w:rPr>
          <w:color w:val="000000"/>
          <w:lang w:val="en-GB"/>
        </w:rPr>
        <w:lastRenderedPageBreak/>
        <w:t>through targeted re-education, reviews sensor printouts against the preceding visit, and matches adherence support to the underlying cause of any shortfall — knowledge, motivation or practical barrier. Step 5, at the final eighteen-month visit, comprises a closing foot-care demonstration and sharing of adherence results; no new intervention content is delivered.</w:t>
      </w:r>
    </w:p>
    <w:p w14:paraId="1C342CA4" w14:textId="77777777" w:rsidR="0083430E" w:rsidRPr="0065684E" w:rsidRDefault="00BF6FC8">
      <w:pPr>
        <w:rPr>
          <w:lang w:val="en-GB"/>
        </w:rPr>
      </w:pPr>
      <w:r w:rsidRPr="0065684E">
        <w:rPr>
          <w:color w:val="000000"/>
          <w:lang w:val="en-GB"/>
        </w:rPr>
        <w:t xml:space="preserve">The mapping to COM-B is explicit and is the reason SEBIA is expected to differ from the education strategies that have previously failed </w:t>
      </w:r>
      <w:sdt>
        <w:sdtPr>
          <w:tag w:val="CITATION DorresteijnJ12"/>
          <w:id w:val="1986747232"/>
          <w:citation/>
        </w:sdtPr>
        <w:sdtEndPr/>
        <w:sdtContent>
          <w:r>
            <w:fldChar w:fldCharType="begin"/>
          </w:r>
          <w:r w:rsidRPr="0065684E">
            <w:rPr>
              <w:lang w:val="en-GB"/>
            </w:rPr>
            <w:instrText xml:space="preserve"> CITATION DorresteijnJ12 \p 14 \l 1033 </w:instrText>
          </w:r>
          <w:r>
            <w:fldChar w:fldCharType="separate"/>
          </w:r>
          <w:r w:rsidRPr="0065684E">
            <w:rPr>
              <w:noProof/>
              <w:lang w:val="en-GB"/>
            </w:rPr>
            <w:t>(30)</w:t>
          </w:r>
          <w:r>
            <w:fldChar w:fldCharType="end"/>
          </w:r>
        </w:sdtContent>
      </w:sdt>
      <w:r w:rsidRPr="0065684E">
        <w:rPr>
          <w:color w:val="000000"/>
          <w:lang w:val="en-GB"/>
        </w:rPr>
        <w:t>. Capability is addressed by Steps 1, 2 and 4 through knowledge, teach-back verification and supervised skills practice. Opportunity is addressed by indoor-footwear education and by barrier identification and problem-solving at Steps 3 and 4. Motivation is addressed by the collaborative, non-judgemental review of objective wear-time data, which converts an abstract recommendation into personalised feedback, and by explicit elicitation of perceived importance. No component of SEBIA relies on knowledge transfer alone.</w:t>
      </w:r>
    </w:p>
    <w:p w14:paraId="18A14933" w14:textId="77777777" w:rsidR="0083430E" w:rsidRPr="0065684E" w:rsidRDefault="00BF6FC8">
      <w:pPr>
        <w:rPr>
          <w:lang w:val="en-GB"/>
        </w:rPr>
      </w:pPr>
      <w:r w:rsidRPr="0065684E">
        <w:rPr>
          <w:b/>
          <w:bCs/>
          <w:color w:val="000000"/>
          <w:lang w:val="en-GB"/>
        </w:rPr>
        <w:t xml:space="preserve">Tailoring and fidelity. Both components are individually tailored: the offloading target is defined against that participant's own pressure </w:t>
      </w:r>
      <w:del w:id="90004" w:author="Claude" w:date="2026-10-08T17:38:15Z">
        <w:r w:rsidRPr="0065684E">
          <w:rPr>
            <w:b/>
            <w:bCs/>
            <w:color w:val="000000"/>
            <w:lang w:val="en-GB"/>
          </w:rPr>
          <w:delText xml:space="preserve">measured without the orthosis at delivery (visit 2)</w:delText>
        </w:r>
      </w:del>
      <w:ins w:id="90005" w:author="Claude" w:date="2026-10-08T17:38:15Z">
        <w:r>
          <w:rPr>
            <w:b/>
            <w:bCs/>
            <w:color w:val="000000"/>
            <w:lang w:val="en-GB"/>
          </w:rPr>
          <w:t xml:space="preserve">measured without the orthosis in the same session</w:t>
        </w:r>
      </w:ins>
      <w:r w:rsidRPr="0065684E">
        <w:rPr>
          <w:b/>
          <w:bCs/>
          <w:color w:val="000000"/>
          <w:lang w:val="en-GB"/>
        </w:rPr>
        <w:t xml:space="preserve">, and SEBIA content from Step 3 onward is adapted to each participant's specific adherence barriers rather than delivered as a fixed script. No criteria for modifying intervention intensity for individual participants are pre-specified; intervention delivery continues as scheduled unless a participant withdraws, develops an ulcer requiring active treatment, or meets a discontinuation criterion. Fidelity is supported structurally through standardised motivational interviewing training and is monitored empirically through the process evaluation using structured observation, protocol-deviation logs and therapist diaries, so that delivery fidelity is measured rather than assumed.</w:t>
      </w:r>
      <w:r w:rsidRPr="0065684E">
        <w:rPr>
          <w:color w:val="000000"/>
          <w:lang w:val="en-GB"/>
        </w:rPr>
      </w:r>
    </w:p>
    <w:p w14:paraId="7E81F726" w14:textId="77777777" w:rsidR="0083430E" w:rsidRPr="0065684E" w:rsidRDefault="00BF6FC8">
      <w:pPr>
        <w:rPr>
          <w:lang w:val="en-GB"/>
        </w:rPr>
      </w:pPr>
      <w:r w:rsidRPr="0065684E">
        <w:rPr>
          <w:b/>
          <w:bCs/>
          <w:color w:val="000000"/>
          <w:lang w:val="en-GB"/>
        </w:rPr>
        <w:t>Feasibility of delivery.</w:t>
      </w:r>
      <w:r w:rsidRPr="0065684E">
        <w:rPr>
          <w:color w:val="000000"/>
          <w:lang w:val="en-GB"/>
        </w:rPr>
        <w:t xml:space="preserve"> Whether generalist teams can deliver these components under routine caseloads is the trial's central translational question, and two lines of evidence bear on it. Implementation of in-shoe pressure measurement in ordinary footwear practice has been formally evaluated, identifying both achievable success rates and the specific facilitators and barriers that determine them </w:t>
      </w:r>
      <w:sdt>
        <w:sdtPr>
          <w:tag w:val="CITATION ZwaferinkJ24"/>
          <w:id w:val="370548950"/>
          <w:citation/>
        </w:sdtPr>
        <w:sdtEndPr/>
        <w:sdtContent>
          <w:r>
            <w:fldChar w:fldCharType="begin"/>
          </w:r>
          <w:r w:rsidRPr="0065684E">
            <w:rPr>
              <w:lang w:val="en-GB"/>
            </w:rPr>
            <w:instrText xml:space="preserve"> CITATION ZwaferinkJ24 \l 1033 </w:instrText>
          </w:r>
          <w:r>
            <w:fldChar w:fldCharType="separate"/>
          </w:r>
          <w:r w:rsidRPr="0065684E">
            <w:rPr>
              <w:noProof/>
              <w:lang w:val="en-GB"/>
            </w:rPr>
            <w:t>(31)</w:t>
          </w:r>
          <w:r>
            <w:fldChar w:fldCharType="end"/>
          </w:r>
        </w:sdtContent>
      </w:sdt>
      <w:r w:rsidRPr="0065684E">
        <w:rPr>
          <w:color w:val="000000"/>
          <w:lang w:val="en-GB"/>
        </w:rPr>
        <w:t xml:space="preserve">; PARADISE incorporates that evidence by embedding pressure measurement within scheduled clinic visits rather than treating it as a separate research procedure, and by recording achieved pressure reduction per participant as a fidelity measure. Separately, a three-modality programme combining structured education, motivational interviewing and custom-made indoor footwear did not significantly increase wearing time of custom-made footwear after three months in a comparable high-risk population, although wearing time rose significantly after the indoor footwear was provided and, among participants with low baseline adherence, by a clinically relevant margin after structured education </w:t>
      </w:r>
      <w:sdt>
        <w:sdtPr>
          <w:tag w:val="CITATION NettenJ25"/>
          <w:id w:val="1327963132"/>
          <w:citation/>
        </w:sdtPr>
        <w:sdtEndPr/>
        <w:sdtContent>
          <w:r>
            <w:fldChar w:fldCharType="begin"/>
          </w:r>
          <w:r w:rsidRPr="0065684E">
            <w:rPr>
              <w:lang w:val="en-GB"/>
            </w:rPr>
            <w:instrText xml:space="preserve"> CITATION NettenJ25 \l 1033 </w:instrText>
          </w:r>
          <w:r>
            <w:fldChar w:fldCharType="separate"/>
          </w:r>
          <w:r w:rsidRPr="0065684E">
            <w:rPr>
              <w:noProof/>
              <w:lang w:val="en-GB"/>
            </w:rPr>
            <w:t>(32)</w:t>
          </w:r>
          <w:r>
            <w:fldChar w:fldCharType="end"/>
          </w:r>
        </w:sdtContent>
      </w:sdt>
      <w:r w:rsidRPr="0065684E">
        <w:rPr>
          <w:color w:val="000000"/>
          <w:lang w:val="en-GB"/>
        </w:rPr>
        <w:t xml:space="preserve">; specific components of a bundled approach can therefore move adherence, though this has not been shown over an 18-month horizon or under generalist delivery. Neither study establishes that SEBIA will be delivered with fidelity in six Belgian </w:t>
      </w:r>
      <w:r w:rsidRPr="0065684E">
        <w:rPr>
          <w:color w:val="000000"/>
          <w:lang w:val="en-GB"/>
        </w:rPr>
        <w:lastRenderedPageBreak/>
        <w:t>centres. That is why fidelity is measured empirically through the process evaluation rather than assumed, and why delivery quality is reported as an outcome in its own right.</w:t>
      </w:r>
    </w:p>
    <w:p w14:paraId="5AF373E6" w14:textId="77777777" w:rsidR="0083430E" w:rsidRPr="0065684E" w:rsidRDefault="00BF6FC8">
      <w:pPr>
        <w:rPr>
          <w:lang w:val="en-GB"/>
        </w:rPr>
      </w:pPr>
      <w:r w:rsidRPr="0065684E">
        <w:rPr>
          <w:color w:val="000000"/>
          <w:lang w:val="en-GB"/>
        </w:rPr>
        <w:t xml:space="preserve">In PARADISE, </w:t>
      </w:r>
      <w:del w:id="90060" w:author="Claude" w:date="2026-10-18T12:00:00Z">
        <w:r w:rsidRPr="0065684E">
          <w:rPr>
            <w:color w:val="000000"/>
            <w:lang w:val="en-GB"/>
          </w:rPr>
          <w:delText xml:space="preserve">adherence is reviewed at every clinic visit</w:delText>
        </w:r>
      </w:del>
      <w:ins w:id="90061" w:author="Claude" w:date="2026-10-18T12:00:00Z">
        <w:r>
          <w:rPr>
            <w:color w:val="000000"/>
            <w:lang w:val="en-GB"/>
          </w:rPr>
          <w:t xml:space="preserve">adherence is reviewed at every visit from month 3</w:t>
        </w:r>
      </w:ins>
      <w:r w:rsidRPr="0065684E">
        <w:rPr>
          <w:color w:val="000000"/>
          <w:lang w:val="en-GB"/>
        </w:rPr>
        <w:t xml:space="preserve"> rather than assessed once at the end of the study. The data reviewed are the patient's own recorded data — </w:t>
      </w:r>
      <w:del w:id="90062" w:author="Claude" w:date="2026-10-18T12:00:00Z">
        <w:r w:rsidRPr="0065684E">
          <w:rPr>
            <w:color w:val="000000"/>
            <w:lang w:val="en-GB"/>
          </w:rPr>
          <w:delText xml:space="preserve">device-measured activity and self-monitored foot-care behaviour</w:delText>
        </w:r>
      </w:del>
      <w:ins w:id="90063" w:author="Claude" w:date="2026-10-18T12:00:00Z">
        <w:r>
          <w:rPr>
            <w:color w:val="000000"/>
            <w:lang w:val="en-GB"/>
          </w:rPr>
          <w:t xml:space="preserve">sensor-recorded wear time set against their own waking time</w:t>
        </w:r>
      </w:ins>
      <w:r w:rsidRPr="0065684E">
        <w:rPr>
          <w:color w:val="000000"/>
          <w:lang w:val="en-GB"/>
        </w:rPr>
        <w:t xml:space="preserve"> — rather than a general impression of progress. Because the review is based on concrete, individual data, the discussion can be specific about what is working and what is not, and the intensity of the feedback can be calibrated to the patient's actual needs: patients who are managing well receive brief reinforcement, while patients whose data show difficulty receive more intensive support and an adjusted plan.</w:t>
      </w:r>
      <w:del w:id="90064" w:author="Claude" w:date="2026-10-18T12:00:00Z">
        <w:r w:rsidRPr="0065684E">
          <w:rPr>
            <w:color w:val="000000"/>
            <w:lang w:val="en-GB"/>
          </w:rPr>
          <w:delText xml:space="preserve"> This contrasts with previous approaches, in which feedback was delivered once, in generic terms, and was not tied to the patient's actual behaviour. We therefore expect this model to produce a larger and more durable change in adherence than the single, undifferentiated feedback session used in earlier studies.</w:delText>
        </w:r>
      </w:del>
    </w:p>
    <w:p w14:paraId="48B22B93" w14:textId="77777777" w:rsidR="0083430E" w:rsidRPr="0065684E" w:rsidRDefault="00BF6FC8">
      <w:pPr>
        <w:rPr>
          <w:lang w:val="en-GB"/>
        </w:rPr>
      </w:pPr>
      <w:r w:rsidRPr="0065684E">
        <w:rPr>
          <w:b/>
          <w:bCs/>
          <w:color w:val="000000"/>
          <w:lang w:val="en-GB"/>
        </w:rPr>
        <w:t>Concomitant care.</w:t>
      </w:r>
      <w:r w:rsidRPr="0065684E">
        <w:rPr>
          <w:color w:val="000000"/>
          <w:lang w:val="en-GB"/>
        </w:rPr>
        <w:t xml:space="preserve"> No concomitant care is prohibited. Participants in both arms continue all routine diabetes, vascular and podiatric management as clinically indicated. Concomitant medication and healthcare contacts are recorded at every visit and will be compared between arms. The trial adds no diabetes-management procedure: routine glycaemic monitoring, medication and daily foot self-care remain unchanged, are identical in both arms, and remain entirely the participant's own responsibility. The only participant-worn devices — the Orthotimer embedded in the orthosis and the MoveMonitor accelerometer — are the same in both arms, require no management beyond normal wear, and </w:t>
      </w:r>
      <w:del w:id="90065" w:author="Claude" w:date="2026-10-18T12:00:00Z">
        <w:r w:rsidRPr="0065684E">
          <w:rPr>
            <w:color w:val="000000"/>
            <w:lang w:val="en-GB"/>
          </w:rPr>
          <w:delText xml:space="preserve">are read out by the study team at scheduled visits</w:delText>
        </w:r>
      </w:del>
      <w:ins w:id="90066" w:author="Claude" w:date="2026-10-18T12:00:00Z">
        <w:r>
          <w:rPr>
            <w:color w:val="000000"/>
            <w:lang w:val="en-GB"/>
          </w:rPr>
          <w:t xml:space="preserve">are read out at scheduled visits</w:t>
        </w:r>
      </w:ins>
      <w:r w:rsidRPr="0065684E">
        <w:rPr>
          <w:color w:val="000000"/>
          <w:lang w:val="en-GB"/>
        </w:rPr>
        <w:t xml:space="preserve">.</w:t>
      </w:r>
    </w:p>
    <w:p w14:paraId="763E8B41" w14:textId="77777777" w:rsidR="0083430E" w:rsidRPr="0065684E" w:rsidRDefault="00BF6FC8">
      <w:pPr>
        <w:pStyle w:val="Kop2"/>
        <w:rPr>
          <w:lang w:val="en-GB"/>
        </w:rPr>
      </w:pPr>
      <w:r w:rsidRPr="0065684E">
        <w:rPr>
          <w:color w:val="000000"/>
          <w:lang w:val="en-GB"/>
        </w:rPr>
        <w:t>Outcome measures</w:t>
      </w:r>
    </w:p>
    <w:p w14:paraId="5871292F" w14:textId="6D9F1289" w:rsidR="0083430E" w:rsidRPr="0065684E" w:rsidRDefault="00BF6FC8">
      <w:pPr>
        <w:rPr>
          <w:lang w:val="en-GB"/>
        </w:rPr>
      </w:pPr>
      <w:r w:rsidRPr="0065684E">
        <w:rPr>
          <w:color w:val="000000"/>
          <w:lang w:val="en-GB"/>
        </w:rPr>
        <w:t>Full operational definitions, instruments, timepoints and source case report forms are given in Table 3.</w:t>
      </w:r>
      <w:r w:rsidR="00D0627E">
        <w:rPr>
          <w:color w:val="000000"/>
          <w:lang w:val="en-GB"/>
        </w:rPr>
        <w:br/>
        <w:t xml:space="preserve">Insert table 3 here. </w:t>
      </w:r>
    </w:p>
    <w:p w14:paraId="0845D18F" w14:textId="77777777" w:rsidR="0083430E" w:rsidRPr="0065684E" w:rsidRDefault="00BF6FC8">
      <w:pPr>
        <w:rPr>
          <w:lang w:val="en-GB"/>
        </w:rPr>
      </w:pPr>
      <w:r w:rsidRPr="0065684E">
        <w:rPr>
          <w:b/>
          <w:bCs/>
          <w:color w:val="000000"/>
          <w:lang w:val="en-GB"/>
        </w:rPr>
        <w:t>Primary outcome. Foot ulcer recurrence is defined</w:t>
      </w:r>
      <w:r w:rsidRPr="0065684E">
        <w:rPr>
          <w:color w:val="000000"/>
          <w:lang w:val="en-GB"/>
        </w:rPr>
        <w:t xml:space="preserve"> as the development of a new ulcer at the same or a different site following complete epithelialisation of a previous ulcer, applying the IWGDF definition of a foot ulcer as a break of the skin involving at least the epidermis and part of the dermis </w:t>
      </w:r>
      <w:del w:id="90067" w:author="Claude" w:date="2026-10-18T12:00:00Z">
        <w:sdt>
          <w:sdtPr>
            <w:tag w:val="CITATION McDermottK22"/>
            <w:id w:val="796129702"/>
            <w:citation/>
          </w:sdtPr>
          <w:sdtEndPr/>
          <w:sdtContent>
            <w:r>
              <w:fldChar w:fldCharType="begin"/>
            </w:r>
            <w:r w:rsidRPr="0065684E">
              <w:rPr>
                <w:lang w:val="en-GB"/>
              </w:rPr>
              <w:delInstrText xml:space="preserve"> CITATION McDermottK22 \p 210 \l 1033 </w:delInstrText>
            </w:r>
            <w:r>
              <w:fldChar w:fldCharType="separate"/>
            </w:r>
            <w:r w:rsidRPr="0065684E">
              <w:rPr>
                <w:noProof/>
                <w:lang w:val="en-GB"/>
              </w:rPr>
              <w:delText>(33)</w:delText>
            </w:r>
            <w:r>
              <w:fldChar w:fldCharType="end"/>
            </w:r>
          </w:sdtContent>
        </w:sdt>
      </w:del>
      <w:ins w:id="90068" w:author="Claude" w:date="2026-10-18T12:00:00Z">
        <w:sdt>
          <w:sdtPr>
            <w:tag w:val="CITATION NettenJ23"/>
            <w:id w:val="531412460"/>
            <w:citation/>
          </w:sdtPr>
          <w:sdtEndPr/>
          <w:sdtContent>
            <w:r>
              <w:fldChar w:fldCharType="begin"/>
            </w:r>
            <w:r w:rsidRPr="0065684E">
              <w:rPr>
                <w:lang w:val="en-GB"/>
              </w:rPr>
              <w:instrText xml:space="preserve"> CITATION NettenJ23 \l 1033 </w:instrText>
            </w:r>
            <w:r>
              <w:fldChar w:fldCharType="separate"/>
            </w:r>
            <w:r w:rsidRPr="0065684E">
              <w:rPr>
                <w:noProof/>
                <w:lang w:val="en-GB"/>
              </w:rPr>
              <w:t>(25)</w:t>
            </w:r>
            <w:r>
              <w:fldChar w:fldCharType="end"/>
            </w:r>
          </w:sdtContent>
        </w:sdt>
      </w:ins>
      <w:r w:rsidRPr="0065684E">
        <w:rPr>
          <w:color w:val="000000"/>
          <w:lang w:val="en-GB"/>
        </w:rPr>
        <w:t xml:space="preserve">. Friction- or pressure-related lesions on the lateral or dorsal foot occurring within three weeks of initiating new therapeutic footwear or insoles are not counted, as these reflect transient accommodation rather than recurrence of the underlying </w:t>
      </w:r>
      <w:r w:rsidRPr="0065684E">
        <w:rPr>
          <w:color w:val="000000"/>
          <w:lang w:val="en-GB"/>
        </w:rPr>
        <w:lastRenderedPageBreak/>
        <w:t>pathology. The outcome is analysed as time to first ulcer over 18 months and reported additionally as the proportion of participants developing at least one ulcer on either foot.</w:t>
      </w:r>
    </w:p>
    <w:p w14:paraId="19723726" w14:textId="4DBA7423" w:rsidR="00801D0A" w:rsidRDefault="00121B79">
      <w:pPr>
        <w:rPr>
          <w:color w:val="000000"/>
          <w:lang w:val="en-GB"/>
        </w:rPr>
      </w:pPr>
      <w:r w:rsidRPr="00121B79">
        <w:rPr>
          <w:b/>
          <w:color w:val="000000"/>
          <w:lang w:val="en-GB"/>
        </w:rPr>
        <w:t xml:space="preserve">Mediator and key secondary outcome. </w:t>
      </w:r>
      <w:r w:rsidR="00801D0A" w:rsidRPr="00801D0A">
        <w:rPr>
          <w:color w:val="000000"/>
          <w:lang w:val="en-GB"/>
        </w:rPr>
        <w:t xml:space="preserve">Footwear adherence is defined as the proportion of the participant’s waking time during which the prescribed footwear is worn. The </w:t>
      </w:r>
      <w:proofErr w:type="spellStart"/>
      <w:r w:rsidR="00801D0A" w:rsidRPr="00801D0A">
        <w:rPr>
          <w:color w:val="000000"/>
          <w:lang w:val="en-GB"/>
        </w:rPr>
        <w:t>MoveMonitor</w:t>
      </w:r>
      <w:proofErr w:type="spellEnd"/>
      <w:r w:rsidR="00801D0A" w:rsidRPr="00801D0A">
        <w:rPr>
          <w:color w:val="000000"/>
          <w:lang w:val="en-GB"/>
        </w:rPr>
        <w:t xml:space="preserve"> is used to objectively characterise the participant’s daily activity pattern and waking time, while continuous temperature-sensor recordings from the Orthotimer determine the periods during which the footwear is worn. By combining both measurements, the percentage of waking time during which the participant wears the prescribed footwear is calculated across all seven days of the week. </w:t>
      </w:r>
      <w:proofErr w:type="spellStart"/>
      <w:r w:rsidR="00801D0A" w:rsidRPr="00801D0A">
        <w:rPr>
          <w:color w:val="000000"/>
          <w:lang w:val="en-GB"/>
        </w:rPr>
        <w:t xml:space="preserve">MoveMonitor measurements are performed over seven consecutive days </w:t>
      </w:r>
      <w:del w:id="90069" w:author="Claude" w:date="2026-10-18T12:00:00Z">
        <w:r w:rsidR="00801D0A" w:rsidRPr="00801D0A">
          <w:rPr>
            <w:color w:val="000000"/>
            <w:lang w:val="en-GB"/>
          </w:rPr>
          <w:delText xml:space="preserve">at baseline and at six months;</w:delText>
        </w:r>
      </w:del>
      <w:ins w:id="90070" w:author="Claude" w:date="2026-10-18T12:00:00Z">
        <w:r>
          <w:rPr>
            <w:color w:val="000000"/>
            <w:lang w:val="en-GB"/>
          </w:rPr>
          <w:t xml:space="preserve">at baseline only;</w:t>
        </w:r>
      </w:ins>
      <w:r w:rsidR="00801D0A" w:rsidRPr="00801D0A">
        <w:rPr>
          <w:color w:val="000000"/>
          <w:lang w:val="en-GB"/>
        </w:rPr>
        <w:t xml:space="preserve"> footwear adherence is assessed primarily at 12 months.</w:t>
      </w:r>
      <w:proofErr w:type="spellEnd"/>
      <w:r w:rsidR="00801D0A" w:rsidRPr="00801D0A">
        <w:rPr>
          <w:color w:val="000000"/>
          <w:lang w:val="en-GB"/>
        </w:rPr>
      </w:r>
    </w:p>
    <w:p w14:paraId="02560874" w14:textId="5C6739DE" w:rsidR="0083430E" w:rsidRPr="0065684E" w:rsidRDefault="00BF6FC8">
      <w:pPr>
        <w:rPr>
          <w:lang w:val="en-GB"/>
        </w:rPr>
      </w:pPr>
      <w:r w:rsidRPr="0065684E">
        <w:rPr>
          <w:color w:val="000000"/>
          <w:lang w:val="en-GB"/>
        </w:rPr>
        <w:t>A responder analysis dichotomised at 80% is pre-specified as a secondary analysis of the same construct. Thus, a responder is a participant who achieves at least 80% of their own individualised activity-derived wear-time target</w:t>
      </w:r>
      <w:r w:rsidR="00801D0A">
        <w:rPr>
          <w:color w:val="000000"/>
          <w:lang w:val="en-GB"/>
        </w:rPr>
        <w:t xml:space="preserve">. </w:t>
      </w:r>
      <w:r w:rsidRPr="0065684E">
        <w:rPr>
          <w:color w:val="000000"/>
          <w:lang w:val="en-GB"/>
        </w:rPr>
        <w:t xml:space="preserve">The 80% threshold is used as an operational benchmark because previous objective footwear-adherence studies have classified participants using thresholds around 80% of daytime wear or prescribed-footwear use, and subsequent work has shown that the proportion of daily steps taken while wearing prescribed footwear is a valid objective adherence measure </w:t>
      </w:r>
      <w:sdt>
        <w:sdtPr>
          <w:tag w:val="CITATION ExterkateS23"/>
          <w:id w:val="1658364641"/>
          <w:citation/>
        </w:sdtPr>
        <w:sdtEndPr/>
        <w:sdtContent>
          <w:r>
            <w:fldChar w:fldCharType="begin"/>
          </w:r>
          <w:r w:rsidRPr="0065684E">
            <w:rPr>
              <w:lang w:val="en-GB"/>
            </w:rPr>
            <w:instrText xml:space="preserve"> CITATION ExterkateS23 \m JongebloedWestraM21 \m JarlG23 \l 1033 </w:instrText>
          </w:r>
          <w:r>
            <w:fldChar w:fldCharType="separate"/>
          </w:r>
          <w:r w:rsidRPr="0065684E">
            <w:rPr>
              <w:noProof/>
              <w:lang w:val="en-GB"/>
            </w:rPr>
            <w:t>(33–35)</w:t>
          </w:r>
          <w:r>
            <w:fldChar w:fldCharType="end"/>
          </w:r>
        </w:sdtContent>
      </w:sdt>
      <w:r w:rsidRPr="0065684E">
        <w:rPr>
          <w:color w:val="000000"/>
          <w:lang w:val="en-GB"/>
        </w:rPr>
        <w:t>. It is not treated as a validated biological threshold, nor as a treatment success criterion. Adherence is the pre-specified mediator through which any effect on recurrence is expected to operate; it does not carry a success criterion of its own, and the trial is declared positive on recurrence alone. It is nonetheless measured objectively and reported in full, because the behavioural pathway is the component most likely to fail in routine delivery, and a trial that reported only recurrence could not distinguish an ineffective service from one that was never adopted. The mediation analysis is pre-specified as supportive rather than confirmatory, and no causal claim about mediation is made on the basis of the between-arm comparison alone.</w:t>
      </w:r>
    </w:p>
    <w:p w14:paraId="398EF1EE" w14:textId="77777777" w:rsidR="0083430E" w:rsidRPr="0065684E" w:rsidRDefault="00BF6FC8">
      <w:pPr>
        <w:rPr>
          <w:lang w:val="en-GB"/>
        </w:rPr>
      </w:pPr>
      <w:r w:rsidRPr="0065684E">
        <w:rPr>
          <w:b/>
          <w:bCs/>
          <w:color w:val="000000"/>
          <w:lang w:val="en-GB"/>
        </w:rPr>
        <w:t>Secondary outcomes.</w:t>
      </w:r>
      <w:r w:rsidRPr="0065684E">
        <w:rPr>
          <w:color w:val="000000"/>
          <w:lang w:val="en-GB"/>
        </w:rPr>
        <w:t xml:space="preserve"> Plantar-surface ulcer recurrence; recurrent ulceration at predefined personalised high-risk locations referenced against baseline pressure mapping; ulcer-free survival days; duration of custom-made footwear use; </w:t>
      </w:r>
      <w:del w:id="90006" w:author="Claude" w:date="2026-10-08T17:38:15Z">
        <w:r w:rsidRPr="0065684E">
          <w:rPr>
            <w:color w:val="000000"/>
            <w:lang w:val="en-GB"/>
          </w:rPr>
          <w:delText xml:space="preserve">in-shoe peak plantar pressure at baseline, six, twelve and eighteen months</w:delText>
        </w:r>
      </w:del>
      <w:ins w:id="90007" w:author="Claude" w:date="2026-10-08T17:38:15Z">
        <w:r>
          <w:rPr>
            <w:color w:val="000000"/>
            <w:lang w:val="en-GB"/>
          </w:rPr>
          <w:t xml:space="preserve">in-shoe peak plantar pressure at baseline and six months in both arms, and at twelve and eighteen months in the intervention arm</w:t>
        </w:r>
      </w:ins>
      <w:r w:rsidRPr="0065684E">
        <w:rPr>
          <w:color w:val="000000"/>
          <w:lang w:val="en-GB"/>
        </w:rPr>
        <w:t xml:space="preserve">; footwear wear-and-tear scored on the validated scale for therapeutic footwear </w:t>
      </w:r>
      <w:sdt>
        <w:sdtPr>
          <w:tag w:val="CITATION DahmenR18"/>
          <w:id w:val="1575204811"/>
          <w:citation/>
        </w:sdtPr>
        <w:sdtEndPr/>
        <w:sdtContent>
          <w:r>
            <w:fldChar w:fldCharType="begin"/>
          </w:r>
          <w:r w:rsidRPr="0065684E">
            <w:rPr>
              <w:lang w:val="en-GB"/>
            </w:rPr>
            <w:instrText xml:space="preserve"> CITATION DahmenR18 \l 1033 </w:instrText>
          </w:r>
          <w:r>
            <w:fldChar w:fldCharType="separate"/>
          </w:r>
          <w:r w:rsidRPr="0065684E">
            <w:rPr>
              <w:noProof/>
              <w:lang w:val="en-GB"/>
            </w:rPr>
            <w:t>(36)</w:t>
          </w:r>
          <w:r>
            <w:fldChar w:fldCharType="end"/>
          </w:r>
        </w:sdtContent>
      </w:sdt>
      <w:r w:rsidRPr="0065684E">
        <w:rPr>
          <w:color w:val="000000"/>
          <w:lang w:val="en-GB"/>
        </w:rPr>
        <w:t xml:space="preserve">; </w:t>
      </w:r>
      <w:del w:id="90454" w:author="Claude" w:date="2026-10-19T12:00:00Z">
        <w:r w:rsidRPr="0065684E">
          <w:rPr>
            <w:color w:val="000000"/>
            <w:lang w:val="en-GB"/>
          </w:rPr>
          <w:delText xml:space="preserve">foot self-care knowledge (Nottingham Assessment of Functional Footcare) at baseline, three, nine and fifteen months</w:delText>
        </w:r>
      </w:del>
      <w:ins w:id="90455" w:author="Claude" w:date="2026-10-19T12:00:00Z">
        <w:r>
          <w:rPr>
            <w:color w:val="000000"/>
            <w:lang w:val="en-GB"/>
          </w:rPr>
          <w:t xml:space="preserve">foot self-care behaviour (Nottingham Assessment of Functional Footcare) at baseline, repeated at the second visit in the intervention arm</w:t>
        </w:r>
      </w:ins>
      <w:r w:rsidRPr="0065684E">
        <w:rPr>
          <w:color w:val="000000"/>
          <w:lang w:val="en-GB"/>
        </w:rPr>
        <w:t xml:space="preserve">; self-reported footwear adherence on a visual analogue scale, collected in parallel with sensor data to quantify self-</w:t>
      </w:r>
      <w:r w:rsidRPr="0065684E">
        <w:rPr>
          <w:color w:val="000000"/>
          <w:lang w:val="en-GB"/>
        </w:rPr>
        <w:lastRenderedPageBreak/>
        <w:t xml:space="preserve">report bias; health-related quality of life (EQ-5D-5L) at baseline and every three months thereafter; and healthcare resource utilisation and costs (iMTA Medical Consumption Questionnaire and Productivity Cost Questionnaire, supplemented by patient diary and medical-record extraction) every three months from month three onward. Among participants who ulcerate, time to ulceration, ulcer severity graded by PEDIS and WIfI classification, and time to healing are recorded. The outcome set was mapped against the core outcome set developed for studies assessing interventions for diabetes-related foot ulceration </w:t>
      </w:r>
      <w:sdt>
        <w:sdtPr>
          <w:tag w:val="CITATION StaniszewskaA24"/>
          <w:id w:val="1310823848"/>
          <w:citation/>
        </w:sdtPr>
        <w:sdtEndPr/>
        <w:sdtContent>
          <w:r>
            <w:fldChar w:fldCharType="begin"/>
          </w:r>
          <w:r w:rsidRPr="0065684E">
            <w:rPr>
              <w:lang w:val="en-GB"/>
            </w:rPr>
            <w:instrText xml:space="preserve"> CITATION StaniszewskaA24 \l 1033 </w:instrText>
          </w:r>
          <w:r>
            <w:fldChar w:fldCharType="separate"/>
          </w:r>
          <w:r w:rsidRPr="0065684E">
            <w:rPr>
              <w:noProof/>
              <w:lang w:val="en-GB"/>
            </w:rPr>
            <w:t>(37)</w:t>
          </w:r>
          <w:r>
            <w:fldChar w:fldCharType="end"/>
          </w:r>
        </w:sdtContent>
      </w:sdt>
      <w:r w:rsidRPr="0065684E">
        <w:rPr>
          <w:color w:val="000000"/>
          <w:lang w:val="en-GB"/>
        </w:rPr>
        <w:t>; all eight core outcomes — wound healing, time to healing, new or recurrent ulceration, infection, major amputation, minor amputation, health-related quality of life and mortality — are captured, with the amputation and mortality outcomes captured through adverse event reporting.</w:t>
      </w:r>
    </w:p>
    <w:p w14:paraId="3BE3FC3F" w14:textId="77777777" w:rsidR="0083430E" w:rsidRPr="00746DB6" w:rsidRDefault="00BF6FC8">
      <w:pPr>
        <w:rPr>
          <w:lang w:val="en-GB"/>
        </w:rPr>
      </w:pPr>
      <w:r w:rsidRPr="0065684E">
        <w:rPr>
          <w:b/>
          <w:bCs/>
          <w:color w:val="000000"/>
          <w:lang w:val="en-GB"/>
        </w:rPr>
        <w:t xml:space="preserve">Exploratory outcome. </w:t>
      </w:r>
      <w:r w:rsidRPr="00746DB6">
        <w:rPr>
          <w:color w:val="000000"/>
          <w:lang w:val="en-GB"/>
        </w:rPr>
        <w:t xml:space="preserve">Cumulative plantar tissue stress is derived for each participant as the integral over follow-up of region-specific plantar pressure and weight-bearing activity, partitioned by whether prescribed footwear was worn, combining serial in-shoe pressure measurement with the Novel pedar system, </w:t>
      </w:r>
      <w:del w:id="90008" w:author="Claude" w:date="2026-10-08T17:38:15Z">
        <w:r w:rsidRPr="00746DB6">
          <w:rPr>
            <w:color w:val="000000"/>
            <w:lang w:val="en-GB"/>
          </w:rPr>
          <w:delText xml:space="preserve">MoveMonitor activity profiling sampled at baseline and six months only</w:delText>
        </w:r>
      </w:del>
      <w:ins w:id="90009" w:author="Claude" w:date="2026-10-08T17:38:15Z">
        <w:r>
          <w:rPr>
            <w:color w:val="000000"/>
            <w:lang w:val="en-GB"/>
          </w:rPr>
          <w:t xml:space="preserve">MoveMonitor activity profiling sampled at baseline only</w:t>
        </w:r>
      </w:ins>
      <w:r w:rsidRPr="00746DB6">
        <w:rPr>
          <w:color w:val="000000"/>
          <w:lang w:val="en-GB"/>
        </w:rPr>
        <w:t xml:space="preserve">, and continuous Orthotimer wear-time recording. Because in-shoe pressure is </w:t>
      </w:r>
      <w:del w:id="90010" w:author="Claude" w:date="2026-10-08T17:38:15Z">
        <w:r w:rsidRPr="00746DB6">
          <w:rPr>
            <w:color w:val="000000"/>
            <w:lang w:val="en-GB"/>
          </w:rPr>
          <w:delText xml:space="preserve">measured at four timepoints and activity is sampled at only two timepoints</w:delText>
        </w:r>
      </w:del>
      <w:ins w:id="90011" w:author="Claude" w:date="2026-10-08T17:38:15Z">
        <w:r>
          <w:rPr>
            <w:color w:val="000000"/>
            <w:lang w:val="en-GB"/>
          </w:rPr>
          <w:t xml:space="preserve">measured at up to four timepoints (two in the usual-care arm) and activity is sampled only at baseline</w:t>
        </w:r>
      </w:ins>
      <w:r w:rsidRPr="00746DB6">
        <w:rPr>
          <w:color w:val="000000"/>
          <w:lang w:val="en-GB"/>
        </w:rPr>
        <w:t xml:space="preserve">, while wear time is recorded continuously, pressure and activity values are carried forward between measurements; this approximation is stated explicitly and its influence examined by restricting analysis to the intervals immediately surrounding each pressure or activity measurement.</w:t>
      </w:r>
    </w:p>
    <w:p w14:paraId="3450E3FD" w14:textId="77777777" w:rsidR="0083430E" w:rsidRPr="0065684E" w:rsidRDefault="00BF6FC8">
      <w:pPr>
        <w:rPr>
          <w:lang w:val="en-GB"/>
        </w:rPr>
      </w:pPr>
      <w:r w:rsidRPr="0065684E">
        <w:rPr>
          <w:color w:val="000000"/>
          <w:lang w:val="en-GB"/>
        </w:rPr>
        <w:t>Process-evaluation outcomes comprise implementation fidelity, dose, reach, adaptations and quality of delivery; acceptability to patients and professionals; and contextual factors and mechanisms of impact.</w:t>
      </w:r>
    </w:p>
    <w:p w14:paraId="1E47385B" w14:textId="77777777" w:rsidR="0083430E" w:rsidRPr="0065684E" w:rsidRDefault="00BF6FC8">
      <w:pPr>
        <w:pStyle w:val="Kop2"/>
        <w:rPr>
          <w:lang w:val="en-GB"/>
        </w:rPr>
      </w:pPr>
      <w:r w:rsidRPr="0065684E">
        <w:rPr>
          <w:color w:val="000000"/>
          <w:lang w:val="en-GB"/>
        </w:rPr>
        <w:t>Randomisation, allocation concealment and blinding</w:t>
      </w:r>
    </w:p>
    <w:p w14:paraId="2D49AD90" w14:textId="40C94786" w:rsidR="0083430E" w:rsidRPr="0065684E" w:rsidRDefault="00BF6FC8">
      <w:pPr>
        <w:rPr>
          <w:lang w:val="en-GB"/>
        </w:rPr>
      </w:pPr>
      <w:r w:rsidRPr="0065684E">
        <w:rPr>
          <w:color w:val="000000"/>
          <w:lang w:val="en-GB"/>
        </w:rPr>
        <w:t>Participants are randomised 1:1 to usual care or PARADISE, stratified by centre. For each centre a balanced set of 24 allocations — 12 per arm — is sealed in identical opaque envelopes, shuffled together, and only then numbered sequentially; no block structure of any kind is used. Envelopes are opened by the site investigator in numerical order, and only after eligibility has been confirmed, informed consent obtained and baseline assessments completed. Envelope opening is documented with date, time and participant identifier, and envelope integrity is verified at monitoring visits. Because the ratio within a centre is fixed at 12:12, the final allocations at a centre approaching its target become predictable; concealment therefore rests on that order of operations rather than on concealment of the ratio.</w:t>
      </w:r>
      <w:r w:rsidR="00746DB6">
        <w:rPr>
          <w:color w:val="000000"/>
          <w:lang w:val="en-GB"/>
        </w:rPr>
      </w:r>
      <w:r w:rsidRPr="0065684E">
        <w:rPr>
          <w:color w:val="000000"/>
          <w:lang w:val="en-GB"/>
        </w:rPr>
      </w:r>
    </w:p>
    <w:p w14:paraId="7E94311E" w14:textId="17812FD0" w:rsidR="0083430E" w:rsidRPr="0065684E" w:rsidRDefault="00BF6FC8">
      <w:pPr>
        <w:rPr>
          <w:lang w:val="en-GB"/>
        </w:rPr>
      </w:pPr>
      <w:r w:rsidRPr="0065684E">
        <w:rPr>
          <w:color w:val="000000"/>
          <w:lang w:val="en-GB"/>
        </w:rPr>
        <w:lastRenderedPageBreak/>
        <w:t>Participants and treating clinicians cannot be blinded, since the intervention is a face-to-face education and footwear-optimisation service for which no credible sham exists. Three safeguards limit the resulting bias. First, the primary outcome and its mediator are both objectively ascertained: adherence is recorded continuously by an embedded sensor without participant or clinician input, and ulcer recurrence is a physically verifiable clinical event rather than a subjective rating</w:t>
      </w:r>
      <w:r w:rsidR="002D18A5">
        <w:rPr>
          <w:color w:val="000000"/>
          <w:lang w:val="en-GB"/>
        </w:rPr>
        <w:t xml:space="preserve">. </w:t>
      </w:r>
      <w:r w:rsidR="002D18A5" w:rsidRPr="002D18A5">
        <w:rPr>
          <w:color w:val="000000"/>
          <w:lang w:val="en-GB"/>
        </w:rPr>
        <w:t>Second, all suspected ulcer events identified at any site will be assessed by a multidisciplinary clinical team according to predefined criteria and based on the available clinical documentation and standardised photographs. The assessment will be performed using the same predefined procedures irrespective of treatment allocation. Where members of the multidisciplinary team are aware of the participant’s treatment allocation as part of routine clinical care, this information will not be used as a criterion for determining ulcer status. The multidisciplinary team’s assessment will constitute the primary determination of the ulcer outcome.</w:t>
      </w:r>
      <w:r w:rsidR="002D18A5">
        <w:rPr>
          <w:color w:val="000000"/>
          <w:lang w:val="en-GB"/>
        </w:rPr>
        <w:t xml:space="preserve"> </w:t>
      </w:r>
      <w:r w:rsidRPr="0065684E">
        <w:rPr>
          <w:color w:val="000000"/>
          <w:lang w:val="en-GB"/>
        </w:rPr>
        <w:t xml:space="preserve">Third, outcome data for the clinical, health-economic and process evaluations are collected by two research assessors who take no part in intervention delivery. </w:t>
      </w:r>
      <w:del w:id="90012" w:author="Claude" w:date="2026-10-08T17:38:15Z">
        <w:r w:rsidRPr="0065684E">
          <w:rPr>
            <w:color w:val="000000"/>
            <w:lang w:val="en-GB"/>
          </w:rPr>
          <w:delText xml:space="preserve">In-shoe pressure measurement is performed in both arms, but the resulting values</w:delText>
        </w:r>
      </w:del>
      <w:ins w:id="90013" w:author="Claude" w:date="2026-10-08T17:38:15Z">
        <w:r>
          <w:rPr>
            <w:color w:val="000000"/>
            <w:lang w:val="en-GB"/>
          </w:rPr>
          <w:t xml:space="preserve">In-shoe pressure measurement is performed in both arms, in the usual-care arm only at baseline and six months, with a 50 kPa display threshold and the values switched off, so that the resulting values</w:t>
        </w:r>
      </w:ins>
      <w:r w:rsidRPr="0065684E">
        <w:rPr>
          <w:color w:val="000000"/>
          <w:lang w:val="en-GB"/>
        </w:rPr>
        <w:t xml:space="preserve"> are not shown to or discussed with usual-care participants. This warrants explicit justification, since elevated plantar pressure is a clinically meaningful risk marker </w:t>
      </w:r>
      <w:sdt>
        <w:sdtPr>
          <w:tag w:val="CITATION AbbottC22"/>
          <w:id w:val="1180819665"/>
          <w:citation/>
        </w:sdtPr>
        <w:sdtEndPr/>
        <w:sdtContent>
          <w:r>
            <w:fldChar w:fldCharType="begin"/>
          </w:r>
          <w:r w:rsidRPr="0065684E">
            <w:rPr>
              <w:lang w:val="en-GB"/>
            </w:rPr>
            <w:instrText xml:space="preserve"> CITATION AbbottC22 \l 1033 </w:instrText>
          </w:r>
          <w:r>
            <w:fldChar w:fldCharType="separate"/>
          </w:r>
          <w:r w:rsidRPr="0065684E">
            <w:rPr>
              <w:noProof/>
              <w:lang w:val="en-GB"/>
            </w:rPr>
            <w:t>(38)</w:t>
          </w:r>
          <w:r>
            <w:fldChar w:fldCharType="end"/>
          </w:r>
        </w:sdtContent>
      </w:sdt>
      <w:r w:rsidRPr="0065684E">
        <w:rPr>
          <w:color w:val="000000"/>
          <w:lang w:val="en-GB"/>
        </w:rPr>
        <w:t xml:space="preserve"> and withholding this information from a patient with a healed plantar ulcer is not self-evidently defensible.</w:t>
      </w:r>
    </w:p>
    <w:p w14:paraId="162D5ADD" w14:textId="77777777" w:rsidR="0083430E" w:rsidRPr="0065684E" w:rsidRDefault="00BF6FC8">
      <w:pPr>
        <w:rPr>
          <w:lang w:val="en-GB"/>
        </w:rPr>
      </w:pPr>
      <w:r w:rsidRPr="0065684E">
        <w:rPr>
          <w:color w:val="000000"/>
          <w:lang w:val="en-GB"/>
        </w:rPr>
        <w:t>Three considerations support it. Quantified in-shoe pressure does not form part of routine care in Belgian DFCs, and reimbursement for pressure-guided footwear optimisation does not exist; the measurement therefore generates information the participant would not otherwise have had, rather than withholding information they would. Disclosing it would constitute delivery of the intervention itself — pressure-guided optimisation is defined by acting on the measured value — and would convert the comparator into a partial intervention arm, making the trial unable to answer its own question. And the usual-care participant retains, unchanged, every element of guideline-concordant care to which they would otherwise be entitled, including three-monthly podiatric screening and custom-made orthoses; nothing is subtracted.</w:t>
      </w:r>
    </w:p>
    <w:p w14:paraId="650399A3" w14:textId="5213F3FC" w:rsidR="0083430E" w:rsidRPr="0065684E" w:rsidRDefault="00BF6FC8">
      <w:pPr>
        <w:rPr>
          <w:lang w:val="en-GB"/>
        </w:rPr>
      </w:pPr>
      <w:r w:rsidRPr="0065684E">
        <w:rPr>
          <w:color w:val="000000"/>
          <w:lang w:val="en-GB"/>
        </w:rPr>
        <w:t>This justification has a limit. Any pre-ulcerative lesion, skin breach or clinically abnormal finding identified during a study assessment in either arm is reported immediately to the treating clinician and managed according to routine care, irrespective of both allocation and the trial schedule. Blinding of pressure values does not extend to clinical findings, and no participant's care is deferred for trial purposes.</w:t>
      </w:r>
    </w:p>
    <w:p w14:paraId="5629FBBF" w14:textId="77777777" w:rsidR="0083430E" w:rsidRPr="0065684E" w:rsidRDefault="00BF6FC8">
      <w:pPr>
        <w:rPr>
          <w:lang w:val="en-GB"/>
        </w:rPr>
      </w:pPr>
      <w:r w:rsidRPr="0065684E">
        <w:rPr>
          <w:b/>
          <w:bCs/>
          <w:color w:val="000000"/>
          <w:lang w:val="en-GB"/>
        </w:rPr>
        <w:lastRenderedPageBreak/>
        <w:t>Contamination.</w:t>
      </w:r>
      <w:r w:rsidRPr="0065684E">
        <w:rPr>
          <w:color w:val="000000"/>
          <w:lang w:val="en-GB"/>
        </w:rPr>
        <w:t xml:space="preserve"> Because randomisation is at participant rather than centre level, and because the same clinical staff deliver care to both arms, cross-arm contamination is a foreseeable threat: staff trained in motivational interviewing cannot suspend that training between consultations. Cluster randomisation by centre would eliminate this risk but was rejected — with six clusters, the design would be unable to separate intervention effects from centre effects, and the required sample size would exceed the recruitment capacity of the Belgian network. We therefore accept contamination as a bias toward the null and measure it rather than assume its absence. Therapist diaries record, for each usual-care consultation, whether structured behavioural techniques were used; adherence sensors are worn in both arms, since the mediation analysis requires the between-arm comparison of adherence and it cannot be made otherwise, but the resulting wear-time data are neither shown to nor discussed with usual-care participants or the staff treating them, so the behavioural component of the intervention — collaborative review of objective feedback — is not delivered in that arm; and the extent of behavioural-technique diffusion into usual care is reported as a process-evaluation outcome and used to contextualise the observed effect size. Usual-care participants additionally undergo in-shoe pressure measurement for outcome purposes, which is not routine practice; this constitutes a measurement-related co-intervention whose potential Hawthorne effect is likewise a bias toward the null.</w:t>
      </w:r>
    </w:p>
    <w:p w14:paraId="23ABC00E" w14:textId="77777777" w:rsidR="0083430E" w:rsidRPr="0065684E" w:rsidRDefault="00BF6FC8">
      <w:pPr>
        <w:pStyle w:val="Kop2"/>
        <w:rPr>
          <w:lang w:val="en-GB"/>
        </w:rPr>
      </w:pPr>
      <w:r w:rsidRPr="0065684E">
        <w:rPr>
          <w:color w:val="000000"/>
          <w:lang w:val="en-GB"/>
        </w:rPr>
        <w:t>Sample size</w:t>
      </w:r>
    </w:p>
    <w:p w14:paraId="0EF3A19F" w14:textId="77777777" w:rsidR="0083430E" w:rsidRPr="0065684E" w:rsidRDefault="00BF6FC8">
      <w:pPr>
        <w:rPr>
          <w:lang w:val="en-GB"/>
        </w:rPr>
      </w:pPr>
      <w:r w:rsidRPr="0065684E">
        <w:rPr>
          <w:color w:val="000000"/>
          <w:lang w:val="en-GB"/>
        </w:rPr>
        <w:t>Sample size is determined by the primary outcome, ulcer recurrence, with the final target set by balanced per-centre recruitment capacity. The precision achieved for footwear adherence, the pre-specified mediator, is reported alongside but does not drive the calculation.</w:t>
      </w:r>
    </w:p>
    <w:p w14:paraId="338BFDA5" w14:textId="77777777" w:rsidR="0083430E" w:rsidRPr="0065684E" w:rsidRDefault="00BF6FC8">
      <w:pPr>
        <w:rPr>
          <w:lang w:val="en-GB"/>
        </w:rPr>
      </w:pPr>
      <w:r w:rsidRPr="0065684E">
        <w:rPr>
          <w:b/>
          <w:bCs/>
          <w:color w:val="000000"/>
          <w:lang w:val="en-GB"/>
        </w:rPr>
        <w:t>Ulcer recurrence.</w:t>
      </w:r>
      <w:r w:rsidRPr="0065684E">
        <w:rPr>
          <w:color w:val="000000"/>
          <w:lang w:val="en-GB"/>
        </w:rPr>
        <w:t xml:space="preserve"> Assuming exponentially distributed times to recurrence, we anticipate an 18-month recurrence rate of 50% under usual care and 25% under PARADISE, corresponding to a hazard ratio of 0.42. This assumption requires explicit justification because the source trial was null on its primary endpoint. Bus and colleagues observed 44.2% recurrence under usual care and 38.8% under pressure-optimised footwear in intention-to-treat analysis, but 47.8% versus 25.7% among participants who wore the footwear as prescribed </w:t>
      </w:r>
      <w:sdt>
        <w:sdtPr>
          <w:tag w:val="CITATION BusS13"/>
          <w:id w:val="1273379746"/>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sidRPr="0065684E">
        <w:rPr>
          <w:color w:val="000000"/>
          <w:lang w:val="en-GB"/>
        </w:rPr>
        <w:t xml:space="preserve">. The 50%-versus-25% contrast assumed here therefore corresponds not to the randomised comparison in that trial but to its adherent subgroup. The assumption is defensible only under the trial's own causal hypothesis — that SEBIA converts non-adherent into adherent participants, so that the effect previously confined to a self-selected minority is </w:t>
      </w:r>
      <w:r w:rsidRPr="0065684E">
        <w:rPr>
          <w:color w:val="000000"/>
          <w:lang w:val="en-GB"/>
        </w:rPr>
        <w:lastRenderedPageBreak/>
        <w:t>realised across the randomised population. The usual-care rate of 50% is set marginally above the 44.2% observed by Bus and colleagues because PARADISE additionally admits participants with qualifying minor amputations, a group at higher baseline risk. Because the adherent subgroup in the source trial was defined post-randomisation and may differ systematically from non-adherers, and because prior work has shown limited adherence in high-risk populations, we report power across attenuated effect scenarios below rather than relying on the primary assumption alone.</w:t>
      </w:r>
    </w:p>
    <w:p w14:paraId="1C8E7537" w14:textId="77777777" w:rsidR="0083430E" w:rsidRPr="0065684E" w:rsidRDefault="00BF6FC8">
      <w:pPr>
        <w:rPr>
          <w:lang w:val="en-GB"/>
        </w:rPr>
      </w:pPr>
      <w:r w:rsidRPr="0065684E">
        <w:rPr>
          <w:color w:val="000000"/>
          <w:lang w:val="en-GB"/>
        </w:rPr>
        <w:t xml:space="preserve">Under these assumptions, a two-sided log-rank test at </w:t>
      </w:r>
      <m:oMath>
        <m:r>
          <w:rPr>
            <w:rFonts w:ascii="Cambria Math" w:hAnsi="Cambria Math"/>
          </w:rPr>
          <m:t>α</m:t>
        </m:r>
        <m:r>
          <w:rPr>
            <w:rFonts w:ascii="Cambria Math" w:hAnsi="Cambria Math"/>
            <w:lang w:val="en-GB"/>
          </w:rPr>
          <m:t>=0.05</m:t>
        </m:r>
      </m:oMath>
      <w:r w:rsidRPr="0065684E">
        <w:rPr>
          <w:color w:val="000000"/>
          <w:lang w:val="en-GB"/>
        </w:rPr>
        <w:t xml:space="preserve"> with 80% power requires approximately 41 recurrence events, corresponding to 108 participants; allowing for 15% attrition gives a statistically required minimum of 127 participants. The protocol will nevertheless recruit 144 participants—24 at each of the six clinics—to facilitate balanced and operationally feasible recruitment across centres.</w:t>
      </w:r>
    </w:p>
    <w:p w14:paraId="20338364" w14:textId="77777777" w:rsidR="0083430E" w:rsidRPr="0065684E" w:rsidRDefault="00BF6FC8">
      <w:pPr>
        <w:rPr>
          <w:lang w:val="en-GB"/>
        </w:rPr>
      </w:pPr>
      <w:r w:rsidRPr="0065684E">
        <w:rPr>
          <w:color w:val="000000"/>
          <w:lang w:val="en-GB"/>
        </w:rPr>
        <w:t xml:space="preserve">Precision for the mediator. Adherence does not drive the sample size, but its precision determines what the mediation analysis can support. Mean adherence under usual care is taken as 71% </w:t>
      </w:r>
      <w:sdt>
        <w:sdtPr>
          <w:tag w:val="CITATION WaaijmanR13"/>
          <w:id w:val="1955239930"/>
          <w:citation/>
        </w:sdtPr>
        <w:sdtEndPr/>
        <w:sdtContent>
          <w:r>
            <w:fldChar w:fldCharType="begin"/>
          </w:r>
          <w:r w:rsidRPr="0065684E">
            <w:rPr>
              <w:lang w:val="en-GB"/>
            </w:rPr>
            <w:instrText xml:space="preserve"> CITATION WaaijmanR13 \l 1033 </w:instrText>
          </w:r>
          <w:r>
            <w:fldChar w:fldCharType="separate"/>
          </w:r>
          <w:r w:rsidRPr="0065684E">
            <w:rPr>
              <w:noProof/>
              <w:lang w:val="en-GB"/>
            </w:rPr>
            <w:t>(29)</w:t>
          </w:r>
          <w:r>
            <w:fldChar w:fldCharType="end"/>
          </w:r>
        </w:sdtContent>
      </w:sdt>
      <w:r w:rsidRPr="0065684E">
        <w:rPr>
          <w:color w:val="000000"/>
          <w:lang w:val="en-GB"/>
        </w:rPr>
        <w:t xml:space="preserve"> with a standard deviation of 25%, the values obtained by objective sensor measurement in an equivalent high-risk population. Anticipating an increase to 85% under PARADISE—comparable in magnitude to the improvement observed when adherence was actively targeted in prior work </w:t>
      </w:r>
      <w:sdt>
        <w:sdtPr>
          <w:tag w:val="CITATION KeukenkampR22"/>
          <w:id w:val="1055990189"/>
          <w:citation/>
        </w:sdtPr>
        <w:sdtEndPr/>
        <w:sdtContent>
          <w:r>
            <w:fldChar w:fldCharType="begin"/>
          </w:r>
          <w:r w:rsidRPr="0065684E">
            <w:rPr>
              <w:lang w:val="en-GB"/>
            </w:rPr>
            <w:instrText xml:space="preserve"> CITATION KeukenkampR22 \l 1033 </w:instrText>
          </w:r>
          <w:r>
            <w:fldChar w:fldCharType="separate"/>
          </w:r>
          <w:r w:rsidRPr="0065684E">
            <w:rPr>
              <w:noProof/>
              <w:lang w:val="en-GB"/>
            </w:rPr>
            <w:t>(39)</w:t>
          </w:r>
          <w:r>
            <w:fldChar w:fldCharType="end"/>
          </w:r>
        </w:sdtContent>
      </w:sdt>
      <w:r w:rsidRPr="0065684E">
        <w:rPr>
          <w:color w:val="000000"/>
          <w:lang w:val="en-GB"/>
        </w:rPr>
        <w:t xml:space="preserve">—gives a standardised effect of 0.56, which 50 participants per group would detect with 80% power at two-sided </w:t>
      </w:r>
      <m:oMath>
        <m:r>
          <w:rPr>
            <w:rFonts w:ascii="Cambria Math" w:hAnsi="Cambria Math"/>
          </w:rPr>
          <m:t>α</m:t>
        </m:r>
        <m:r>
          <w:rPr>
            <w:rFonts w:ascii="Cambria Math" w:hAnsi="Cambria Math"/>
            <w:lang w:val="en-GB"/>
          </w:rPr>
          <m:t>=0.05</m:t>
        </m:r>
      </m:oMath>
      <w:r w:rsidRPr="0065684E">
        <w:rPr>
          <w:color w:val="000000"/>
          <w:lang w:val="en-GB"/>
        </w:rPr>
        <w:t>. The planned sample therefore estimates the mediator with more precision than this benchmark requires.</w:t>
      </w:r>
    </w:p>
    <w:p w14:paraId="734466F2" w14:textId="77777777" w:rsidR="0083430E" w:rsidRPr="00B91FCC" w:rsidRDefault="00BF6FC8">
      <w:pPr>
        <w:rPr>
          <w:lang w:val="en-GB"/>
        </w:rPr>
      </w:pPr>
      <w:r w:rsidRPr="00B91FCC">
        <w:rPr>
          <w:color w:val="000000"/>
          <w:lang w:val="en-GB"/>
        </w:rPr>
        <w:t>Final target and achieved power. Each of the six clinics will enrol 24 participants, giving 144 in total. This figure is set by balanced per-centre recruitment capacity and exceeds the calculated minimum. Assuming 15% attrition and 122 analysable participants, achieved power for ulcer recurrence is 84%; with complete follow-up it is 90%. Because recurrence is the sole primary endpoint, this is the power of the trial itself rather than one component of a compound criterion. Under attenuated effects, power falls to 64% if PARADISE reduces 18-month recurrence to 30%, 52% if to 32.5%, and 40% if to 35%; the full relationship between assumed effect size and achieved power is shown in Additional file 7. The trial is therefore adequately powered for the hypothesised effect but would not reliably detect a benefit half the anticipated size, and results will be interpreted with confidence intervals rather than significance thresholds alone.</w:t>
      </w:r>
    </w:p>
    <w:p w14:paraId="222E4707" w14:textId="77777777" w:rsidR="0083430E" w:rsidRPr="0065684E" w:rsidRDefault="00BF6FC8">
      <w:pPr>
        <w:rPr>
          <w:lang w:val="en-GB"/>
        </w:rPr>
      </w:pPr>
      <w:r w:rsidRPr="0065684E">
        <w:rPr>
          <w:color w:val="000000"/>
          <w:lang w:val="en-GB"/>
        </w:rPr>
        <w:lastRenderedPageBreak/>
        <w:t>The 15% attrition rate is itself an assumption rather than an observation; however, competing mortality in this cohort is non-trivial and attrition will be monitored against this assumption throughout, with recruitment extended if it is exceeded.</w:t>
      </w:r>
    </w:p>
    <w:p w14:paraId="6467ADC9" w14:textId="77777777" w:rsidR="0083430E" w:rsidRPr="0065684E" w:rsidRDefault="00BF6FC8">
      <w:pPr>
        <w:pStyle w:val="Kop2"/>
        <w:rPr>
          <w:lang w:val="en-GB"/>
        </w:rPr>
      </w:pPr>
      <w:r w:rsidRPr="0065684E">
        <w:rPr>
          <w:color w:val="000000"/>
          <w:lang w:val="en-GB"/>
        </w:rPr>
        <w:t>Data collection and participant timeline</w:t>
      </w:r>
    </w:p>
    <w:p w14:paraId="7882D47A" w14:textId="77777777" w:rsidR="0083430E" w:rsidRDefault="00BF6FC8">
      <w:pPr>
        <w:rPr>
          <w:color w:val="000000"/>
          <w:lang w:val="en-GB"/>
        </w:rPr>
      </w:pPr>
      <w:r w:rsidRPr="0065684E">
        <w:rPr>
          <w:color w:val="000000"/>
          <w:lang w:val="en-GB"/>
        </w:rPr>
        <w:t>The schedule of enrolment, interventions and assessments is given in Table 2 and follows the SPIRIT 2025 diagram format. The orthosis is delivered and the sensor integrated at the second visit, two weeks to one month after baseline; further follow-up visits occur at 3, 6, 9, 12, 15 and 18 months, with unscheduled visits permitted at any time for suspected ulceration. Total participant duration is 18 months from randomisation.</w:t>
      </w:r>
    </w:p>
    <w:p w14:paraId="4E1E5211" w14:textId="09A98E34" w:rsidR="0083430E" w:rsidRPr="0065684E" w:rsidRDefault="00BF6FC8">
      <w:pPr>
        <w:rPr>
          <w:lang w:val="en-GB"/>
        </w:rPr>
      </w:pPr>
      <w:r w:rsidRPr="0065684E">
        <w:rPr>
          <w:color w:val="000000"/>
          <w:lang w:val="en-GB"/>
        </w:rPr>
        <w:t xml:space="preserve">Data are recorded on paper source worksheets at the sites and transcribed by the central study team into electronic case report forms in a single central REDCap database, under a unique pseudonymous participant identifier. Site staff do not enter data into the database; the paper worksheet is the source document and is retained at the site. Directly identifying information — name, address, contact details, full date of birth, hospital record number and national identification number — is not captured in the case report form. Sensor data are downloaded at each scheduled visit and stored against the same identifier. Because prior attempts to characterise cumulative plantar tissue stress failed on data completeness rather than on the concept </w:t>
      </w:r>
      <w:sdt>
        <w:sdtPr>
          <w:tag w:val="CITATION HulshofC24"/>
          <w:id w:val="1190123362"/>
          <w:citation/>
        </w:sdtPr>
        <w:sdtEndPr/>
        <w:sdtContent>
          <w:r>
            <w:fldChar w:fldCharType="begin"/>
          </w:r>
          <w:r w:rsidRPr="0065684E">
            <w:rPr>
              <w:lang w:val="en-GB"/>
            </w:rPr>
            <w:instrText xml:space="preserve"> CITATION HulshofC24 \l 1033 </w:instrText>
          </w:r>
          <w:r>
            <w:fldChar w:fldCharType="separate"/>
          </w:r>
          <w:r w:rsidRPr="0065684E">
            <w:rPr>
              <w:noProof/>
              <w:lang w:val="en-GB"/>
            </w:rPr>
            <w:t>(14)</w:t>
          </w:r>
          <w:r>
            <w:fldChar w:fldCharType="end"/>
          </w:r>
        </w:sdtContent>
      </w:sdt>
      <w:r w:rsidRPr="0065684E">
        <w:rPr>
          <w:color w:val="000000"/>
          <w:lang w:val="en-GB"/>
        </w:rPr>
        <w:t xml:space="preserve">, sensor data completeness is treated as a monitored trial metric rather than an assumption: the proportion of participants with concurrent valid wear-time and activity data is reviewed centrally at each six-monthly safety review, and sustained completeness below 70% at any site triggers device-handling retraining and, if unresolved, replacement of the affected sensor units. Baseline participant and disease characteristics are recorded in accordance with the core descriptor set for this field </w:t>
      </w:r>
      <w:sdt>
        <w:sdtPr>
          <w:tag w:val="CITATION StaniszewskaA26"/>
          <w:id w:val="513017929"/>
          <w:citation/>
        </w:sdtPr>
        <w:sdtEndPr/>
        <w:sdtContent>
          <w:r>
            <w:fldChar w:fldCharType="begin"/>
          </w:r>
          <w:r w:rsidRPr="0065684E">
            <w:rPr>
              <w:lang w:val="en-GB"/>
            </w:rPr>
            <w:instrText xml:space="preserve"> CITATION StaniszewskaA26 \l 1033 </w:instrText>
          </w:r>
          <w:r>
            <w:fldChar w:fldCharType="separate"/>
          </w:r>
          <w:r w:rsidRPr="0065684E">
            <w:rPr>
              <w:noProof/>
              <w:lang w:val="en-GB"/>
            </w:rPr>
            <w:t>(40)</w:t>
          </w:r>
          <w:r>
            <w:fldChar w:fldCharType="end"/>
          </w:r>
        </w:sdtContent>
      </w:sdt>
      <w:r w:rsidRPr="0065684E">
        <w:rPr>
          <w:color w:val="000000"/>
          <w:lang w:val="en-GB"/>
        </w:rPr>
        <w:t xml:space="preserve">, covering demographic variables, individual factors including chronic kidney disease stage, ulcer and limb characteristics, ongoing and previous interventions, medication history, biochemical measurements and health-related quality of life, so that the trial population can be compared with that of other studies.</w:t>
      </w:r>
      <w:r w:rsidR="00160617">
        <w:rPr>
          <w:color w:val="000000"/>
          <w:lang w:val="en-GB"/>
        </w:rPr>
      </w:r>
      <w:r w:rsidRPr="0065684E">
        <w:rPr>
          <w:color w:val="000000"/>
          <w:lang w:val="en-GB"/>
        </w:rPr>
      </w:r>
      <w:r w:rsidRPr="0065684E">
        <w:rPr>
          <w:color w:val="000000"/>
          <w:lang w:val="en-GB"/>
        </w:rPr>
      </w:r>
      <w:r w:rsidRPr="0065684E">
        <w:rPr>
          <w:color w:val="000000"/>
          <w:lang w:val="en-GB"/>
        </w:rPr>
      </w:r>
    </w:p>
    <w:p w14:paraId="7C3F38DA" w14:textId="77777777" w:rsidR="0083430E" w:rsidRPr="0065684E" w:rsidRDefault="00BF6FC8">
      <w:pPr>
        <w:rPr>
          <w:lang w:val="en-GB"/>
        </w:rPr>
      </w:pPr>
      <w:r w:rsidRPr="0065684E">
        <w:rPr>
          <w:b/>
          <w:bCs/>
          <w:color w:val="000000"/>
          <w:lang w:val="en-GB"/>
        </w:rPr>
        <w:t>Retention.</w:t>
      </w:r>
      <w:r w:rsidRPr="0065684E">
        <w:rPr>
          <w:color w:val="000000"/>
          <w:lang w:val="en-GB"/>
        </w:rPr>
        <w:t xml:space="preserve"> Visit scheduling is aligned with the routine three-monthly podiatric review to which participants in both arms are already committed, minimising additional attendance burden. Participants receive appointment reminders by their preferred contact method, and travel costs are reimbursed. Participants who withdraw from the intervention are invited to continue outcome assessment; those who decline are asked for permission to ascertain ulcer status from routine medical records, so that the primary outcome remains obtainable.</w:t>
      </w:r>
    </w:p>
    <w:p w14:paraId="20750BDE" w14:textId="77777777" w:rsidR="0083430E" w:rsidRPr="0065684E" w:rsidRDefault="00BF6FC8">
      <w:pPr>
        <w:pStyle w:val="Kop2"/>
        <w:rPr>
          <w:lang w:val="en-GB"/>
        </w:rPr>
      </w:pPr>
      <w:r w:rsidRPr="0065684E">
        <w:rPr>
          <w:color w:val="000000"/>
          <w:lang w:val="en-GB"/>
        </w:rPr>
        <w:lastRenderedPageBreak/>
        <w:t>Data management</w:t>
      </w:r>
    </w:p>
    <w:p w14:paraId="4555031D" w14:textId="77777777" w:rsidR="0083430E" w:rsidRPr="0065684E" w:rsidRDefault="00BF6FC8">
      <w:pPr>
        <w:rPr>
          <w:lang w:val="en-GB"/>
        </w:rPr>
      </w:pPr>
      <w:r w:rsidRPr="0065684E">
        <w:rPr>
          <w:color w:val="000000"/>
          <w:lang w:val="en-GB"/>
        </w:rPr>
        <w:t xml:space="preserve">The study data manager performs consistency and range checks on incoming data and issues queries for discrepancies; a data management plan specifies data flows, validation rules and database-lock procedures in full. Pseudonymised data are transferred to the sponsor and partners only by secured methods under data transfer agreements, in compliance with Regulation (EU) 2016/679 </w:t>
      </w:r>
      <w:del w:id="90071" w:author="Claude" w:date="2026-10-18T12:00:00Z">
        <w:sdt>
          <w:sdtPr>
            <w:tag w:val="CITATION BenfattoG21"/>
            <w:id w:val="711194192"/>
            <w:citation/>
          </w:sdtPr>
          <w:sdtEndPr/>
          <w:sdtContent>
            <w:r>
              <w:fldChar w:fldCharType="begin"/>
            </w:r>
            <w:r w:rsidRPr="0065684E">
              <w:rPr>
                <w:lang w:val="en-GB"/>
              </w:rPr>
              <w:delInstrText xml:space="preserve"> CITATION BenfattoG21 \p 44 \l 1033 </w:delInstrText>
            </w:r>
            <w:r>
              <w:fldChar w:fldCharType="separate"/>
            </w:r>
            <w:r w:rsidRPr="0065684E">
              <w:rPr>
                <w:noProof/>
                <w:lang w:val="en-GB"/>
              </w:rPr>
              <w:delText>(42)</w:delText>
            </w:r>
            <w:r>
              <w:fldChar w:fldCharType="end"/>
            </w:r>
          </w:sdtContent>
        </w:sdt>
      </w:del>
      <w:ins w:id="90072" w:author="Claude" w:date="2026-10-18T12:00:00Z">
        <w:sdt>
          <w:sdtPr>
            <w:tag w:val="CITATION GDPR16"/>
            <w:id w:val="807521809"/>
            <w:citation/>
          </w:sdtPr>
          <w:sdtEndPr/>
          <w:sdtContent>
            <w:r>
              <w:fldChar w:fldCharType="begin"/>
            </w:r>
            <w:r w:rsidRPr="0065684E">
              <w:rPr>
                <w:lang w:val="en-GB"/>
              </w:rPr>
              <w:instrText xml:space="preserve"> CITATION GDPR16 \l 1033 </w:instrText>
            </w:r>
            <w:r>
              <w:fldChar w:fldCharType="separate"/>
            </w:r>
            <w:r w:rsidRPr="0065684E">
              <w:rPr>
                <w:noProof/>
                <w:lang w:val="en-GB"/>
              </w:rPr>
              <w:t>(41)</w:t>
            </w:r>
            <w:r>
              <w:fldChar w:fldCharType="end"/>
            </w:r>
          </w:sdtContent>
        </w:sdt>
      </w:ins>
      <w:r w:rsidRPr="0065684E">
        <w:rPr>
          <w:color w:val="000000"/>
          <w:lang w:val="en-GB"/>
        </w:rPr>
        <w:t xml:space="preserve">. Source documents, completed case report forms and the trial and investigator site master files are archived for 25 years after the end of the investigation, as agreed with the University Hospitals Leuven Clinical Trial Center and in line with the study’s data retention requirements </w:t>
      </w:r>
      <w:del w:id="90073" w:author="Claude" w:date="2026-10-18T12:00:00Z">
        <w:sdt>
          <w:sdtPr>
            <w:tag w:val="CITATION SteggeW18"/>
            <w:id w:val="703216756"/>
            <w:citation/>
          </w:sdtPr>
          <w:sdtEndPr/>
          <w:sdtContent>
            <w:r>
              <w:fldChar w:fldCharType="begin"/>
            </w:r>
            <w:r w:rsidRPr="0065684E">
              <w:rPr>
                <w:lang w:val="en-GB"/>
              </w:rPr>
              <w:delInstrText xml:space="preserve"> CITATION SteggeW18 \p 527 \l 1033 </w:delInstrText>
            </w:r>
            <w:r>
              <w:fldChar w:fldCharType="separate"/>
            </w:r>
            <w:r w:rsidRPr="0065684E">
              <w:rPr>
                <w:noProof/>
                <w:lang w:val="en-GB"/>
              </w:rPr>
              <w:delText>(43)</w:delText>
            </w:r>
            <w:r>
              <w:fldChar w:fldCharType="end"/>
            </w:r>
          </w:sdtContent>
        </w:sdt>
      </w:del>
      <w:ins w:id="90074" w:author="Claude" w:date="2026-10-18T12:00:00Z">
        <w:sdt>
          <w:sdtPr>
            <w:tag w:val="CITATION MDR17"/>
            <w:id w:val="1777071945"/>
            <w:citation/>
          </w:sdtPr>
          <w:sdtEndPr/>
          <w:sdtContent>
            <w:r>
              <w:fldChar w:fldCharType="begin"/>
            </w:r>
            <w:r w:rsidRPr="0065684E">
              <w:rPr>
                <w:lang w:val="en-GB"/>
              </w:rPr>
              <w:instrText xml:space="preserve"> CITATION MDR17 \l 1033 </w:instrText>
            </w:r>
            <w:r>
              <w:fldChar w:fldCharType="separate"/>
            </w:r>
            <w:r w:rsidRPr="0065684E">
              <w:rPr>
                <w:noProof/>
                <w:lang w:val="en-GB"/>
              </w:rPr>
              <w:t>(42)</w:t>
            </w:r>
            <w:r>
              <w:fldChar w:fldCharType="end"/>
            </w:r>
          </w:sdtContent>
        </w:sdt>
      </w:ins>
      <w:r w:rsidRPr="0065684E">
        <w:rPr>
          <w:color w:val="000000"/>
          <w:lang w:val="en-GB"/>
        </w:rPr>
        <w:t>.</w:t>
      </w:r>
    </w:p>
    <w:p w14:paraId="6965439A" w14:textId="77777777" w:rsidR="0083430E" w:rsidRPr="0065684E" w:rsidRDefault="00BF6FC8">
      <w:pPr>
        <w:pStyle w:val="Kop2"/>
        <w:rPr>
          <w:lang w:val="en-GB"/>
        </w:rPr>
      </w:pPr>
      <w:r w:rsidRPr="0065684E">
        <w:rPr>
          <w:color w:val="000000"/>
          <w:lang w:val="en-GB"/>
        </w:rPr>
        <w:t>Monitoring</w:t>
      </w:r>
    </w:p>
    <w:p w14:paraId="6CDF6381" w14:textId="77777777" w:rsidR="0083430E" w:rsidRDefault="00BF6FC8">
      <w:r w:rsidRPr="0065684E">
        <w:rPr>
          <w:color w:val="000000"/>
          <w:lang w:val="en-GB"/>
        </w:rPr>
        <w:t xml:space="preserve">Risk assessment by the University Hospitals Leuven Clinical Trial Center classified the investigation as intermediate risk, driven by the absence of CE marking for the custom-made foot orthosis rather than by any invasive procedure or by risk exceeding that of standard care. Accordingly, the protocol does not require routine independent third-party on-site monitoring; however, this decision does not remove the monitoring obligations applicable to the clinical investigation. A qualified monitor appointed by the coordinating research team will perform the central monitoring functions, including review of recruitment rates, consent documentation, protocol deviations, data completeness, envelope integrity and safety reporting, in accordance with a documented risk-based monitoring plan</w:t>
      </w:r>
      <w:ins w:id="90076" w:author="Claude" w:date="2026-10-18T12:00:00Z">
        <w:r>
          <w:t xml:space="preserve"> </w:t>
        </w:r>
        <w:sdt>
          <w:sdtPr>
            <w:tag w:val="CITATION ICHE6R3"/>
            <w:id w:val="236944669"/>
            <w:citation/>
          </w:sdtPr>
          <w:sdtEndPr/>
          <w:sdtContent>
            <w:r>
              <w:fldChar w:fldCharType="begin"/>
            </w:r>
            <w:r w:rsidRPr="0065684E">
              <w:rPr>
                <w:lang w:val="en-GB"/>
              </w:rPr>
              <w:instrText xml:space="preserve"> CITATION ICHE6R3 \m ISO14155 \l 1033 </w:instrText>
            </w:r>
            <w:r>
              <w:fldChar w:fldCharType="separate"/>
            </w:r>
            <w:r w:rsidRPr="0065684E">
              <w:rPr>
                <w:noProof/>
                <w:lang w:val="en-GB"/>
              </w:rPr>
              <w:t>(43,44)</w:t>
            </w:r>
            <w:r>
              <w:fldChar w:fldCharType="end"/>
            </w:r>
          </w:sdtContent>
        </w:sdt>
      </w:ins>
      <w:r w:rsidRPr="0065684E">
        <w:rPr>
          <w:color w:val="000000"/>
          <w:lang w:val="en-GB"/>
        </w:rPr>
        <w:t xml:space="preserve">. On-site monitoring and source-data verification will be triggered by predefined thresholds or unresolved central-monitoring findings. The monitor’s qualifications, delegated responsibilities, monitoring reports, follow-up of findings and corrective and preventive actions will be documented in the trial master file. The coordinating committee will review and confirm this monitoring arrangement, including its consistency with ISO 14155:2020 and ICH-GCP E6, before submission. </w:t>
      </w:r>
      <w:del w:id="90075" w:author="Claude" w:date="2026-10-18T12:00:00Z">
        <w:sdt>
          <w:sdtPr>
            <w:tag w:val="CITATION BhattA23"/>
            <w:id w:val="719844572"/>
            <w:citation/>
          </w:sdtPr>
          <w:sdtEndPr/>
          <w:sdtContent>
            <w:r>
              <w:fldChar w:fldCharType="begin"/>
            </w:r>
            <w:r w:rsidRPr="0065684E">
              <w:rPr>
                <w:lang w:val="en-GB"/>
              </w:rPr>
              <w:delInstrText xml:space="preserve"> CITATION BhattA23 \m FraserA23 \l 1033 </w:delInstrText>
            </w:r>
            <w:r>
              <w:fldChar w:fldCharType="separate"/>
            </w:r>
            <w:r>
              <w:rPr>
                <w:noProof/>
              </w:rPr>
              <w:delText>(44,45)</w:delText>
            </w:r>
            <w:r>
              <w:fldChar w:fldCharType="end"/>
            </w:r>
          </w:sdtContent>
        </w:sdt>
      </w:del>
    </w:p>
    <w:p w14:paraId="50F92FAB" w14:textId="79BC1A4B" w:rsidR="0083430E" w:rsidRPr="0065684E" w:rsidRDefault="00BF6FC8">
      <w:pPr>
        <w:rPr>
          <w:lang w:val="en-GB"/>
        </w:rPr>
      </w:pPr>
      <w:r w:rsidRPr="0065684E">
        <w:rPr>
          <w:color w:val="000000"/>
          <w:lang w:val="en-GB"/>
        </w:rPr>
        <w:t>Trial governance rests with a steering group comprising the coordinating investigator,</w:t>
      </w:r>
      <w:r w:rsidR="00221697">
        <w:rPr>
          <w:color w:val="000000"/>
          <w:lang w:val="en-GB"/>
        </w:rPr>
        <w:t xml:space="preserve"> two PhD students,</w:t>
      </w:r>
      <w:r w:rsidRPr="0065684E">
        <w:rPr>
          <w:color w:val="000000"/>
          <w:lang w:val="en-GB"/>
        </w:rPr>
        <w:t xml:space="preserve"> the six site principal investigators, the </w:t>
      </w:r>
      <w:r w:rsidR="00221697">
        <w:rPr>
          <w:color w:val="000000"/>
          <w:lang w:val="en-GB"/>
        </w:rPr>
        <w:t xml:space="preserve">psychologist </w:t>
      </w:r>
      <w:r w:rsidRPr="0065684E">
        <w:rPr>
          <w:color w:val="000000"/>
          <w:lang w:val="en-GB"/>
        </w:rPr>
        <w:t xml:space="preserve">and the health economist, which oversees conduct, approves protocol amendments and adjudicates data access requests. No independent data monitoring committee has been constituted, reflecting </w:t>
      </w:r>
      <w:r w:rsidR="003E0E65">
        <w:rPr>
          <w:color w:val="000000"/>
          <w:lang w:val="en-GB"/>
        </w:rPr>
        <w:t>the non-invasive, behavioural nature</w:t>
      </w:r>
      <w:r w:rsidRPr="0065684E">
        <w:rPr>
          <w:color w:val="000000"/>
          <w:lang w:val="en-GB"/>
        </w:rPr>
        <w:t xml:space="preserve"> of the intervention and the absence of investigational medicinal products or implantable devices</w:t>
      </w:r>
      <w:ins w:id="90078" w:author="Claude" w:date="2026-10-18T12:00:00Z">
        <w:r>
          <w:t xml:space="preserve"> </w:t>
        </w:r>
        <w:sdt>
          <w:sdtPr>
            <w:tag w:val="CITATION EMADMC05"/>
            <w:id w:val="1954399568"/>
            <w:citation/>
          </w:sdtPr>
          <w:sdtEndPr/>
          <w:sdtContent>
            <w:r>
              <w:fldChar w:fldCharType="begin"/>
            </w:r>
            <w:r w:rsidRPr="0065684E">
              <w:rPr>
                <w:lang w:val="en-GB"/>
              </w:rPr>
              <w:instrText xml:space="preserve"> CITATION EMADMC05 \l 1033 </w:instrText>
            </w:r>
            <w:r>
              <w:fldChar w:fldCharType="separate"/>
            </w:r>
            <w:r w:rsidRPr="0065684E">
              <w:rPr>
                <w:noProof/>
                <w:lang w:val="en-GB"/>
              </w:rPr>
              <w:t>(45)</w:t>
            </w:r>
            <w:r>
              <w:fldChar w:fldCharType="end"/>
            </w:r>
          </w:sdtContent>
        </w:sdt>
      </w:ins>
      <w:r w:rsidRPr="0065684E">
        <w:rPr>
          <w:color w:val="000000"/>
          <w:lang w:val="en-GB"/>
        </w:rPr>
        <w:t xml:space="preserve">.</w:t>
      </w:r>
      <w:del w:id="90079" w:author="Claude" w:date="2026-10-18T12:00:00Z">
        <w:r w:rsidRPr="0065684E">
          <w:rPr>
            <w:color w:val="000000"/>
            <w:lang w:val="en-GB"/>
          </w:rPr>
          <w:delText xml:space="preserve"> </w:delText>
        </w:r>
      </w:del>
      <w:del w:id="90077" w:author="Claude" w:date="2026-10-18T12:00:00Z">
        <w:sdt>
          <w:sdtPr>
            <w:tag w:val="CITATION RodgersJ19"/>
            <w:id w:val="1151669742"/>
            <w:citation/>
          </w:sdtPr>
          <w:sdtEndPr/>
          <w:sdtContent>
            <w:r>
              <w:fldChar w:fldCharType="begin"/>
            </w:r>
            <w:r w:rsidRPr="0065684E">
              <w:rPr>
                <w:lang w:val="en-GB"/>
              </w:rPr>
              <w:delInstrText xml:space="preserve"> CITATION RodgersJ19 \p 392 \l 1033 </w:delInstrText>
            </w:r>
            <w:r>
              <w:fldChar w:fldCharType="separate"/>
            </w:r>
            <w:r w:rsidRPr="0065684E">
              <w:rPr>
                <w:noProof/>
                <w:lang w:val="en-GB"/>
              </w:rPr>
              <w:delText>(46)</w:delText>
            </w:r>
            <w:r>
              <w:fldChar w:fldCharType="end"/>
            </w:r>
          </w:sdtContent>
        </w:sdt>
      </w:del>
      <w:r w:rsidRPr="0065684E">
        <w:rPr>
          <w:color w:val="000000"/>
          <w:lang w:val="en-GB"/>
        </w:rPr>
        <w:t xml:space="preserve"> Consistent with this, no interim efficacy analyses are planned and no formal stopping guidelines are defined: both arms receive guideline-concordant care unchanged throughout, and the intervention is additive to it. Because the primary outcome is </w:t>
      </w:r>
      <w:r w:rsidRPr="0065684E">
        <w:rPr>
          <w:color w:val="000000"/>
          <w:lang w:val="en-GB"/>
        </w:rPr>
        <w:lastRenderedPageBreak/>
        <w:t xml:space="preserve">itself the harm under study, safety is monitored through the six-monthly review of cumulative, arm-aggregated ulceration and amputation described below rather than through interim hypothesis testing. </w:t>
      </w:r>
      <w:r w:rsidR="003E0E65">
        <w:rPr>
          <w:color w:val="000000"/>
          <w:lang w:val="en-GB"/>
        </w:rPr>
        <w:t>Safety oversight is nonetheless formalised</w:t>
      </w:r>
      <w:r w:rsidRPr="0065684E">
        <w:rPr>
          <w:color w:val="000000"/>
          <w:lang w:val="en-GB"/>
        </w:rPr>
        <w:t>: the coordinating investigator and site principal investigators review cumulative, arm-aggregated ulceration and amputation counts every six months. At each scheduled review, the cumulative-incidence difference is calculated as PARADISE minus usual care at the review time, using the Aalen–Johansen estimator with death treated as a competing event. An ad hoc independent review is convened if, for either ulceration or any amputation, the one-sided 95% confidence interval for this absolute difference has a lower bound greater than 0 percentage points; the ethics committee is notified simultaneously. Blinded aggregate data reviews are conducted for data quality purposes only, without hypothesis testing or between-arm comparison.</w:t>
      </w:r>
    </w:p>
    <w:p w14:paraId="02A68ADE" w14:textId="77777777" w:rsidR="0083430E" w:rsidRPr="0065684E" w:rsidRDefault="00BF6FC8">
      <w:pPr>
        <w:pStyle w:val="Kop2"/>
        <w:rPr>
          <w:lang w:val="en-GB"/>
        </w:rPr>
      </w:pPr>
      <w:r w:rsidRPr="0065684E">
        <w:rPr>
          <w:color w:val="000000"/>
          <w:lang w:val="en-GB"/>
        </w:rPr>
        <w:t>Adverse events</w:t>
      </w:r>
    </w:p>
    <w:p w14:paraId="4A2A0EA9" w14:textId="77777777" w:rsidR="0083430E" w:rsidRPr="0065684E" w:rsidRDefault="00BF6FC8">
      <w:pPr>
        <w:rPr>
          <w:lang w:val="en-GB"/>
        </w:rPr>
      </w:pPr>
      <w:r w:rsidRPr="0065684E">
        <w:rPr>
          <w:color w:val="000000"/>
          <w:lang w:val="en-GB"/>
        </w:rPr>
        <w:t xml:space="preserve">Adverse events, serious adverse events, adverse device effects and device deficiencies are recorded at every scheduled and unscheduled visit and reported in accordance with the applicable clinical investigation reporting requirements </w:t>
      </w:r>
      <w:del w:id="90080" w:author="Claude" w:date="2026-10-18T12:00:00Z">
        <w:sdt>
          <w:sdtPr>
            <w:tag w:val="CITATION ManchikantiL10"/>
            <w:id w:val="708978609"/>
            <w:citation/>
          </w:sdtPr>
          <w:sdtEndPr/>
          <w:sdtContent>
            <w:r>
              <w:fldChar w:fldCharType="begin"/>
            </w:r>
            <w:r w:rsidRPr="0065684E">
              <w:rPr>
                <w:lang w:val="en-GB"/>
              </w:rPr>
              <w:delInstrText xml:space="preserve"> CITATION ManchikantiL10 \m JoviiS20 \p 8 \l 1033 </w:delInstrText>
            </w:r>
            <w:r>
              <w:fldChar w:fldCharType="separate"/>
            </w:r>
            <w:r w:rsidRPr="0065684E">
              <w:rPr>
                <w:noProof/>
                <w:lang w:val="en-GB"/>
              </w:rPr>
              <w:delText>(47,48)</w:delText>
            </w:r>
            <w:r>
              <w:fldChar w:fldCharType="end"/>
            </w:r>
          </w:sdtContent>
        </w:sdt>
      </w:del>
      <w:ins w:id="90081" w:author="Claude" w:date="2026-10-18T12:00:00Z">
        <w:sdt>
          <w:sdtPr>
            <w:tag w:val="CITATION ISO14155"/>
            <w:id w:val="1082114002"/>
            <w:citation/>
          </w:sdtPr>
          <w:sdtEndPr/>
          <w:sdtContent>
            <w:r>
              <w:fldChar w:fldCharType="begin"/>
            </w:r>
            <w:r w:rsidRPr="0065684E">
              <w:rPr>
                <w:lang w:val="en-GB"/>
              </w:rPr>
              <w:instrText xml:space="preserve"> CITATION ISO14155 \m MDCG2020 \l 1033 </w:instrText>
            </w:r>
            <w:r>
              <w:fldChar w:fldCharType="separate"/>
            </w:r>
            <w:r w:rsidRPr="0065684E">
              <w:rPr>
                <w:noProof/>
                <w:lang w:val="en-GB"/>
              </w:rPr>
              <w:t>(44,46)</w:t>
            </w:r>
            <w:r>
              <w:fldChar w:fldCharType="end"/>
            </w:r>
          </w:sdtContent>
        </w:sdt>
      </w:ins>
      <w:r w:rsidRPr="0065684E">
        <w:rPr>
          <w:color w:val="000000"/>
          <w:lang w:val="en-GB"/>
        </w:rPr>
        <w:t xml:space="preserve">. Anticipated device-related events include transient friction lesions during footwear accommodation, local skin irritation at the sensor site, and orthosis-related discomfort</w:t>
      </w:r>
      <w:del w:id="90083" w:author="Claude" w:date="2026-10-18T12:00:00Z">
        <w:r w:rsidRPr="0065684E">
          <w:rPr>
            <w:color w:val="000000"/>
            <w:lang w:val="en-GB"/>
          </w:rPr>
          <w:delText xml:space="preserve"> </w:delText>
        </w:r>
      </w:del>
      <w:del w:id="90082" w:author="Claude" w:date="2026-10-18T12:00:00Z">
        <w:sdt>
          <w:sdtPr>
            <w:tag w:val="CITATION VisserM21"/>
            <w:id w:val="517012318"/>
            <w:citation/>
          </w:sdtPr>
          <w:sdtEndPr/>
          <w:sdtContent>
            <w:r>
              <w:fldChar w:fldCharType="begin"/>
            </w:r>
            <w:r w:rsidRPr="0065684E">
              <w:rPr>
                <w:lang w:val="en-GB"/>
              </w:rPr>
              <w:delInstrText xml:space="preserve"> CITATION VisserM21 \m PowellR17 \p 2315 \l 1033 </w:delInstrText>
            </w:r>
            <w:r>
              <w:fldChar w:fldCharType="separate"/>
            </w:r>
            <w:r w:rsidRPr="0065684E">
              <w:rPr>
                <w:noProof/>
                <w:lang w:val="en-GB"/>
              </w:rPr>
              <w:delText>(49,50)</w:delText>
            </w:r>
            <w:r>
              <w:fldChar w:fldCharType="end"/>
            </w:r>
          </w:sdtContent>
        </w:sdt>
      </w:del>
      <w:r w:rsidRPr="0065684E">
        <w:rPr>
          <w:color w:val="000000"/>
          <w:lang w:val="en-GB"/>
        </w:rPr>
        <w:t xml:space="preserve">. Foot ulceration is simultaneously the primary efficacy outcome and a potential adverse event; all ulcerations are recorded as outcome events and are additionally assessed for device-relatedness, with any ulcer judged causally related to the investigational orthosis reported as an adverse device effect. The sponsor holds insurance cover as required for damage compensation in clinical investigations </w:t>
      </w:r>
      <w:del w:id="90084" w:author="Claude" w:date="2026-10-18T12:00:00Z">
        <w:sdt>
          <w:sdtPr>
            <w:tag w:val="CITATION SteinbrookR06"/>
            <w:id w:val="1434733412"/>
            <w:citation/>
          </w:sdtPr>
          <w:sdtEndPr/>
          <w:sdtContent>
            <w:r>
              <w:fldChar w:fldCharType="begin"/>
            </w:r>
            <w:r w:rsidRPr="0065684E">
              <w:rPr>
                <w:lang w:val="en-GB"/>
              </w:rPr>
              <w:delInstrText xml:space="preserve"> CITATION SteinbrookR06 \p 1873 \l 1033 </w:delInstrText>
            </w:r>
            <w:r>
              <w:fldChar w:fldCharType="separate"/>
            </w:r>
            <w:r w:rsidRPr="0065684E">
              <w:rPr>
                <w:noProof/>
                <w:lang w:val="en-GB"/>
              </w:rPr>
              <w:delText>(51)</w:delText>
            </w:r>
            <w:r>
              <w:fldChar w:fldCharType="end"/>
            </w:r>
          </w:sdtContent>
        </w:sdt>
      </w:del>
      <w:ins w:id="90085" w:author="Claude" w:date="2026-10-18T12:00:00Z">
        <w:sdt>
          <w:sdtPr>
            <w:tag w:val="CITATION MDR17"/>
            <w:id w:val="1178736625"/>
            <w:citation/>
          </w:sdtPr>
          <w:sdtEndPr/>
          <w:sdtContent>
            <w:r>
              <w:fldChar w:fldCharType="begin"/>
            </w:r>
            <w:r w:rsidRPr="0065684E">
              <w:rPr>
                <w:lang w:val="en-GB"/>
              </w:rPr>
              <w:instrText xml:space="preserve"> CITATION MDR17 \l 1033 </w:instrText>
            </w:r>
            <w:r>
              <w:fldChar w:fldCharType="separate"/>
            </w:r>
            <w:r w:rsidRPr="0065684E">
              <w:rPr>
                <w:noProof/>
                <w:lang w:val="en-GB"/>
              </w:rPr>
              <w:t>(42)</w:t>
            </w:r>
            <w:r>
              <w:fldChar w:fldCharType="end"/>
            </w:r>
          </w:sdtContent>
        </w:sdt>
      </w:ins>
      <w:r w:rsidRPr="0065684E">
        <w:rPr>
          <w:color w:val="000000"/>
          <w:lang w:val="en-GB"/>
        </w:rPr>
        <w:t>.</w:t>
      </w:r>
    </w:p>
    <w:p w14:paraId="4A814316" w14:textId="77777777" w:rsidR="0083430E" w:rsidRPr="0065684E" w:rsidRDefault="00BF6FC8">
      <w:pPr>
        <w:pStyle w:val="Kop2"/>
        <w:rPr>
          <w:lang w:val="en-GB"/>
        </w:rPr>
      </w:pPr>
      <w:r w:rsidRPr="0065684E">
        <w:rPr>
          <w:color w:val="000000"/>
          <w:lang w:val="en-GB"/>
        </w:rPr>
        <w:t>Post care</w:t>
      </w:r>
    </w:p>
    <w:p w14:paraId="5BF77DBB" w14:textId="77777777" w:rsidR="0083430E" w:rsidRPr="0065684E" w:rsidRDefault="00BF6FC8">
      <w:pPr>
        <w:rPr>
          <w:lang w:val="en-GB"/>
        </w:rPr>
      </w:pPr>
      <w:r w:rsidRPr="0065684E">
        <w:rPr>
          <w:color w:val="000000"/>
          <w:lang w:val="en-GB"/>
        </w:rPr>
        <w:t>Following completion of the final follow-up visit, participants may retain the insoles and associated materials. Decisions regarding subsequent clinical implementation will be left to the participating hospitals and clinics.</w:t>
      </w:r>
    </w:p>
    <w:p w14:paraId="409F4780" w14:textId="77777777" w:rsidR="0083430E" w:rsidRPr="0065684E" w:rsidRDefault="00BF6FC8">
      <w:pPr>
        <w:pStyle w:val="Kop2"/>
        <w:rPr>
          <w:lang w:val="en-GB"/>
        </w:rPr>
      </w:pPr>
      <w:r w:rsidRPr="0065684E">
        <w:rPr>
          <w:color w:val="000000"/>
          <w:lang w:val="en-GB"/>
        </w:rPr>
        <w:t>Statistical analysis</w:t>
      </w:r>
    </w:p>
    <w:p w14:paraId="3986C7CD" w14:textId="77777777" w:rsidR="0083430E" w:rsidRPr="0065684E" w:rsidRDefault="00BF6FC8">
      <w:pPr>
        <w:rPr>
          <w:lang w:val="en-GB"/>
        </w:rPr>
      </w:pPr>
      <w:r w:rsidRPr="0065684E">
        <w:rPr>
          <w:color w:val="000000"/>
          <w:lang w:val="en-GB"/>
        </w:rPr>
        <w:t xml:space="preserve">Analyses follow ICH E9 and its addendum E9(R1) and are specified in full in a statistical analysis plan finalised and version-controlled before database lock (Additional file 4); the clinical study report follows ICH E3 </w:t>
      </w:r>
      <w:ins w:id="90087" w:author="Claude" w:date="2026-10-18T12:00:00Z">
        <w:sdt>
          <w:sdtPr>
            <w:tag w:val="CITATION IonanA22"/>
            <w:id w:val="1270414731"/>
            <w:citation/>
          </w:sdtPr>
          <w:sdtEndPr/>
          <w:sdtContent>
            <w:r>
              <w:fldChar w:fldCharType="begin"/>
            </w:r>
            <w:r w:rsidRPr="0065684E">
              <w:rPr>
                <w:lang w:val="en-GB"/>
              </w:rPr>
              <w:instrText xml:space="preserve"> CITATION IonanA22 \m ICHE3 \l 1033 </w:instrText>
            </w:r>
            <w:r>
              <w:fldChar w:fldCharType="separate"/>
            </w:r>
            <w:r w:rsidRPr="0065684E">
              <w:rPr>
                <w:noProof/>
                <w:lang w:val="en-GB"/>
              </w:rPr>
              <w:t>(47,48)</w:t>
            </w:r>
            <w:r>
              <w:fldChar w:fldCharType="end"/>
            </w:r>
          </w:sdtContent>
        </w:sdt>
      </w:ins>
      <w:r w:rsidRPr="0065684E">
        <w:rPr>
          <w:color w:val="000000"/>
          <w:lang w:val="en-GB"/>
        </w:rPr>
        <w:t xml:space="preserve">.</w:t>
      </w:r>
      <w:del w:id="90086" w:author="Claude" w:date="2026-10-18T12:00:00Z">
        <w:sdt>
          <w:sdtPr>
            <w:tag w:val="CITATION IonanA22"/>
            <w:id w:val="1717106695"/>
            <w:citation/>
          </w:sdtPr>
          <w:sdtEndPr/>
          <w:sdtContent>
            <w:r>
              <w:fldChar w:fldCharType="begin"/>
            </w:r>
            <w:r w:rsidRPr="0065684E">
              <w:rPr>
                <w:lang w:val="en-GB"/>
              </w:rPr>
              <w:delInstrText xml:space="preserve"> CITATION IonanA22 \m AlfaroV07 \l 1033 </w:delInstrText>
            </w:r>
            <w:r>
              <w:fldChar w:fldCharType="separate"/>
            </w:r>
            <w:r w:rsidRPr="0065684E">
              <w:rPr>
                <w:noProof/>
                <w:lang w:val="en-GB"/>
              </w:rPr>
              <w:delText>(52,53)</w:delText>
            </w:r>
            <w:r>
              <w:fldChar w:fldCharType="end"/>
            </w:r>
          </w:sdtContent>
        </w:sdt>
      </w:del>
      <w:r w:rsidRPr="0065684E">
        <w:rPr>
          <w:color w:val="000000"/>
          <w:lang w:val="en-GB"/>
        </w:rPr>
      </w:r>
    </w:p>
    <w:p w14:paraId="02ABD633" w14:textId="77777777" w:rsidR="0083430E" w:rsidRPr="0065684E" w:rsidRDefault="00BF6FC8">
      <w:pPr>
        <w:rPr>
          <w:lang w:val="en-GB"/>
        </w:rPr>
      </w:pPr>
      <w:r w:rsidRPr="0065684E">
        <w:rPr>
          <w:b/>
          <w:bCs/>
          <w:color w:val="000000"/>
          <w:lang w:val="en-GB"/>
        </w:rPr>
        <w:lastRenderedPageBreak/>
        <w:t>Analysis populations.</w:t>
      </w:r>
      <w:r w:rsidRPr="0065684E">
        <w:rPr>
          <w:color w:val="000000"/>
          <w:lang w:val="en-GB"/>
        </w:rPr>
        <w:t xml:space="preserve"> The primary analysis population is the intention-to-treat population, comprising all randomised participants analysed in the arm to which they were allocated regardless of intervention received or completed </w:t>
      </w:r>
      <w:sdt>
        <w:sdtPr>
          <w:tag w:val="CITATION GuptaS11"/>
          <w:id w:val="1599693525"/>
          <w:citation/>
        </w:sdtPr>
        <w:sdtEndPr/>
        <w:sdtContent>
          <w:r>
            <w:fldChar w:fldCharType="begin"/>
          </w:r>
          <w:r w:rsidRPr="0065684E">
            <w:rPr>
              <w:lang w:val="en-GB"/>
            </w:rPr>
            <w:instrText xml:space="preserve"> CITATION GuptaS11 \l 1033 </w:instrText>
          </w:r>
          <w:r>
            <w:fldChar w:fldCharType="separate"/>
          </w:r>
          <w:r w:rsidRPr="0065684E">
            <w:rPr>
              <w:noProof/>
              <w:lang w:val="en-GB"/>
            </w:rPr>
            <w:t>(49)</w:t>
          </w:r>
          <w:r>
            <w:fldChar w:fldCharType="end"/>
          </w:r>
        </w:sdtContent>
      </w:sdt>
      <w:r w:rsidRPr="0065684E">
        <w:rPr>
          <w:color w:val="000000"/>
          <w:lang w:val="en-GB"/>
        </w:rPr>
        <w:t xml:space="preserve">. A per-protocol population, excluding participants with major protocol deviations defined and adjudicated blind to outcome before database lock, supports sensitivity analysis </w:t>
      </w:r>
      <w:del w:id="90088" w:author="Claude" w:date="2026-10-18T12:00:00Z">
        <w:sdt>
          <w:sdtPr>
            <w:tag w:val="CITATION GonemS16"/>
            <w:id w:val="862206457"/>
            <w:citation/>
          </w:sdtPr>
          <w:sdtEndPr/>
          <w:sdtContent>
            <w:r>
              <w:fldChar w:fldCharType="begin"/>
            </w:r>
            <w:r w:rsidRPr="0065684E">
              <w:rPr>
                <w:lang w:val="en-GB"/>
              </w:rPr>
              <w:delInstrText xml:space="preserve"> CITATION GonemS16 \p 869 \l 1033 </w:delInstrText>
            </w:r>
            <w:r>
              <w:fldChar w:fldCharType="separate"/>
            </w:r>
            <w:r w:rsidRPr="0065684E">
              <w:rPr>
                <w:noProof/>
                <w:lang w:val="en-GB"/>
              </w:rPr>
              <w:delText>(55)</w:delText>
            </w:r>
            <w:r>
              <w:fldChar w:fldCharType="end"/>
            </w:r>
          </w:sdtContent>
        </w:sdt>
      </w:del>
      <w:ins w:id="90089" w:author="Claude" w:date="2026-10-18T12:00:00Z">
        <w:sdt>
          <w:sdtPr>
            <w:tag w:val="CITATION ICHE9"/>
            <w:id w:val="1799062209"/>
            <w:citation/>
          </w:sdtPr>
          <w:sdtEndPr/>
          <w:sdtContent>
            <w:r>
              <w:fldChar w:fldCharType="begin"/>
            </w:r>
            <w:r w:rsidRPr="0065684E">
              <w:rPr>
                <w:lang w:val="en-GB"/>
              </w:rPr>
              <w:instrText xml:space="preserve"> CITATION ICHE9 \l 1033 </w:instrText>
            </w:r>
            <w:r>
              <w:fldChar w:fldCharType="separate"/>
            </w:r>
            <w:r w:rsidRPr="0065684E">
              <w:rPr>
                <w:noProof/>
                <w:lang w:val="en-GB"/>
              </w:rPr>
              <w:t>(50)</w:t>
            </w:r>
            <w:r>
              <w:fldChar w:fldCharType="end"/>
            </w:r>
          </w:sdtContent>
        </w:sdt>
      </w:ins>
      <w:r w:rsidRPr="0065684E">
        <w:rPr>
          <w:color w:val="000000"/>
          <w:lang w:val="en-GB"/>
        </w:rPr>
        <w:t>. Safety analyses use all participants who received any intervention component.</w:t>
      </w:r>
    </w:p>
    <w:p w14:paraId="15450406" w14:textId="4A7886A0" w:rsidR="0083430E" w:rsidRPr="0065684E" w:rsidRDefault="00BF6FC8">
      <w:pPr>
        <w:rPr>
          <w:lang w:val="en-GB"/>
        </w:rPr>
      </w:pPr>
      <w:r w:rsidRPr="0065684E">
        <w:rPr>
          <w:color w:val="000000"/>
          <w:lang w:val="en-GB"/>
        </w:rPr>
        <w:t>Estimands and intercurrent events. The primary estimand, and the adherence estimand that supports the mediation analysis, are defined for the population as randomised, with the intervention effect estimated as the difference between allocation groups in the whole trial population. Three intercurrent events are anticipated and handled explicitly. Ulceration is itself an intercurrent event for the adherence estimand: a participant who ulcerates is commonly transferred to a removable or non-removable offloading device, so wear of the prescribed orthosis becomes clinically inappropriate rather than merely absent. For the adherence estimand, a hypothetical strategy is therefore applied, estimating adherence as it would have been</w:t>
      </w:r>
      <w:r w:rsidR="00D85518">
        <w:rPr>
          <w:color w:val="000000"/>
          <w:lang w:val="en-GB"/>
        </w:rPr>
        <w:t>,</w:t>
      </w:r>
      <w:r w:rsidRPr="0065684E">
        <w:rPr>
          <w:color w:val="000000"/>
          <w:lang w:val="en-GB"/>
        </w:rPr>
        <w:t xml:space="preserve"> had ulceration not intervened, with wear time censored from the date of ulceration and a while-on-treatment strategy — adherence over the period actually at risk — reported as a sensitivity analysis. Death is handled by a treatment-policy strategy for recurrence, entering the competing-risks framework described below, and by a hypothetical strategy for adherence. Discontinuation of the intervention without withdrawal from follow-up is handled by a treatment-policy strategy for both estimands, since outcome ascertainment continues regardless of intervention receipt. These choices are stated here because ulceration is an intercurrent event for adherence, and an analysis that ignored this would systematically understate adherence in the arm in which ulceration is more frequent.</w:t>
      </w:r>
    </w:p>
    <w:p w14:paraId="13B81514" w14:textId="77777777" w:rsidR="0083430E" w:rsidRPr="0065684E" w:rsidRDefault="00BF6FC8">
      <w:pPr>
        <w:rPr>
          <w:lang w:val="en-GB"/>
        </w:rPr>
      </w:pPr>
      <w:r w:rsidRPr="0065684E">
        <w:rPr>
          <w:b/>
          <w:bCs/>
          <w:color w:val="000000"/>
          <w:lang w:val="en-GB"/>
        </w:rPr>
        <w:t xml:space="preserve">Multiplicity. </w:t>
      </w:r>
      <w:r w:rsidRPr="00D85518">
        <w:rPr>
          <w:color w:val="000000"/>
          <w:lang w:val="en-GB"/>
        </w:rPr>
        <w:t>The trial has a single primary endpoint, so no multiplicity adjustment is required for the primary comparison and the family-wise Type I error rate for that comparison is 0.05, two-sided. Every other analysis, including the between-arm comparison of adherence and the mediation analysis, is secondary: each is reported with a confidence interval, none is adjusted for multiplicity, and none is used to declare the trial positive.</w:t>
      </w:r>
    </w:p>
    <w:p w14:paraId="180D61E8" w14:textId="77777777" w:rsidR="0083430E" w:rsidRPr="0065684E" w:rsidRDefault="00BF6FC8">
      <w:pPr>
        <w:rPr>
          <w:lang w:val="en-GB"/>
        </w:rPr>
      </w:pPr>
      <w:r w:rsidRPr="0065684E">
        <w:rPr>
          <w:b/>
          <w:bCs/>
          <w:color w:val="000000"/>
          <w:lang w:val="en-GB"/>
        </w:rPr>
        <w:t>Ulcer recurrence. Time from randomisation to first confirmed foot ulcer is analysed by Cox proportional hazards regression stratified by centre, with allocation as the sole covariate; the hazard ratio is reported with a 95% confidence interval. Kaplan–Meier curves are presented by arm. Participants without an event are censored at last contact or at 18 months. Death before ulceration is a competing risk rather than non-informative censoring, and treating it as the latter would overstate the cumulative incidence of ulceration in a population whose 18-month mortality is not negligible. The cause-specific hazard from the Cox model is therefore reported as the primary estimate, addressing the aetiological question of whether the intervention alters the rate of ulceration among those still at risk, and is accompanied by a Fine–Gray subdistribution model and cumulative incidence functions by arm, which address the absolute risk actually experienced by the trial population. Amputation of the index foot is handled likewise. Where the two models diverge, both are reported and the divergence interpreted rather than resolved by selecting the more favourable. The proportional hazards assumption is examined using scaled Schoenfeld residuals and a plot of log(−log(survival)); if violated, a restricted mean survival time difference at 18 months is reported as the primary estimate, pre-specified because early post-randomisation risk plausibly renders the hazard time-varying. Because the sample size calculation assumed exponentially distributed event times, a parametric Weibull model is fitted as a sensitivity analysis to quantify departure from constant hazard.</w:t>
      </w:r>
      <w:r w:rsidRPr="0065684E">
        <w:rPr>
          <w:color w:val="000000"/>
          <w:lang w:val="en-GB"/>
        </w:rPr>
      </w:r>
      <w:r w:rsidRPr="0065684E">
        <w:rPr>
          <w:color w:val="000000"/>
          <w:lang w:val="en-GB"/>
        </w:rPr>
      </w:r>
    </w:p>
    <w:p w14:paraId="5471B940" w14:textId="77777777" w:rsidR="0083430E" w:rsidRPr="0065684E" w:rsidRDefault="00BF6FC8">
      <w:pPr>
        <w:rPr>
          <w:lang w:val="en-GB"/>
        </w:rPr>
      </w:pPr>
      <w:r w:rsidRPr="0065684E">
        <w:rPr>
          <w:b/>
          <w:bCs/>
          <w:color w:val="000000"/>
          <w:lang w:val="en-GB"/>
        </w:rPr>
        <w:t>Footwear adherence.</w:t>
      </w:r>
    </w:p>
    <w:p w14:paraId="29DCC064" w14:textId="77777777" w:rsidR="0083430E" w:rsidRPr="0065684E" w:rsidRDefault="00BF6FC8">
      <w:pPr>
        <w:rPr>
          <w:lang w:val="en-GB"/>
        </w:rPr>
      </w:pPr>
      <w:r w:rsidRPr="0065684E">
        <w:rPr>
          <w:color w:val="000000"/>
          <w:lang w:val="en-GB"/>
        </w:rPr>
        <w:t>Adherence at 12 months is analysed primarily using beta regression with a logit link, adjusted for centre, because adherence is a proportion bounded at 0 and 1 and is expected to exhibit left skew and a ceiling near 100%. The adjusted between-arm difference in mean adherence, estimated marginally from the fitted model, is reported with a 95% confidence interval; the corresponding 18-month summary is reported as a secondary analysis. Linear regression adjusted for centre, with robust standard errors, is retained as a sensitivity analysis, and a Mann–Whitney U test provides a distribution-free comparison. Longitudinal adherence trajectories are modelled using linear mixed-effects models with random intercepts for participants nested within centres, allowing evaluation of whether any between-arm difference is sustained or attenuates after intervention contacts cease.</w:t>
      </w:r>
    </w:p>
    <w:p w14:paraId="14CD84A3" w14:textId="77777777" w:rsidR="0083430E" w:rsidRPr="0065684E" w:rsidRDefault="00BF6FC8">
      <w:pPr>
        <w:rPr>
          <w:lang w:val="en-GB"/>
        </w:rPr>
      </w:pPr>
      <w:r w:rsidRPr="0065684E">
        <w:rPr>
          <w:b/>
          <w:bCs/>
          <w:color w:val="000000"/>
          <w:lang w:val="en-GB"/>
        </w:rPr>
        <w:t>Missing data.</w:t>
      </w:r>
      <w:r w:rsidRPr="0065684E">
        <w:rPr>
          <w:color w:val="000000"/>
          <w:lang w:val="en-GB"/>
        </w:rPr>
        <w:t xml:space="preserve"> The primary analysis assumes data are missing at random. Multiple imputation by chained equations generates 50 imputed datasets using allocation, centre, age, sex, diabetes duration, baseline peak plantar pressure, prior ulcer history, and observed adherence as imputation variables; estimates are combined by Rubin's rules. Ulcer recurrence, being ascertainable from routine records for most participants who discontinue intervention, is expected to have low missingness; adherence data are more vulnerable to sensor failure or loss, and complete-case analysis is reported alongside the imputed analysis. Tipping-point </w:t>
      </w:r>
      <w:r w:rsidRPr="0065684E">
        <w:rPr>
          <w:color w:val="000000"/>
          <w:lang w:val="en-GB"/>
        </w:rPr>
        <w:lastRenderedPageBreak/>
        <w:t>analysis under departures from missing at random assesses how extreme a missing-not-at-random mechanism would need to be to overturn the primary conclusion.</w:t>
      </w:r>
    </w:p>
    <w:p w14:paraId="2B661F8F" w14:textId="77777777" w:rsidR="0083430E" w:rsidRPr="0065684E" w:rsidRDefault="00BF6FC8">
      <w:pPr>
        <w:rPr>
          <w:lang w:val="en-GB"/>
        </w:rPr>
      </w:pPr>
      <w:r w:rsidRPr="0065684E">
        <w:rPr>
          <w:b/>
          <w:bCs/>
          <w:color w:val="000000"/>
          <w:lang w:val="en-GB"/>
        </w:rPr>
        <w:t>Secondary and additional analyses.</w:t>
      </w:r>
      <w:r w:rsidRPr="0065684E">
        <w:rPr>
          <w:color w:val="000000"/>
          <w:lang w:val="en-GB"/>
        </w:rPr>
        <w:t xml:space="preserve"> Binary secondary outcomes are analysed by logistic regression adjusted for centre; continuous outcomes by linear regression or, where distributional assumptions fail, by rank-based methods. Time-to-event secondary outcomes follow the primary approach. Subgroup analyses are pre-specified and limited to four, each with a mechanistic rationale and each tested by an allocation-by-subgroup interaction term rather than by within-subgroup significance testing: diabetes type; prior minor amputation versus healed ulcer only; baseline adherence above versus below 80%; and academic versus non-academic centre, the last testing the trial's own translational hypothesis directly. These analyses are exploratory, are not adjusted for multiplicity, and are reported with interaction p-values and confidence intervals rather than as independent hypothesis tests. The relationship between achieved adherence and recurrence across both arms is examined as a pre-specified mediation analysis, since the trial's causal model predicts that adherence mediates any effect on recurrence.</w:t>
      </w:r>
    </w:p>
    <w:p w14:paraId="07D56939" w14:textId="77777777" w:rsidR="0083430E" w:rsidRPr="0065684E" w:rsidRDefault="00BF6FC8">
      <w:pPr>
        <w:rPr>
          <w:lang w:val="en-GB"/>
        </w:rPr>
      </w:pPr>
      <w:r w:rsidRPr="0065684E">
        <w:rPr>
          <w:color w:val="000000"/>
          <w:lang w:val="en-GB"/>
        </w:rPr>
        <w:t>The exploratory relationship between cumulative plantar tissue stress and ulcer recurrence is examined by Cox regression (Figure 5) with the derived stress measure entered as a time-varying covariate, pooling both arms and adjusting for allocation, centre, and baseline peak pressure; the functional form is examined using restricted cubic splines rather than imposed as linear, since a threshold relationship is biologically plausible. This analysis is exploratory, is restricted to participants with adequate concurrent sensor coverage, and is reported with the achieved completeness stated so that selection induced by incomplete measurement is visible to the reader rather than concealed by it.</w:t>
      </w:r>
    </w:p>
    <w:p w14:paraId="418B9DC4" w14:textId="20D5C3C1" w:rsidR="00D5716B" w:rsidRPr="00D5716B" w:rsidRDefault="00D5716B">
      <w:pPr>
        <w:rPr>
          <w:lang w:val="en-GB"/>
        </w:rPr>
      </w:pPr>
      <w:r>
        <w:rPr>
          <w:color w:val="000000"/>
          <w:lang w:val="en-GB"/>
        </w:rPr>
        <w:t>Insert Figure 5 here.</w:t>
      </w:r>
    </w:p>
    <w:p w14:paraId="213272FF" w14:textId="77777777" w:rsidR="0083430E" w:rsidRPr="0065684E" w:rsidRDefault="00BF6FC8">
      <w:pPr>
        <w:rPr>
          <w:lang w:val="en-GB"/>
        </w:rPr>
      </w:pPr>
      <w:r w:rsidRPr="0065684E">
        <w:rPr>
          <w:color w:val="000000"/>
          <w:lang w:val="en-GB"/>
        </w:rPr>
        <w:t>Agreement between sensor-measured and self-reported adherence is quantified by Bland–Altman analysis, providing a direct estimate of self-report bias in this population.</w:t>
      </w:r>
    </w:p>
    <w:p w14:paraId="27725876" w14:textId="77777777" w:rsidR="0083430E" w:rsidRPr="0065684E" w:rsidRDefault="00BF6FC8">
      <w:pPr>
        <w:pStyle w:val="Kop2"/>
        <w:rPr>
          <w:lang w:val="en-GB"/>
        </w:rPr>
      </w:pPr>
      <w:r w:rsidRPr="0065684E">
        <w:rPr>
          <w:color w:val="000000"/>
          <w:lang w:val="en-GB"/>
        </w:rPr>
        <w:t>Health economics</w:t>
      </w:r>
    </w:p>
    <w:p w14:paraId="68B866B4" w14:textId="1F3D7F39" w:rsidR="0083430E" w:rsidRPr="0065684E" w:rsidRDefault="00121B79">
      <w:pPr>
        <w:rPr>
          <w:lang w:val="en-GB"/>
        </w:rPr>
      </w:pPr>
      <w:r>
        <w:rPr>
          <w:color w:val="000000"/>
          <w:lang w:val="en-GB"/>
        </w:rPr>
        <w:t>Cost-effectiveness has rarely been assessed in diabetic foot ulcer prevention</w:t>
      </w:r>
      <w:r w:rsidR="00BF6FC8" w:rsidRPr="0065684E">
        <w:rPr>
          <w:color w:val="000000"/>
          <w:lang w:val="en-GB"/>
        </w:rPr>
        <w:t xml:space="preserve"> </w:t>
      </w:r>
      <w:del w:id="90090" w:author="Claude" w:date="2026-10-18T12:00:00Z">
        <w:sdt>
          <w:sdtPr>
            <w:tag w:val="CITATION BusS152"/>
            <w:id w:val="1062072387"/>
            <w:citation/>
          </w:sdtPr>
          <w:sdtEndPr/>
          <w:sdtContent>
            <w:r w:rsidR="00BF6FC8">
              <w:fldChar w:fldCharType="begin"/>
            </w:r>
            <w:r w:rsidR="00BF6FC8" w:rsidRPr="0065684E">
              <w:rPr>
                <w:lang w:val="en-GB"/>
              </w:rPr>
              <w:delInstrText xml:space="preserve"> CITATION BusS152 \p 34 \l 1033 </w:delInstrText>
            </w:r>
            <w:r w:rsidR="00BF6FC8">
              <w:fldChar w:fldCharType="separate"/>
            </w:r>
            <w:r w:rsidR="00BF6FC8" w:rsidRPr="0065684E">
              <w:rPr>
                <w:noProof/>
                <w:lang w:val="en-GB"/>
              </w:rPr>
              <w:delText>(56)</w:delText>
            </w:r>
            <w:r w:rsidR="00BF6FC8">
              <w:fldChar w:fldCharType="end"/>
            </w:r>
          </w:sdtContent>
        </w:sdt>
      </w:del>
      <w:ins w:id="90091" w:author="Claude" w:date="2026-10-18T12:00:00Z">
        <w:sdt>
          <w:sdtPr>
            <w:tag w:val="CITATION NettenJ24"/>
            <w:id w:val="348205063"/>
            <w:citation/>
          </w:sdtPr>
          <w:sdtEndPr/>
          <w:sdtContent>
            <w:r>
              <w:fldChar w:fldCharType="begin"/>
            </w:r>
            <w:r w:rsidRPr="0065684E">
              <w:rPr>
                <w:lang w:val="en-GB"/>
              </w:rPr>
              <w:instrText xml:space="preserve"> CITATION NettenJ24 \l 1033 </w:instrText>
            </w:r>
            <w:r>
              <w:fldChar w:fldCharType="separate"/>
            </w:r>
            <w:r w:rsidRPr="0065684E">
              <w:rPr>
                <w:noProof/>
                <w:lang w:val="en-GB"/>
              </w:rPr>
              <w:t>(51)</w:t>
            </w:r>
            <w:r>
              <w:fldChar w:fldCharType="end"/>
            </w:r>
          </w:sdtContent>
        </w:sdt>
      </w:ins>
      <w:r>
        <w:rPr>
          <w:color w:val="000000"/>
          <w:lang w:val="en-GB"/>
        </w:rPr>
        <w:t>, although it is decisive for implementation because, in prevention, costs precede benefits.</w:t>
      </w:r>
      <w:r w:rsidR="00BF6FC8" w:rsidRPr="0065684E">
        <w:rPr>
          <w:color w:val="000000"/>
          <w:lang w:val="en-GB"/>
        </w:rPr>
        <w:t xml:space="preserve"> The only economic evaluation of pressure-guided, offloading-improved custom-made footwear analysed the DIAFOS trial and found that the intervention was likely to be cost-saving once downstream ulcer-treatment costs were counted</w:t>
      </w:r>
      <w:ins w:id="90092" w:author="Claude" w:date="2026-10-18T12:00:00Z">
        <w:r>
          <w:t xml:space="preserve"> </w:t>
        </w:r>
        <w:sdt>
          <w:sdtPr>
            <w:tag w:val="CITATION BusS26"/>
            <w:id w:val="1888753005"/>
            <w:citation/>
          </w:sdtPr>
          <w:sdtEndPr/>
          <w:sdtContent>
            <w:r>
              <w:fldChar w:fldCharType="begin"/>
            </w:r>
            <w:r w:rsidRPr="0065684E">
              <w:rPr>
                <w:lang w:val="en-GB"/>
              </w:rPr>
              <w:instrText xml:space="preserve"> CITATION BusS26 \l 1033 </w:instrText>
            </w:r>
            <w:r>
              <w:fldChar w:fldCharType="separate"/>
            </w:r>
            <w:r w:rsidRPr="0065684E">
              <w:rPr>
                <w:noProof/>
                <w:lang w:val="en-GB"/>
              </w:rPr>
              <w:t>(52)</w:t>
            </w:r>
            <w:r>
              <w:fldChar w:fldCharType="end"/>
            </w:r>
          </w:sdtContent>
        </w:sdt>
      </w:ins>
      <w:r w:rsidR="00BF6FC8" w:rsidRPr="0065684E">
        <w:rPr>
          <w:color w:val="000000"/>
          <w:lang w:val="en-GB"/>
        </w:rPr>
        <w:t xml:space="preserve">. </w:t>
      </w:r>
      <w:del w:id="90093" w:author="Claude" w:date="2026-10-18T12:00:00Z">
        <w:r>
          <w:rPr>
            <w:color w:val="000000"/>
            <w:lang w:val="en-GB"/>
          </w:rPr>
          <w:delText xml:space="preserve">Intervention costs were more than offset by lower ulcer-treatment costs, and the analysis reproduced</w:delText>
        </w:r>
      </w:del>
      <w:ins w:id="90094" w:author="Claude" w:date="2026-10-18T12:00:00Z">
        <w:r>
          <w:rPr>
            <w:color w:val="000000"/>
            <w:lang w:val="en-GB"/>
          </w:rPr>
          <w:t xml:space="preserve">The probability of cost-effectiveness rose from 0.81 to 0.94 among adherent participants, reproducing</w:t>
        </w:r>
      </w:ins>
      <w:r>
        <w:rPr>
          <w:color w:val="000000"/>
          <w:lang w:val="en-GB"/>
        </w:rPr>
        <w:t xml:space="preserve"> in the economic domain the </w:t>
      </w:r>
      <w:r>
        <w:rPr>
          <w:color w:val="000000"/>
          <w:lang w:val="en-GB"/>
        </w:rPr>
        <w:lastRenderedPageBreak/>
        <w:t>adherence conditionality observed clinically.</w:t>
      </w:r>
      <w:r w:rsidR="00BF6FC8" w:rsidRPr="0065684E">
        <w:rPr>
          <w:color w:val="000000"/>
          <w:lang w:val="en-GB"/>
        </w:rPr>
        <w:t xml:space="preserve"> </w:t>
      </w:r>
      <w:del w:id="90095" w:author="Claude" w:date="2026-10-18T12:00:00Z">
        <w:r w:rsidR="00BF6FC8" w:rsidRPr="0065684E">
          <w:rPr>
            <w:color w:val="000000"/>
            <w:lang w:val="en-GB"/>
          </w:rPr>
          <w:delText xml:space="preserve">The authors identified the absence of a societal perspective and QALY-based outcomes, the use of externally sourced rather than prospectively collected ulcer-treatment costs, and the 18-month time horizon as important limitations, and recommended longer-term Markov modelling for future economic evaluations.</w:delText>
        </w:r>
      </w:del>
      <w:ins w:id="90096" w:author="Claude" w:date="2026-10-18T12:00:00Z">
        <w:r>
          <w:rPr>
            <w:color w:val="000000"/>
            <w:lang w:val="en-GB"/>
          </w:rPr>
          <w:t xml:space="preserve">The analysis took a partial healthcare perspective, expressed effects as ulcers prevented rather than quality-adjusted life years, used ulcer-treatment costs from reference data and was confined to the 18-month trial horizon; its authors recommended a full healthcare and societal perspective and prospectively collected ulcer-treatment costs.</w:t>
        </w:r>
      </w:ins>
      <w:r w:rsidR="00BF6FC8" w:rsidRPr="0065684E">
        <w:rPr>
          <w:color w:val="000000"/>
          <w:lang w:val="en-GB"/>
        </w:rPr>
        <w:t xml:space="preserve"> </w:t>
      </w:r>
      <w:r>
        <w:rPr>
          <w:color w:val="000000"/>
          <w:lang w:val="en-GB"/>
        </w:rPr>
        <w:t>The evaluation embedded in PARADISE addresses each of these limitations: it adds a societal perspective in sensitivity analysis, reports QALY-based outcomes, collects ulcer-treatment costs prospectively, and extrapolates beyond the trial horizon using a Markov model.</w:t>
      </w:r>
    </w:p>
    <w:p w14:paraId="0548FE4E" w14:textId="23B1123E" w:rsidR="0083430E" w:rsidRPr="0065684E" w:rsidRDefault="00BF6FC8">
      <w:pPr>
        <w:rPr>
          <w:lang w:val="en-GB"/>
        </w:rPr>
      </w:pPr>
      <w:r w:rsidRPr="0065684E">
        <w:rPr>
          <w:color w:val="000000"/>
          <w:lang w:val="en-GB"/>
        </w:rPr>
        <w:t xml:space="preserve">The evaluation assesses cost-effectiveness and cost-utility over the 18-month trial horizon from a healthcare payer perspective, with a societal perspective in the sensitivity analysis, and is reported </w:t>
      </w:r>
      <w:del w:id="90097" w:author="Claude" w:date="2026-10-18T12:00:00Z">
        <w:r w:rsidRPr="0065684E">
          <w:rPr>
            <w:color w:val="000000"/>
            <w:lang w:val="en-GB"/>
          </w:rPr>
          <w:delText xml:space="preserve">in accordance with the CHEERS statement</w:delText>
        </w:r>
      </w:del>
      <w:ins w:id="90098" w:author="Claude" w:date="2026-10-18T12:00:00Z">
        <w:r>
          <w:rPr>
            <w:color w:val="000000"/>
            <w:lang w:val="en-GB"/>
          </w:rPr>
          <w:t xml:space="preserve">in accordance with the CHEERS 2022 statement</w:t>
        </w:r>
      </w:ins>
      <w:r w:rsidRPr="0065684E">
        <w:rPr>
          <w:color w:val="000000"/>
          <w:lang w:val="en-GB"/>
        </w:rPr>
        <w:t xml:space="preserve"> </w:t>
      </w:r>
      <w:del w:id="90099" w:author="Claude" w:date="2026-10-18T12:00:00Z">
        <w:sdt>
          <w:sdtPr>
            <w:tag w:val="CITATION HusereauD13"/>
            <w:id w:val="251461267"/>
            <w:citation/>
          </w:sdtPr>
          <w:sdtEndPr/>
          <w:sdtContent>
            <w:r>
              <w:fldChar w:fldCharType="begin"/>
            </w:r>
            <w:r w:rsidRPr="0065684E">
              <w:rPr>
                <w:lang w:val="en-GB"/>
              </w:rPr>
              <w:delInstrText xml:space="preserve"> CITATION HusereauD13 \l 1033 </w:delInstrText>
            </w:r>
            <w:r>
              <w:fldChar w:fldCharType="separate"/>
            </w:r>
            <w:r w:rsidRPr="0065684E">
              <w:rPr>
                <w:noProof/>
                <w:lang w:val="en-GB"/>
              </w:rPr>
              <w:delText>(57)</w:delText>
            </w:r>
            <w:r>
              <w:fldChar w:fldCharType="end"/>
            </w:r>
          </w:sdtContent>
        </w:sdt>
      </w:del>
      <w:ins w:id="90100" w:author="Claude" w:date="2026-10-18T12:00:00Z">
        <w:sdt>
          <w:sdtPr>
            <w:tag w:val="CITATION HusereauD22"/>
            <w:id w:val="574176443"/>
            <w:citation/>
          </w:sdtPr>
          <w:sdtEndPr/>
          <w:sdtContent>
            <w:r>
              <w:fldChar w:fldCharType="begin"/>
            </w:r>
            <w:r w:rsidRPr="0065684E">
              <w:rPr>
                <w:lang w:val="en-GB"/>
              </w:rPr>
              <w:instrText xml:space="preserve"> CITATION HusereauD22 \l 1033 </w:instrText>
            </w:r>
            <w:r>
              <w:fldChar w:fldCharType="separate"/>
            </w:r>
            <w:r w:rsidRPr="0065684E">
              <w:rPr>
                <w:noProof/>
                <w:lang w:val="en-GB"/>
              </w:rPr>
              <w:t>(53)</w:t>
            </w:r>
            <w:r>
              <w:fldChar w:fldCharType="end"/>
            </w:r>
          </w:sdtContent>
        </w:sdt>
      </w:ins>
      <w:r w:rsidRPr="0065684E">
        <w:rPr>
          <w:color w:val="000000"/>
          <w:lang w:val="en-GB"/>
        </w:rPr>
        <w:t xml:space="preserve">. Quality-adjusted life years are derived from EQ-5D-5L responses valued using </w:t>
      </w:r>
      <w:del w:id="90101" w:author="Claude" w:date="2026-10-18T12:00:00Z">
        <w:r w:rsidRPr="0065684E">
          <w:rPr>
            <w:color w:val="000000"/>
            <w:lang w:val="en-GB"/>
          </w:rPr>
          <w:delText xml:space="preserve">the value set specified by the current Belgian health technology assessment guidance</w:delText>
        </w:r>
      </w:del>
      <w:ins w:id="90102" w:author="Claude" w:date="2026-10-18T12:00:00Z">
        <w:r>
          <w:rPr>
            <w:color w:val="000000"/>
            <w:lang w:val="en-GB"/>
          </w:rPr>
          <w:t xml:space="preserve">the Belgian EQ-5D-5L value set</w:t>
        </w:r>
      </w:ins>
      <w:r w:rsidRPr="0065684E">
        <w:rPr>
          <w:color w:val="000000"/>
          <w:lang w:val="en-GB"/>
        </w:rPr>
        <w:t xml:space="preserve"> </w:t>
      </w:r>
      <w:sdt>
        <w:sdtPr>
          <w:tag w:val="CITATION BouckaertN22"/>
          <w:id w:val="1906452167"/>
          <w:citation/>
        </w:sdtPr>
        <w:sdtEndPr/>
        <w:sdtContent>
          <w:r>
            <w:fldChar w:fldCharType="begin"/>
          </w:r>
          <w:r w:rsidRPr="0065684E">
            <w:rPr>
              <w:lang w:val="en-GB"/>
            </w:rPr>
            <w:instrText xml:space="preserve"> CITATION BouckaertN22 \p 823 \l 1033 </w:instrText>
          </w:r>
          <w:r>
            <w:fldChar w:fldCharType="separate"/>
          </w:r>
          <w:r w:rsidRPr="0065684E">
            <w:rPr>
              <w:noProof/>
              <w:lang w:val="en-GB"/>
            </w:rPr>
            <w:t>(54)</w:t>
          </w:r>
          <w:r>
            <w:fldChar w:fldCharType="end"/>
          </w:r>
        </w:sdtContent>
      </w:sdt>
      <w:del w:id="90103" w:author="Claude" w:date="2026-10-18T12:00:00Z">
        <w:r w:rsidRPr="0065684E">
          <w:rPr>
            <w:color w:val="000000"/>
            <w:lang w:val="en-GB"/>
          </w:rPr>
          <w:delText xml:space="preserve">; where no national value set applies, the value set recommended by that guidance is used and stated explicitly.</w:delText>
        </w:r>
      </w:del>
      <w:ins w:id="90104" w:author="Claude" w:date="2026-10-18T12:00:00Z">
        <w:r>
          <w:rPr>
            <w:color w:val="000000"/>
            <w:lang w:val="en-GB"/>
          </w:rPr>
          <w:t xml:space="preserve">.</w:t>
        </w:r>
      </w:ins>
      <w:r w:rsidRPr="0065684E">
        <w:rPr>
          <w:color w:val="000000"/>
          <w:lang w:val="en-GB"/>
        </w:rPr>
        <w:t xml:space="preserve"> The incremental cost-utility ratio (ICUR) is the primary economic endpoint. Resource use is collected prospectively using a patient diary and the iMTA </w:t>
      </w:r>
      <w:r w:rsidR="00FC0572">
        <w:rPr>
          <w:color w:val="000000"/>
          <w:lang w:val="en-GB"/>
        </w:rPr>
        <w:t>(</w:t>
      </w:r>
      <w:r w:rsidRPr="0065684E">
        <w:rPr>
          <w:color w:val="000000"/>
          <w:lang w:val="en-GB"/>
        </w:rPr>
        <w:t>Medical Consumption and Productivity Cost Questionnaires</w:t>
      </w:r>
      <w:r w:rsidR="00FC0572">
        <w:rPr>
          <w:color w:val="000000"/>
          <w:lang w:val="en-GB"/>
        </w:rPr>
        <w:t>)</w:t>
      </w:r>
      <w:r w:rsidRPr="0065684E">
        <w:rPr>
          <w:color w:val="000000"/>
          <w:lang w:val="en-GB"/>
        </w:rPr>
        <w:t xml:space="preserve">, supplemented by medical record extraction, and is valued using standard reference prices </w:t>
      </w:r>
      <w:sdt>
        <w:sdtPr>
          <w:tag w:val="CITATION RoijenL24"/>
          <w:id w:val="412081133"/>
          <w:citation/>
        </w:sdtPr>
        <w:sdtEndPr/>
        <w:sdtContent>
          <w:r>
            <w:fldChar w:fldCharType="begin"/>
          </w:r>
          <w:r w:rsidRPr="0065684E">
            <w:rPr>
              <w:lang w:val="en-GB"/>
            </w:rPr>
            <w:instrText xml:space="preserve"> CITATION RoijenL24 \l 1033 </w:instrText>
          </w:r>
          <w:r>
            <w:fldChar w:fldCharType="separate"/>
          </w:r>
          <w:r w:rsidRPr="0065684E">
            <w:rPr>
              <w:noProof/>
              <w:lang w:val="en-GB"/>
            </w:rPr>
            <w:t>(55)</w:t>
          </w:r>
          <w:r>
            <w:fldChar w:fldCharType="end"/>
          </w:r>
        </w:sdtContent>
      </w:sdt>
      <w:r w:rsidRPr="0065684E">
        <w:rPr>
          <w:color w:val="000000"/>
          <w:lang w:val="en-GB"/>
        </w:rPr>
        <w:t xml:space="preserve">. Ulcer treatment costs are therefore observed rather than imputed; the Eurodiale estimates </w:t>
      </w:r>
      <w:sdt>
        <w:sdtPr>
          <w:tag w:val="CITATION PrompersL082"/>
          <w:id w:val="328193481"/>
          <w:citation/>
        </w:sdtPr>
        <w:sdtEndPr/>
        <w:sdtContent>
          <w:r>
            <w:fldChar w:fldCharType="begin"/>
          </w:r>
          <w:r w:rsidRPr="0065684E">
            <w:rPr>
              <w:lang w:val="en-GB"/>
            </w:rPr>
            <w:instrText xml:space="preserve"> CITATION PrompersL082 \l 1033 </w:instrText>
          </w:r>
          <w:r>
            <w:fldChar w:fldCharType="separate"/>
          </w:r>
          <w:r w:rsidRPr="0065684E">
            <w:rPr>
              <w:noProof/>
              <w:lang w:val="en-GB"/>
            </w:rPr>
            <w:t>(56)</w:t>
          </w:r>
          <w:r>
            <w:fldChar w:fldCharType="end"/>
          </w:r>
        </w:sdtContent>
      </w:sdt>
      <w:r w:rsidRPr="0065684E">
        <w:rPr>
          <w:color w:val="000000"/>
          <w:lang w:val="en-GB"/>
        </w:rPr>
        <w:t xml:space="preserve"> are retained only for sensitivity analysis and for health states not observed within the trial. Costs and effects beyond 12 months are discounted at rates specified in the Belgian health technology assessment guidance. Deterministic and probabilistic sensitivity analyses, the latter by Monte Carlo simulation with 10,000 iterations, quantify parameter uncertainty; results are presented as cost-effectiveness planes and acceptability curves.</w:t>
      </w:r>
    </w:p>
    <w:p w14:paraId="5C50B3ED" w14:textId="77777777" w:rsidR="0083430E" w:rsidRPr="0065684E" w:rsidRDefault="00BF6FC8">
      <w:pPr>
        <w:rPr>
          <w:lang w:val="en-GB"/>
        </w:rPr>
      </w:pPr>
      <w:r w:rsidRPr="0065684E">
        <w:rPr>
          <w:color w:val="000000"/>
          <w:lang w:val="en-GB"/>
        </w:rPr>
        <w:t xml:space="preserve">Because an 18-month horizon cannot capture the consequences of a prevented recurrence — further ulceration, amputation, and long-term care costs unfold over years — a state-transition Markov model extrapolates to five years, with health states corresponding to the trial's own clinical categories: ulcer-free, active ulcer, healed, minor amputation, major amputation, and death. Transition probabilities are derived from trial data where available and from published cohorts otherwise, with all external parameters and their sources tabulated and varied in the sensitivity analysis. Prior modelling provides the comparators against which the resulting estimates are interpreted: in high-risk patients, prevention concordant with the International Consensus on the Diabetic Foot was cost-saving, at a cost </w:t>
      </w:r>
      <w:r w:rsidRPr="0065684E">
        <w:rPr>
          <w:color w:val="000000"/>
          <w:lang w:val="en-GB"/>
        </w:rPr>
        <w:lastRenderedPageBreak/>
        <w:t xml:space="preserve">of €800 to €969 lower per patient over five years at 1998 prices, under a baseline assumption of 25% lower incidence of foot ulcers and lower-extremity amputation </w:t>
      </w:r>
      <w:sdt>
        <w:sdtPr>
          <w:tag w:val="CITATION TennvallG01"/>
          <w:id w:val="1713610661"/>
          <w:citation/>
        </w:sdtPr>
        <w:sdtEndPr/>
        <w:sdtContent>
          <w:r>
            <w:fldChar w:fldCharType="begin"/>
          </w:r>
          <w:r w:rsidRPr="0065684E">
            <w:rPr>
              <w:lang w:val="en-GB"/>
            </w:rPr>
            <w:instrText xml:space="preserve"> CITATION TennvallG01 \l 1033 </w:instrText>
          </w:r>
          <w:r>
            <w:fldChar w:fldCharType="separate"/>
          </w:r>
          <w:r w:rsidRPr="0065684E">
            <w:rPr>
              <w:noProof/>
              <w:lang w:val="en-GB"/>
            </w:rPr>
            <w:t>(57)</w:t>
          </w:r>
          <w:r>
            <w:fldChar w:fldCharType="end"/>
          </w:r>
        </w:sdtContent>
      </w:sdt>
      <w:r w:rsidRPr="0065684E">
        <w:rPr>
          <w:color w:val="000000"/>
          <w:lang w:val="en-GB"/>
        </w:rPr>
        <w:t xml:space="preserve">; and guideline-based care was </w:t>
      </w:r>
      <w:del w:id="90105" w:author="Claude" w:date="2026-10-18T12:00:00Z">
        <w:r w:rsidRPr="0065684E">
          <w:rPr>
            <w:color w:val="000000"/>
            <w:lang w:val="en-GB"/>
          </w:rPr>
          <w:delText xml:space="preserve">cost-effective over a lifetime horizon at US$25,000 per QALY gained</w:delText>
        </w:r>
      </w:del>
      <w:ins w:id="90106" w:author="Claude" w:date="2026-10-18T12:00:00Z">
        <w:r>
          <w:rPr>
            <w:color w:val="000000"/>
            <w:lang w:val="en-GB"/>
          </w:rPr>
          <w:t xml:space="preserve">cost-effective over a lifetime horizon at below US$25,000 per QALY gained</w:t>
        </w:r>
      </w:ins>
      <w:r w:rsidRPr="0065684E">
        <w:rPr>
          <w:color w:val="000000"/>
          <w:lang w:val="en-GB"/>
        </w:rPr>
        <w:t xml:space="preserve"> </w:t>
      </w:r>
      <w:sdt>
        <w:sdtPr>
          <w:tag w:val="CITATION OrtegnM04"/>
          <w:id w:val="903231084"/>
          <w:citation/>
        </w:sdtPr>
        <w:sdtEndPr/>
        <w:sdtContent>
          <w:r>
            <w:fldChar w:fldCharType="begin"/>
          </w:r>
          <w:r w:rsidRPr="0065684E">
            <w:rPr>
              <w:lang w:val="en-GB"/>
            </w:rPr>
            <w:instrText xml:space="preserve"> CITATION OrtegnM04 \l 1033 </w:instrText>
          </w:r>
          <w:r>
            <w:fldChar w:fldCharType="separate"/>
          </w:r>
          <w:r w:rsidRPr="0065684E">
            <w:rPr>
              <w:noProof/>
              <w:lang w:val="en-GB"/>
            </w:rPr>
            <w:t>(58)</w:t>
          </w:r>
          <w:r>
            <w:fldChar w:fldCharType="end"/>
          </w:r>
        </w:sdtContent>
      </w:sdt>
      <w:r w:rsidRPr="0065684E">
        <w:rPr>
          <w:color w:val="000000"/>
          <w:lang w:val="en-GB"/>
        </w:rPr>
        <w:t xml:space="preserve">. A trial-based evaluation of at-home temperature monitoring in the same population and over the same 18-month horizon reported, as a secondary outcome, an ICER of €−11,580 per ulcer prevented with a 79% probability of cost-effectiveness on that outcome </w:t>
      </w:r>
      <w:sdt>
        <w:sdtPr>
          <w:tag w:val="CITATION NettenJ24"/>
          <w:id w:val="552306659"/>
          <w:citation/>
        </w:sdtPr>
        <w:sdtEndPr/>
        <w:sdtContent>
          <w:r>
            <w:fldChar w:fldCharType="begin"/>
          </w:r>
          <w:r w:rsidRPr="0065684E">
            <w:rPr>
              <w:lang w:val="en-GB"/>
            </w:rPr>
            <w:instrText xml:space="preserve"> CITATION NettenJ24 \l 1033 </w:instrText>
          </w:r>
          <w:r>
            <w:fldChar w:fldCharType="separate"/>
          </w:r>
          <w:r w:rsidRPr="0065684E">
            <w:rPr>
              <w:noProof/>
              <w:lang w:val="en-GB"/>
            </w:rPr>
            <w:t>(51)</w:t>
          </w:r>
          <w:r>
            <w:fldChar w:fldCharType="end"/>
          </w:r>
        </w:sdtContent>
      </w:sdt>
      <w:r w:rsidRPr="0065684E">
        <w:rPr>
          <w:color w:val="000000"/>
          <w:lang w:val="en-GB"/>
        </w:rPr>
        <w:t xml:space="preserve">. On its primary cost-utility outcome, the same trial was at best equally cost-effective: foot-care costs were lower and fewer participants had a recurrence, but quality-adjusted life years were also lower, giving a 45% probability of cost-effectiveness </w:t>
      </w:r>
      <w:del w:id="90107" w:author="Claude" w:date="2026-10-18T12:00:00Z">
        <w:r w:rsidRPr="0065684E">
          <w:rPr>
            <w:color w:val="000000"/>
            <w:lang w:val="en-GB"/>
          </w:rPr>
          <w:delText xml:space="preserve">at a willingness to pay of €50,000 per QALY</w:delText>
        </w:r>
      </w:del>
      <w:ins w:id="90108" w:author="Claude" w:date="2026-10-18T12:00:00Z">
        <w:r>
          <w:rPr>
            <w:color w:val="000000"/>
            <w:lang w:val="en-GB"/>
          </w:rPr>
          <w:t xml:space="preserve">at a willingness to accept of €50,000 per QALY lost</w:t>
        </w:r>
      </w:ins>
      <w:r w:rsidRPr="0065684E">
        <w:rPr>
          <w:color w:val="000000"/>
          <w:lang w:val="en-GB"/>
        </w:rPr>
        <w:t xml:space="preserve"> </w:t>
      </w:r>
      <w:sdt>
        <w:sdtPr>
          <w:tag w:val="CITATION NettenJ24"/>
          <w:id w:val="2036398070"/>
          <w:citation/>
        </w:sdtPr>
        <w:sdtEndPr/>
        <w:sdtContent>
          <w:r>
            <w:fldChar w:fldCharType="begin"/>
          </w:r>
          <w:r w:rsidRPr="0065684E">
            <w:rPr>
              <w:lang w:val="en-GB"/>
            </w:rPr>
            <w:instrText xml:space="preserve"> CITATION NettenJ24 \l 1033 </w:instrText>
          </w:r>
          <w:r>
            <w:fldChar w:fldCharType="separate"/>
          </w:r>
          <w:r w:rsidRPr="0065684E">
            <w:rPr>
              <w:noProof/>
              <w:lang w:val="en-GB"/>
            </w:rPr>
            <w:t>(51)</w:t>
          </w:r>
          <w:r>
            <w:fldChar w:fldCharType="end"/>
          </w:r>
        </w:sdtContent>
      </w:sdt>
      <w:r w:rsidRPr="0065684E">
        <w:rPr>
          <w:color w:val="000000"/>
          <w:lang w:val="en-GB"/>
        </w:rPr>
        <w:t>. That divergence between the two metrics is itself instructive and is why the present evaluation reports cost per ulcer prevented and cost per quality-adjusted life year alongside one another rather than selecting whichever is the more favourable.</w:t>
      </w:r>
    </w:p>
    <w:p w14:paraId="1F1370C7" w14:textId="77777777" w:rsidR="0083430E" w:rsidRPr="0065684E" w:rsidRDefault="00BF6FC8">
      <w:pPr>
        <w:pStyle w:val="Kop2"/>
        <w:rPr>
          <w:lang w:val="en-GB"/>
        </w:rPr>
      </w:pPr>
      <w:r w:rsidRPr="0065684E">
        <w:rPr>
          <w:color w:val="000000"/>
          <w:lang w:val="en-GB"/>
        </w:rPr>
        <w:t>Process evaluation</w:t>
      </w:r>
    </w:p>
    <w:p w14:paraId="47DA486D" w14:textId="461D3B2C" w:rsidR="00FC0572" w:rsidRDefault="00BF6FC8">
      <w:pPr>
        <w:rPr>
          <w:color w:val="000000"/>
          <w:lang w:val="en-GB"/>
        </w:rPr>
      </w:pPr>
      <w:r w:rsidRPr="0065684E">
        <w:rPr>
          <w:color w:val="000000"/>
          <w:lang w:val="en-GB"/>
        </w:rPr>
        <w:t xml:space="preserve">The process evaluation follows the Medical Research Council guidance for complex interventions </w:t>
      </w:r>
      <w:sdt>
        <w:sdtPr>
          <w:tag w:val="CITATION MooreG15"/>
          <w:id w:val="1762587229"/>
          <w:citation/>
        </w:sdtPr>
        <w:sdtEndPr/>
        <w:sdtContent>
          <w:r>
            <w:fldChar w:fldCharType="begin"/>
          </w:r>
          <w:r w:rsidRPr="0065684E">
            <w:rPr>
              <w:lang w:val="en-GB"/>
            </w:rPr>
            <w:instrText xml:space="preserve"> CITATION MooreG15 \l 1033 </w:instrText>
          </w:r>
          <w:r>
            <w:fldChar w:fldCharType="separate"/>
          </w:r>
          <w:r w:rsidRPr="0065684E">
            <w:rPr>
              <w:noProof/>
              <w:lang w:val="en-GB"/>
            </w:rPr>
            <w:t>(59)</w:t>
          </w:r>
          <w:r>
            <w:fldChar w:fldCharType="end"/>
          </w:r>
        </w:sdtContent>
      </w:sdt>
      <w:r w:rsidRPr="0065684E">
        <w:rPr>
          <w:color w:val="000000"/>
          <w:lang w:val="en-GB"/>
        </w:rPr>
        <w:t xml:space="preserve"> and is structured by a logic model developed and refined through consortium consensus (Figure 3), specifying inputs, activities, outputs, and short-, medium-, and long-term outcomes across clinical, economic, and implementation domains. Three domains are examined: implementation, comprising fidelity, dose, reach, adaptations and quality of delivery; mechanisms of impact, comprising participant responses and mediating processes; and context, comprising the organisational and system-level factors that facilitate or impede delivery.</w:t>
      </w:r>
    </w:p>
    <w:p w14:paraId="68C0C39D" w14:textId="07C9F4D0" w:rsidR="0083430E" w:rsidRPr="00FC0572" w:rsidRDefault="00FC0572">
      <w:pPr>
        <w:rPr>
          <w:color w:val="000000"/>
          <w:lang w:val="en-GB"/>
        </w:rPr>
      </w:pPr>
      <w:r>
        <w:rPr>
          <w:color w:val="000000"/>
          <w:lang w:val="en-GB"/>
        </w:rPr>
        <w:t xml:space="preserve">Insert Figure 3 here. </w:t>
      </w:r>
    </w:p>
    <w:p w14:paraId="1C19580A" w14:textId="77777777" w:rsidR="0083430E" w:rsidRPr="0065684E" w:rsidRDefault="00BF6FC8">
      <w:pPr>
        <w:rPr>
          <w:lang w:val="en-GB"/>
        </w:rPr>
      </w:pPr>
      <w:r w:rsidRPr="0065684E">
        <w:rPr>
          <w:color w:val="000000"/>
          <w:lang w:val="en-GB"/>
        </w:rPr>
        <w:t>Data comprise semi-structured interviews with participants, delivering professionals and clinic management, sampled purposively to span both arms, all six sites and a range of adherence trajectories; structured non-participant observation of SEBIA delivery; structured therapist diaries; and protocol-deviation records. Quantitative process indicators — sessions delivered, session duration, achieved pressure reduction, and sensor data completeness — are analysed descriptively by site. Qualitative data are analysed by deductive content analysis against the logic model and inductive thematic analysis for unanticipated findings, with methodological, data, theoretical and investigator triangulation applied throughout. Analysis of process data with respect to trial outcomes is conducted after the primary analysis is complete, to prevent process findings from influencing outcome interpretation.</w:t>
      </w:r>
    </w:p>
    <w:p w14:paraId="13533454" w14:textId="77777777" w:rsidR="0083430E" w:rsidRPr="0065684E" w:rsidRDefault="00BF6FC8">
      <w:pPr>
        <w:rPr>
          <w:lang w:val="en-GB"/>
        </w:rPr>
      </w:pPr>
      <w:r w:rsidRPr="0065684E">
        <w:rPr>
          <w:color w:val="000000"/>
          <w:lang w:val="en-GB"/>
        </w:rPr>
        <w:lastRenderedPageBreak/>
        <w:t xml:space="preserve">The process evaluation is not an ancillary study. Its function is to determine, in the event of a null clinical result, whether the intervention's mechanisms failed or whether routine delivery conditions prevented the components from being delivered as intended — a distinction on which any subsequent decision about the service depends, and which outcome data alone cannot supply </w:t>
      </w:r>
      <w:sdt>
        <w:sdtPr>
          <w:tag w:val="CITATION MayC16"/>
          <w:id w:val="1679205362"/>
          <w:citation/>
        </w:sdtPr>
        <w:sdtEndPr/>
        <w:sdtContent>
          <w:r>
            <w:fldChar w:fldCharType="begin"/>
          </w:r>
          <w:r w:rsidRPr="0065684E">
            <w:rPr>
              <w:lang w:val="en-GB"/>
            </w:rPr>
            <w:instrText xml:space="preserve"> CITATION MayC16 \p 145 \l 1033 </w:instrText>
          </w:r>
          <w:r>
            <w:fldChar w:fldCharType="separate"/>
          </w:r>
          <w:r w:rsidRPr="0065684E">
            <w:rPr>
              <w:noProof/>
              <w:lang w:val="en-GB"/>
            </w:rPr>
            <w:t>(60)</w:t>
          </w:r>
          <w:r>
            <w:fldChar w:fldCharType="end"/>
          </w:r>
        </w:sdtContent>
      </w:sdt>
      <w:r w:rsidRPr="0065684E">
        <w:rPr>
          <w:color w:val="000000"/>
          <w:lang w:val="en-GB"/>
        </w:rPr>
        <w:t>.</w:t>
      </w:r>
    </w:p>
    <w:p w14:paraId="7A0B32EF" w14:textId="77777777" w:rsidR="0083430E" w:rsidRPr="0065684E" w:rsidRDefault="00BF6FC8">
      <w:pPr>
        <w:pStyle w:val="Kop1"/>
        <w:rPr>
          <w:lang w:val="en-GB"/>
        </w:rPr>
      </w:pPr>
      <w:r w:rsidRPr="0065684E">
        <w:rPr>
          <w:color w:val="000000"/>
          <w:lang w:val="en-GB"/>
        </w:rPr>
        <w:t>Ethics</w:t>
      </w:r>
    </w:p>
    <w:p w14:paraId="1AADF26A" w14:textId="77777777" w:rsidR="0083430E" w:rsidRPr="0065684E" w:rsidRDefault="00BF6FC8">
      <w:pPr>
        <w:rPr>
          <w:lang w:val="en-GB"/>
        </w:rPr>
      </w:pPr>
      <w:r w:rsidRPr="0065684E">
        <w:rPr>
          <w:color w:val="000000"/>
          <w:lang w:val="en-GB"/>
        </w:rPr>
        <w:t xml:space="preserve">The trial is conducted in accordance with ISO 14155:2020, Regulation (EU) 2017/745 on medical devices, Regulation (EU) 2016/679 on data protection, the Belgian law of 22 December 2020 concerning medical devices, the Belgian royal decree of 18 May 2021 concerning clinical investigations of medical devices, the Belgian law of 22 August 2002 on patient rights, and the current version of the Declaration of Helsinki </w:t>
      </w:r>
      <w:del w:id="90109" w:author="Claude" w:date="2026-10-18T12:00:00Z">
        <w:sdt>
          <w:sdtPr>
            <w:tag w:val="CITATION JoviiS20"/>
            <w:id w:val="738830294"/>
            <w:citation/>
          </w:sdtPr>
          <w:sdtEndPr/>
          <w:sdtContent>
            <w:r>
              <w:fldChar w:fldCharType="begin"/>
            </w:r>
            <w:r w:rsidRPr="0065684E">
              <w:rPr>
                <w:lang w:val="en-GB"/>
              </w:rPr>
              <w:delInstrText xml:space="preserve"> CITATION JoviiS20 \p 701 \l 1033 </w:delInstrText>
            </w:r>
            <w:r>
              <w:fldChar w:fldCharType="separate"/>
            </w:r>
            <w:r w:rsidRPr="0065684E">
              <w:rPr>
                <w:noProof/>
                <w:lang w:val="en-GB"/>
              </w:rPr>
              <w:delText>(48)</w:delText>
            </w:r>
            <w:r>
              <w:fldChar w:fldCharType="end"/>
            </w:r>
          </w:sdtContent>
        </w:sdt>
      </w:del>
      <w:ins w:id="90110" w:author="Claude" w:date="2026-10-18T12:00:00Z">
        <w:sdt>
          <w:sdtPr>
            <w:tag w:val="CITATION WMA24"/>
            <w:id w:val="1981237910"/>
            <w:citation/>
          </w:sdtPr>
          <w:sdtEndPr/>
          <w:sdtContent>
            <w:r>
              <w:fldChar w:fldCharType="begin"/>
            </w:r>
            <w:r w:rsidRPr="0065684E">
              <w:rPr>
                <w:lang w:val="en-GB"/>
              </w:rPr>
              <w:instrText xml:space="preserve"> CITATION WMA24 \l 1033 </w:instrText>
            </w:r>
            <w:r>
              <w:fldChar w:fldCharType="separate"/>
            </w:r>
            <w:r w:rsidRPr="0065684E">
              <w:rPr>
                <w:noProof/>
                <w:lang w:val="en-GB"/>
              </w:rPr>
              <w:t>(61)</w:t>
            </w:r>
            <w:r>
              <w:fldChar w:fldCharType="end"/>
            </w:r>
          </w:sdtContent>
        </w:sdt>
      </w:ins>
      <w:r w:rsidRPr="0065684E">
        <w:rPr>
          <w:color w:val="000000"/>
          <w:lang w:val="en-GB"/>
        </w:rPr>
        <w:t>.</w:t>
      </w:r>
    </w:p>
    <w:p w14:paraId="1E397C17" w14:textId="77777777" w:rsidR="0083430E" w:rsidRPr="0065684E" w:rsidRDefault="00BF6FC8">
      <w:pPr>
        <w:rPr>
          <w:lang w:val="en-GB"/>
        </w:rPr>
      </w:pPr>
      <w:r w:rsidRPr="0065684E">
        <w:rPr>
          <w:color w:val="000000"/>
          <w:lang w:val="en-GB"/>
        </w:rPr>
        <w:t>The clinical investigation plan and associated documents — informed consent forms, participant-facing materials and the investigator's brochure — are submitted to the Ethics Committee of University Hospitals Leuven, acting as central coordinating committee, to the competent authority, and to the local ethics committee of each participating site. Recruitment does not commence at any site before the relevant approvals are obtained. Substantial amendments require approval before implementation; deviations are documented and reported to the coordinating investigator, sponsor and ethics committee as applicable.</w:t>
      </w:r>
    </w:p>
    <w:p w14:paraId="1E5A3EF2" w14:textId="77777777" w:rsidR="0083430E" w:rsidRPr="0065684E" w:rsidRDefault="00BF6FC8">
      <w:pPr>
        <w:rPr>
          <w:lang w:val="en-GB"/>
        </w:rPr>
      </w:pPr>
      <w:r w:rsidRPr="0065684E">
        <w:rPr>
          <w:color w:val="000000"/>
          <w:lang w:val="en-GB"/>
        </w:rPr>
        <w:t>Written informed consent is obtained from all participants and from participating therapists before any study-specific procedure. In accordance with the Belgian law of 7 May 2004 concerning experiments on human persons, the sponsor assumes liability without fault for damage incurred by a participant and linked directly or indirectly to participation, and provides compensation through its insurance. Participants may withdraw at any time without prejudice to further treatment; data collected before withdrawal may be retained and analysed, and no new data are collected thereafter, as stated in the consent documentation. All source data are pseudonymised and stored with restricted access.</w:t>
      </w:r>
    </w:p>
    <w:p w14:paraId="072D936C" w14:textId="304546D5" w:rsidR="0083430E" w:rsidRPr="0065684E" w:rsidRDefault="00BF6FC8">
      <w:pPr>
        <w:rPr>
          <w:lang w:val="en-GB"/>
        </w:rPr>
      </w:pPr>
      <w:r w:rsidRPr="0065684E">
        <w:rPr>
          <w:color w:val="000000"/>
          <w:lang w:val="en-GB"/>
        </w:rPr>
        <w:t xml:space="preserve">The principal ethical consideration is that participants allocated to usual care forgo, for 18 months, an intervention the trial hypothesises to be beneficial. This is justified by genuine equipoise: the components of PARADISE </w:t>
      </w:r>
      <w:del w:id="90111" w:author="Claude" w:date="2026-10-18T12:00:00Z">
        <w:r w:rsidRPr="0065684E">
          <w:rPr>
            <w:color w:val="000000"/>
            <w:lang w:val="en-GB"/>
          </w:rPr>
          <w:delText xml:space="preserve">have individually failed to demonstrate benefit</w:delText>
        </w:r>
      </w:del>
      <w:ins w:id="90112" w:author="Claude" w:date="2026-10-18T12:00:00Z">
        <w:r>
          <w:rPr>
            <w:color w:val="000000"/>
            <w:lang w:val="en-GB"/>
          </w:rPr>
          <w:t xml:space="preserve">have not consistently demonstrated benefit</w:t>
        </w:r>
      </w:ins>
      <w:r w:rsidRPr="0065684E">
        <w:rPr>
          <w:color w:val="000000"/>
          <w:lang w:val="en-GB"/>
        </w:rPr>
        <w:t xml:space="preserve"> in randomised trials </w:t>
      </w:r>
      <w:sdt>
        <w:sdtPr>
          <w:tag w:val="CITATION BusS13"/>
          <w:id w:val="776879377"/>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sidRPr="0065684E">
        <w:rPr>
          <w:color w:val="000000"/>
          <w:lang w:val="en-GB"/>
        </w:rPr>
        <w:t>, and whether their combination is effective</w:t>
      </w:r>
      <w:r w:rsidR="00097671">
        <w:rPr>
          <w:color w:val="000000"/>
          <w:lang w:val="en-GB"/>
        </w:rPr>
        <w:t>,</w:t>
      </w:r>
      <w:r w:rsidRPr="0065684E">
        <w:rPr>
          <w:color w:val="000000"/>
          <w:lang w:val="en-GB"/>
        </w:rPr>
        <w:t xml:space="preserve"> is precisely the open question. Both arms receive guideline-concordant multidisciplinary care throughout, and </w:t>
      </w:r>
      <w:r w:rsidRPr="0065684E">
        <w:rPr>
          <w:color w:val="000000"/>
          <w:lang w:val="en-GB"/>
        </w:rPr>
        <w:lastRenderedPageBreak/>
        <w:t xml:space="preserve">participants in both arms are reviewed at least as frequently as routine practice requires. Participant burden is modest and consists principally of additional assessment time at existing visits. The participant information sheet and informed consent form are provided in </w:t>
      </w:r>
      <w:r w:rsidRPr="00097671">
        <w:rPr>
          <w:color w:val="000000"/>
          <w:lang w:val="en-GB"/>
        </w:rPr>
        <w:t>Additional file 3.</w:t>
      </w:r>
    </w:p>
    <w:p w14:paraId="7A7D50FA" w14:textId="77777777" w:rsidR="0083430E" w:rsidRPr="0065684E" w:rsidRDefault="00BF6FC8">
      <w:pPr>
        <w:rPr>
          <w:lang w:val="en-GB"/>
        </w:rPr>
      </w:pPr>
      <w:r w:rsidRPr="0065684E">
        <w:rPr>
          <w:color w:val="000000"/>
          <w:lang w:val="en-GB"/>
        </w:rPr>
        <w:t>Pregnancy-related procedures are not specified, reflecting the age profile of this population; the eligibility criteria do not exclude women of childbearing potential, and no intervention component carries a plausible reproductive hazard.</w:t>
      </w:r>
    </w:p>
    <w:p w14:paraId="3498703F" w14:textId="77777777" w:rsidR="0083430E" w:rsidRPr="0065684E" w:rsidRDefault="00BF6FC8">
      <w:pPr>
        <w:pStyle w:val="Kop1"/>
        <w:rPr>
          <w:lang w:val="en-GB"/>
        </w:rPr>
      </w:pPr>
      <w:r w:rsidRPr="0065684E">
        <w:rPr>
          <w:color w:val="000000"/>
          <w:lang w:val="en-GB"/>
        </w:rPr>
        <w:t>Patient and public involvement</w:t>
      </w:r>
    </w:p>
    <w:p w14:paraId="5716EA3E" w14:textId="61AC1F6A" w:rsidR="0083430E" w:rsidRPr="0065684E" w:rsidRDefault="00BF6FC8">
      <w:pPr>
        <w:rPr>
          <w:lang w:val="en-GB"/>
        </w:rPr>
      </w:pPr>
      <w:r w:rsidRPr="0065684E">
        <w:rPr>
          <w:color w:val="000000"/>
          <w:lang w:val="en-GB"/>
        </w:rPr>
        <w:t xml:space="preserve">The intervention was refined through prior pilot implementation in Belgian DFCs, during which patient feedback on footwear acceptability and the burden of adherence monitoring informed the design of the sensor-review procedure within SEBIA. Formal patient and public involvement in the formulation of the research question, selection of outcome measures, design of the participant-facing materials, or planning of dissemination has been documented in accordance with SPIRIT 2025 item requirements </w:t>
      </w:r>
      <w:del w:id="90113" w:author="Claude" w:date="2026-10-18T12:00:00Z">
        <w:sdt>
          <w:sdtPr>
            <w:tag w:val="CITATION ChanA252"/>
            <w:id w:val="431592364"/>
            <w:citation/>
          </w:sdtPr>
          <w:sdtEndPr/>
          <w:sdtContent>
            <w:r>
              <w:fldChar w:fldCharType="begin"/>
            </w:r>
            <w:r w:rsidRPr="0065684E">
              <w:rPr>
                <w:lang w:val="en-GB"/>
              </w:rPr>
              <w:delInstrText xml:space="preserve"> CITATION ChanA252 \l 1033 </w:delInstrText>
            </w:r>
            <w:r>
              <w:fldChar w:fldCharType="separate"/>
            </w:r>
            <w:r w:rsidRPr="0065684E">
              <w:rPr>
                <w:noProof/>
                <w:lang w:val="en-GB"/>
              </w:rPr>
              <w:delText>(66)</w:delText>
            </w:r>
            <w:r>
              <w:fldChar w:fldCharType="end"/>
            </w:r>
          </w:sdtContent>
        </w:sdt>
      </w:del>
      <w:ins w:id="90114" w:author="Claude" w:date="2026-10-18T12:00:00Z">
        <w:sdt>
          <w:sdtPr>
            <w:tag w:val="CITATION ChanA25"/>
            <w:id w:val="220288892"/>
            <w:citation/>
          </w:sdtPr>
          <w:sdtEndPr/>
          <w:sdtContent>
            <w:r>
              <w:fldChar w:fldCharType="begin"/>
            </w:r>
            <w:r w:rsidRPr="0065684E">
              <w:rPr>
                <w:lang w:val="en-GB"/>
              </w:rPr>
              <w:instrText xml:space="preserve"> CITATION ChanA25 \l 1033 </w:instrText>
            </w:r>
            <w:r>
              <w:fldChar w:fldCharType="separate"/>
            </w:r>
            <w:r w:rsidRPr="0065684E">
              <w:rPr>
                <w:noProof/>
                <w:lang w:val="en-GB"/>
              </w:rPr>
              <w:t>(21)</w:t>
            </w:r>
            <w:r>
              <w:fldChar w:fldCharType="end"/>
            </w:r>
          </w:sdtContent>
        </w:sdt>
      </w:ins>
      <w:r w:rsidRPr="0065684E">
        <w:rPr>
          <w:color w:val="000000"/>
          <w:lang w:val="en-GB"/>
        </w:rPr>
        <w:t>. Participants will receive a plain-language summary of the trial results irrespective of findings.</w:t>
      </w:r>
    </w:p>
    <w:p w14:paraId="25251FB2" w14:textId="77777777" w:rsidR="0083430E" w:rsidRPr="0065684E" w:rsidRDefault="00BF6FC8">
      <w:pPr>
        <w:pStyle w:val="Kop1"/>
        <w:rPr>
          <w:lang w:val="en-GB"/>
        </w:rPr>
      </w:pPr>
      <w:r w:rsidRPr="0065684E">
        <w:rPr>
          <w:color w:val="000000"/>
          <w:lang w:val="en-GB"/>
        </w:rPr>
        <w:t>Dissemination</w:t>
      </w:r>
    </w:p>
    <w:p w14:paraId="1C3DBAF8" w14:textId="77777777" w:rsidR="0083430E" w:rsidRPr="0065684E" w:rsidRDefault="00BF6FC8">
      <w:pPr>
        <w:rPr>
          <w:lang w:val="en-GB"/>
        </w:rPr>
      </w:pPr>
      <w:r w:rsidRPr="0065684E">
        <w:rPr>
          <w:color w:val="000000"/>
          <w:lang w:val="en-GB"/>
        </w:rPr>
        <w:t>Findings will be reported in a single multicentre publication, irrespective of the direction or statistical significance of the results; participating sites may not publish subset data in advance of it, and any site-level publication requires sponsor review at least 30 calendar days before submission. Authorship follows International Committee of Medical Journal Editors criteria. Results will be posted to the trial registry within 12 months of the last participant's last visit. A plain-language summary will be distributed to participants and to Belgian patient organisations, and findings will be presented to the RIZIV–INAMI DFC network irrespective of outcome. The statistical analysis plan will be published or deposited before database lock. Data collected under the clinical investigation plan are the property of the sponsor unless otherwise agreed in site-specific investigation agreements.</w:t>
      </w:r>
    </w:p>
    <w:p w14:paraId="073A84A1" w14:textId="77777777" w:rsidR="0083430E" w:rsidRPr="0065684E" w:rsidRDefault="00BF6FC8">
      <w:pPr>
        <w:pStyle w:val="Kop1"/>
        <w:rPr>
          <w:lang w:val="en-GB"/>
        </w:rPr>
      </w:pPr>
      <w:r w:rsidRPr="0065684E">
        <w:rPr>
          <w:color w:val="000000"/>
          <w:lang w:val="en-GB"/>
        </w:rPr>
        <w:t>Trial status</w:t>
      </w:r>
    </w:p>
    <w:p w14:paraId="6AFEC15E" w14:textId="77777777" w:rsidR="0083430E" w:rsidRPr="0065684E" w:rsidRDefault="00BF6FC8">
      <w:pPr>
        <w:rPr>
          <w:lang w:val="en-GB"/>
        </w:rPr>
      </w:pPr>
      <w:r w:rsidRPr="0065684E">
        <w:rPr>
          <w:color w:val="000000"/>
          <w:lang w:val="en-GB"/>
        </w:rPr>
        <w:t>Recruitment has not commenced. The investigation will not begin until ethics committee and competent authority approvals have been obtained; this manuscript accompanies that submission. Protocol version 1.0, dated 17 May 2026. Anticipated recruitment start ▮.</w:t>
      </w:r>
    </w:p>
    <w:p w14:paraId="4A4D2BC8" w14:textId="77777777" w:rsidR="0083430E" w:rsidRPr="0065684E" w:rsidRDefault="00BF6FC8">
      <w:pPr>
        <w:pStyle w:val="Kop1"/>
        <w:rPr>
          <w:lang w:val="en-GB"/>
        </w:rPr>
      </w:pPr>
      <w:r w:rsidRPr="0065684E">
        <w:rPr>
          <w:color w:val="000000"/>
          <w:lang w:val="en-GB"/>
        </w:rPr>
        <w:lastRenderedPageBreak/>
        <w:t>Discussion</w:t>
      </w:r>
    </w:p>
    <w:p w14:paraId="0D958295" w14:textId="77777777" w:rsidR="0083430E" w:rsidRPr="0065684E" w:rsidRDefault="00BF6FC8">
      <w:pPr>
        <w:rPr>
          <w:lang w:val="en-GB"/>
        </w:rPr>
      </w:pPr>
      <w:r w:rsidRPr="0065684E">
        <w:rPr>
          <w:color w:val="000000"/>
          <w:lang w:val="en-GB"/>
        </w:rPr>
        <w:t xml:space="preserve">PARADISE tests translation, not efficacy. Its three components exist and each has an identifiable evidence base, but that evidence is characterised as much by failure as by success. Pressure-optimised custom footwear did not reduce recurrence in the trial designed to demonstrate that it would, except among the minority who wore it </w:t>
      </w:r>
      <w:del w:id="90115" w:author="Claude" w:date="2026-10-18T12:00:00Z">
        <w:sdt>
          <w:sdtPr>
            <w:tag w:val="CITATION CrawfordF19"/>
            <w:id w:val="1916433667"/>
            <w:citation/>
          </w:sdtPr>
          <w:sdtEndPr/>
          <w:sdtContent>
            <w:r>
              <w:fldChar w:fldCharType="begin"/>
            </w:r>
            <w:r w:rsidRPr="0065684E">
              <w:rPr>
                <w:lang w:val="en-GB"/>
              </w:rPr>
              <w:delInstrText xml:space="preserve"> CITATION CrawfordF19 \p 59 \l 1033 </w:delInstrText>
            </w:r>
            <w:r>
              <w:fldChar w:fldCharType="separate"/>
            </w:r>
            <w:r w:rsidRPr="0065684E">
              <w:rPr>
                <w:noProof/>
                <w:lang w:val="en-GB"/>
              </w:rPr>
              <w:delText>(17)</w:delText>
            </w:r>
            <w:r>
              <w:fldChar w:fldCharType="end"/>
            </w:r>
          </w:sdtContent>
        </w:sdt>
      </w:del>
      <w:ins w:id="90116" w:author="Claude" w:date="2026-10-18T12:00:00Z">
        <w:sdt>
          <w:sdtPr>
            <w:tag w:val="CITATION BusS13"/>
            <w:id w:val="1425970147"/>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ins>
      <w:r w:rsidRPr="0065684E">
        <w:rPr>
          <w:color w:val="000000"/>
          <w:lang w:val="en-GB"/>
        </w:rPr>
        <w:t xml:space="preserve">. Patient education, delivered conventionally, has shown no protective effect on ulcer incidence </w:t>
      </w:r>
      <w:sdt>
        <w:sdtPr>
          <w:tag w:val="CITATION LincolnN08"/>
          <w:id w:val="482493810"/>
          <w:citation/>
        </w:sdtPr>
        <w:sdtEndPr/>
        <w:sdtContent>
          <w:r>
            <w:fldChar w:fldCharType="begin"/>
          </w:r>
          <w:r w:rsidRPr="0065684E">
            <w:rPr>
              <w:lang w:val="en-GB"/>
            </w:rPr>
            <w:instrText xml:space="preserve"> CITATION LincolnN08 \p 1960 \l 1033 </w:instrText>
          </w:r>
          <w:r>
            <w:fldChar w:fldCharType="separate"/>
          </w:r>
          <w:r w:rsidRPr="0065684E">
            <w:rPr>
              <w:noProof/>
              <w:lang w:val="en-GB"/>
            </w:rPr>
            <w:t>(11)</w:t>
          </w:r>
          <w:r>
            <w:fldChar w:fldCharType="end"/>
          </w:r>
        </w:sdtContent>
      </w:sdt>
      <w:r w:rsidRPr="0065684E">
        <w:rPr>
          <w:color w:val="000000"/>
          <w:lang w:val="en-GB"/>
        </w:rPr>
        <w:t xml:space="preserve">. Objective adherence monitoring has been proposed as a measurement technique </w:t>
      </w:r>
      <w:sdt>
        <w:sdtPr>
          <w:tag w:val="CITATION LutjeboerT18"/>
          <w:id w:val="609312638"/>
          <w:citation/>
        </w:sdtPr>
        <w:sdtEndPr/>
        <w:sdtContent>
          <w:r>
            <w:fldChar w:fldCharType="begin"/>
          </w:r>
          <w:r w:rsidRPr="0065684E">
            <w:rPr>
              <w:lang w:val="en-GB"/>
            </w:rPr>
            <w:instrText xml:space="preserve"> CITATION LutjeboerT18 \p 920 \l 1033 </w:instrText>
          </w:r>
          <w:r>
            <w:fldChar w:fldCharType="separate"/>
          </w:r>
          <w:r w:rsidRPr="0065684E">
            <w:rPr>
              <w:noProof/>
              <w:lang w:val="en-GB"/>
            </w:rPr>
            <w:t>(19)</w:t>
          </w:r>
          <w:r>
            <w:fldChar w:fldCharType="end"/>
          </w:r>
        </w:sdtContent>
      </w:sdt>
      <w:r w:rsidRPr="0065684E">
        <w:rPr>
          <w:color w:val="000000"/>
          <w:lang w:val="en-GB"/>
        </w:rPr>
        <w:t xml:space="preserve"> but adherence to prescribed footwear has often been insufficient where it has been measured </w:t>
      </w:r>
      <w:sdt>
        <w:sdtPr>
          <w:tag w:val="CITATION WaaijmanR13"/>
          <w:id w:val="1226297562"/>
          <w:citation/>
        </w:sdtPr>
        <w:sdtEndPr/>
        <w:sdtContent>
          <w:r>
            <w:fldChar w:fldCharType="begin"/>
          </w:r>
          <w:r w:rsidRPr="0065684E">
            <w:rPr>
              <w:lang w:val="en-GB"/>
            </w:rPr>
            <w:instrText xml:space="preserve"> CITATION WaaijmanR13 \l 1033 </w:instrText>
          </w:r>
          <w:r>
            <w:fldChar w:fldCharType="separate"/>
          </w:r>
          <w:r w:rsidRPr="0065684E">
            <w:rPr>
              <w:noProof/>
              <w:lang w:val="en-GB"/>
            </w:rPr>
            <w:t>(29)</w:t>
          </w:r>
          <w:r>
            <w:fldChar w:fldCharType="end"/>
          </w:r>
        </w:sdtContent>
      </w:sdt>
      <w:r w:rsidRPr="0065684E">
        <w:rPr>
          <w:color w:val="000000"/>
          <w:lang w:val="en-GB"/>
        </w:rPr>
        <w:t xml:space="preserve">. Continuous digital pressure feedback reduced recurrence in a prospective randomised trial </w:t>
      </w:r>
      <w:del w:id="90117" w:author="Claude" w:date="2026-10-18T12:00:00Z">
        <w:sdt>
          <w:sdtPr>
            <w:tag w:val="CITATION PouwerF23"/>
            <w:id w:val="1661827370"/>
            <w:citation/>
          </w:sdtPr>
          <w:sdtEndPr/>
          <w:sdtContent>
            <w:r>
              <w:fldChar w:fldCharType="begin"/>
            </w:r>
            <w:r w:rsidRPr="0065684E">
              <w:rPr>
                <w:lang w:val="en-GB"/>
              </w:rPr>
              <w:delInstrText xml:space="preserve"> CITATION PouwerF23 \p 4 \l 1033 </w:delInstrText>
            </w:r>
            <w:r>
              <w:fldChar w:fldCharType="separate"/>
            </w:r>
            <w:r w:rsidRPr="0065684E">
              <w:rPr>
                <w:noProof/>
                <w:lang w:val="en-GB"/>
              </w:rPr>
              <w:delText>(27)</w:delText>
            </w:r>
            <w:r>
              <w:fldChar w:fldCharType="end"/>
            </w:r>
          </w:sdtContent>
        </w:sdt>
      </w:del>
      <w:ins w:id="90118" w:author="Claude" w:date="2026-10-18T12:00:00Z">
        <w:sdt>
          <w:sdtPr>
            <w:tag w:val="CITATION AbbottC19"/>
            <w:id w:val="685497231"/>
            <w:citation/>
          </w:sdtPr>
          <w:sdtEndPr/>
          <w:sdtContent>
            <w:r>
              <w:fldChar w:fldCharType="begin"/>
            </w:r>
            <w:r w:rsidRPr="0065684E">
              <w:rPr>
                <w:lang w:val="en-GB"/>
              </w:rPr>
              <w:instrText xml:space="preserve"> CITATION AbbottC19 \l 1033 </w:instrText>
            </w:r>
            <w:r>
              <w:fldChar w:fldCharType="separate"/>
            </w:r>
            <w:r w:rsidRPr="0065684E">
              <w:rPr>
                <w:noProof/>
                <w:lang w:val="en-GB"/>
              </w:rPr>
              <w:t>(12)</w:t>
            </w:r>
            <w:r>
              <w:fldChar w:fldCharType="end"/>
            </w:r>
          </w:sdtContent>
        </w:sdt>
      </w:ins>
      <w:r w:rsidRPr="0065684E">
        <w:rPr>
          <w:color w:val="000000"/>
          <w:lang w:val="en-GB"/>
        </w:rPr>
        <w:t xml:space="preserve">. The premise of this trial is that these are not three independent disappointments but one: each component addresses a necessary condition for prevention and none addresses a sufficient one. The prospective finding that recommended use of adequately offloading footwear protects against ulcer recurrence from unrecognised repetitive trauma </w:t>
      </w:r>
      <w:sdt>
        <w:sdtPr>
          <w:tag w:val="CITATION WaaijmanR14"/>
          <w:id w:val="1919317590"/>
          <w:citation/>
        </w:sdtPr>
        <w:sdtEndPr/>
        <w:sdtContent>
          <w:r>
            <w:fldChar w:fldCharType="begin"/>
          </w:r>
          <w:r w:rsidRPr="0065684E">
            <w:rPr>
              <w:lang w:val="en-GB"/>
            </w:rPr>
            <w:instrText xml:space="preserve"> CITATION WaaijmanR14 \l 1033 </w:instrText>
          </w:r>
          <w:r>
            <w:fldChar w:fldCharType="separate"/>
          </w:r>
          <w:r w:rsidRPr="0065684E">
            <w:rPr>
              <w:noProof/>
              <w:lang w:val="en-GB"/>
            </w:rPr>
            <w:t>(16)</w:t>
          </w:r>
          <w:r>
            <w:fldChar w:fldCharType="end"/>
          </w:r>
        </w:sdtContent>
      </w:sdt>
      <w:r w:rsidRPr="0065684E">
        <w:rPr>
          <w:color w:val="000000"/>
          <w:lang w:val="en-GB"/>
        </w:rPr>
        <w:t xml:space="preserve"> is the direct empirical warrant for combining them.</w:t>
      </w:r>
    </w:p>
    <w:p w14:paraId="3BBF4953" w14:textId="201D7DB8" w:rsidR="0083430E" w:rsidRPr="0065684E" w:rsidRDefault="00BF6FC8">
      <w:pPr>
        <w:rPr>
          <w:lang w:val="en-GB"/>
        </w:rPr>
      </w:pPr>
      <w:r w:rsidRPr="0065684E">
        <w:rPr>
          <w:color w:val="000000"/>
          <w:lang w:val="en-GB"/>
        </w:rPr>
        <w:t xml:space="preserve">That framing carries a specific consequence for how a result should be read. A positive trial would demonstrate that an integrated pressure-adherence-education service, delivered by generalist multidisciplinary teams under routine caseloads, reduces recurrence and improves adherence relative to contemporary best practice. It would not establish which component is responsible, and the trial is not designed to decompose the bundle. A factorial design could do so but would require a sample several times larger than the Belgian network can supply, and would test a question — component efficacy — </w:t>
      </w:r>
      <w:r w:rsidR="00121B79">
        <w:rPr>
          <w:color w:val="000000"/>
          <w:lang w:val="en-GB"/>
        </w:rPr>
        <w:t xml:space="preserve">that the existing literature </w:t>
      </w:r>
      <w:del w:id="90119" w:author="Claude" w:date="2026-10-18T12:00:00Z">
        <w:r w:rsidR="00121B79">
          <w:rPr>
            <w:color w:val="000000"/>
            <w:lang w:val="en-GB"/>
          </w:rPr>
          <w:delText xml:space="preserve">has already addressed without establishing the efficacy of individual intervention components</w:delText>
        </w:r>
      </w:del>
      <w:ins w:id="90120" w:author="Claude" w:date="2026-10-18T12:00:00Z">
        <w:r>
          <w:rPr>
            <w:color w:val="000000"/>
            <w:lang w:val="en-GB"/>
          </w:rPr>
          <w:t xml:space="preserve">has already addressed, with inconsistent results</w:t>
        </w:r>
      </w:ins>
      <w:r w:rsidRPr="0065684E">
        <w:rPr>
          <w:color w:val="000000"/>
          <w:lang w:val="en-GB"/>
        </w:rPr>
        <w:t xml:space="preserve"> </w:t>
      </w:r>
      <w:del w:id="90121" w:author="Claude" w:date="2026-10-18T12:00:00Z">
        <w:sdt>
          <w:sdtPr>
            <w:tag w:val="CITATION BonellC12"/>
            <w:id w:val="555259775"/>
            <w:citation/>
          </w:sdtPr>
          <w:sdtEndPr/>
          <w:sdtContent>
            <w:r>
              <w:fldChar w:fldCharType="begin"/>
            </w:r>
            <w:r w:rsidRPr="0065684E">
              <w:rPr>
                <w:lang w:val="en-GB"/>
              </w:rPr>
              <w:delInstrText xml:space="preserve"> CITATION BonellC12 \p 2306 \l 1033 </w:delInstrText>
            </w:r>
            <w:r>
              <w:fldChar w:fldCharType="separate"/>
            </w:r>
            <w:r w:rsidRPr="0065684E">
              <w:rPr>
                <w:noProof/>
                <w:lang w:val="en-GB"/>
              </w:rPr>
              <w:delText>(67)</w:delText>
            </w:r>
            <w:r>
              <w:fldChar w:fldCharType="end"/>
            </w:r>
          </w:sdtContent>
        </w:sdt>
      </w:del>
      <w:ins w:id="90122" w:author="Claude" w:date="2026-10-18T12:00:00Z">
        <w:sdt>
          <w:sdtPr>
            <w:tag w:val="CITATION CrawfordF19"/>
            <w:id w:val="649983931"/>
            <w:citation/>
          </w:sdtPr>
          <w:sdtEndPr/>
          <w:sdtContent>
            <w:r>
              <w:fldChar w:fldCharType="begin"/>
            </w:r>
            <w:r w:rsidRPr="0065684E">
              <w:rPr>
                <w:lang w:val="en-GB"/>
              </w:rPr>
              <w:instrText xml:space="preserve"> CITATION CrawfordF19 \l 1033 </w:instrText>
            </w:r>
            <w:r>
              <w:fldChar w:fldCharType="separate"/>
            </w:r>
            <w:r w:rsidRPr="0065684E">
              <w:rPr>
                <w:noProof/>
                <w:lang w:val="en-GB"/>
              </w:rPr>
              <w:t>(62)</w:t>
            </w:r>
            <w:r>
              <w:fldChar w:fldCharType="end"/>
            </w:r>
          </w:sdtContent>
        </w:sdt>
      </w:ins>
      <w:r w:rsidRPr="0065684E">
        <w:rPr>
          <w:color w:val="000000"/>
          <w:lang w:val="en-GB"/>
        </w:rPr>
        <w:t>.</w:t>
      </w:r>
    </w:p>
    <w:p w14:paraId="346CBBA9" w14:textId="77777777" w:rsidR="0083430E" w:rsidRPr="0065684E" w:rsidRDefault="00BF6FC8">
      <w:pPr>
        <w:pStyle w:val="Kop2"/>
        <w:rPr>
          <w:lang w:val="en-GB"/>
        </w:rPr>
      </w:pPr>
      <w:r w:rsidRPr="0065684E">
        <w:rPr>
          <w:color w:val="000000"/>
          <w:lang w:val="en-GB"/>
        </w:rPr>
        <w:t>Strengths</w:t>
      </w:r>
    </w:p>
    <w:p w14:paraId="4A681950" w14:textId="77777777" w:rsidR="0083430E" w:rsidRPr="0065684E" w:rsidRDefault="00BF6FC8">
      <w:pPr>
        <w:rPr>
          <w:lang w:val="en-GB"/>
        </w:rPr>
      </w:pPr>
      <w:r w:rsidRPr="0065684E">
        <w:rPr>
          <w:color w:val="000000"/>
          <w:lang w:val="en-GB"/>
        </w:rPr>
        <w:t xml:space="preserve">The design's strengths follow from its pragmatic positioning. Randomisation stratified across three academic and three non-academic centres supports generalisability that a single-centre explanatory trial could not, and the pre-specified academic-versus-non-academic interaction tests the translational hypothesis directly rather than leaving it to assumption. Adherence, the pre-specified mediator, is measured continuously by an embedded sensor against an individualised, activity-derived denominator, closing the measurement gap that has made adherence uninterpretable in prior work </w:t>
      </w:r>
      <w:ins w:id="90124" w:author="Claude" w:date="2026-10-18T12:00:00Z">
        <w:sdt>
          <w:sdtPr>
            <w:tag w:val="CITATION JarlG23"/>
            <w:id w:val="1336441550"/>
            <w:citation/>
          </w:sdtPr>
          <w:sdtEndPr/>
          <w:sdtContent>
            <w:r>
              <w:fldChar w:fldCharType="begin"/>
            </w:r>
            <w:r w:rsidRPr="0065684E">
              <w:rPr>
                <w:lang w:val="en-GB"/>
              </w:rPr>
              <w:instrText xml:space="preserve"> CITATION JarlG23 \l 1033 </w:instrText>
            </w:r>
            <w:r>
              <w:fldChar w:fldCharType="separate"/>
            </w:r>
            <w:r w:rsidRPr="0065684E">
              <w:rPr>
                <w:noProof/>
                <w:lang w:val="en-GB"/>
              </w:rPr>
              <w:t>(35)</w:t>
            </w:r>
            <w:r>
              <w:fldChar w:fldCharType="end"/>
            </w:r>
          </w:sdtContent>
        </w:sdt>
      </w:ins>
      <w:r w:rsidRPr="0065684E">
        <w:rPr>
          <w:color w:val="000000"/>
          <w:lang w:val="en-GB"/>
        </w:rPr>
        <w:t xml:space="preserve"> and permitting the mediation analysis on which the trial's causal model depends. The primary outcome is a physically verifiable clinical event rather than a rating, assessed against predefined criteria and standardised photographs and applied irrespective of allocation, which constrains the detection bias that an open-label design would otherwise invite. Achieved pressure reduction is recorded for every participant, so that offloading delivered can be distinguished from offloading intended. The parallel health-economic and process evaluations position the trial to address not only whether the service works but at what cost and through which mechanisms — the two questions on which any scale-up decision would turn.</w:t>
      </w:r>
      <w:del w:id="90123" w:author="Claude" w:date="2026-10-18T12:00:00Z">
        <w:sdt>
          <w:sdtPr>
            <w:tag w:val="CITATION VrijensB23"/>
            <w:id w:val="157552596"/>
            <w:citation/>
          </w:sdtPr>
          <w:sdtEndPr/>
          <w:sdtContent>
            <w:r>
              <w:fldChar w:fldCharType="begin"/>
            </w:r>
            <w:r w:rsidRPr="0065684E">
              <w:rPr>
                <w:lang w:val="en-GB"/>
              </w:rPr>
              <w:delInstrText xml:space="preserve"> CITATION VrijensB23 \p 9 \l 1033 </w:delInstrText>
            </w:r>
            <w:r>
              <w:fldChar w:fldCharType="separate"/>
            </w:r>
            <w:r w:rsidRPr="0065684E">
              <w:rPr>
                <w:noProof/>
                <w:lang w:val="en-GB"/>
              </w:rPr>
              <w:delText>(68)</w:delText>
            </w:r>
            <w:r>
              <w:fldChar w:fldCharType="end"/>
            </w:r>
          </w:sdtContent>
        </w:sdt>
      </w:del>
      <w:r w:rsidRPr="0065684E">
        <w:rPr>
          <w:color w:val="000000"/>
          <w:lang w:val="en-GB"/>
        </w:rPr>
      </w:r>
      <w:r w:rsidRPr="0065684E">
        <w:rPr>
          <w:color w:val="000000"/>
          <w:lang w:val="en-GB"/>
        </w:rPr>
      </w:r>
    </w:p>
    <w:p w14:paraId="169FE084" w14:textId="77777777" w:rsidR="0083430E" w:rsidRPr="0065684E" w:rsidRDefault="00BF6FC8">
      <w:pPr>
        <w:rPr>
          <w:lang w:val="en-GB"/>
        </w:rPr>
      </w:pPr>
      <w:r w:rsidRPr="0065684E">
        <w:rPr>
          <w:color w:val="000000"/>
          <w:lang w:val="en-GB"/>
        </w:rPr>
        <w:t>The trial is also explicit about the limits of what a single primary endpoint can settle. Powering on recurrence alone means the probability of an unambiguous result is that of the recurrence comparison itself, rather than the compound criterion a co-primary design would impose. The cost is that the behavioural mechanism is not subject to a confirmatory test: adherence is measured objectively and reported in full, but a trial that raises adherence without reducing recurrence will be reported as negative on its primary endpoint. That asymmetry is deliberate. Recurrence is the outcome that matters to patients, and adherence is of interest insofar as it produces it.</w:t>
      </w:r>
    </w:p>
    <w:p w14:paraId="0E74E240" w14:textId="77777777" w:rsidR="0083430E" w:rsidRPr="0065684E" w:rsidRDefault="00BF6FC8">
      <w:pPr>
        <w:rPr>
          <w:lang w:val="en-GB"/>
        </w:rPr>
      </w:pPr>
      <w:r w:rsidRPr="0065684E">
        <w:rPr>
          <w:color w:val="000000"/>
          <w:lang w:val="en-GB"/>
        </w:rPr>
        <w:t xml:space="preserve">One contribution is independent of the trial’s primary outcome. Cumulative plantar tissue stress provides the conceptual framework linking adherence to recurrence and is a key determinant of plantar ulceration </w:t>
      </w:r>
      <w:sdt>
        <w:sdtPr>
          <w:tag w:val="CITATION LazzariniP19"/>
          <w:id w:val="675971528"/>
          <w:citation/>
        </w:sdtPr>
        <w:sdtEndPr/>
        <w:sdtContent>
          <w:r>
            <w:fldChar w:fldCharType="begin"/>
          </w:r>
          <w:r w:rsidRPr="0065684E">
            <w:rPr>
              <w:lang w:val="en-GB"/>
            </w:rPr>
            <w:instrText xml:space="preserve"> CITATION LazzariniP19 \l 1033 </w:instrText>
          </w:r>
          <w:r>
            <w:fldChar w:fldCharType="separate"/>
          </w:r>
          <w:r w:rsidRPr="0065684E">
            <w:rPr>
              <w:noProof/>
              <w:lang w:val="en-GB"/>
            </w:rPr>
            <w:t>(13)</w:t>
          </w:r>
          <w:r>
            <w:fldChar w:fldCharType="end"/>
          </w:r>
        </w:sdtContent>
      </w:sdt>
      <w:r w:rsidRPr="0065684E">
        <w:rPr>
          <w:color w:val="000000"/>
          <w:lang w:val="en-GB"/>
        </w:rPr>
        <w:t xml:space="preserve">. However, studies designed to measure this construct have been limited by incomplete data collection in samples of only a few dozen participants, while the strongest evidence relating cumulative plantar tissue stress to subsequent ulceration remains observational and limited to a 12-month follow-up period. PARADISE will measure </w:t>
      </w:r>
      <w:del w:id="90125" w:author="Claude" w:date="2026-10-18T12:00:00Z">
        <w:r w:rsidRPr="0065684E">
          <w:rPr>
            <w:color w:val="000000"/>
            <w:lang w:val="en-GB"/>
          </w:rPr>
          <w:delText xml:space="preserve">its three constituent domains concurrently in 144 participants</w:delText>
        </w:r>
      </w:del>
      <w:ins w:id="90126" w:author="Claude" w:date="2026-10-18T12:00:00Z">
        <w:r>
          <w:rPr>
            <w:color w:val="000000"/>
            <w:lang w:val="en-GB"/>
          </w:rPr>
          <w:t xml:space="preserve">its three constituent domains in 144 participants</w:t>
        </w:r>
      </w:ins>
      <w:r w:rsidRPr="0065684E">
        <w:rPr>
          <w:color w:val="000000"/>
          <w:lang w:val="en-GB"/>
        </w:rPr>
        <w:t xml:space="preserve"> over 18 months within a randomised design that deliberately modifies two of them. Regardless of whether SEBIA alters participant behaviour, </w:t>
      </w:r>
      <w:del w:id="90127" w:author="Claude" w:date="2026-10-18T12:00:00Z">
        <w:r w:rsidRPr="0065684E">
          <w:rPr>
            <w:color w:val="000000"/>
            <w:lang w:val="en-GB"/>
          </w:rPr>
          <w:delText xml:space="preserve">these data will provide the first adequately powered estimate of the dose–response relationship between offloading exposure and ulcer risk</w:delText>
        </w:r>
      </w:del>
      <w:ins w:id="90128" w:author="Claude" w:date="2026-10-18T12:00:00Z">
        <w:r>
          <w:rPr>
            <w:color w:val="000000"/>
            <w:lang w:val="en-GB"/>
          </w:rPr>
          <w:t xml:space="preserve">these data will allow the dose–response relationship between offloading exposure and ulcer risk to be estimated in a larger sample and over a longer follow-up than has so far been possible</w:t>
        </w:r>
      </w:ins>
      <w:r w:rsidRPr="0065684E">
        <w:rPr>
          <w:color w:val="000000"/>
          <w:lang w:val="en-GB"/>
        </w:rPr>
        <w:t xml:space="preserve">. This relationship is currently approximated in clinical guidance using a single pressure threshold and a single adherence threshold, </w:t>
      </w:r>
      <w:del w:id="90129" w:author="Claude" w:date="2026-10-18T12:00:00Z">
        <w:r w:rsidRPr="0065684E">
          <w:rPr>
            <w:color w:val="000000"/>
            <w:lang w:val="en-GB"/>
          </w:rPr>
          <w:delText xml:space="preserve">neither of which was derived from clinical outcome data</w:delText>
        </w:r>
      </w:del>
      <w:ins w:id="90130" w:author="Claude" w:date="2026-10-18T12:00:00Z">
        <w:r>
          <w:rPr>
            <w:color w:val="000000"/>
            <w:lang w:val="en-GB"/>
          </w:rPr>
          <w:t xml:space="preserve">neither of which was derived from a dose–response analysis of clinical outcomes</w:t>
        </w:r>
      </w:ins>
      <w:r w:rsidRPr="0065684E">
        <w:rPr>
          <w:color w:val="000000"/>
          <w:lang w:val="en-GB"/>
        </w:rPr>
        <w:t xml:space="preserve">.</w:t>
      </w:r>
    </w:p>
    <w:p w14:paraId="351870DD" w14:textId="77777777" w:rsidR="0083430E" w:rsidRPr="0065684E" w:rsidRDefault="00BF6FC8">
      <w:pPr>
        <w:pStyle w:val="Kop2"/>
        <w:rPr>
          <w:lang w:val="en-GB"/>
        </w:rPr>
      </w:pPr>
      <w:r w:rsidRPr="0065684E">
        <w:rPr>
          <w:color w:val="000000"/>
          <w:lang w:val="en-GB"/>
        </w:rPr>
        <w:t>Limitations</w:t>
      </w:r>
    </w:p>
    <w:p w14:paraId="05AEB04C" w14:textId="618FE5AD" w:rsidR="0083430E" w:rsidRPr="0065684E" w:rsidRDefault="00BF6FC8">
      <w:pPr>
        <w:rPr>
          <w:lang w:val="en-GB"/>
        </w:rPr>
      </w:pPr>
      <w:r w:rsidRPr="0065684E">
        <w:rPr>
          <w:color w:val="000000"/>
          <w:lang w:val="en-GB"/>
        </w:rPr>
        <w:t xml:space="preserve">Participants and treating clinicians cannot be blinded, and this is a substantive limitation rather than a remediable feature of the trial. No credible sham exists for a face-to-face education and footwear-optimisation service; this constraint is intrinsic to behavioural trials rather than incidental to PARADISE </w:t>
      </w:r>
      <w:ins w:id="90132" w:author="Claude" w:date="2026-10-18T12:00:00Z">
        <w:sdt>
          <w:sdtPr>
            <w:tag w:val="CITATION BoutronI17"/>
            <w:id w:val="1927126942"/>
            <w:citation/>
          </w:sdtPr>
          <w:sdtEndPr/>
          <w:sdtContent>
            <w:r>
              <w:fldChar w:fldCharType="begin"/>
            </w:r>
            <w:r w:rsidRPr="0065684E">
              <w:rPr>
                <w:lang w:val="en-GB"/>
              </w:rPr>
              <w:instrText xml:space="preserve"> CITATION BoutronI17 \l 1033 </w:instrText>
            </w:r>
            <w:r>
              <w:fldChar w:fldCharType="separate"/>
            </w:r>
            <w:r w:rsidRPr="0065684E">
              <w:rPr>
                <w:noProof/>
                <w:lang w:val="en-GB"/>
              </w:rPr>
              <w:t>(63)</w:t>
            </w:r>
            <w:r>
              <w:fldChar w:fldCharType="end"/>
            </w:r>
          </w:sdtContent>
        </w:sdt>
      </w:ins>
      <w:r w:rsidRPr="0065684E">
        <w:rPr>
          <w:color w:val="000000"/>
          <w:lang w:val="en-GB"/>
        </w:rPr>
        <w:t xml:space="preserve">. Consequently, participant expectations may influence behaviour in both arms, while awareness of being monitored may itself increase adherence—particularly among intervention participants—and thereby make the observed effect partly a measurement or attention effect rather than a consequence of the service alone. The prespecified mitigations — an objectively ascertained primary outcome and mediator, predefined assessment criteria applied irrespective of allocation, and outcome data collected by assessors who take no part in intervention delivery — reduce detection bias but do not remove it. Ulcer status is determined by the multidisciplinary team that provides routine care, which is how the diagnosis is made in practice and keeps the trial pragmatic, but it means the determination is not made blind to allocation and no independent adjudication committee has been constituted. Nor can these measures remove performance bias or establish that any adherence gain would persist without trial-related observation. The results must therefore be interpreted as the effect of an integrated service delivered with monitoring, not as the isolated effect of its educational or footwear components.</w:t>
      </w:r>
      <w:del w:id="90131" w:author="Claude" w:date="2026-10-18T12:00:00Z">
        <w:sdt>
          <w:sdtPr>
            <w:tag w:val="CITATION McCormickC13"/>
            <w:id w:val="88126567"/>
            <w:citation/>
          </w:sdtPr>
          <w:sdtEndPr/>
          <w:sdtContent>
            <w:r>
              <w:fldChar w:fldCharType="begin"/>
            </w:r>
            <w:r w:rsidRPr="0065684E">
              <w:rPr>
                <w:lang w:val="en-GB"/>
              </w:rPr>
              <w:delInstrText xml:space="preserve"> CITATION McCormickC13 \p 27 \l 1033 </w:delInstrText>
            </w:r>
            <w:r>
              <w:fldChar w:fldCharType="separate"/>
            </w:r>
            <w:r w:rsidRPr="0065684E">
              <w:rPr>
                <w:noProof/>
                <w:lang w:val="en-GB"/>
              </w:rPr>
              <w:delText>(69)</w:delText>
            </w:r>
            <w:r>
              <w:fldChar w:fldCharType="end"/>
            </w:r>
          </w:sdtContent>
        </w:sdt>
      </w:del>
      <w:r w:rsidRPr="0065684E">
        <w:rPr>
          <w:color w:val="000000"/>
          <w:lang w:val="en-GB"/>
        </w:rPr>
      </w:r>
      <w:r w:rsidRPr="0065684E">
        <w:rPr>
          <w:color w:val="000000"/>
          <w:lang w:val="en-GB"/>
        </w:rPr>
      </w:r>
      <w:r w:rsidR="0077498C">
        <w:rPr>
          <w:color w:val="000000"/>
          <w:lang w:val="en-GB"/>
        </w:rPr>
      </w:r>
      <w:r w:rsidRPr="0065684E">
        <w:rPr>
          <w:color w:val="000000"/>
          <w:lang w:val="en-GB"/>
        </w:rPr>
      </w:r>
      <w:r w:rsidR="0077498C">
        <w:rPr>
          <w:color w:val="000000"/>
          <w:lang w:val="en-GB"/>
        </w:rPr>
      </w:r>
      <w:proofErr w:type="gramStart"/>
      <w:r w:rsidRPr="0065684E">
        <w:rPr>
          <w:color w:val="000000"/>
          <w:lang w:val="en-GB"/>
        </w:rPr>
      </w:r>
      <w:proofErr w:type="gramEnd"/>
      <w:r w:rsidRPr="0065684E">
        <w:rPr>
          <w:color w:val="000000"/>
          <w:lang w:val="en-GB"/>
        </w:rPr>
      </w:r>
    </w:p>
    <w:p w14:paraId="19ADF734" w14:textId="77777777" w:rsidR="0083430E" w:rsidRPr="0065684E" w:rsidRDefault="00BF6FC8">
      <w:pPr>
        <w:rPr>
          <w:lang w:val="en-GB"/>
        </w:rPr>
      </w:pPr>
      <w:r w:rsidRPr="0065684E">
        <w:rPr>
          <w:color w:val="000000"/>
          <w:lang w:val="en-GB"/>
        </w:rPr>
        <w:t xml:space="preserve">Individual randomisation within centres permits contamination </w:t>
      </w:r>
      <w:sdt>
        <w:sdtPr>
          <w:tag w:val="CITATION JacobsenP20"/>
          <w:id w:val="20519437"/>
          <w:citation/>
        </w:sdtPr>
        <w:sdtEndPr/>
        <w:sdtContent>
          <w:r>
            <w:fldChar w:fldCharType="begin"/>
          </w:r>
          <w:r w:rsidRPr="0065684E">
            <w:rPr>
              <w:lang w:val="en-GB"/>
            </w:rPr>
            <w:instrText xml:space="preserve"> CITATION JacobsenP20 \p 11 \l 1033 </w:instrText>
          </w:r>
          <w:r>
            <w:fldChar w:fldCharType="separate"/>
          </w:r>
          <w:r w:rsidRPr="0065684E">
            <w:rPr>
              <w:noProof/>
              <w:lang w:val="en-GB"/>
            </w:rPr>
            <w:t>(64)</w:t>
          </w:r>
          <w:r>
            <w:fldChar w:fldCharType="end"/>
          </w:r>
        </w:sdtContent>
      </w:sdt>
      <w:r w:rsidRPr="0065684E">
        <w:rPr>
          <w:color w:val="000000"/>
          <w:lang w:val="en-GB"/>
        </w:rPr>
        <w:t>. Staff trained in motivational interviewing deliver care to both arms, and behavioural techniques cannot be reliably withheld from usual-care consultations. This biases toward the null; it is measured through therapist diaries and reported, but it cannot be prevented within a design the Belgian network can support.</w:t>
      </w:r>
    </w:p>
    <w:p w14:paraId="41F14415" w14:textId="77777777" w:rsidR="0083430E" w:rsidRPr="0065684E" w:rsidRDefault="00BF6FC8">
      <w:pPr>
        <w:rPr>
          <w:lang w:val="en-GB"/>
        </w:rPr>
      </w:pPr>
      <w:r w:rsidRPr="0065684E">
        <w:rPr>
          <w:color w:val="000000"/>
          <w:lang w:val="en-GB"/>
        </w:rPr>
        <w:t>The sample-size assumption is optimistic by construction. It transposes an effect observed in a self-selected adherent subgroup onto a randomised population, on the hypothesis that SEBIA will produce the adherence that the subgroup possessed. If that conversion is partial, the trial is underpowered: power falls to 64% if recurrence is reduced to 30% rather than 25%, and to 40% if it is 35%. The trial is therefore well placed to detect the hypothesised effect and poorly placed to detect half of it, and a null result will require careful joint interpretation with the mediation analysis and the process evaluation before it is read as evidence of no effect.</w:t>
      </w:r>
    </w:p>
    <w:p w14:paraId="5FCDAA53" w14:textId="77777777" w:rsidR="0083430E" w:rsidRPr="0065684E" w:rsidRDefault="00BF6FC8">
      <w:pPr>
        <w:rPr>
          <w:lang w:val="en-GB"/>
        </w:rPr>
      </w:pPr>
      <w:r w:rsidRPr="0065684E">
        <w:rPr>
          <w:color w:val="000000"/>
          <w:lang w:val="en-GB"/>
        </w:rPr>
        <w:t xml:space="preserve"> The orthoses are fabricated to a published design protocol </w:t>
      </w:r>
      <w:sdt>
        <w:sdtPr>
          <w:tag w:val="CITATION BusS19"/>
          <w:id w:val="1220900674"/>
          <w:citation/>
        </w:sdtPr>
        <w:sdtEndPr/>
        <w:sdtContent>
          <w:r>
            <w:fldChar w:fldCharType="begin"/>
          </w:r>
          <w:r w:rsidRPr="0065684E">
            <w:rPr>
              <w:lang w:val="en-GB"/>
            </w:rPr>
            <w:instrText xml:space="preserve"> CITATION BusS19 \l 1033 </w:instrText>
          </w:r>
          <w:r>
            <w:fldChar w:fldCharType="separate"/>
          </w:r>
          <w:r w:rsidRPr="0065684E">
            <w:rPr>
              <w:noProof/>
              <w:lang w:val="en-GB"/>
            </w:rPr>
            <w:t>(7)</w:t>
          </w:r>
          <w:r>
            <w:fldChar w:fldCharType="end"/>
          </w:r>
        </w:sdtContent>
      </w:sdt>
      <w:r w:rsidRPr="0065684E">
        <w:rPr>
          <w:color w:val="000000"/>
          <w:lang w:val="en-GB"/>
        </w:rPr>
        <w:t>. A positive result would demonstrate that this specific service, including this fabrication process, works under routine conditions; it would not establish that any custom-orthosis service would. Sites seeking to replicate PARADISE outside these manufacturing relationships would need to verify that their own fabrication meets the same design protocol and achieves the same pressure targets.</w:t>
      </w:r>
    </w:p>
    <w:p w14:paraId="700C240A" w14:textId="77777777" w:rsidR="0083430E" w:rsidRPr="0065684E" w:rsidRDefault="00BF6FC8">
      <w:pPr>
        <w:rPr>
          <w:lang w:val="en-GB"/>
        </w:rPr>
      </w:pPr>
      <w:r w:rsidRPr="0065684E">
        <w:rPr>
          <w:color w:val="000000"/>
          <w:lang w:val="en-GB"/>
        </w:rPr>
        <w:t xml:space="preserve">Follow-up ends at 18 months. Recurrence risk continues to accumulate well beyond that horizon — </w:t>
      </w:r>
      <w:del w:id="90133" w:author="Claude" w:date="2026-10-18T12:00:00Z">
        <w:r w:rsidRPr="0065684E">
          <w:rPr>
            <w:color w:val="000000"/>
            <w:lang w:val="en-GB"/>
          </w:rPr>
          <w:delText xml:space="preserve">reaching approximately 50–65% at three to five years</w:delText>
        </w:r>
      </w:del>
      <w:ins w:id="90134" w:author="Claude" w:date="2026-10-18T12:00:00Z">
        <w:r>
          <w:rPr>
            <w:color w:val="000000"/>
            <w:lang w:val="en-GB"/>
          </w:rPr>
          <w:t xml:space="preserve">reaching approximately 60% at three years and 65% at five years</w:t>
        </w:r>
      </w:ins>
      <w:r w:rsidRPr="0065684E">
        <w:rPr>
          <w:color w:val="000000"/>
          <w:lang w:val="en-GB"/>
        </w:rPr>
        <w:t xml:space="preserve"> </w:t>
      </w:r>
      <w:del w:id="90135" w:author="Claude" w:date="2026-10-18T12:00:00Z">
        <w:sdt>
          <w:sdtPr>
            <w:tag w:val="CITATION McDermottK22"/>
            <w:id w:val="1348746248"/>
            <w:citation/>
          </w:sdtPr>
          <w:sdtEndPr/>
          <w:sdtContent>
            <w:r>
              <w:fldChar w:fldCharType="begin"/>
            </w:r>
            <w:r w:rsidRPr="0065684E">
              <w:rPr>
                <w:lang w:val="en-GB"/>
              </w:rPr>
              <w:delInstrText xml:space="preserve"> CITATION McDermottK22 \p 216 \l 1033 </w:delInstrText>
            </w:r>
            <w:r>
              <w:fldChar w:fldCharType="separate"/>
            </w:r>
            <w:r w:rsidRPr="0065684E">
              <w:rPr>
                <w:noProof/>
                <w:lang w:val="en-GB"/>
              </w:rPr>
              <w:delText>(33)</w:delText>
            </w:r>
            <w:r>
              <w:fldChar w:fldCharType="end"/>
            </w:r>
          </w:sdtContent>
        </w:sdt>
      </w:del>
      <w:ins w:id="90136" w:author="Claude" w:date="2026-10-18T12:00:00Z">
        <w:sdt>
          <w:sdtPr>
            <w:tag w:val="CITATION ArmstrongD17"/>
            <w:id w:val="498774614"/>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ins>
      <w:r w:rsidRPr="0065684E">
        <w:rPr>
          <w:color w:val="000000"/>
          <w:lang w:val="en-GB"/>
        </w:rPr>
        <w:t xml:space="preserve"> — so the trial cannot establish whether any observed benefit is sustained after intervention contacts cease, or merely deferred. The longitudinal adherence modelling and the five-year Markov extrapolation address this partially and by inference rather than by observation.</w:t>
      </w:r>
    </w:p>
    <w:p w14:paraId="1CCF976F" w14:textId="77777777" w:rsidR="0083430E" w:rsidRPr="0065684E" w:rsidRDefault="00BF6FC8">
      <w:pPr>
        <w:rPr>
          <w:lang w:val="en-GB"/>
        </w:rPr>
      </w:pPr>
      <w:r w:rsidRPr="0065684E">
        <w:rPr>
          <w:color w:val="000000"/>
          <w:lang w:val="en-GB"/>
        </w:rPr>
        <w:t xml:space="preserve">Eligibility is restricted to participants able to comprehend Dutch, since the education and behavioural components are delivered conversationally and depend on nuanced exchange </w:t>
      </w:r>
      <w:r w:rsidRPr="0065684E">
        <w:rPr>
          <w:color w:val="000000"/>
          <w:lang w:val="en-GB"/>
        </w:rPr>
        <w:lastRenderedPageBreak/>
        <w:t>about barriers and routines. This is a defensible design constraint but a real equity limitation. The excluded group is not randomly distributed: people who do not speak the local language are disproportionately of migrant background, and language barriers are associated with lower health literacy and poorer access to preventive care — the same gradient along which diabetes-related foot complications concentrate. A service validated only in language-concordant patients therefore risks widening the gap it is intended to close. Two features mitigate this limitation. Health literacy is measured at baseline in all participants, so the extent to which intervention effect varies across the literacy gradient can be examined within the recruited sample rather than assumed uniform. And SEBIA is built on teach-back and demonstration rather than written material, a structure that adapts more readily to interpreted or pictographic delivery than a leaflet-based programme would. Whether the intervention retains effect when delivered through an interpreter is a question this trial cannot answer and a necessary condition for equitable scale-up; it is flagged here as the first thing a subsequent implementation study should test.</w:t>
      </w:r>
    </w:p>
    <w:p w14:paraId="62F14448" w14:textId="77777777" w:rsidR="0083430E" w:rsidRPr="0065684E" w:rsidRDefault="00BF6FC8">
      <w:pPr>
        <w:rPr>
          <w:lang w:val="en-GB"/>
        </w:rPr>
      </w:pPr>
      <w:r w:rsidRPr="0065684E">
        <w:rPr>
          <w:color w:val="000000"/>
          <w:lang w:val="en-GB"/>
        </w:rPr>
        <w:t>Finally, the trial is conducted entirely within one national system of accredited, reimbursed, multidisciplinary diabetic foot care. That system is a precondition for the intervention as designed — protective footwear is reimbursed, and clinics operate under mandated minimum caseloads with certified staff. Generalisation to health systems without equivalent infrastructure is not supported by this design.</w:t>
      </w:r>
    </w:p>
    <w:p w14:paraId="5CD55885" w14:textId="77777777" w:rsidR="0083430E" w:rsidRPr="0065684E" w:rsidRDefault="00BF6FC8">
      <w:pPr>
        <w:pStyle w:val="Kop2"/>
        <w:rPr>
          <w:lang w:val="en-GB"/>
        </w:rPr>
      </w:pPr>
      <w:r w:rsidRPr="0065684E">
        <w:rPr>
          <w:color w:val="000000"/>
          <w:lang w:val="en-GB"/>
        </w:rPr>
        <w:t>Implications for practice and policy</w:t>
      </w:r>
    </w:p>
    <w:p w14:paraId="7FB1C266" w14:textId="6191EB2C" w:rsidR="0083430E" w:rsidRPr="0065684E" w:rsidRDefault="00BF6FC8">
      <w:pPr>
        <w:rPr>
          <w:lang w:val="en-GB"/>
        </w:rPr>
      </w:pPr>
      <w:r w:rsidRPr="0065684E">
        <w:rPr>
          <w:color w:val="000000"/>
          <w:lang w:val="en-GB"/>
        </w:rPr>
        <w:t xml:space="preserve">The decision this trial informs is a reimbursement decision. </w:t>
      </w:r>
      <w:r w:rsidR="00121B79">
        <w:rPr>
          <w:color w:val="000000"/>
          <w:lang w:val="en-GB"/>
        </w:rPr>
        <w:t>In Belgium, protective footwear is reimbursed, whereas quantified pressure measurement and the clinical time required to act on it are not.</w:t>
      </w:r>
      <w:r w:rsidRPr="0065684E">
        <w:rPr>
          <w:color w:val="000000"/>
          <w:lang w:val="en-GB"/>
        </w:rPr>
        <w:t xml:space="preserve"> The consequence is a system that pays for the device but not for the evidence that it works in the individual patient. PARADISE is designed to generate precisely the two forms of evidence such a decision requires: an effect on a patient-relevant endpoint, and a cost-utility estimate from the payer perspective over a horizon long enough for prevented recurrences to register. Whether the resulting ratio favours reimbursement is unknown and is the question; what the trial removes is the current situation, in which the decision cannot be made on evidence at all.</w:t>
      </w:r>
    </w:p>
    <w:p w14:paraId="617BCC52" w14:textId="77777777" w:rsidR="0083430E" w:rsidRPr="0065684E" w:rsidRDefault="00BF6FC8">
      <w:pPr>
        <w:rPr>
          <w:lang w:val="en-GB"/>
        </w:rPr>
      </w:pPr>
      <w:r w:rsidRPr="0065684E">
        <w:rPr>
          <w:color w:val="000000"/>
          <w:lang w:val="en-GB"/>
        </w:rPr>
        <w:t xml:space="preserve">Scale-up, if warranted, is a workforce question rather than a procurement one. The intervention requires no consumer wearable, no continuous data pipeline and no infrastructure a recognised DFC does not already possess; it requires trained staff and </w:t>
      </w:r>
      <w:r w:rsidRPr="0065684E">
        <w:rPr>
          <w:color w:val="000000"/>
          <w:lang w:val="en-GB"/>
        </w:rPr>
        <w:lastRenderedPageBreak/>
        <w:t>protected clinical time. That distinction matters because the two constraints behave differently under budget pressure — equipment is a capital cost that can be phased, whereas clinical time competes directly with caseload. The process evaluation records session duration, delivery fidelity and the adaptations sites make under real caseloads, so that a service planner is left with the inputs needed to cost the intervention rather than an estimate of what it ought to take.</w:t>
      </w:r>
    </w:p>
    <w:p w14:paraId="655A5CFF" w14:textId="77777777" w:rsidR="0083430E" w:rsidRPr="0065684E" w:rsidRDefault="00BF6FC8">
      <w:pPr>
        <w:rPr>
          <w:lang w:val="en-GB"/>
        </w:rPr>
      </w:pPr>
      <w:r w:rsidRPr="0065684E">
        <w:rPr>
          <w:color w:val="000000"/>
          <w:lang w:val="en-GB"/>
        </w:rPr>
        <w:t>Transfer beyond Belgium depends on conditions that can be stated rather than assumed. The intervention presupposes an identifiable high-risk population under structured follow-up, reimbursed access to custom footwear, and a multidisciplinary team with sufficient continuity for a five-step programme to be delivered by staff who know the patient. Health systems lacking any of these would need to establish them first, and the trial provides no evidence about what happens when the components are delivered without that scaffolding. Stating the preconditions explicitly is more useful to a system considering adoption than a generic caution about generalisability.</w:t>
      </w:r>
    </w:p>
    <w:p w14:paraId="56AEA277" w14:textId="77777777" w:rsidR="0083430E" w:rsidRPr="0065684E" w:rsidRDefault="00BF6FC8">
      <w:pPr>
        <w:rPr>
          <w:lang w:val="en-GB"/>
        </w:rPr>
      </w:pPr>
      <w:r w:rsidRPr="0065684E">
        <w:rPr>
          <w:color w:val="000000"/>
          <w:lang w:val="en-GB"/>
        </w:rPr>
        <w:t>A null result would remain informative, and the design makes it so deliberately. If adherence rises but recurrence does not, the biomechanical premise — that wearing optimised footwear sufficiently reduces tissue stress to prevent ulceration — is what fails, and the field should stop attributing prevention failures to patient behaviour. If adherence does not rise, the behavioural component failed and the question becomes whether it was inadequately designed or inadequately delivered, which the fidelity data distinguish. Either finding redirects a research programme that has for two decades cycled through variations on the same two components without establishing which link in the chain breaks. That is a less satisfying contribution than a positive trial but not a smaller one.</w:t>
      </w:r>
    </w:p>
    <w:p w14:paraId="049B846E" w14:textId="77777777" w:rsidR="0083430E" w:rsidRPr="0065684E" w:rsidRDefault="00BF6FC8">
      <w:pPr>
        <w:rPr>
          <w:lang w:val="en-GB"/>
        </w:rPr>
      </w:pPr>
      <w:r w:rsidRPr="0065684E">
        <w:rPr>
          <w:color w:val="000000"/>
          <w:lang w:val="en-GB"/>
        </w:rPr>
        <w:t xml:space="preserve">Finally, the burden this trial addresses is displaced rather than absent when prevention fails. Ulceration precedes the majority of non-traumatic lower-limb amputations, and amputation carries a five-year mortality exceeding that of several common cancers alongside sustained losses in mobility, independence and employment </w:t>
      </w:r>
      <w:del w:id="90137" w:author="Claude" w:date="2026-10-18T12:00:00Z">
        <w:sdt>
          <w:sdtPr>
            <w:tag w:val="CITATION ManW24"/>
            <w:id w:val="641126255"/>
            <w:citation/>
          </w:sdtPr>
          <w:sdtEndPr/>
          <w:sdtContent>
            <w:r>
              <w:fldChar w:fldCharType="begin"/>
            </w:r>
            <w:r w:rsidRPr="0065684E">
              <w:rPr>
                <w:lang w:val="en-GB"/>
              </w:rPr>
              <w:delInstrText xml:space="preserve"> CITATION ManW24 \p 1628 \l 1033 </w:delInstrText>
            </w:r>
            <w:r>
              <w:fldChar w:fldCharType="separate"/>
            </w:r>
            <w:r w:rsidRPr="0065684E">
              <w:rPr>
                <w:noProof/>
                <w:lang w:val="en-GB"/>
              </w:rPr>
              <w:delText>(71)</w:delText>
            </w:r>
            <w:r>
              <w:fldChar w:fldCharType="end"/>
            </w:r>
          </w:sdtContent>
        </w:sdt>
      </w:del>
      <w:ins w:id="90138" w:author="Claude" w:date="2026-10-18T12:00:00Z">
        <w:sdt>
          <w:sdtPr>
            <w:tag w:val="CITATION ArmstrongD20"/>
            <w:id w:val="1671228310"/>
            <w:citation/>
          </w:sdtPr>
          <w:sdtEndPr/>
          <w:sdtContent>
            <w:r>
              <w:fldChar w:fldCharType="begin"/>
            </w:r>
            <w:r w:rsidRPr="0065684E">
              <w:rPr>
                <w:lang w:val="en-GB"/>
              </w:rPr>
              <w:instrText xml:space="preserve"> CITATION ArmstrongD20 \l 1033 </w:instrText>
            </w:r>
            <w:r>
              <w:fldChar w:fldCharType="separate"/>
            </w:r>
            <w:r w:rsidRPr="0065684E">
              <w:rPr>
                <w:noProof/>
                <w:lang w:val="en-GB"/>
              </w:rPr>
              <w:t>(65)</w:t>
            </w:r>
            <w:r>
              <w:fldChar w:fldCharType="end"/>
            </w:r>
          </w:sdtContent>
        </w:sdt>
      </w:ins>
      <w:r w:rsidRPr="0065684E">
        <w:rPr>
          <w:color w:val="000000"/>
          <w:lang w:val="en-GB"/>
        </w:rPr>
        <w:t>. Prevention therefore shifts expenditure from acute and surgical care toward sustained outpatient contact — a redistribution that is favourable in aggregate only if the preventive service works, and whose distributional consequences fall on different budgets and different professions than the costs it avoids. Making that shift defensible on evidence, rather than on the intuitive appeal of prevention, is the practical purpose of the economic evaluation embedded here.</w:t>
      </w:r>
    </w:p>
    <w:p w14:paraId="5D34113A" w14:textId="77777777" w:rsidR="0083430E" w:rsidRPr="0065684E" w:rsidRDefault="00BF6FC8">
      <w:pPr>
        <w:pStyle w:val="Kop2"/>
        <w:rPr>
          <w:lang w:val="en-GB"/>
        </w:rPr>
      </w:pPr>
      <w:r w:rsidRPr="0065684E">
        <w:rPr>
          <w:color w:val="000000"/>
          <w:lang w:val="en-GB"/>
        </w:rPr>
        <w:lastRenderedPageBreak/>
        <w:t>Conclusion</w:t>
      </w:r>
    </w:p>
    <w:p w14:paraId="3185D0C9" w14:textId="77777777" w:rsidR="0083430E" w:rsidRPr="0065684E" w:rsidRDefault="00BF6FC8">
      <w:pPr>
        <w:rPr>
          <w:lang w:val="en-GB"/>
        </w:rPr>
      </w:pPr>
      <w:r w:rsidRPr="0065684E">
        <w:rPr>
          <w:color w:val="000000"/>
          <w:lang w:val="en-GB"/>
        </w:rPr>
        <w:t xml:space="preserve">Recurrence, not incidence, is the principal burden of diabetes-related foot disease </w:t>
      </w:r>
      <w:sdt>
        <w:sdtPr>
          <w:tag w:val="CITATION FuX19"/>
          <w:id w:val="1232952168"/>
          <w:citation/>
        </w:sdtPr>
        <w:sdtEndPr/>
        <w:sdtContent>
          <w:r>
            <w:fldChar w:fldCharType="begin"/>
          </w:r>
          <w:r w:rsidRPr="0065684E">
            <w:rPr>
              <w:lang w:val="en-GB"/>
            </w:rPr>
            <w:instrText xml:space="preserve"> CITATION FuX19 \l 1033 </w:instrText>
          </w:r>
          <w:r>
            <w:fldChar w:fldCharType="separate"/>
          </w:r>
          <w:r w:rsidRPr="0065684E">
            <w:rPr>
              <w:noProof/>
              <w:lang w:val="en-GB"/>
            </w:rPr>
            <w:t>(66)</w:t>
          </w:r>
          <w:r>
            <w:fldChar w:fldCharType="end"/>
          </w:r>
        </w:sdtContent>
      </w:sdt>
      <w:r w:rsidRPr="0065684E">
        <w:rPr>
          <w:color w:val="000000"/>
          <w:lang w:val="en-GB"/>
        </w:rPr>
        <w:t xml:space="preserve">, and its mechanism has been understood for longer than effective prevention has been available. The components of an effective preventive service </w:t>
      </w:r>
      <w:del w:id="90139" w:author="Claude" w:date="2026-10-18T12:00:00Z">
        <w:r w:rsidRPr="0065684E">
          <w:rPr>
            <w:color w:val="000000"/>
            <w:lang w:val="en-GB"/>
          </w:rPr>
          <w:delText xml:space="preserve">each exist and each has failed on its own</w:delText>
        </w:r>
      </w:del>
      <w:ins w:id="90140" w:author="Claude" w:date="2026-10-18T12:00:00Z">
        <w:r>
          <w:rPr>
            <w:color w:val="000000"/>
            <w:lang w:val="en-GB"/>
          </w:rPr>
          <w:t xml:space="preserve">each exist, but their individual effects have been inconsistent</w:t>
        </w:r>
      </w:ins>
      <w:r w:rsidRPr="0065684E">
        <w:rPr>
          <w:color w:val="000000"/>
          <w:lang w:val="en-GB"/>
        </w:rPr>
        <w:t xml:space="preserve"> </w:t>
      </w:r>
      <w:sdt>
        <w:sdtPr>
          <w:tag w:val="CITATION CrawfordF19"/>
          <w:id w:val="1544623673"/>
          <w:citation/>
        </w:sdtPr>
        <w:sdtEndPr/>
        <w:sdtContent>
          <w:r>
            <w:fldChar w:fldCharType="begin"/>
          </w:r>
          <w:r w:rsidRPr="0065684E">
            <w:rPr>
              <w:lang w:val="en-GB"/>
            </w:rPr>
            <w:instrText xml:space="preserve"> CITATION CrawfordF19 \p 61 \l 1033 </w:instrText>
          </w:r>
          <w:r>
            <w:fldChar w:fldCharType="separate"/>
          </w:r>
          <w:r w:rsidRPr="0065684E">
            <w:rPr>
              <w:noProof/>
              <w:lang w:val="en-GB"/>
            </w:rPr>
            <w:t>(62)</w:t>
          </w:r>
          <w:r>
            <w:fldChar w:fldCharType="end"/>
          </w:r>
        </w:sdtContent>
      </w:sdt>
      <w:r w:rsidRPr="0065684E">
        <w:rPr>
          <w:color w:val="000000"/>
          <w:lang w:val="en-GB"/>
        </w:rPr>
        <w:t xml:space="preserve">. PARADISE tests whether their integration, delivered where care actually happens, succeeds where their separation has not. Whatever the result, the trial is designed to explain it. That design choice is deliberate: </w:t>
      </w:r>
      <w:del w:id="90141" w:author="Claude" w:date="2026-10-18T12:00:00Z">
        <w:r w:rsidRPr="0065684E">
          <w:rPr>
            <w:color w:val="000000"/>
            <w:lang w:val="en-GB"/>
          </w:rPr>
          <w:delText xml:space="preserve">a field in which each component has failed separately</w:delText>
        </w:r>
      </w:del>
      <w:ins w:id="90142" w:author="Claude" w:date="2026-10-18T12:00:00Z">
        <w:r>
          <w:rPr>
            <w:color w:val="000000"/>
            <w:lang w:val="en-GB"/>
          </w:rPr>
          <w:t xml:space="preserve">a field in which each component has been tested separately</w:t>
        </w:r>
      </w:ins>
      <w:r w:rsidRPr="0065684E">
        <w:rPr>
          <w:color w:val="000000"/>
          <w:lang w:val="en-GB"/>
        </w:rPr>
        <w:t xml:space="preserve"> does not need another equivocal result; it needs to know which link in the causal chain gives way. PARADISE is built to answer that question whichever way it falls, and to hand the health system evidence it can act on rather than a further invitation to assume that prevention works.</w:t>
      </w:r>
    </w:p>
    <w:p w14:paraId="75A78C61" w14:textId="77777777" w:rsidR="0083430E" w:rsidRPr="0065684E" w:rsidRDefault="00BF6FC8">
      <w:pPr>
        <w:pStyle w:val="Kop1"/>
        <w:rPr>
          <w:lang w:val="en-GB"/>
        </w:rPr>
      </w:pPr>
      <w:r w:rsidRPr="0065684E">
        <w:rPr>
          <w:color w:val="000000"/>
          <w:lang w:val="en-GB"/>
        </w:rPr>
        <w:t>Abbreviations</w:t>
      </w:r>
    </w:p>
    <w:p w14:paraId="37C14B84" w14:textId="77777777" w:rsidR="0083430E" w:rsidRPr="0065684E" w:rsidRDefault="00BF6FC8">
      <w:pPr>
        <w:rPr>
          <w:lang w:val="en-GB"/>
        </w:rPr>
      </w:pPr>
      <w:r w:rsidRPr="0065684E">
        <w:rPr>
          <w:color w:val="000000"/>
          <w:lang w:val="en-GB"/>
        </w:rPr>
        <w:t>ADA, American Diabetes Association; AE, adverse event; CHEERS, Consolidated Health Economic Evaluation Reporting Standards; CI, confidence interval; CMFO, custom-made foot orthosis; COM-B, Capability–Opportunity–Motivation–Behaviour; CONSORT, Consolidated Standards of Reporting Trials; DFC, diabetic foot clinic; DFD, diabetes-related foot disease; EASD, European Association for the Study of Diabetes; eCRF, electronic case report form; EQ-5D-5L, EuroQol five-dimension five-level questionnaire; GCP, Good Clinical Practice; GDPR, General Data Protection Regulation; ICER, incremental cost-effectiveness ratio; ICH, International Council for Harmonisation; ICMJE, International Committee of Medical Journal Editors; ICUR, incremental cost-utility ratio; iMCQ, iMTA Medical Consumption Questionnaire; iPCQ, iMTA Productivity Cost Questionnaire; ISO, International Organization for Standardization; IWGDF, International Working Group on the Diabetic Foot; MRC, Medical Research Council; NAFF, Nottingham Assessment of Functional Footcare; PEDIS, Perfusion, Extent, Depth, Infection, Sensation; PRECIS-2, Pragmatic-Explanatory Continuum Indicator Summary 2; QALY, quality-adjusted life year; RIZIV–INAMI, Belgian National Institute for Health and Disability Insurance; SAE, serious adverse event; SAP, statistical analysis plan; SEBIA, Structured Education and Behavioural Intervention Approach; SPIRIT, Standard Protocol Items: Recommendations for Interventional Trials; TIDieR, Template for Intervention Description and Replication; WIfI, Wound, Ischaemia and foot Infection.</w:t>
      </w:r>
    </w:p>
    <w:p w14:paraId="0D7ADE8C" w14:textId="77777777" w:rsidR="0083430E" w:rsidRPr="0065684E" w:rsidRDefault="00BF6FC8">
      <w:pPr>
        <w:pStyle w:val="Kop1"/>
        <w:rPr>
          <w:lang w:val="en-GB"/>
        </w:rPr>
      </w:pPr>
      <w:r w:rsidRPr="0065684E">
        <w:rPr>
          <w:color w:val="000000"/>
          <w:lang w:val="en-GB"/>
        </w:rPr>
        <w:t>Declarations</w:t>
      </w:r>
    </w:p>
    <w:p w14:paraId="3DB8614C" w14:textId="77777777" w:rsidR="0083430E" w:rsidRPr="0065684E" w:rsidRDefault="00BF6FC8">
      <w:pPr>
        <w:rPr>
          <w:lang w:val="en-GB"/>
        </w:rPr>
      </w:pPr>
      <w:r w:rsidRPr="0065684E">
        <w:rPr>
          <w:b/>
          <w:bCs/>
          <w:color w:val="000000"/>
          <w:lang w:val="en-GB"/>
        </w:rPr>
        <w:lastRenderedPageBreak/>
        <w:t>Ethics approval and consent to participate.</w:t>
      </w:r>
      <w:r w:rsidRPr="0065684E">
        <w:rPr>
          <w:color w:val="000000"/>
          <w:lang w:val="en-GB"/>
        </w:rPr>
        <w:t xml:space="preserve"> Ethics approval will be obtained from the Ethics Committee of University Hospitals Leuven as central coordinating committee, from the Federal Agency for Medicines and Health Products as the competent authority, and from the local ethics committee of each participating site, before recruitment commences at that site (rewrite ▮). Written informed consent will be obtained from all participants and participating therapists before any study-specific procedure. A copy of the ethical approval document is provided as Additional file 5.</w:t>
      </w:r>
    </w:p>
    <w:p w14:paraId="6579828A" w14:textId="77777777" w:rsidR="0083430E" w:rsidRPr="0065684E" w:rsidRDefault="00BF6FC8">
      <w:pPr>
        <w:rPr>
          <w:lang w:val="en-GB"/>
        </w:rPr>
      </w:pPr>
      <w:r w:rsidRPr="0065684E">
        <w:rPr>
          <w:b/>
          <w:bCs/>
          <w:color w:val="000000"/>
          <w:lang w:val="en-GB"/>
        </w:rPr>
        <w:t>Consent for publication.</w:t>
      </w:r>
      <w:r w:rsidRPr="0065684E">
        <w:rPr>
          <w:color w:val="000000"/>
          <w:lang w:val="en-GB"/>
        </w:rPr>
        <w:t xml:space="preserve"> Not applicable; no identifying participant data are reported.</w:t>
      </w:r>
    </w:p>
    <w:p w14:paraId="0191D17C" w14:textId="77777777" w:rsidR="0083430E" w:rsidRPr="0065684E" w:rsidRDefault="00BF6FC8">
      <w:pPr>
        <w:rPr>
          <w:lang w:val="en-GB"/>
        </w:rPr>
      </w:pPr>
      <w:r w:rsidRPr="0065684E">
        <w:rPr>
          <w:b/>
          <w:bCs/>
          <w:color w:val="000000"/>
          <w:lang w:val="en-GB"/>
        </w:rPr>
        <w:t xml:space="preserve">Availability of data and materials. </w:t>
      </w:r>
      <w:r w:rsidRPr="005E6EAF">
        <w:rPr>
          <w:color w:val="000000"/>
          <w:lang w:val="en-GB"/>
        </w:rPr>
        <w:t xml:space="preserve">The statistical analysis plan and the analysis code supporting the published results will be made publicly available. Requests for access to de-identified individual participant data, including the linked biomechanical dataset of serial in-shoe plantar pressure, </w:t>
      </w:r>
      <w:del w:id="90143" w:author="Claude" w:date="2026-10-18T12:00:00Z">
        <w:r w:rsidRPr="005E6EAF">
          <w:rPr>
            <w:color w:val="000000"/>
            <w:lang w:val="en-GB"/>
          </w:rPr>
          <w:delText xml:space="preserve">continuous weight-bearing activity</w:delText>
        </w:r>
      </w:del>
      <w:ins w:id="90144" w:author="Claude" w:date="2026-10-18T12:00:00Z">
        <w:r>
          <w:rPr>
            <w:color w:val="000000"/>
            <w:lang w:val="en-GB"/>
          </w:rPr>
          <w:t xml:space="preserve">baseline weight-bearing activity</w:t>
        </w:r>
      </w:ins>
      <w:r w:rsidRPr="005E6EAF">
        <w:rPr>
          <w:color w:val="000000"/>
          <w:lang w:val="en-GB"/>
        </w:rPr>
        <w:t xml:space="preserve"> and continuous offloading wear time with time-stamped ulcer outcomes, will be considered on a case-by-case basis by the trial steering group from 12 months after publication of the primary results. Any such access requires approval by the ethics committee, a signed data access agreement, and a proposed use consistent with the consent given by participants. Requests should be directed to the corresponding author.</w:t>
      </w:r>
    </w:p>
    <w:p w14:paraId="521E445C" w14:textId="77777777" w:rsidR="0083430E" w:rsidRPr="0065684E" w:rsidRDefault="00BF6FC8">
      <w:pPr>
        <w:rPr>
          <w:lang w:val="en-GB"/>
        </w:rPr>
      </w:pPr>
      <w:r w:rsidRPr="0065684E">
        <w:rPr>
          <w:b/>
          <w:bCs/>
          <w:color w:val="000000"/>
          <w:lang w:val="en-GB"/>
        </w:rPr>
        <w:t>Competing interests. The authors declare that they have no competing interests. The funder had no role in the design of the study, in the collection, analysis or interpretation of data, or in the writing of this protocol.</w:t>
      </w:r>
      <w:r w:rsidRPr="0065684E">
        <w:rPr>
          <w:color w:val="000000"/>
          <w:lang w:val="en-GB"/>
        </w:rPr>
      </w:r>
    </w:p>
    <w:p w14:paraId="6E314DBE" w14:textId="77777777" w:rsidR="0083430E" w:rsidRPr="0065684E" w:rsidRDefault="00BF6FC8">
      <w:pPr>
        <w:rPr>
          <w:lang w:val="en-GB"/>
        </w:rPr>
      </w:pPr>
      <w:r w:rsidRPr="0065684E">
        <w:rPr>
          <w:b/>
          <w:bCs/>
          <w:color w:val="000000"/>
          <w:lang w:val="en-GB"/>
        </w:rPr>
        <w:t xml:space="preserve">Trial sponsor. </w:t>
      </w:r>
      <w:r w:rsidRPr="005E6EAF">
        <w:rPr>
          <w:color w:val="000000"/>
          <w:lang w:val="en-GB"/>
        </w:rPr>
        <w:t>KU Leuven, Department of Rehabilitation Sciences, Spoorwegstraat 12, 8200 Bruges, Belgium (study reference S71769). The sponsor is an academic institution and is not a commercial entity.</w:t>
      </w:r>
    </w:p>
    <w:p w14:paraId="748072E6" w14:textId="77777777" w:rsidR="0083430E" w:rsidRPr="0065684E" w:rsidRDefault="00BF6FC8">
      <w:pPr>
        <w:rPr>
          <w:lang w:val="en-GB"/>
        </w:rPr>
      </w:pPr>
      <w:r w:rsidRPr="0065684E">
        <w:rPr>
          <w:b/>
          <w:bCs/>
          <w:color w:val="000000"/>
          <w:lang w:val="en-GB"/>
        </w:rPr>
        <w:t>Funding.</w:t>
      </w:r>
      <w:r w:rsidRPr="0065684E">
        <w:rPr>
          <w:color w:val="000000"/>
          <w:lang w:val="en-GB"/>
        </w:rPr>
        <w:t xml:space="preserve"> This work is supported by the Research Foundation – Flanders (FWO) under the Applied Biomedical Research programme (T000226N). A copy of the original funding documentation is provided as Additional file 6.</w:t>
      </w:r>
    </w:p>
    <w:p w14:paraId="7EC4CB93" w14:textId="77777777" w:rsidR="0083430E" w:rsidRPr="0065684E" w:rsidRDefault="00BF6FC8">
      <w:pPr>
        <w:rPr>
          <w:lang w:val="en-GB"/>
        </w:rPr>
      </w:pPr>
      <w:r w:rsidRPr="0065684E">
        <w:rPr>
          <w:b/>
          <w:bCs/>
          <w:color w:val="000000"/>
          <w:lang w:val="en-GB"/>
        </w:rPr>
        <w:t>Authors' contributions. JDB and KD conceived the trial and designed the investigation plan. JDB drafted the protocol and this manuscript, developed the pressure-measurement and adherence-monitoring procedures, and coordinates the investigation across sites. KD supervised the biomechanical design and the offloading criteria. FD designed the behavioural intervention and the process evaluation and leads the motivational interviewing training. MF and KP designed the health-economic evaluation. All authors critically revised the manuscript and approved the final version.</w:t>
      </w:r>
      <w:r w:rsidRPr="0065684E">
        <w:rPr>
          <w:color w:val="000000"/>
          <w:lang w:val="en-GB"/>
        </w:rPr>
      </w:r>
    </w:p>
    <w:p w14:paraId="5EC2C781" w14:textId="77777777" w:rsidR="0083430E" w:rsidRPr="0065684E" w:rsidRDefault="00BF6FC8">
      <w:pPr>
        <w:rPr>
          <w:lang w:val="en-GB"/>
        </w:rPr>
      </w:pPr>
      <w:r w:rsidRPr="0065684E">
        <w:rPr>
          <w:b/>
          <w:bCs/>
          <w:color w:val="000000"/>
          <w:lang w:val="en-GB"/>
        </w:rPr>
        <w:t>Acknowledgements. The authors thank the multidisciplinary teams of the six participating Diabetic Foot Clinics for their commitment to the trial, and the patient representatives who reviewed the participant information and consent documentation.</w:t>
      </w:r>
      <w:r w:rsidRPr="0065684E">
        <w:rPr>
          <w:color w:val="000000"/>
          <w:lang w:val="en-GB"/>
        </w:rPr>
      </w:r>
    </w:p>
    <w:p w14:paraId="716C7880" w14:textId="77777777" w:rsidR="0083430E" w:rsidRPr="0065684E" w:rsidRDefault="00BF6FC8">
      <w:pPr>
        <w:pStyle w:val="Kop1"/>
        <w:rPr>
          <w:lang w:val="en-GB"/>
        </w:rPr>
      </w:pPr>
      <w:r w:rsidRPr="0065684E">
        <w:rPr>
          <w:color w:val="000000"/>
          <w:lang w:val="en-GB"/>
        </w:rPr>
        <w:t>Figure legends</w:t>
      </w:r>
    </w:p>
    <w:p w14:paraId="6957C221" w14:textId="77777777" w:rsidR="0083430E" w:rsidRPr="0065684E" w:rsidRDefault="00BF6FC8">
      <w:pPr>
        <w:rPr>
          <w:lang w:val="en-GB"/>
        </w:rPr>
      </w:pPr>
      <w:r w:rsidRPr="0065684E">
        <w:rPr>
          <w:b/>
          <w:bCs/>
          <w:color w:val="000000"/>
          <w:lang w:val="en-GB"/>
        </w:rPr>
        <w:t xml:space="preserve">Figure 1. </w:t>
      </w:r>
      <w:del w:id="90145" w:author="Claude" w:date="2026-10-18T12:00:00Z">
        <w:r w:rsidRPr="0065684E">
          <w:rPr>
            <w:b/>
            <w:bCs/>
            <w:color w:val="000000"/>
            <w:lang w:val="en-GB"/>
          </w:rPr>
          <w:delText xml:space="preserve">Planned participant flow (CONSORT 2025 diagram). Screening through eligibility assessment, consent, centre-stratified randomisation (1:1), and follow-up to 18 months, for a planned sample of 144 participants (72 per arm; 24 per centre across six centres). The observed numbers, exclusions, and losses to follow-up will be reported in the results.</w:delText>
        </w:r>
      </w:del>
      <w:ins w:id="90146" w:author="Claude" w:date="2026-10-18T12:00:00Z">
        <w:r>
          <w:rPr>
            <w:b/>
            <w:bCs/>
            <w:color w:val="000000"/>
            <w:lang w:val="en-GB"/>
          </w:rPr>
          <w:t xml:space="preserve">Planned participant flow (CONSORT 2025 diagram) for 144 participants, 24 per centre across six centres, randomised 1:1 within centre. Observed numbers will be reported with the results.</w:t>
        </w:r>
      </w:ins>
      <w:r w:rsidRPr="0065684E">
        <w:rPr>
          <w:color w:val="000000"/>
          <w:lang w:val="en-GB"/>
        </w:rPr>
      </w:r>
      <w:r w:rsidRPr="0065684E">
        <w:rPr>
          <w:color w:val="000000"/>
          <w:lang w:val="en-GB"/>
        </w:rPr>
      </w:r>
    </w:p>
    <w:p w14:paraId="66BF6119" w14:textId="77777777" w:rsidR="0083430E" w:rsidRPr="0065684E" w:rsidRDefault="00BF6FC8">
      <w:pPr>
        <w:rPr>
          <w:lang w:val="en-GB"/>
        </w:rPr>
      </w:pPr>
      <w:r w:rsidRPr="0065684E">
        <w:rPr>
          <w:b/>
          <w:bCs/>
          <w:color w:val="000000"/>
          <w:lang w:val="en-GB"/>
        </w:rPr>
        <w:t>Figure 2.</w:t>
      </w:r>
      <w:r w:rsidRPr="0065684E">
        <w:rPr>
          <w:color w:val="000000"/>
          <w:lang w:val="en-GB"/>
        </w:rPr>
        <w:t xml:space="preserve"> </w:t>
      </w:r>
      <w:del w:id="90147" w:author="Claude" w:date="2026-10-18T12:00:00Z">
        <w:r w:rsidRPr="0065684E">
          <w:rPr>
            <w:color w:val="000000"/>
            <w:lang w:val="en-GB"/>
          </w:rPr>
          <w:delText xml:space="preserve">PARADISE intervention pathway across 18 months, showing integration of pressure-guided footwear optimisation (baseline measurement, prescription at baseline, delivery and sensor integration at the second visit, two weeks to one month later, scheduled replacement) with the five steps of SEBIA and continuous sensor-based adherence monitoring, mapped against the schedule of assessments in Table 2.</w:delText>
        </w:r>
      </w:del>
      <w:ins w:id="90148" w:author="Claude" w:date="2026-10-18T12:00:00Z">
        <w:r>
          <w:rPr>
            <w:color w:val="000000"/>
            <w:lang w:val="en-GB"/>
          </w:rPr>
          <w:t xml:space="preserve">PARADISE intervention pathway over 18 months: pressure-guided footwear optimisation, the five SEBIA steps and sensor-based adherence monitoring, aligned with the schedule in Table 2. Both arms follow the same visit schedule. CMFO, custom-made foot orthosis; SEBIA, Structured Education and Behavioural Intervention Approach.</w:t>
        </w:r>
      </w:ins>
    </w:p>
    <w:p w14:paraId="56FCF89D" w14:textId="77777777" w:rsidR="0083430E" w:rsidRPr="0065684E" w:rsidRDefault="00BF6FC8">
      <w:pPr>
        <w:rPr>
          <w:lang w:val="en-GB"/>
        </w:rPr>
      </w:pPr>
      <w:r w:rsidRPr="0065684E">
        <w:rPr>
          <w:b/>
          <w:bCs/>
          <w:color w:val="000000"/>
          <w:lang w:val="en-GB"/>
        </w:rPr>
        <w:t>Figure 3.</w:t>
      </w:r>
      <w:r w:rsidRPr="0065684E">
        <w:rPr>
          <w:color w:val="000000"/>
          <w:lang w:val="en-GB"/>
        </w:rPr>
        <w:t xml:space="preserve"> </w:t>
      </w:r>
      <w:del w:id="90149" w:author="Claude" w:date="2026-10-18T12:00:00Z">
        <w:r w:rsidRPr="0065684E">
          <w:rPr>
            <w:color w:val="000000"/>
            <w:lang w:val="en-GB"/>
          </w:rPr>
          <w:delText xml:space="preserve">Logic model underpinning PARADISE and structuring the embedded process evaluation. Inputs and activities map onto outputs and onto short-, medium- and long-term outcomes across clinical, behavioural, health-economic and implementation domains. Solid arrows denote the hypothesised causal pathway from intervention delivery through adherence and offloading exposure to reduced ulceration; contextual moderators operating at the participant, professional and organisational levels are shown beneath. The model was developed by consortium consensus and defines the constructs the process evaluation is designed to measure.</w:delText>
        </w:r>
      </w:del>
      <w:ins w:id="90150" w:author="Claude" w:date="2026-10-18T12:00:00Z">
        <w:r>
          <w:rPr>
            <w:color w:val="000000"/>
            <w:lang w:val="en-GB"/>
          </w:rPr>
          <w:t xml:space="preserve">Logic model of PARADISE, which structures the process evaluation: inputs, activities, outputs and short-, medium- and long-term outcomes, with contextual moderators at participant, professional and organisational level.</w:t>
        </w:r>
      </w:ins>
    </w:p>
    <w:p w14:paraId="41DA7487" w14:textId="77777777" w:rsidR="0083430E" w:rsidRPr="0065684E" w:rsidRDefault="00BF6FC8">
      <w:pPr>
        <w:rPr>
          <w:lang w:val="en-GB"/>
        </w:rPr>
      </w:pPr>
      <w:r w:rsidRPr="0065684E">
        <w:rPr>
          <w:b/>
          <w:bCs/>
          <w:color w:val="000000"/>
          <w:lang w:val="en-GB"/>
        </w:rPr>
        <w:t>Figure 4.</w:t>
      </w:r>
      <w:r w:rsidRPr="0065684E">
        <w:rPr>
          <w:color w:val="000000"/>
          <w:lang w:val="en-GB"/>
        </w:rPr>
        <w:t xml:space="preserve"> </w:t>
      </w:r>
      <w:del w:id="90151" w:author="Claude" w:date="2026-10-18T12:00:00Z">
        <w:r w:rsidRPr="0065684E">
          <w:rPr>
            <w:color w:val="000000"/>
            <w:lang w:val="en-GB"/>
          </w:rPr>
          <w:delText xml:space="preserve">PRECIS-2 wheel positioning PARADISE on the explanatory–pragmatic continuum across the nine domains of eligibility, recruitment, setting, organisation, flexibility of delivery, flexibility of adherence, follow-up, primary outcome and primary analysis.</w:delText>
        </w:r>
      </w:del>
      <w:ins w:id="90152" w:author="Claude" w:date="2026-10-18T12:00:00Z">
        <w:r>
          <w:rPr>
            <w:color w:val="000000"/>
            <w:lang w:val="en-GB"/>
          </w:rPr>
          <w:t xml:space="preserve">PRECIS-2 wheel for PARADISE across the nine domains, rated by the trial team from 1 (very explanatory) to 5 (very pragmatic).</w:t>
        </w:r>
      </w:ins>
    </w:p>
    <w:p w14:paraId="74B5428B" w14:textId="77777777" w:rsidR="0083430E" w:rsidRPr="0065684E" w:rsidRDefault="00BF6FC8">
      <w:pPr>
        <w:rPr>
          <w:lang w:val="en-GB"/>
        </w:rPr>
      </w:pPr>
      <w:r w:rsidRPr="0065684E">
        <w:rPr>
          <w:b/>
          <w:bCs/>
          <w:color w:val="000000"/>
          <w:lang w:val="en-GB"/>
        </w:rPr>
        <w:t>Figure 5.</w:t>
      </w:r>
      <w:r w:rsidRPr="0065684E">
        <w:rPr>
          <w:color w:val="000000"/>
          <w:lang w:val="en-GB"/>
        </w:rPr>
        <w:t xml:space="preserve"> Determinants of cumulative plantar tissue stress and their measurement in PARADISE. </w:t>
      </w:r>
      <w:del w:id="90153" w:author="Claude" w:date="2026-10-18T12:00:00Z">
        <w:r w:rsidRPr="0065684E">
          <w:rPr>
            <w:color w:val="000000"/>
            <w:lang w:val="en-GB"/>
          </w:rPr>
          <w:delText xml:space="preserve">Region-specific in-shoe plantar pressure, weight-bearing activity and offloading adherence are recorded concurrently and integrated over follow-up, partitioned by whether prescribed footwear was worn. Two of the three determinants are modified by trial allocation; the third is observed. The hypothesised dose–response relationship with ulceration hazard is shown schematically, with the possibility of a threshold indicated. Current guidance lacks established thresholds derived from clinical outcome data </w:delText>
        </w:r>
        <w:sdt>
          <w:sdtPr>
            <w:tag w:val="CITATION LazzariniP19"/>
            <w:id w:val="1712716256"/>
            <w:citation/>
          </w:sdtPr>
          <w:sdtEndPr/>
          <w:sdtContent>
            <w:r>
              <w:fldChar w:fldCharType="begin"/>
            </w:r>
            <w:r w:rsidRPr="0065684E">
              <w:rPr>
                <w:lang w:val="en-GB"/>
              </w:rPr>
              <w:delInstrText xml:space="preserve"> CITATION LazzariniP19 \l 1033 </w:delInstrText>
            </w:r>
            <w:r>
              <w:fldChar w:fldCharType="separate"/>
            </w:r>
            <w:r w:rsidRPr="0065684E">
              <w:rPr>
                <w:noProof/>
                <w:lang w:val="en-GB"/>
              </w:rPr>
              <w:delText>(13)</w:delText>
            </w:r>
            <w:r>
              <w:fldChar w:fldCharType="end"/>
            </w:r>
          </w:sdtContent>
        </w:sdt>
        <w:r w:rsidRPr="0065684E">
          <w:rPr>
            <w:color w:val="000000"/>
            <w:lang w:val="en-GB"/>
          </w:rPr>
          <w:delText>. This analysis is exploratory and restricted to participants with adequate concurrent sensor coverage.</w:delText>
        </w:r>
      </w:del>
      <w:ins w:id="90154" w:author="Claude" w:date="2026-10-18T12:00:00Z">
        <w:r>
          <w:rPr>
            <w:color w:val="000000"/>
            <w:lang w:val="en-GB"/>
          </w:rPr>
          <w:t xml:space="preserve">Two of the three determinants are modified by allocation; the dose–response curve is schematic.</w:t>
        </w:r>
      </w:ins>
    </w:p>
    <w:p w14:paraId="68C6D717" w14:textId="77777777" w:rsidR="0083430E" w:rsidRPr="0065684E" w:rsidRDefault="00BF6FC8">
      <w:pPr>
        <w:pStyle w:val="Kop1"/>
        <w:rPr>
          <w:lang w:val="en-GB"/>
        </w:rPr>
      </w:pPr>
      <w:r w:rsidRPr="0065684E">
        <w:rPr>
          <w:color w:val="000000"/>
          <w:lang w:val="en-GB"/>
        </w:rPr>
        <w:t>Table legends</w:t>
      </w:r>
    </w:p>
    <w:p w14:paraId="2F366C4A" w14:textId="77777777" w:rsidR="0083430E" w:rsidRPr="0065684E" w:rsidRDefault="00BF6FC8">
      <w:pPr>
        <w:rPr>
          <w:lang w:val="en-GB"/>
        </w:rPr>
      </w:pPr>
      <w:r w:rsidRPr="0065684E">
        <w:rPr>
          <w:b/>
          <w:bCs/>
          <w:color w:val="000000"/>
          <w:lang w:val="en-GB"/>
        </w:rPr>
        <w:t>Table 1.</w:t>
      </w:r>
      <w:r w:rsidRPr="0065684E">
        <w:rPr>
          <w:color w:val="000000"/>
          <w:lang w:val="en-GB"/>
        </w:rPr>
        <w:t xml:space="preserve"> Participating Diabetic Foot Clinics, addresses, site investigators and centre type.</w:t>
      </w:r>
    </w:p>
    <w:p w14:paraId="55E5320A" w14:textId="77777777" w:rsidR="0083430E" w:rsidRPr="0065684E" w:rsidRDefault="00BF6FC8">
      <w:pPr>
        <w:rPr>
          <w:lang w:val="en-GB"/>
        </w:rPr>
      </w:pPr>
      <w:r w:rsidRPr="0065684E">
        <w:rPr>
          <w:b/>
          <w:bCs/>
          <w:color w:val="000000"/>
          <w:lang w:val="en-GB"/>
        </w:rPr>
        <w:t>Table 2.</w:t>
      </w:r>
      <w:r w:rsidRPr="0065684E">
        <w:rPr>
          <w:color w:val="000000"/>
          <w:lang w:val="en-GB"/>
        </w:rPr>
        <w:t xml:space="preserve"> Schedule of enrolment, interventions and assessments (SPIRIT 2025 diagram).</w:t>
      </w:r>
    </w:p>
    <w:p w14:paraId="54BD9DB2" w14:textId="77777777" w:rsidR="0083430E" w:rsidRPr="0065684E" w:rsidRDefault="00BF6FC8">
      <w:pPr>
        <w:rPr>
          <w:lang w:val="en-GB"/>
        </w:rPr>
      </w:pPr>
      <w:r w:rsidRPr="0065684E">
        <w:rPr>
          <w:b/>
          <w:bCs/>
          <w:color w:val="000000"/>
          <w:lang w:val="en-GB"/>
        </w:rPr>
        <w:lastRenderedPageBreak/>
        <w:t>Table 3.</w:t>
      </w:r>
      <w:r w:rsidRPr="0065684E">
        <w:rPr>
          <w:color w:val="000000"/>
          <w:lang w:val="en-GB"/>
        </w:rPr>
        <w:t xml:space="preserve"> Outcome measures: definitions, instruments, assessment timepoints and source case report forms.</w:t>
      </w:r>
    </w:p>
    <w:p w14:paraId="09579D5E" w14:textId="77777777" w:rsidR="0083430E" w:rsidRPr="0065684E" w:rsidRDefault="00BF6FC8">
      <w:pPr>
        <w:rPr>
          <w:lang w:val="en-GB"/>
        </w:rPr>
      </w:pPr>
      <w:r w:rsidRPr="0065684E">
        <w:rPr>
          <w:b/>
          <w:bCs/>
          <w:color w:val="000000"/>
          <w:lang w:val="en-GB"/>
        </w:rPr>
        <w:t>Table 4.</w:t>
      </w:r>
      <w:r w:rsidRPr="0065684E">
        <w:rPr>
          <w:color w:val="000000"/>
          <w:lang w:val="en-GB"/>
        </w:rPr>
        <w:t xml:space="preserve"> PARADISE intervention components: description, deliverer and timing.</w:t>
      </w:r>
    </w:p>
    <w:p w14:paraId="013CE19D" w14:textId="77777777" w:rsidR="0083430E" w:rsidRPr="0065684E" w:rsidRDefault="00BF6FC8">
      <w:pPr>
        <w:pStyle w:val="Kop1"/>
        <w:rPr>
          <w:lang w:val="en-GB"/>
        </w:rPr>
      </w:pPr>
      <w:r w:rsidRPr="0065684E">
        <w:rPr>
          <w:color w:val="000000"/>
          <w:lang w:val="en-GB"/>
        </w:rPr>
        <w:t>Appendices</w:t>
      </w:r>
    </w:p>
    <w:p w14:paraId="17A7FBEF" w14:textId="77777777" w:rsidR="0083430E" w:rsidRPr="0065684E" w:rsidRDefault="00BF6FC8">
      <w:pPr>
        <w:rPr>
          <w:lang w:val="en-GB"/>
        </w:rPr>
      </w:pPr>
      <w:r w:rsidRPr="0065684E">
        <w:rPr>
          <w:b/>
          <w:bCs/>
          <w:color w:val="000000"/>
          <w:lang w:val="en-GB"/>
        </w:rPr>
        <w:t>Additional file 1.</w:t>
      </w:r>
      <w:r w:rsidRPr="0065684E">
        <w:rPr>
          <w:color w:val="000000"/>
          <w:lang w:val="en-GB"/>
        </w:rPr>
        <w:t xml:space="preserve"> Completed SPIRIT 2025 checklist.</w:t>
      </w:r>
    </w:p>
    <w:p w14:paraId="2278C6A2" w14:textId="77777777" w:rsidR="0083430E" w:rsidRPr="0065684E" w:rsidRDefault="00BF6FC8">
      <w:pPr>
        <w:rPr>
          <w:lang w:val="en-GB"/>
        </w:rPr>
      </w:pPr>
      <w:r w:rsidRPr="0065684E">
        <w:rPr>
          <w:b/>
          <w:bCs/>
          <w:color w:val="000000"/>
          <w:lang w:val="en-GB"/>
        </w:rPr>
        <w:t>Additional file 2.</w:t>
      </w:r>
      <w:r w:rsidRPr="0065684E">
        <w:rPr>
          <w:color w:val="000000"/>
          <w:lang w:val="en-GB"/>
        </w:rPr>
        <w:t xml:space="preserve"> Completed TIDieR checklist for the PARADISE intervention.</w:t>
      </w:r>
    </w:p>
    <w:p w14:paraId="0E690CC9" w14:textId="77777777" w:rsidR="0083430E" w:rsidRPr="0065684E" w:rsidRDefault="00BF6FC8">
      <w:pPr>
        <w:rPr>
          <w:lang w:val="en-GB"/>
        </w:rPr>
      </w:pPr>
      <w:r w:rsidRPr="0065684E">
        <w:rPr>
          <w:b/>
          <w:bCs/>
          <w:color w:val="000000"/>
          <w:lang w:val="en-GB"/>
        </w:rPr>
        <w:t>Additional file 3.</w:t>
      </w:r>
      <w:r w:rsidRPr="0065684E">
        <w:rPr>
          <w:color w:val="000000"/>
          <w:lang w:val="en-GB"/>
        </w:rPr>
        <w:t xml:space="preserve"> Model informed consent documentation.</w:t>
      </w:r>
    </w:p>
    <w:p w14:paraId="6F1C2145" w14:textId="77777777" w:rsidR="0083430E" w:rsidRPr="0065684E" w:rsidRDefault="00BF6FC8">
      <w:pPr>
        <w:rPr>
          <w:lang w:val="en-GB"/>
        </w:rPr>
      </w:pPr>
      <w:r w:rsidRPr="0065684E">
        <w:rPr>
          <w:b/>
          <w:bCs/>
          <w:color w:val="000000"/>
          <w:lang w:val="en-GB"/>
        </w:rPr>
        <w:t>Additional file 4.</w:t>
      </w:r>
      <w:r w:rsidRPr="0065684E">
        <w:rPr>
          <w:color w:val="000000"/>
          <w:lang w:val="en-GB"/>
        </w:rPr>
        <w:t xml:space="preserve"> Statistical analysis plan (to be deposited before database lock).</w:t>
      </w:r>
    </w:p>
    <w:p w14:paraId="253536A3" w14:textId="77777777" w:rsidR="0083430E" w:rsidRPr="0065684E" w:rsidRDefault="00BF6FC8">
      <w:pPr>
        <w:rPr>
          <w:lang w:val="en-GB"/>
        </w:rPr>
      </w:pPr>
      <w:r w:rsidRPr="0065684E">
        <w:rPr>
          <w:b/>
          <w:bCs/>
          <w:color w:val="000000"/>
          <w:lang w:val="en-GB"/>
        </w:rPr>
        <w:t>Additional file 5.</w:t>
      </w:r>
      <w:r w:rsidRPr="0065684E">
        <w:rPr>
          <w:color w:val="000000"/>
          <w:lang w:val="en-GB"/>
        </w:rPr>
        <w:t xml:space="preserve"> Ethical approval document.</w:t>
      </w:r>
    </w:p>
    <w:p w14:paraId="057DCFEE" w14:textId="77777777" w:rsidR="0083430E" w:rsidRPr="0065684E" w:rsidRDefault="00BF6FC8">
      <w:pPr>
        <w:rPr>
          <w:lang w:val="en-GB"/>
        </w:rPr>
      </w:pPr>
      <w:r w:rsidRPr="0065684E">
        <w:rPr>
          <w:b/>
          <w:bCs/>
          <w:color w:val="000000"/>
          <w:lang w:val="en-GB"/>
        </w:rPr>
        <w:t>Additional file 6.</w:t>
      </w:r>
      <w:r w:rsidRPr="0065684E">
        <w:rPr>
          <w:color w:val="000000"/>
          <w:lang w:val="en-GB"/>
        </w:rPr>
        <w:t xml:space="preserve"> Original funding documentation (FWO T000226N).</w:t>
      </w:r>
    </w:p>
    <w:p w14:paraId="469E803A" w14:textId="77777777" w:rsidR="0083430E" w:rsidRPr="0065684E" w:rsidRDefault="00BF6FC8">
      <w:pPr>
        <w:rPr>
          <w:lang w:val="en-GB"/>
        </w:rPr>
      </w:pPr>
      <w:r w:rsidRPr="0065684E">
        <w:rPr>
          <w:b/>
          <w:bCs/>
          <w:color w:val="000000"/>
          <w:lang w:val="en-GB"/>
        </w:rPr>
        <w:t xml:space="preserve">Additional file 7. </w:t>
      </w:r>
      <w:r w:rsidRPr="005E6EAF">
        <w:rPr>
          <w:color w:val="000000"/>
          <w:lang w:val="en-GB"/>
        </w:rPr>
        <w:t xml:space="preserve">Statistical power for ulcer recurrence across assumed intervention effects (n = 122 analysable participants; usual-care 18-month recurrence fixed at 50%; two-sided </w:t>
      </w:r>
      <w:r w:rsidRPr="005E6EAF">
        <w:rPr>
          <w:color w:val="000000"/>
        </w:rPr>
        <w:t>α</w:t>
      </w:r>
      <w:r w:rsidRPr="005E6EAF">
        <w:rPr>
          <w:color w:val="000000"/>
          <w:lang w:val="en-GB"/>
        </w:rPr>
        <w:t xml:space="preserve"> = 0.05; log-rank test).</w:t>
      </w:r>
    </w:p>
    <w:p w14:paraId="49AA15B3" w14:textId="77777777" w:rsidR="0083430E" w:rsidRDefault="00BF6FC8">
      <w:pPr>
        <w:pStyle w:val="Kop1"/>
      </w:pPr>
      <w:r>
        <w:rPr>
          <w:color w:val="000000"/>
        </w:rPr>
        <w:t>Tables</w:t>
      </w:r>
    </w:p>
    <w:p w14:paraId="1D0F4BB2" w14:textId="77777777" w:rsidR="0083430E" w:rsidRDefault="00BF6FC8">
      <w:pPr>
        <w:pStyle w:val="Kop2"/>
      </w:pPr>
      <w:r>
        <w:rPr>
          <w:color w:val="000000"/>
        </w:rPr>
        <w:t>Table 1. Participating Diabetic Foot Clinics, addresses, site investigators and centre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2578"/>
        <w:gridCol w:w="1818"/>
        <w:gridCol w:w="1205"/>
      </w:tblGrid>
      <w:tr w:rsidR="0083430E" w14:paraId="19047F3E" w14:textId="77777777">
        <w:tc>
          <w:tcPr>
            <w:tcW w:w="0" w:type="auto"/>
          </w:tcPr>
          <w:p w14:paraId="6ED7B311" w14:textId="77777777" w:rsidR="0083430E" w:rsidRDefault="00BF6FC8">
            <w:r>
              <w:rPr>
                <w:b/>
                <w:bCs/>
                <w:color w:val="000000"/>
              </w:rPr>
              <w:t>Site</w:t>
            </w:r>
          </w:p>
        </w:tc>
        <w:tc>
          <w:tcPr>
            <w:tcW w:w="0" w:type="auto"/>
          </w:tcPr>
          <w:p w14:paraId="63FD9759" w14:textId="77777777" w:rsidR="0083430E" w:rsidRDefault="00BF6FC8">
            <w:r>
              <w:rPr>
                <w:b/>
                <w:bCs/>
                <w:color w:val="000000"/>
              </w:rPr>
              <w:t>Address</w:t>
            </w:r>
          </w:p>
        </w:tc>
        <w:tc>
          <w:tcPr>
            <w:tcW w:w="0" w:type="auto"/>
          </w:tcPr>
          <w:p w14:paraId="12A41B0F" w14:textId="77777777" w:rsidR="0083430E" w:rsidRDefault="00BF6FC8">
            <w:r>
              <w:rPr>
                <w:b/>
                <w:bCs/>
                <w:color w:val="000000"/>
              </w:rPr>
              <w:t>Site Investigator</w:t>
            </w:r>
          </w:p>
        </w:tc>
        <w:tc>
          <w:tcPr>
            <w:tcW w:w="0" w:type="auto"/>
          </w:tcPr>
          <w:p w14:paraId="3CAECD3D" w14:textId="77777777" w:rsidR="0083430E" w:rsidRDefault="00BF6FC8">
            <w:r>
              <w:rPr>
                <w:b/>
                <w:bCs/>
                <w:color w:val="000000"/>
              </w:rPr>
              <w:t>Type</w:t>
            </w:r>
          </w:p>
        </w:tc>
      </w:tr>
      <w:tr w:rsidR="0083430E" w14:paraId="4BD89F74" w14:textId="77777777">
        <w:tc>
          <w:tcPr>
            <w:tcW w:w="0" w:type="auto"/>
          </w:tcPr>
          <w:p w14:paraId="5C923E72" w14:textId="77777777" w:rsidR="0083430E" w:rsidRPr="0065684E" w:rsidRDefault="00BF6FC8">
            <w:pPr>
              <w:rPr>
                <w:lang w:val="en-GB"/>
              </w:rPr>
            </w:pPr>
            <w:r w:rsidRPr="0065684E">
              <w:rPr>
                <w:color w:val="000000"/>
                <w:lang w:val="en-GB"/>
              </w:rPr>
              <w:t>University Hospitals Leuven — Diabetic Foot Clinic</w:t>
            </w:r>
          </w:p>
        </w:tc>
        <w:tc>
          <w:tcPr>
            <w:tcW w:w="0" w:type="auto"/>
          </w:tcPr>
          <w:p w14:paraId="71727BD8" w14:textId="77777777" w:rsidR="0083430E" w:rsidRDefault="00BF6FC8">
            <w:r>
              <w:rPr>
                <w:color w:val="000000"/>
              </w:rPr>
              <w:t>Herestraat 49, 3000 Leuven</w:t>
            </w:r>
          </w:p>
        </w:tc>
        <w:tc>
          <w:tcPr>
            <w:tcW w:w="0" w:type="auto"/>
          </w:tcPr>
          <w:p w14:paraId="500604E7" w14:textId="77777777" w:rsidR="0083430E" w:rsidRDefault="00BF6FC8">
            <w:r>
              <w:rPr>
                <w:color w:val="000000"/>
              </w:rPr>
              <w:t>Prof. Giovanni Matricali</w:t>
            </w:r>
          </w:p>
        </w:tc>
        <w:tc>
          <w:tcPr>
            <w:tcW w:w="0" w:type="auto"/>
          </w:tcPr>
          <w:p w14:paraId="11F70071" w14:textId="77777777" w:rsidR="0083430E" w:rsidRDefault="00BF6FC8">
            <w:r>
              <w:rPr>
                <w:color w:val="000000"/>
              </w:rPr>
              <w:t>Academic</w:t>
            </w:r>
          </w:p>
        </w:tc>
      </w:tr>
      <w:tr w:rsidR="0083430E" w14:paraId="52A6D8D2" w14:textId="77777777">
        <w:tc>
          <w:tcPr>
            <w:tcW w:w="0" w:type="auto"/>
          </w:tcPr>
          <w:p w14:paraId="506A0C04" w14:textId="77777777" w:rsidR="0083430E" w:rsidRPr="0065684E" w:rsidRDefault="00BF6FC8">
            <w:pPr>
              <w:rPr>
                <w:lang w:val="en-GB"/>
              </w:rPr>
            </w:pPr>
            <w:r w:rsidRPr="0065684E">
              <w:rPr>
                <w:color w:val="000000"/>
                <w:lang w:val="en-GB"/>
              </w:rPr>
              <w:t>Antwerp University Hospital (UZA) — Diabetic Foot Clinic</w:t>
            </w:r>
          </w:p>
        </w:tc>
        <w:tc>
          <w:tcPr>
            <w:tcW w:w="0" w:type="auto"/>
          </w:tcPr>
          <w:p w14:paraId="0F5BDE5B" w14:textId="77777777" w:rsidR="0083430E" w:rsidRDefault="00BF6FC8">
            <w:r>
              <w:rPr>
                <w:color w:val="000000"/>
              </w:rPr>
              <w:t>Drie Eikenstraat 655, 2650 Edegem</w:t>
            </w:r>
          </w:p>
        </w:tc>
        <w:tc>
          <w:tcPr>
            <w:tcW w:w="0" w:type="auto"/>
          </w:tcPr>
          <w:p w14:paraId="526E07EC" w14:textId="77777777" w:rsidR="0083430E" w:rsidRDefault="00BF6FC8">
            <w:r>
              <w:rPr>
                <w:color w:val="000000"/>
              </w:rPr>
              <w:t>Prof. Eveline Dirinck</w:t>
            </w:r>
          </w:p>
        </w:tc>
        <w:tc>
          <w:tcPr>
            <w:tcW w:w="0" w:type="auto"/>
          </w:tcPr>
          <w:p w14:paraId="6232D1C8" w14:textId="77777777" w:rsidR="0083430E" w:rsidRDefault="00BF6FC8">
            <w:r>
              <w:rPr>
                <w:color w:val="000000"/>
              </w:rPr>
              <w:t>Academic</w:t>
            </w:r>
          </w:p>
        </w:tc>
      </w:tr>
      <w:tr w:rsidR="0083430E" w14:paraId="54B2D7F4" w14:textId="77777777">
        <w:tc>
          <w:tcPr>
            <w:tcW w:w="0" w:type="auto"/>
          </w:tcPr>
          <w:p w14:paraId="65D8D118" w14:textId="77777777" w:rsidR="0083430E" w:rsidRPr="0065684E" w:rsidRDefault="00BF6FC8">
            <w:pPr>
              <w:rPr>
                <w:lang w:val="en-GB"/>
              </w:rPr>
            </w:pPr>
            <w:r w:rsidRPr="0065684E">
              <w:rPr>
                <w:color w:val="000000"/>
                <w:lang w:val="en-GB"/>
              </w:rPr>
              <w:t>Ghent University Hospital — Diabetic Foot Clinic</w:t>
            </w:r>
          </w:p>
        </w:tc>
        <w:tc>
          <w:tcPr>
            <w:tcW w:w="0" w:type="auto"/>
          </w:tcPr>
          <w:p w14:paraId="49DA79A2" w14:textId="77777777" w:rsidR="0083430E" w:rsidRDefault="00BF6FC8">
            <w:r>
              <w:rPr>
                <w:color w:val="000000"/>
              </w:rPr>
              <w:t>Corneel Heymanslaan 10, 9000 Ghent</w:t>
            </w:r>
          </w:p>
        </w:tc>
        <w:tc>
          <w:tcPr>
            <w:tcW w:w="0" w:type="auto"/>
          </w:tcPr>
          <w:p w14:paraId="5D79159D" w14:textId="77777777" w:rsidR="0083430E" w:rsidRDefault="00BF6FC8">
            <w:r>
              <w:rPr>
                <w:color w:val="000000"/>
              </w:rPr>
              <w:t>Prof. Caren Randon</w:t>
            </w:r>
          </w:p>
        </w:tc>
        <w:tc>
          <w:tcPr>
            <w:tcW w:w="0" w:type="auto"/>
          </w:tcPr>
          <w:p w14:paraId="093F191B" w14:textId="77777777" w:rsidR="0083430E" w:rsidRDefault="00BF6FC8">
            <w:r>
              <w:rPr>
                <w:color w:val="000000"/>
              </w:rPr>
              <w:t>Academic</w:t>
            </w:r>
          </w:p>
        </w:tc>
      </w:tr>
      <w:tr w:rsidR="0083430E" w14:paraId="258DBAC9" w14:textId="77777777">
        <w:tc>
          <w:tcPr>
            <w:tcW w:w="0" w:type="auto"/>
          </w:tcPr>
          <w:p w14:paraId="6C139FDA" w14:textId="77777777" w:rsidR="0083430E" w:rsidRDefault="00BF6FC8">
            <w:r>
              <w:rPr>
                <w:color w:val="000000"/>
              </w:rPr>
              <w:t>Azorg — Diabetic Foot Clinic</w:t>
            </w:r>
          </w:p>
        </w:tc>
        <w:tc>
          <w:tcPr>
            <w:tcW w:w="0" w:type="auto"/>
          </w:tcPr>
          <w:p w14:paraId="47E863D5" w14:textId="77777777" w:rsidR="0083430E" w:rsidRDefault="00BF6FC8">
            <w:r>
              <w:rPr>
                <w:color w:val="000000"/>
              </w:rPr>
              <w:t>Moorselbaan 164, 9300 Aalst</w:t>
            </w:r>
          </w:p>
        </w:tc>
        <w:tc>
          <w:tcPr>
            <w:tcW w:w="0" w:type="auto"/>
          </w:tcPr>
          <w:p w14:paraId="394AC31D" w14:textId="77777777" w:rsidR="0083430E" w:rsidRDefault="00BF6FC8">
            <w:r>
              <w:rPr>
                <w:color w:val="000000"/>
              </w:rPr>
              <w:t>Prof. Frank Nobels</w:t>
            </w:r>
          </w:p>
        </w:tc>
        <w:tc>
          <w:tcPr>
            <w:tcW w:w="0" w:type="auto"/>
          </w:tcPr>
          <w:p w14:paraId="042BF61F" w14:textId="77777777" w:rsidR="0083430E" w:rsidRDefault="00BF6FC8">
            <w:r>
              <w:rPr>
                <w:color w:val="000000"/>
              </w:rPr>
              <w:t>Non-academic</w:t>
            </w:r>
          </w:p>
        </w:tc>
      </w:tr>
      <w:tr w:rsidR="0083430E" w14:paraId="2AC90B00" w14:textId="77777777">
        <w:tc>
          <w:tcPr>
            <w:tcW w:w="0" w:type="auto"/>
          </w:tcPr>
          <w:p w14:paraId="49437B59" w14:textId="77777777" w:rsidR="0083430E" w:rsidRPr="0065684E" w:rsidRDefault="00BF6FC8">
            <w:pPr>
              <w:rPr>
                <w:lang w:val="en-GB"/>
              </w:rPr>
            </w:pPr>
            <w:r w:rsidRPr="0065684E">
              <w:rPr>
                <w:color w:val="000000"/>
                <w:lang w:val="en-GB"/>
              </w:rPr>
              <w:lastRenderedPageBreak/>
              <w:t>AZ Sint-Jan Brugge — Diabetic Foot Clinic</w:t>
            </w:r>
          </w:p>
        </w:tc>
        <w:tc>
          <w:tcPr>
            <w:tcW w:w="0" w:type="auto"/>
          </w:tcPr>
          <w:p w14:paraId="3CDFE65D" w14:textId="77777777" w:rsidR="0083430E" w:rsidRDefault="00BF6FC8">
            <w:r>
              <w:rPr>
                <w:color w:val="000000"/>
              </w:rPr>
              <w:t>Ruddershove 10, 8000 Bruges</w:t>
            </w:r>
          </w:p>
        </w:tc>
        <w:tc>
          <w:tcPr>
            <w:tcW w:w="0" w:type="auto"/>
          </w:tcPr>
          <w:p w14:paraId="7495603D" w14:textId="77777777" w:rsidR="0083430E" w:rsidRDefault="00BF6FC8">
            <w:r>
              <w:rPr>
                <w:color w:val="000000"/>
              </w:rPr>
              <w:t>Dr. Youri Taes</w:t>
            </w:r>
          </w:p>
        </w:tc>
        <w:tc>
          <w:tcPr>
            <w:tcW w:w="0" w:type="auto"/>
          </w:tcPr>
          <w:p w14:paraId="2199F7ED" w14:textId="77777777" w:rsidR="0083430E" w:rsidRDefault="00BF6FC8">
            <w:r>
              <w:rPr>
                <w:color w:val="000000"/>
              </w:rPr>
              <w:t>Non-academic</w:t>
            </w:r>
          </w:p>
        </w:tc>
      </w:tr>
      <w:tr w:rsidR="0083430E" w14:paraId="5EF2187C" w14:textId="77777777">
        <w:tc>
          <w:tcPr>
            <w:tcW w:w="0" w:type="auto"/>
          </w:tcPr>
          <w:p w14:paraId="7DB7D8E9" w14:textId="77777777" w:rsidR="0083430E" w:rsidRPr="0065684E" w:rsidRDefault="00BF6FC8">
            <w:pPr>
              <w:rPr>
                <w:lang w:val="en-GB"/>
              </w:rPr>
            </w:pPr>
            <w:r w:rsidRPr="0065684E">
              <w:rPr>
                <w:color w:val="000000"/>
                <w:lang w:val="en-GB"/>
              </w:rPr>
              <w:t>AZ Groeninge — Diabetic Foot Clinic</w:t>
            </w:r>
          </w:p>
        </w:tc>
        <w:tc>
          <w:tcPr>
            <w:tcW w:w="0" w:type="auto"/>
          </w:tcPr>
          <w:p w14:paraId="110961A7" w14:textId="77777777" w:rsidR="0083430E" w:rsidRDefault="00BF6FC8">
            <w:r>
              <w:rPr>
                <w:color w:val="000000"/>
              </w:rPr>
              <w:t>President Kennedylaan 4, 8500 Kortrijk</w:t>
            </w:r>
          </w:p>
        </w:tc>
        <w:tc>
          <w:tcPr>
            <w:tcW w:w="0" w:type="auto"/>
          </w:tcPr>
          <w:p w14:paraId="2FF3F2A6" w14:textId="77777777" w:rsidR="0083430E" w:rsidRDefault="00BF6FC8">
            <w:r>
              <w:rPr>
                <w:color w:val="000000"/>
              </w:rPr>
              <w:t>Dr. Gertjan Vereecke</w:t>
            </w:r>
          </w:p>
        </w:tc>
        <w:tc>
          <w:tcPr>
            <w:tcW w:w="0" w:type="auto"/>
          </w:tcPr>
          <w:p w14:paraId="3CB09FE0" w14:textId="77777777" w:rsidR="0083430E" w:rsidRDefault="00BF6FC8">
            <w:r>
              <w:rPr>
                <w:color w:val="000000"/>
              </w:rPr>
              <w:t>Non-academic</w:t>
            </w:r>
          </w:p>
        </w:tc>
      </w:tr>
    </w:tbl>
    <w:p w14:paraId="08A22B29" w14:textId="77777777" w:rsidR="0083430E" w:rsidRPr="0065684E" w:rsidRDefault="00BF6FC8">
      <w:pPr>
        <w:pStyle w:val="Kop2"/>
        <w:rPr>
          <w:lang w:val="en-GB"/>
        </w:rPr>
      </w:pPr>
      <w:r w:rsidRPr="0065684E">
        <w:rPr>
          <w:color w:val="000000"/>
          <w:lang w:val="en-GB"/>
        </w:rPr>
        <w:t>Table 2. Schedule of enrolment, interventions and assessments (SPIRIT 2025 diagram).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8"/>
        <w:gridCol w:w="714"/>
        <w:gridCol w:w="1187"/>
        <w:gridCol w:w="314"/>
        <w:gridCol w:w="194"/>
        <w:gridCol w:w="194"/>
        <w:gridCol w:w="194"/>
        <w:gridCol w:w="260"/>
        <w:gridCol w:w="260"/>
        <w:gridCol w:w="260"/>
        <w:gridCol w:w="721"/>
      </w:tblGrid>
      <w:tr w:rsidR="0083430E" w14:paraId="2BFBD03B" w14:textId="77777777" w:rsidTr="005E6EAF">
        <w:tc>
          <w:tcPr>
            <w:tcW w:w="0" w:type="auto"/>
          </w:tcPr>
          <w:p w14:paraId="505E7CC4" w14:textId="77777777" w:rsidR="0083430E" w:rsidRDefault="00BF6FC8">
            <w:r>
              <w:rPr>
                <w:b/>
                <w:bCs/>
                <w:color w:val="000000"/>
              </w:rPr>
              <w:t>Procedure</w:t>
            </w:r>
          </w:p>
        </w:tc>
        <w:tc>
          <w:tcPr>
            <w:tcW w:w="0" w:type="auto"/>
          </w:tcPr>
          <w:p w14:paraId="53E53FDF" w14:textId="77777777" w:rsidR="0083430E" w:rsidRDefault="00BF6FC8">
            <w:r>
              <w:rPr>
                <w:b/>
                <w:bCs/>
                <w:color w:val="000000"/>
              </w:rPr>
              <w:t>Screen</w:t>
            </w:r>
          </w:p>
        </w:tc>
        <w:tc>
          <w:tcPr>
            <w:tcW w:w="0" w:type="auto"/>
          </w:tcPr>
          <w:p w14:paraId="1CD03198" w14:textId="77777777" w:rsidR="0083430E" w:rsidRDefault="00BF6FC8">
            <w:r>
              <w:rPr>
                <w:b/>
                <w:bCs/>
                <w:color w:val="000000"/>
              </w:rPr>
              <w:t>Rand./Base</w:t>
            </w:r>
          </w:p>
        </w:tc>
        <w:tc>
          <w:tcPr>
            <w:tcW w:w="0" w:type="auto"/>
          </w:tcPr>
          <w:p w14:paraId="7A0B570D" w14:textId="77777777" w:rsidR="0083430E" w:rsidRDefault="00BF6FC8">
            <w:r>
              <w:rPr>
                <w:b/>
                <w:bCs/>
                <w:color w:val="000000"/>
              </w:rPr>
              <w:t>V2</w:t>
            </w:r>
          </w:p>
        </w:tc>
        <w:tc>
          <w:tcPr>
            <w:tcW w:w="0" w:type="auto"/>
          </w:tcPr>
          <w:p w14:paraId="20178ED4" w14:textId="77777777" w:rsidR="0083430E" w:rsidRDefault="00BF6FC8">
            <w:r>
              <w:rPr>
                <w:b/>
                <w:bCs/>
                <w:color w:val="000000"/>
              </w:rPr>
              <w:t>3</w:t>
            </w:r>
          </w:p>
        </w:tc>
        <w:tc>
          <w:tcPr>
            <w:tcW w:w="0" w:type="auto"/>
          </w:tcPr>
          <w:p w14:paraId="42CF0D4B" w14:textId="77777777" w:rsidR="0083430E" w:rsidRDefault="00BF6FC8">
            <w:r>
              <w:rPr>
                <w:b/>
                <w:bCs/>
                <w:color w:val="000000"/>
              </w:rPr>
              <w:t>6</w:t>
            </w:r>
          </w:p>
        </w:tc>
        <w:tc>
          <w:tcPr>
            <w:tcW w:w="0" w:type="auto"/>
          </w:tcPr>
          <w:p w14:paraId="1C3DCB84" w14:textId="77777777" w:rsidR="0083430E" w:rsidRDefault="00BF6FC8">
            <w:r>
              <w:rPr>
                <w:b/>
                <w:bCs/>
                <w:color w:val="000000"/>
              </w:rPr>
              <w:t>9</w:t>
            </w:r>
          </w:p>
        </w:tc>
        <w:tc>
          <w:tcPr>
            <w:tcW w:w="0" w:type="auto"/>
          </w:tcPr>
          <w:p w14:paraId="09B5558E" w14:textId="77777777" w:rsidR="0083430E" w:rsidRDefault="00BF6FC8">
            <w:r>
              <w:rPr>
                <w:b/>
                <w:bCs/>
                <w:color w:val="000000"/>
              </w:rPr>
              <w:t>12</w:t>
            </w:r>
          </w:p>
        </w:tc>
        <w:tc>
          <w:tcPr>
            <w:tcW w:w="0" w:type="auto"/>
          </w:tcPr>
          <w:p w14:paraId="0C9FF0D2" w14:textId="77777777" w:rsidR="0083430E" w:rsidRDefault="00BF6FC8">
            <w:r>
              <w:rPr>
                <w:b/>
                <w:bCs/>
                <w:color w:val="000000"/>
              </w:rPr>
              <w:t>15</w:t>
            </w:r>
          </w:p>
        </w:tc>
        <w:tc>
          <w:tcPr>
            <w:tcW w:w="0" w:type="auto"/>
          </w:tcPr>
          <w:p w14:paraId="6EE65FA9" w14:textId="77777777" w:rsidR="0083430E" w:rsidRDefault="00BF6FC8">
            <w:r>
              <w:rPr>
                <w:b/>
                <w:bCs/>
                <w:color w:val="000000"/>
              </w:rPr>
              <w:t>18</w:t>
            </w:r>
          </w:p>
        </w:tc>
        <w:tc>
          <w:tcPr>
            <w:tcW w:w="0" w:type="auto"/>
          </w:tcPr>
          <w:p w14:paraId="16F0B927" w14:textId="77777777" w:rsidR="0083430E" w:rsidRDefault="00BF6FC8">
            <w:r>
              <w:rPr>
                <w:b/>
                <w:bCs/>
                <w:color w:val="000000"/>
              </w:rPr>
              <w:t>Unsch.</w:t>
            </w:r>
          </w:p>
        </w:tc>
      </w:tr>
      <w:tr w:rsidR="0083430E" w14:paraId="2DB96DD4" w14:textId="77777777" w:rsidTr="005E6EAF">
        <w:tc>
          <w:tcPr>
            <w:tcW w:w="0" w:type="auto"/>
          </w:tcPr>
          <w:p w14:paraId="767030B6" w14:textId="77777777" w:rsidR="0083430E" w:rsidRPr="005E6EAF" w:rsidRDefault="00BF6FC8">
            <w:pPr>
              <w:rPr>
                <w:b/>
                <w:bCs/>
              </w:rPr>
            </w:pPr>
            <w:r w:rsidRPr="005E6EAF">
              <w:rPr>
                <w:b/>
                <w:bCs/>
                <w:color w:val="000000"/>
              </w:rPr>
              <w:t>ENROLMENT</w:t>
            </w:r>
          </w:p>
        </w:tc>
        <w:tc>
          <w:tcPr>
            <w:tcW w:w="0" w:type="auto"/>
          </w:tcPr>
          <w:p w14:paraId="4909A8AF" w14:textId="77777777" w:rsidR="0083430E" w:rsidRDefault="0083430E"/>
        </w:tc>
        <w:tc>
          <w:tcPr>
            <w:tcW w:w="0" w:type="auto"/>
          </w:tcPr>
          <w:p w14:paraId="12991114" w14:textId="77777777" w:rsidR="0083430E" w:rsidRDefault="0083430E"/>
        </w:tc>
        <w:tc>
          <w:tcPr>
            <w:tcW w:w="0" w:type="auto"/>
          </w:tcPr>
          <w:p w14:paraId="1530D508" w14:textId="77777777" w:rsidR="0083430E" w:rsidRDefault="0083430E"/>
        </w:tc>
        <w:tc>
          <w:tcPr>
            <w:tcW w:w="0" w:type="auto"/>
          </w:tcPr>
          <w:p w14:paraId="0D694031" w14:textId="77777777" w:rsidR="0083430E" w:rsidRDefault="0083430E"/>
        </w:tc>
        <w:tc>
          <w:tcPr>
            <w:tcW w:w="0" w:type="auto"/>
          </w:tcPr>
          <w:p w14:paraId="19D058B1" w14:textId="77777777" w:rsidR="0083430E" w:rsidRDefault="0083430E"/>
        </w:tc>
        <w:tc>
          <w:tcPr>
            <w:tcW w:w="0" w:type="auto"/>
          </w:tcPr>
          <w:p w14:paraId="68E73D50" w14:textId="77777777" w:rsidR="0083430E" w:rsidRDefault="0083430E"/>
        </w:tc>
        <w:tc>
          <w:tcPr>
            <w:tcW w:w="0" w:type="auto"/>
          </w:tcPr>
          <w:p w14:paraId="0A281D0D" w14:textId="77777777" w:rsidR="0083430E" w:rsidRDefault="0083430E"/>
        </w:tc>
        <w:tc>
          <w:tcPr>
            <w:tcW w:w="0" w:type="auto"/>
          </w:tcPr>
          <w:p w14:paraId="3FEF4048" w14:textId="77777777" w:rsidR="0083430E" w:rsidRDefault="0083430E"/>
        </w:tc>
        <w:tc>
          <w:tcPr>
            <w:tcW w:w="0" w:type="auto"/>
          </w:tcPr>
          <w:p w14:paraId="5881EBB6" w14:textId="77777777" w:rsidR="0083430E" w:rsidRDefault="0083430E"/>
        </w:tc>
        <w:tc>
          <w:tcPr>
            <w:tcW w:w="0" w:type="auto"/>
          </w:tcPr>
          <w:p w14:paraId="0B3C91FE" w14:textId="77777777" w:rsidR="0083430E" w:rsidRDefault="0083430E"/>
        </w:tc>
      </w:tr>
      <w:tr w:rsidR="0083430E" w14:paraId="05552EC8" w14:textId="77777777" w:rsidTr="005E6EAF">
        <w:tc>
          <w:tcPr>
            <w:tcW w:w="0" w:type="auto"/>
          </w:tcPr>
          <w:p w14:paraId="3DB72C77" w14:textId="77777777" w:rsidR="0083430E" w:rsidRDefault="00BF6FC8">
            <w:r>
              <w:rPr>
                <w:color w:val="000000"/>
              </w:rPr>
              <w:t>Eligibility screening</w:t>
            </w:r>
          </w:p>
        </w:tc>
        <w:tc>
          <w:tcPr>
            <w:tcW w:w="0" w:type="auto"/>
          </w:tcPr>
          <w:p w14:paraId="3731B1E4" w14:textId="77777777" w:rsidR="0083430E" w:rsidRDefault="00BF6FC8">
            <w:r>
              <w:rPr>
                <w:color w:val="000000"/>
              </w:rPr>
              <w:t>X</w:t>
            </w:r>
          </w:p>
        </w:tc>
        <w:tc>
          <w:tcPr>
            <w:tcW w:w="0" w:type="auto"/>
          </w:tcPr>
          <w:p w14:paraId="08823772" w14:textId="77777777" w:rsidR="0083430E" w:rsidRDefault="0083430E"/>
        </w:tc>
        <w:tc>
          <w:tcPr>
            <w:tcW w:w="0" w:type="auto"/>
          </w:tcPr>
          <w:p w14:paraId="0695CC10" w14:textId="77777777" w:rsidR="0083430E" w:rsidRDefault="0083430E"/>
        </w:tc>
        <w:tc>
          <w:tcPr>
            <w:tcW w:w="0" w:type="auto"/>
          </w:tcPr>
          <w:p w14:paraId="3BC22567" w14:textId="77777777" w:rsidR="0083430E" w:rsidRDefault="0083430E"/>
        </w:tc>
        <w:tc>
          <w:tcPr>
            <w:tcW w:w="0" w:type="auto"/>
          </w:tcPr>
          <w:p w14:paraId="2221C4F9" w14:textId="77777777" w:rsidR="0083430E" w:rsidRDefault="0083430E"/>
        </w:tc>
        <w:tc>
          <w:tcPr>
            <w:tcW w:w="0" w:type="auto"/>
          </w:tcPr>
          <w:p w14:paraId="048E5529" w14:textId="77777777" w:rsidR="0083430E" w:rsidRDefault="0083430E"/>
        </w:tc>
        <w:tc>
          <w:tcPr>
            <w:tcW w:w="0" w:type="auto"/>
          </w:tcPr>
          <w:p w14:paraId="6365AB0F" w14:textId="77777777" w:rsidR="0083430E" w:rsidRDefault="0083430E"/>
        </w:tc>
        <w:tc>
          <w:tcPr>
            <w:tcW w:w="0" w:type="auto"/>
          </w:tcPr>
          <w:p w14:paraId="4E603BE2" w14:textId="77777777" w:rsidR="0083430E" w:rsidRDefault="0083430E"/>
        </w:tc>
        <w:tc>
          <w:tcPr>
            <w:tcW w:w="0" w:type="auto"/>
          </w:tcPr>
          <w:p w14:paraId="5CE63A58" w14:textId="77777777" w:rsidR="0083430E" w:rsidRDefault="0083430E"/>
        </w:tc>
        <w:tc>
          <w:tcPr>
            <w:tcW w:w="0" w:type="auto"/>
          </w:tcPr>
          <w:p w14:paraId="07593BBB" w14:textId="77777777" w:rsidR="0083430E" w:rsidRDefault="0083430E"/>
        </w:tc>
      </w:tr>
      <w:tr w:rsidR="0083430E" w14:paraId="3D415ED9" w14:textId="77777777" w:rsidTr="005E6EAF">
        <w:tc>
          <w:tcPr>
            <w:tcW w:w="0" w:type="auto"/>
          </w:tcPr>
          <w:p w14:paraId="2FF06AD3" w14:textId="77777777" w:rsidR="0083430E" w:rsidRDefault="00BF6FC8">
            <w:r>
              <w:rPr>
                <w:color w:val="000000"/>
              </w:rPr>
              <w:t>Informed consent (participant, therapist)</w:t>
            </w:r>
          </w:p>
        </w:tc>
        <w:tc>
          <w:tcPr>
            <w:tcW w:w="0" w:type="auto"/>
          </w:tcPr>
          <w:p w14:paraId="353EF506" w14:textId="77777777" w:rsidR="0083430E" w:rsidRDefault="00BF6FC8">
            <w:r>
              <w:rPr>
                <w:color w:val="000000"/>
              </w:rPr>
              <w:t>X</w:t>
            </w:r>
          </w:p>
        </w:tc>
        <w:tc>
          <w:tcPr>
            <w:tcW w:w="0" w:type="auto"/>
          </w:tcPr>
          <w:p w14:paraId="4B4AAEE3" w14:textId="77777777" w:rsidR="0083430E" w:rsidRDefault="0083430E"/>
        </w:tc>
        <w:tc>
          <w:tcPr>
            <w:tcW w:w="0" w:type="auto"/>
          </w:tcPr>
          <w:p w14:paraId="0B240DCA" w14:textId="77777777" w:rsidR="0083430E" w:rsidRDefault="0083430E"/>
        </w:tc>
        <w:tc>
          <w:tcPr>
            <w:tcW w:w="0" w:type="auto"/>
          </w:tcPr>
          <w:p w14:paraId="0131B143" w14:textId="77777777" w:rsidR="0083430E" w:rsidRDefault="0083430E"/>
        </w:tc>
        <w:tc>
          <w:tcPr>
            <w:tcW w:w="0" w:type="auto"/>
          </w:tcPr>
          <w:p w14:paraId="6A6A17A0" w14:textId="77777777" w:rsidR="0083430E" w:rsidRDefault="0083430E"/>
        </w:tc>
        <w:tc>
          <w:tcPr>
            <w:tcW w:w="0" w:type="auto"/>
          </w:tcPr>
          <w:p w14:paraId="03194F7D" w14:textId="77777777" w:rsidR="0083430E" w:rsidRDefault="0083430E"/>
        </w:tc>
        <w:tc>
          <w:tcPr>
            <w:tcW w:w="0" w:type="auto"/>
          </w:tcPr>
          <w:p w14:paraId="7D0B1EBC" w14:textId="77777777" w:rsidR="0083430E" w:rsidRDefault="0083430E"/>
        </w:tc>
        <w:tc>
          <w:tcPr>
            <w:tcW w:w="0" w:type="auto"/>
          </w:tcPr>
          <w:p w14:paraId="2EA71892" w14:textId="77777777" w:rsidR="0083430E" w:rsidRDefault="0083430E"/>
        </w:tc>
        <w:tc>
          <w:tcPr>
            <w:tcW w:w="0" w:type="auto"/>
          </w:tcPr>
          <w:p w14:paraId="5B6676C6" w14:textId="77777777" w:rsidR="0083430E" w:rsidRDefault="0083430E"/>
        </w:tc>
        <w:tc>
          <w:tcPr>
            <w:tcW w:w="0" w:type="auto"/>
          </w:tcPr>
          <w:p w14:paraId="04E76CB0" w14:textId="77777777" w:rsidR="0083430E" w:rsidRDefault="0083430E"/>
        </w:tc>
      </w:tr>
      <w:tr w:rsidR="0083430E" w14:paraId="58364D43" w14:textId="77777777" w:rsidTr="005E6EAF">
        <w:tc>
          <w:tcPr>
            <w:tcW w:w="0" w:type="auto"/>
          </w:tcPr>
          <w:p w14:paraId="0FE08C8B" w14:textId="77777777" w:rsidR="0083430E" w:rsidRDefault="00BF6FC8">
            <w:r>
              <w:rPr>
                <w:color w:val="000000"/>
              </w:rPr>
              <w:t>Randomisation / allocation</w:t>
            </w:r>
          </w:p>
        </w:tc>
        <w:tc>
          <w:tcPr>
            <w:tcW w:w="0" w:type="auto"/>
          </w:tcPr>
          <w:p w14:paraId="347C5E94" w14:textId="77777777" w:rsidR="0083430E" w:rsidRDefault="0083430E"/>
        </w:tc>
        <w:tc>
          <w:tcPr>
            <w:tcW w:w="0" w:type="auto"/>
          </w:tcPr>
          <w:p w14:paraId="22452271" w14:textId="77777777" w:rsidR="0083430E" w:rsidRDefault="00BF6FC8">
            <w:r>
              <w:rPr>
                <w:color w:val="000000"/>
              </w:rPr>
              <w:t>X</w:t>
            </w:r>
          </w:p>
        </w:tc>
        <w:tc>
          <w:tcPr>
            <w:tcW w:w="0" w:type="auto"/>
          </w:tcPr>
          <w:p w14:paraId="51471840" w14:textId="77777777" w:rsidR="0083430E" w:rsidRDefault="0083430E"/>
        </w:tc>
        <w:tc>
          <w:tcPr>
            <w:tcW w:w="0" w:type="auto"/>
          </w:tcPr>
          <w:p w14:paraId="2F7A28DE" w14:textId="77777777" w:rsidR="0083430E" w:rsidRDefault="0083430E"/>
        </w:tc>
        <w:tc>
          <w:tcPr>
            <w:tcW w:w="0" w:type="auto"/>
          </w:tcPr>
          <w:p w14:paraId="7C7E8969" w14:textId="77777777" w:rsidR="0083430E" w:rsidRDefault="0083430E"/>
        </w:tc>
        <w:tc>
          <w:tcPr>
            <w:tcW w:w="0" w:type="auto"/>
          </w:tcPr>
          <w:p w14:paraId="1D6A8D43" w14:textId="77777777" w:rsidR="0083430E" w:rsidRDefault="0083430E"/>
        </w:tc>
        <w:tc>
          <w:tcPr>
            <w:tcW w:w="0" w:type="auto"/>
          </w:tcPr>
          <w:p w14:paraId="1BBA1098" w14:textId="77777777" w:rsidR="0083430E" w:rsidRDefault="0083430E"/>
        </w:tc>
        <w:tc>
          <w:tcPr>
            <w:tcW w:w="0" w:type="auto"/>
          </w:tcPr>
          <w:p w14:paraId="4C1B551C" w14:textId="77777777" w:rsidR="0083430E" w:rsidRDefault="0083430E"/>
        </w:tc>
        <w:tc>
          <w:tcPr>
            <w:tcW w:w="0" w:type="auto"/>
          </w:tcPr>
          <w:p w14:paraId="4F9CEE5C" w14:textId="77777777" w:rsidR="0083430E" w:rsidRDefault="0083430E"/>
        </w:tc>
        <w:tc>
          <w:tcPr>
            <w:tcW w:w="0" w:type="auto"/>
          </w:tcPr>
          <w:p w14:paraId="52711B6F" w14:textId="77777777" w:rsidR="0083430E" w:rsidRDefault="0083430E"/>
        </w:tc>
      </w:tr>
      <w:tr w:rsidR="0083430E" w14:paraId="1CE26F61" w14:textId="77777777" w:rsidTr="005E6EAF">
        <w:tc>
          <w:tcPr>
            <w:tcW w:w="0" w:type="auto"/>
          </w:tcPr>
          <w:p w14:paraId="363ED84F" w14:textId="77777777" w:rsidR="0083430E" w:rsidRPr="005E6EAF" w:rsidRDefault="00BF6FC8">
            <w:pPr>
              <w:rPr>
                <w:b/>
                <w:bCs/>
              </w:rPr>
            </w:pPr>
            <w:r w:rsidRPr="005E6EAF">
              <w:rPr>
                <w:b/>
                <w:bCs/>
                <w:color w:val="000000"/>
              </w:rPr>
              <w:t>INTERVENTIONS</w:t>
            </w:r>
          </w:p>
        </w:tc>
        <w:tc>
          <w:tcPr>
            <w:tcW w:w="0" w:type="auto"/>
          </w:tcPr>
          <w:p w14:paraId="23FD27CA" w14:textId="77777777" w:rsidR="0083430E" w:rsidRDefault="0083430E"/>
        </w:tc>
        <w:tc>
          <w:tcPr>
            <w:tcW w:w="0" w:type="auto"/>
          </w:tcPr>
          <w:p w14:paraId="41EC4919" w14:textId="77777777" w:rsidR="0083430E" w:rsidRDefault="0083430E"/>
        </w:tc>
        <w:tc>
          <w:tcPr>
            <w:tcW w:w="0" w:type="auto"/>
          </w:tcPr>
          <w:p w14:paraId="20BD2052" w14:textId="77777777" w:rsidR="0083430E" w:rsidRDefault="0083430E"/>
        </w:tc>
        <w:tc>
          <w:tcPr>
            <w:tcW w:w="0" w:type="auto"/>
          </w:tcPr>
          <w:p w14:paraId="128DB445" w14:textId="77777777" w:rsidR="0083430E" w:rsidRDefault="0083430E"/>
        </w:tc>
        <w:tc>
          <w:tcPr>
            <w:tcW w:w="0" w:type="auto"/>
          </w:tcPr>
          <w:p w14:paraId="614983AC" w14:textId="77777777" w:rsidR="0083430E" w:rsidRDefault="0083430E"/>
        </w:tc>
        <w:tc>
          <w:tcPr>
            <w:tcW w:w="0" w:type="auto"/>
          </w:tcPr>
          <w:p w14:paraId="5C4D37B2" w14:textId="77777777" w:rsidR="0083430E" w:rsidRDefault="0083430E"/>
        </w:tc>
        <w:tc>
          <w:tcPr>
            <w:tcW w:w="0" w:type="auto"/>
          </w:tcPr>
          <w:p w14:paraId="195E9C2E" w14:textId="77777777" w:rsidR="0083430E" w:rsidRDefault="0083430E"/>
        </w:tc>
        <w:tc>
          <w:tcPr>
            <w:tcW w:w="0" w:type="auto"/>
          </w:tcPr>
          <w:p w14:paraId="5D9A557E" w14:textId="77777777" w:rsidR="0083430E" w:rsidRDefault="0083430E"/>
        </w:tc>
        <w:tc>
          <w:tcPr>
            <w:tcW w:w="0" w:type="auto"/>
          </w:tcPr>
          <w:p w14:paraId="04CEB93D" w14:textId="77777777" w:rsidR="0083430E" w:rsidRDefault="0083430E"/>
        </w:tc>
        <w:tc>
          <w:tcPr>
            <w:tcW w:w="0" w:type="auto"/>
          </w:tcPr>
          <w:p w14:paraId="09A5134F" w14:textId="77777777" w:rsidR="0083430E" w:rsidRDefault="0083430E"/>
        </w:tc>
      </w:tr>
      <w:tr w:rsidR="0083430E" w14:paraId="5F815130" w14:textId="77777777" w:rsidTr="005E6EAF">
        <w:tc>
          <w:tcPr>
            <w:tcW w:w="0" w:type="auto"/>
          </w:tcPr>
          <w:p w14:paraId="35D7A020" w14:textId="77777777" w:rsidR="0083430E" w:rsidRPr="0065684E" w:rsidRDefault="00BF6FC8">
            <w:pPr>
              <w:rPr>
                <w:lang w:val="en-GB"/>
              </w:rPr>
            </w:pPr>
            <w:r w:rsidRPr="0065684E">
              <w:rPr>
                <w:color w:val="000000"/>
                <w:lang w:val="en-GB"/>
              </w:rPr>
              <w:t>Scheduled trial visit (both arms)</w:t>
            </w:r>
          </w:p>
        </w:tc>
        <w:tc>
          <w:tcPr>
            <w:tcW w:w="0" w:type="auto"/>
          </w:tcPr>
          <w:p w14:paraId="2C26B4D5" w14:textId="77777777" w:rsidR="0083430E" w:rsidRDefault="00BF6FC8">
            <w:r>
              <w:rPr>
                <w:color w:val="000000"/>
              </w:rPr>
              <w:t>X</w:t>
            </w:r>
          </w:p>
        </w:tc>
        <w:tc>
          <w:tcPr>
            <w:tcW w:w="0" w:type="auto"/>
          </w:tcPr>
          <w:p w14:paraId="63F4149C" w14:textId="77777777" w:rsidR="0083430E" w:rsidRDefault="00BF6FC8">
            <w:r>
              <w:rPr>
                <w:color w:val="000000"/>
              </w:rPr>
              <w:t>X</w:t>
            </w:r>
          </w:p>
        </w:tc>
        <w:tc>
          <w:tcPr>
            <w:tcW w:w="0" w:type="auto"/>
          </w:tcPr>
          <w:p w14:paraId="25C79E95" w14:textId="77777777" w:rsidR="0083430E" w:rsidRDefault="00BF6FC8">
            <w:r>
              <w:rPr>
                <w:color w:val="000000"/>
              </w:rPr>
              <w:t>X</w:t>
            </w:r>
          </w:p>
        </w:tc>
        <w:tc>
          <w:tcPr>
            <w:tcW w:w="0" w:type="auto"/>
          </w:tcPr>
          <w:p w14:paraId="761B81E8" w14:textId="77777777" w:rsidR="0083430E" w:rsidRDefault="00BF6FC8">
            <w:r>
              <w:rPr>
                <w:color w:val="000000"/>
              </w:rPr>
              <w:t>X</w:t>
            </w:r>
          </w:p>
        </w:tc>
        <w:tc>
          <w:tcPr>
            <w:tcW w:w="0" w:type="auto"/>
          </w:tcPr>
          <w:p w14:paraId="1853A1F0" w14:textId="77777777" w:rsidR="0083430E" w:rsidRDefault="00BF6FC8">
            <w:r>
              <w:rPr>
                <w:color w:val="000000"/>
              </w:rPr>
              <w:t>X</w:t>
            </w:r>
          </w:p>
        </w:tc>
        <w:tc>
          <w:tcPr>
            <w:tcW w:w="0" w:type="auto"/>
          </w:tcPr>
          <w:p w14:paraId="5B782304" w14:textId="77777777" w:rsidR="0083430E" w:rsidRDefault="00BF6FC8">
            <w:r>
              <w:rPr>
                <w:color w:val="000000"/>
              </w:rPr>
              <w:t>X</w:t>
            </w:r>
          </w:p>
        </w:tc>
        <w:tc>
          <w:tcPr>
            <w:tcW w:w="0" w:type="auto"/>
          </w:tcPr>
          <w:p w14:paraId="2AE43E73" w14:textId="77777777" w:rsidR="0083430E" w:rsidRDefault="00BF6FC8">
            <w:r>
              <w:rPr>
                <w:color w:val="000000"/>
              </w:rPr>
              <w:t>X</w:t>
            </w:r>
          </w:p>
        </w:tc>
        <w:tc>
          <w:tcPr>
            <w:tcW w:w="0" w:type="auto"/>
          </w:tcPr>
          <w:p w14:paraId="113C8E22" w14:textId="77777777" w:rsidR="0083430E" w:rsidRDefault="00BF6FC8">
            <w:r>
              <w:rPr>
                <w:color w:val="000000"/>
              </w:rPr>
              <w:t>X</w:t>
            </w:r>
          </w:p>
        </w:tc>
        <w:tc>
          <w:tcPr>
            <w:tcW w:w="0" w:type="auto"/>
          </w:tcPr>
          <w:p w14:paraId="5B256559" w14:textId="77777777" w:rsidR="0083430E" w:rsidRDefault="00BF6FC8">
            <w:r>
              <w:rPr>
                <w:color w:val="000000"/>
              </w:rPr>
              <w:t>X</w:t>
            </w:r>
          </w:p>
        </w:tc>
        <w:tc>
          <w:tcPr>
            <w:tcW w:w="0" w:type="auto"/>
          </w:tcPr>
          <w:p w14:paraId="44ADED9C" w14:textId="77777777" w:rsidR="0083430E" w:rsidRDefault="00BF6FC8">
            <w:r>
              <w:rPr>
                <w:color w:val="000000"/>
              </w:rPr>
              <w:t>X</w:t>
            </w:r>
          </w:p>
        </w:tc>
      </w:tr>
      <w:tr w:rsidR="0083430E" w14:paraId="59CCE450" w14:textId="77777777" w:rsidTr="005E6EAF">
        <w:tc>
          <w:tcPr>
            <w:tcW w:w="0" w:type="auto"/>
          </w:tcPr>
          <w:p w14:paraId="7F147E44" w14:textId="77777777" w:rsidR="0083430E" w:rsidRDefault="00BF6FC8">
            <w:r>
              <w:rPr>
                <w:color w:val="000000"/>
              </w:rPr>
              <w:t xml:space="preserve">CMFO prescription (</w:t>
            </w:r>
            <w:del w:id="90157" w:author="Claude" w:date="2026-10-18T12:00:00Z">
              <w:r>
                <w:rPr>
                  <w:color w:val="000000"/>
                </w:rPr>
                <w:delText xml:space="preserve">Optimal Care</w:delText>
              </w:r>
            </w:del>
            <w:ins w:id="90158" w:author="Claude" w:date="2026-10-18T12:00:00Z">
              <w:r>
                <w:rPr>
                  <w:color w:val="000000"/>
                </w:rPr>
                <w:t xml:space="preserve">both arms</w:t>
              </w:r>
            </w:ins>
            <w:r>
              <w:rPr>
                <w:color w:val="000000"/>
              </w:rPr>
              <w:t xml:space="preserve">)</w:t>
            </w:r>
          </w:p>
        </w:tc>
        <w:tc>
          <w:tcPr>
            <w:tcW w:w="0" w:type="auto"/>
          </w:tcPr>
          <w:p w14:paraId="503D031E" w14:textId="77777777" w:rsidR="0083430E" w:rsidRDefault="0083430E"/>
        </w:tc>
        <w:tc>
          <w:tcPr>
            <w:tcW w:w="0" w:type="auto"/>
          </w:tcPr>
          <w:p w14:paraId="4FAD7F06" w14:textId="77777777" w:rsidR="0083430E" w:rsidRDefault="00BF6FC8">
            <w:r>
              <w:rPr>
                <w:color w:val="000000"/>
              </w:rPr>
              <w:t>X</w:t>
            </w:r>
          </w:p>
        </w:tc>
        <w:tc>
          <w:tcPr>
            <w:tcW w:w="0" w:type="auto"/>
          </w:tcPr>
          <w:p w14:paraId="4DEEDCF3" w14:textId="77777777" w:rsidR="0083430E" w:rsidRDefault="0083430E"/>
        </w:tc>
        <w:tc>
          <w:tcPr>
            <w:tcW w:w="0" w:type="auto"/>
          </w:tcPr>
          <w:p w14:paraId="5F9F32F6" w14:textId="77777777" w:rsidR="0083430E" w:rsidRDefault="0083430E"/>
        </w:tc>
        <w:tc>
          <w:tcPr>
            <w:tcW w:w="0" w:type="auto"/>
          </w:tcPr>
          <w:p w14:paraId="7972FBA7" w14:textId="77777777" w:rsidR="0083430E" w:rsidRDefault="0083430E"/>
        </w:tc>
        <w:tc>
          <w:tcPr>
            <w:tcW w:w="0" w:type="auto"/>
          </w:tcPr>
          <w:p w14:paraId="4B2D3246" w14:textId="77777777" w:rsidR="0083430E" w:rsidRDefault="0083430E"/>
        </w:tc>
        <w:tc>
          <w:tcPr>
            <w:tcW w:w="0" w:type="auto"/>
          </w:tcPr>
          <w:p w14:paraId="1FEE83F8" w14:textId="77777777" w:rsidR="0083430E" w:rsidRDefault="0083430E"/>
        </w:tc>
        <w:tc>
          <w:tcPr>
            <w:tcW w:w="0" w:type="auto"/>
          </w:tcPr>
          <w:p w14:paraId="1C498116" w14:textId="77777777" w:rsidR="0083430E" w:rsidRDefault="0083430E"/>
        </w:tc>
        <w:tc>
          <w:tcPr>
            <w:tcW w:w="0" w:type="auto"/>
          </w:tcPr>
          <w:p w14:paraId="4AE9E11D" w14:textId="77777777" w:rsidR="0083430E" w:rsidRDefault="0083430E"/>
        </w:tc>
        <w:tc>
          <w:tcPr>
            <w:tcW w:w="0" w:type="auto"/>
          </w:tcPr>
          <w:p w14:paraId="096DF140" w14:textId="77777777" w:rsidR="0083430E" w:rsidRDefault="0083430E"/>
        </w:tc>
      </w:tr>
      <w:tr w:rsidR="0083430E" w14:paraId="7C7F66F5" w14:textId="77777777" w:rsidTr="005E6EAF">
        <w:tc>
          <w:tcPr>
            <w:tcW w:w="0" w:type="auto"/>
          </w:tcPr>
          <w:p w14:paraId="245FB684" w14:textId="77777777" w:rsidR="0083430E" w:rsidRPr="0065684E" w:rsidRDefault="00BF6FC8">
            <w:pPr>
              <w:rPr>
                <w:lang w:val="en-GB"/>
              </w:rPr>
            </w:pPr>
            <w:r w:rsidRPr="0065684E">
              <w:rPr>
                <w:color w:val="000000"/>
                <w:lang w:val="en-GB"/>
              </w:rPr>
              <w:t xml:space="preserve">CMFO delivery + sensor integration (</w:t>
            </w:r>
            <w:del w:id="90159" w:author="Claude" w:date="2026-10-18T12:00:00Z">
              <w:r w:rsidRPr="0065684E">
                <w:rPr>
                  <w:color w:val="000000"/>
                  <w:lang w:val="en-GB"/>
                </w:rPr>
                <w:delText xml:space="preserve">Optimal Care</w:delText>
              </w:r>
            </w:del>
            <w:ins w:id="90160" w:author="Claude" w:date="2026-10-18T12:00:00Z">
              <w:r>
                <w:rPr>
                  <w:color w:val="000000"/>
                  <w:lang w:val="en-GB"/>
                </w:rPr>
                <w:t xml:space="preserve">both arms</w:t>
              </w:r>
            </w:ins>
            <w:r w:rsidRPr="0065684E">
              <w:rPr>
                <w:color w:val="000000"/>
                <w:lang w:val="en-GB"/>
              </w:rPr>
              <w:t xml:space="preserve">)</w:t>
            </w:r>
          </w:p>
        </w:tc>
        <w:tc>
          <w:tcPr>
            <w:tcW w:w="0" w:type="auto"/>
          </w:tcPr>
          <w:p w14:paraId="06E9BD8C" w14:textId="77777777" w:rsidR="0083430E" w:rsidRPr="0065684E" w:rsidRDefault="0083430E">
            <w:pPr>
              <w:rPr>
                <w:lang w:val="en-GB"/>
              </w:rPr>
            </w:pPr>
          </w:p>
        </w:tc>
        <w:tc>
          <w:tcPr>
            <w:tcW w:w="0" w:type="auto"/>
          </w:tcPr>
          <w:p w14:paraId="5019644C" w14:textId="77777777" w:rsidR="0083430E" w:rsidRPr="0065684E" w:rsidRDefault="0083430E">
            <w:pPr>
              <w:rPr>
                <w:lang w:val="en-GB"/>
              </w:rPr>
            </w:pPr>
          </w:p>
        </w:tc>
        <w:tc>
          <w:tcPr>
            <w:tcW w:w="0" w:type="auto"/>
          </w:tcPr>
          <w:p w14:paraId="7929998A" w14:textId="77777777" w:rsidR="0083430E" w:rsidRDefault="00BF6FC8">
            <w:r>
              <w:rPr>
                <w:color w:val="000000"/>
              </w:rPr>
              <w:t>X</w:t>
            </w:r>
          </w:p>
        </w:tc>
        <w:tc>
          <w:tcPr>
            <w:tcW w:w="0" w:type="auto"/>
          </w:tcPr>
          <w:p w14:paraId="4BF42C7B" w14:textId="77777777" w:rsidR="0083430E" w:rsidRDefault="0083430E"/>
        </w:tc>
        <w:tc>
          <w:tcPr>
            <w:tcW w:w="0" w:type="auto"/>
          </w:tcPr>
          <w:p w14:paraId="715B5381" w14:textId="77777777" w:rsidR="0083430E" w:rsidRDefault="0083430E"/>
        </w:tc>
        <w:tc>
          <w:tcPr>
            <w:tcW w:w="0" w:type="auto"/>
          </w:tcPr>
          <w:p w14:paraId="579F807C" w14:textId="77777777" w:rsidR="0083430E" w:rsidRDefault="0083430E"/>
        </w:tc>
        <w:tc>
          <w:tcPr>
            <w:tcW w:w="0" w:type="auto"/>
          </w:tcPr>
          <w:p w14:paraId="1D11025F" w14:textId="77777777" w:rsidR="0083430E" w:rsidRDefault="0083430E"/>
        </w:tc>
        <w:tc>
          <w:tcPr>
            <w:tcW w:w="0" w:type="auto"/>
          </w:tcPr>
          <w:p w14:paraId="3094AA83" w14:textId="77777777" w:rsidR="0083430E" w:rsidRDefault="0083430E"/>
        </w:tc>
        <w:tc>
          <w:tcPr>
            <w:tcW w:w="0" w:type="auto"/>
          </w:tcPr>
          <w:p w14:paraId="525E3FAD" w14:textId="77777777" w:rsidR="0083430E" w:rsidRDefault="0083430E"/>
        </w:tc>
        <w:tc>
          <w:tcPr>
            <w:tcW w:w="0" w:type="auto"/>
          </w:tcPr>
          <w:p w14:paraId="04BDB2C2" w14:textId="77777777" w:rsidR="0083430E" w:rsidRDefault="0083430E"/>
        </w:tc>
      </w:tr>
      <w:tr w:rsidR="0083430E" w14:paraId="6B947B5C" w14:textId="77777777" w:rsidTr="005E6EAF">
        <w:tc>
          <w:tcPr>
            <w:tcW w:w="0" w:type="auto"/>
          </w:tcPr>
          <w:p w14:paraId="3E9DC4D5" w14:textId="77777777" w:rsidR="0083430E" w:rsidRPr="0065684E" w:rsidRDefault="00BF6FC8">
            <w:pPr>
              <w:rPr>
                <w:lang w:val="en-GB"/>
              </w:rPr>
            </w:pPr>
            <w:r w:rsidRPr="0065684E">
              <w:rPr>
                <w:color w:val="000000"/>
                <w:lang w:val="en-GB"/>
              </w:rPr>
              <w:t>SEBIA Step 1 — education, knowledge / health literacy</w:t>
            </w:r>
          </w:p>
        </w:tc>
        <w:tc>
          <w:tcPr>
            <w:tcW w:w="0" w:type="auto"/>
          </w:tcPr>
          <w:p w14:paraId="4594F4B9" w14:textId="77777777" w:rsidR="0083430E" w:rsidRPr="0065684E" w:rsidRDefault="0083430E">
            <w:pPr>
              <w:rPr>
                <w:lang w:val="en-GB"/>
              </w:rPr>
            </w:pPr>
          </w:p>
        </w:tc>
        <w:tc>
          <w:tcPr>
            <w:tcW w:w="0" w:type="auto"/>
          </w:tcPr>
          <w:p w14:paraId="7E7D32C6" w14:textId="77777777" w:rsidR="0083430E" w:rsidRDefault="00BF6FC8">
            <w:r>
              <w:rPr>
                <w:color w:val="000000"/>
              </w:rPr>
              <w:t>X</w:t>
            </w:r>
          </w:p>
        </w:tc>
        <w:tc>
          <w:tcPr>
            <w:tcW w:w="0" w:type="auto"/>
          </w:tcPr>
          <w:p w14:paraId="2411C068" w14:textId="77777777" w:rsidR="0083430E" w:rsidRDefault="0083430E"/>
        </w:tc>
        <w:tc>
          <w:tcPr>
            <w:tcW w:w="0" w:type="auto"/>
          </w:tcPr>
          <w:p w14:paraId="580F0D9A" w14:textId="77777777" w:rsidR="0083430E" w:rsidRDefault="0083430E"/>
        </w:tc>
        <w:tc>
          <w:tcPr>
            <w:tcW w:w="0" w:type="auto"/>
          </w:tcPr>
          <w:p w14:paraId="5489B326" w14:textId="77777777" w:rsidR="0083430E" w:rsidRDefault="0083430E"/>
        </w:tc>
        <w:tc>
          <w:tcPr>
            <w:tcW w:w="0" w:type="auto"/>
          </w:tcPr>
          <w:p w14:paraId="41AA895A" w14:textId="77777777" w:rsidR="0083430E" w:rsidRDefault="0083430E"/>
        </w:tc>
        <w:tc>
          <w:tcPr>
            <w:tcW w:w="0" w:type="auto"/>
          </w:tcPr>
          <w:p w14:paraId="466425A6" w14:textId="77777777" w:rsidR="0083430E" w:rsidRDefault="0083430E"/>
        </w:tc>
        <w:tc>
          <w:tcPr>
            <w:tcW w:w="0" w:type="auto"/>
          </w:tcPr>
          <w:p w14:paraId="0B0536FC" w14:textId="77777777" w:rsidR="0083430E" w:rsidRDefault="0083430E"/>
        </w:tc>
        <w:tc>
          <w:tcPr>
            <w:tcW w:w="0" w:type="auto"/>
          </w:tcPr>
          <w:p w14:paraId="621B27AE" w14:textId="77777777" w:rsidR="0083430E" w:rsidRDefault="0083430E"/>
        </w:tc>
        <w:tc>
          <w:tcPr>
            <w:tcW w:w="0" w:type="auto"/>
          </w:tcPr>
          <w:p w14:paraId="46CE18A6" w14:textId="77777777" w:rsidR="0083430E" w:rsidRDefault="0083430E"/>
        </w:tc>
      </w:tr>
      <w:tr w:rsidR="0083430E" w14:paraId="51874FFB" w14:textId="77777777" w:rsidTr="005E6EAF">
        <w:tc>
          <w:tcPr>
            <w:tcW w:w="0" w:type="auto"/>
          </w:tcPr>
          <w:p w14:paraId="3A4D5735" w14:textId="77777777" w:rsidR="0083430E" w:rsidRPr="0065684E" w:rsidRDefault="00BF6FC8">
            <w:pPr>
              <w:rPr>
                <w:lang w:val="en-GB"/>
              </w:rPr>
            </w:pPr>
            <w:r w:rsidRPr="0065684E">
              <w:rPr>
                <w:color w:val="000000"/>
                <w:lang w:val="en-GB"/>
              </w:rPr>
              <w:t>SEBIA Step 2 — footwear education, teach-back</w:t>
            </w:r>
          </w:p>
        </w:tc>
        <w:tc>
          <w:tcPr>
            <w:tcW w:w="0" w:type="auto"/>
          </w:tcPr>
          <w:p w14:paraId="44175D8D" w14:textId="77777777" w:rsidR="0083430E" w:rsidRPr="0065684E" w:rsidRDefault="0083430E">
            <w:pPr>
              <w:rPr>
                <w:lang w:val="en-GB"/>
              </w:rPr>
            </w:pPr>
          </w:p>
        </w:tc>
        <w:tc>
          <w:tcPr>
            <w:tcW w:w="0" w:type="auto"/>
          </w:tcPr>
          <w:p w14:paraId="4F6CC722" w14:textId="77777777" w:rsidR="0083430E" w:rsidRPr="0065684E" w:rsidRDefault="0083430E">
            <w:pPr>
              <w:rPr>
                <w:lang w:val="en-GB"/>
              </w:rPr>
            </w:pPr>
          </w:p>
        </w:tc>
        <w:tc>
          <w:tcPr>
            <w:tcW w:w="0" w:type="auto"/>
          </w:tcPr>
          <w:p w14:paraId="1B20462F" w14:textId="77777777" w:rsidR="0083430E" w:rsidRDefault="00BF6FC8">
            <w:r>
              <w:rPr>
                <w:color w:val="000000"/>
              </w:rPr>
              <w:t>X</w:t>
            </w:r>
          </w:p>
        </w:tc>
        <w:tc>
          <w:tcPr>
            <w:tcW w:w="0" w:type="auto"/>
          </w:tcPr>
          <w:p w14:paraId="403142F4" w14:textId="77777777" w:rsidR="0083430E" w:rsidRDefault="0083430E"/>
        </w:tc>
        <w:tc>
          <w:tcPr>
            <w:tcW w:w="0" w:type="auto"/>
          </w:tcPr>
          <w:p w14:paraId="3CE2683A" w14:textId="77777777" w:rsidR="0083430E" w:rsidRDefault="0083430E"/>
        </w:tc>
        <w:tc>
          <w:tcPr>
            <w:tcW w:w="0" w:type="auto"/>
          </w:tcPr>
          <w:p w14:paraId="54C54DE3" w14:textId="77777777" w:rsidR="0083430E" w:rsidRDefault="0083430E"/>
        </w:tc>
        <w:tc>
          <w:tcPr>
            <w:tcW w:w="0" w:type="auto"/>
          </w:tcPr>
          <w:p w14:paraId="3049EEFC" w14:textId="77777777" w:rsidR="0083430E" w:rsidRDefault="0083430E"/>
        </w:tc>
        <w:tc>
          <w:tcPr>
            <w:tcW w:w="0" w:type="auto"/>
          </w:tcPr>
          <w:p w14:paraId="1F61F425" w14:textId="77777777" w:rsidR="0083430E" w:rsidRDefault="0083430E"/>
        </w:tc>
        <w:tc>
          <w:tcPr>
            <w:tcW w:w="0" w:type="auto"/>
          </w:tcPr>
          <w:p w14:paraId="0BDFE492" w14:textId="77777777" w:rsidR="0083430E" w:rsidRDefault="0083430E"/>
        </w:tc>
        <w:tc>
          <w:tcPr>
            <w:tcW w:w="0" w:type="auto"/>
          </w:tcPr>
          <w:p w14:paraId="27506033" w14:textId="77777777" w:rsidR="0083430E" w:rsidRDefault="0083430E"/>
        </w:tc>
      </w:tr>
      <w:tr w:rsidR="0083430E" w14:paraId="31AC3028" w14:textId="77777777" w:rsidTr="005E6EAF">
        <w:tc>
          <w:tcPr>
            <w:tcW w:w="0" w:type="auto"/>
          </w:tcPr>
          <w:p w14:paraId="4F1426A6" w14:textId="77777777" w:rsidR="0083430E" w:rsidRPr="0065684E" w:rsidRDefault="00BF6FC8">
            <w:pPr>
              <w:rPr>
                <w:lang w:val="en-GB"/>
              </w:rPr>
            </w:pPr>
            <w:r w:rsidRPr="0065684E">
              <w:rPr>
                <w:color w:val="000000"/>
                <w:lang w:val="en-GB"/>
              </w:rPr>
              <w:t>SEBIA Step 3 — adherence self-assessment + sensor review</w:t>
            </w:r>
          </w:p>
        </w:tc>
        <w:tc>
          <w:tcPr>
            <w:tcW w:w="0" w:type="auto"/>
          </w:tcPr>
          <w:p w14:paraId="531B9FAC" w14:textId="77777777" w:rsidR="0083430E" w:rsidRPr="0065684E" w:rsidRDefault="0083430E">
            <w:pPr>
              <w:rPr>
                <w:lang w:val="en-GB"/>
              </w:rPr>
            </w:pPr>
          </w:p>
        </w:tc>
        <w:tc>
          <w:tcPr>
            <w:tcW w:w="0" w:type="auto"/>
          </w:tcPr>
          <w:p w14:paraId="65C95C81" w14:textId="77777777" w:rsidR="0083430E" w:rsidRPr="0065684E" w:rsidRDefault="0083430E">
            <w:pPr>
              <w:rPr>
                <w:lang w:val="en-GB"/>
              </w:rPr>
            </w:pPr>
          </w:p>
        </w:tc>
        <w:tc>
          <w:tcPr>
            <w:tcW w:w="0" w:type="auto"/>
          </w:tcPr>
          <w:p w14:paraId="78EEA497" w14:textId="77777777" w:rsidR="0083430E" w:rsidRPr="0065684E" w:rsidRDefault="0083430E">
            <w:pPr>
              <w:rPr>
                <w:lang w:val="en-GB"/>
              </w:rPr>
            </w:pPr>
          </w:p>
        </w:tc>
        <w:tc>
          <w:tcPr>
            <w:tcW w:w="0" w:type="auto"/>
          </w:tcPr>
          <w:p w14:paraId="762D2BFD" w14:textId="77777777" w:rsidR="0083430E" w:rsidRPr="0065684E" w:rsidRDefault="0083430E">
            <w:pPr>
              <w:rPr>
                <w:lang w:val="en-GB"/>
              </w:rPr>
            </w:pPr>
            <w:ins w:id="90166" w:author="Claude" w:date="2026-10-18T12:00:00Z">
              <w:r>
                <w:rPr>
                  <w:color w:val="000000"/>
                </w:rPr>
                <w:t xml:space="preserve">X</w:t>
              </w:r>
            </w:ins>
          </w:p>
        </w:tc>
        <w:tc>
          <w:tcPr>
            <w:tcW w:w="0" w:type="auto"/>
          </w:tcPr>
          <w:p w14:paraId="3DFD81EB" w14:textId="77777777" w:rsidR="0083430E" w:rsidRDefault="00BF6FC8">
            <w:del w:id="90164" w:author="Claude" w:date="2026-10-18T12:00:00Z">
              <w:r>
                <w:rPr>
                  <w:color w:val="000000"/>
                </w:rPr>
                <w:delText>X</w:delText>
              </w:r>
            </w:del>
          </w:p>
        </w:tc>
        <w:tc>
          <w:tcPr>
            <w:tcW w:w="0" w:type="auto"/>
          </w:tcPr>
          <w:p w14:paraId="416DFBB3" w14:textId="77777777" w:rsidR="0083430E" w:rsidRDefault="0083430E">
            <w:ins w:id="90167" w:author="Claude" w:date="2026-10-18T12:00:00Z">
              <w:r>
                <w:rPr>
                  <w:color w:val="000000"/>
                </w:rPr>
                <w:t xml:space="preserve">X</w:t>
              </w:r>
            </w:ins>
          </w:p>
        </w:tc>
        <w:tc>
          <w:tcPr>
            <w:tcW w:w="0" w:type="auto"/>
          </w:tcPr>
          <w:p w14:paraId="335DC803" w14:textId="77777777" w:rsidR="0083430E" w:rsidRDefault="00BF6FC8">
            <w:del w:id="90165" w:author="Claude" w:date="2026-10-18T12:00:00Z">
              <w:r>
                <w:rPr>
                  <w:color w:val="000000"/>
                </w:rPr>
                <w:delText>X</w:delText>
              </w:r>
            </w:del>
          </w:p>
        </w:tc>
        <w:tc>
          <w:tcPr>
            <w:tcW w:w="0" w:type="auto"/>
          </w:tcPr>
          <w:p w14:paraId="2FCEE798" w14:textId="77777777" w:rsidR="0083430E" w:rsidRDefault="0083430E">
            <w:ins w:id="90168" w:author="Claude" w:date="2026-10-18T12:00:00Z">
              <w:r>
                <w:rPr>
                  <w:color w:val="000000"/>
                </w:rPr>
                <w:t xml:space="preserve">X</w:t>
              </w:r>
            </w:ins>
          </w:p>
        </w:tc>
        <w:tc>
          <w:tcPr>
            <w:tcW w:w="0" w:type="auto"/>
          </w:tcPr>
          <w:p w14:paraId="2F977727" w14:textId="77777777" w:rsidR="0083430E" w:rsidRDefault="0083430E"/>
        </w:tc>
        <w:tc>
          <w:tcPr>
            <w:tcW w:w="0" w:type="auto"/>
          </w:tcPr>
          <w:p w14:paraId="60C2F134" w14:textId="77777777" w:rsidR="0083430E" w:rsidRDefault="0083430E"/>
        </w:tc>
      </w:tr>
      <w:tr w:rsidR="0083430E" w14:paraId="1D0E73A4" w14:textId="77777777" w:rsidTr="005E6EAF">
        <w:tc>
          <w:tcPr>
            <w:tcW w:w="0" w:type="auto"/>
          </w:tcPr>
          <w:p w14:paraId="35C04752" w14:textId="77777777" w:rsidR="0083430E" w:rsidRPr="0065684E" w:rsidRDefault="00BF6FC8">
            <w:pPr>
              <w:rPr>
                <w:lang w:val="en-GB"/>
              </w:rPr>
            </w:pPr>
            <w:r w:rsidRPr="0065684E">
              <w:rPr>
                <w:color w:val="000000"/>
                <w:lang w:val="en-GB"/>
              </w:rPr>
              <w:t>SEBIA Step 4 — skills demonstration + sensor review</w:t>
            </w:r>
          </w:p>
        </w:tc>
        <w:tc>
          <w:tcPr>
            <w:tcW w:w="0" w:type="auto"/>
          </w:tcPr>
          <w:p w14:paraId="2C7CF7FF" w14:textId="77777777" w:rsidR="0083430E" w:rsidRPr="0065684E" w:rsidRDefault="0083430E">
            <w:pPr>
              <w:rPr>
                <w:lang w:val="en-GB"/>
              </w:rPr>
            </w:pPr>
          </w:p>
        </w:tc>
        <w:tc>
          <w:tcPr>
            <w:tcW w:w="0" w:type="auto"/>
          </w:tcPr>
          <w:p w14:paraId="5142B7FE" w14:textId="77777777" w:rsidR="0083430E" w:rsidRPr="0065684E" w:rsidRDefault="0083430E">
            <w:pPr>
              <w:rPr>
                <w:lang w:val="en-GB"/>
              </w:rPr>
            </w:pPr>
          </w:p>
        </w:tc>
        <w:tc>
          <w:tcPr>
            <w:tcW w:w="0" w:type="auto"/>
          </w:tcPr>
          <w:p w14:paraId="07997A9F" w14:textId="77777777" w:rsidR="0083430E" w:rsidRPr="0065684E" w:rsidRDefault="0083430E">
            <w:pPr>
              <w:rPr>
                <w:lang w:val="en-GB"/>
              </w:rPr>
            </w:pPr>
          </w:p>
        </w:tc>
        <w:tc>
          <w:tcPr>
            <w:tcW w:w="0" w:type="auto"/>
          </w:tcPr>
          <w:p w14:paraId="2601D618" w14:textId="77777777" w:rsidR="0083430E" w:rsidRPr="0065684E" w:rsidRDefault="0083430E">
            <w:pPr>
              <w:rPr>
                <w:lang w:val="en-GB"/>
              </w:rPr>
            </w:pPr>
          </w:p>
        </w:tc>
        <w:tc>
          <w:tcPr>
            <w:tcW w:w="0" w:type="auto"/>
          </w:tcPr>
          <w:p w14:paraId="2F7F1044" w14:textId="77777777" w:rsidR="0083430E" w:rsidRPr="0065684E" w:rsidRDefault="0083430E">
            <w:pPr>
              <w:rPr>
                <w:lang w:val="en-GB"/>
              </w:rPr>
            </w:pPr>
            <w:ins w:id="90171" w:author="Claude" w:date="2026-10-18T12:00:00Z">
              <w:r>
                <w:rPr>
                  <w:color w:val="000000"/>
                </w:rPr>
                <w:t xml:space="preserve">X</w:t>
              </w:r>
            </w:ins>
          </w:p>
        </w:tc>
        <w:tc>
          <w:tcPr>
            <w:tcW w:w="0" w:type="auto"/>
          </w:tcPr>
          <w:p w14:paraId="389FC75C" w14:textId="77777777" w:rsidR="0083430E" w:rsidRDefault="00BF6FC8">
            <w:del w:id="90169" w:author="Claude" w:date="2026-10-18T12:00:00Z">
              <w:r>
                <w:rPr>
                  <w:color w:val="000000"/>
                </w:rPr>
                <w:delText>X</w:delText>
              </w:r>
            </w:del>
          </w:p>
        </w:tc>
        <w:tc>
          <w:tcPr>
            <w:tcW w:w="0" w:type="auto"/>
          </w:tcPr>
          <w:p w14:paraId="64AFF946" w14:textId="77777777" w:rsidR="0083430E" w:rsidRDefault="0083430E">
            <w:ins w:id="90172" w:author="Claude" w:date="2026-10-18T12:00:00Z">
              <w:r>
                <w:rPr>
                  <w:color w:val="000000"/>
                </w:rPr>
                <w:t xml:space="preserve">X</w:t>
              </w:r>
            </w:ins>
          </w:p>
        </w:tc>
        <w:tc>
          <w:tcPr>
            <w:tcW w:w="0" w:type="auto"/>
          </w:tcPr>
          <w:p w14:paraId="4DFADF00" w14:textId="77777777" w:rsidR="0083430E" w:rsidRDefault="00BF6FC8">
            <w:del w:id="90170" w:author="Claude" w:date="2026-10-18T12:00:00Z">
              <w:r>
                <w:rPr>
                  <w:color w:val="000000"/>
                </w:rPr>
                <w:delText>X</w:delText>
              </w:r>
            </w:del>
          </w:p>
        </w:tc>
        <w:tc>
          <w:tcPr>
            <w:tcW w:w="0" w:type="auto"/>
          </w:tcPr>
          <w:p w14:paraId="2C49E469" w14:textId="77777777" w:rsidR="0083430E" w:rsidRDefault="0083430E"/>
        </w:tc>
        <w:tc>
          <w:tcPr>
            <w:tcW w:w="0" w:type="auto"/>
          </w:tcPr>
          <w:p w14:paraId="29CC48B8" w14:textId="77777777" w:rsidR="0083430E" w:rsidRDefault="0083430E"/>
        </w:tc>
      </w:tr>
      <w:tr w:rsidR="0083430E" w14:paraId="7AC91C4E" w14:textId="77777777" w:rsidTr="005E6EAF">
        <w:tc>
          <w:tcPr>
            <w:tcW w:w="0" w:type="auto"/>
          </w:tcPr>
          <w:p w14:paraId="4E772847" w14:textId="77777777" w:rsidR="0083430E" w:rsidRPr="0065684E" w:rsidRDefault="00BF6FC8">
            <w:pPr>
              <w:rPr>
                <w:lang w:val="en-GB"/>
              </w:rPr>
            </w:pPr>
            <w:r w:rsidRPr="0065684E">
              <w:rPr>
                <w:color w:val="000000"/>
                <w:lang w:val="en-GB"/>
              </w:rPr>
              <w:lastRenderedPageBreak/>
              <w:t>SEBIA Step 5 — final review, results shared</w:t>
            </w:r>
          </w:p>
        </w:tc>
        <w:tc>
          <w:tcPr>
            <w:tcW w:w="0" w:type="auto"/>
          </w:tcPr>
          <w:p w14:paraId="4C51137E" w14:textId="77777777" w:rsidR="0083430E" w:rsidRPr="0065684E" w:rsidRDefault="0083430E">
            <w:pPr>
              <w:rPr>
                <w:lang w:val="en-GB"/>
              </w:rPr>
            </w:pPr>
          </w:p>
        </w:tc>
        <w:tc>
          <w:tcPr>
            <w:tcW w:w="0" w:type="auto"/>
          </w:tcPr>
          <w:p w14:paraId="5D65B199" w14:textId="77777777" w:rsidR="0083430E" w:rsidRPr="0065684E" w:rsidRDefault="0083430E">
            <w:pPr>
              <w:rPr>
                <w:lang w:val="en-GB"/>
              </w:rPr>
            </w:pPr>
          </w:p>
        </w:tc>
        <w:tc>
          <w:tcPr>
            <w:tcW w:w="0" w:type="auto"/>
          </w:tcPr>
          <w:p w14:paraId="215B18D8" w14:textId="77777777" w:rsidR="0083430E" w:rsidRPr="0065684E" w:rsidRDefault="0083430E">
            <w:pPr>
              <w:rPr>
                <w:lang w:val="en-GB"/>
              </w:rPr>
            </w:pPr>
          </w:p>
        </w:tc>
        <w:tc>
          <w:tcPr>
            <w:tcW w:w="0" w:type="auto"/>
          </w:tcPr>
          <w:p w14:paraId="3ED4DD47" w14:textId="77777777" w:rsidR="0083430E" w:rsidRPr="0065684E" w:rsidRDefault="0083430E">
            <w:pPr>
              <w:rPr>
                <w:lang w:val="en-GB"/>
              </w:rPr>
            </w:pPr>
          </w:p>
        </w:tc>
        <w:tc>
          <w:tcPr>
            <w:tcW w:w="0" w:type="auto"/>
          </w:tcPr>
          <w:p w14:paraId="0739B939" w14:textId="77777777" w:rsidR="0083430E" w:rsidRPr="0065684E" w:rsidRDefault="0083430E">
            <w:pPr>
              <w:rPr>
                <w:lang w:val="en-GB"/>
              </w:rPr>
            </w:pPr>
          </w:p>
        </w:tc>
        <w:tc>
          <w:tcPr>
            <w:tcW w:w="0" w:type="auto"/>
          </w:tcPr>
          <w:p w14:paraId="4C837DAC" w14:textId="77777777" w:rsidR="0083430E" w:rsidRPr="0065684E" w:rsidRDefault="0083430E">
            <w:pPr>
              <w:rPr>
                <w:lang w:val="en-GB"/>
              </w:rPr>
            </w:pPr>
          </w:p>
        </w:tc>
        <w:tc>
          <w:tcPr>
            <w:tcW w:w="0" w:type="auto"/>
          </w:tcPr>
          <w:p w14:paraId="6B7911A3" w14:textId="77777777" w:rsidR="0083430E" w:rsidRPr="0065684E" w:rsidRDefault="0083430E">
            <w:pPr>
              <w:rPr>
                <w:lang w:val="en-GB"/>
              </w:rPr>
            </w:pPr>
          </w:p>
        </w:tc>
        <w:tc>
          <w:tcPr>
            <w:tcW w:w="0" w:type="auto"/>
          </w:tcPr>
          <w:p w14:paraId="1EA69879" w14:textId="77777777" w:rsidR="0083430E" w:rsidRPr="0065684E" w:rsidRDefault="0083430E">
            <w:pPr>
              <w:rPr>
                <w:lang w:val="en-GB"/>
              </w:rPr>
            </w:pPr>
          </w:p>
        </w:tc>
        <w:tc>
          <w:tcPr>
            <w:tcW w:w="0" w:type="auto"/>
          </w:tcPr>
          <w:p w14:paraId="78340FFA" w14:textId="77777777" w:rsidR="0083430E" w:rsidRDefault="00BF6FC8">
            <w:r>
              <w:rPr>
                <w:color w:val="000000"/>
              </w:rPr>
              <w:t>X</w:t>
            </w:r>
          </w:p>
        </w:tc>
        <w:tc>
          <w:tcPr>
            <w:tcW w:w="0" w:type="auto"/>
          </w:tcPr>
          <w:p w14:paraId="0055E89A" w14:textId="77777777" w:rsidR="0083430E" w:rsidRDefault="0083430E"/>
        </w:tc>
      </w:tr>
      <w:tr w:rsidR="0083430E" w14:paraId="760D963B" w14:textId="77777777" w:rsidTr="005E6EAF">
        <w:tc>
          <w:tcPr>
            <w:tcW w:w="0" w:type="auto"/>
          </w:tcPr>
          <w:p w14:paraId="104FDDAB" w14:textId="77777777" w:rsidR="0083430E" w:rsidRPr="0065684E" w:rsidRDefault="00BF6FC8">
            <w:pPr>
              <w:rPr>
                <w:lang w:val="en-GB"/>
              </w:rPr>
            </w:pPr>
            <w:del w:id="90161" w:author="Claude" w:date="2026-10-18T12:00:00Z">
              <w:r w:rsidRPr="0065684E">
                <w:rPr>
                  <w:color w:val="000000"/>
                  <w:lang w:val="en-GB"/>
                </w:rPr>
                <w:delText>CMFO replacement with sensor re-integration</w:delText>
              </w:r>
            </w:del>
            <w:ins w:id="90162" w:author="Claude" w:date="2026-10-18T12:00:00Z">
              <w:r>
                <w:rPr>
                  <w:color w:val="000000"/>
                  <w:lang w:val="en-GB"/>
                </w:rPr>
                <w:t xml:space="preserve">CMFO and sensor check, replaced where needed</w:t>
              </w:r>
            </w:ins>
          </w:p>
        </w:tc>
        <w:tc>
          <w:tcPr>
            <w:tcW w:w="0" w:type="auto"/>
          </w:tcPr>
          <w:p w14:paraId="62F79840" w14:textId="77777777" w:rsidR="0083430E" w:rsidRPr="0065684E" w:rsidRDefault="0083430E">
            <w:pPr>
              <w:rPr>
                <w:lang w:val="en-GB"/>
              </w:rPr>
            </w:pPr>
          </w:p>
        </w:tc>
        <w:tc>
          <w:tcPr>
            <w:tcW w:w="0" w:type="auto"/>
          </w:tcPr>
          <w:p w14:paraId="4F98B2C1" w14:textId="77777777" w:rsidR="0083430E" w:rsidRPr="0065684E" w:rsidRDefault="0083430E">
            <w:pPr>
              <w:rPr>
                <w:lang w:val="en-GB"/>
              </w:rPr>
            </w:pPr>
          </w:p>
        </w:tc>
        <w:tc>
          <w:tcPr>
            <w:tcW w:w="0" w:type="auto"/>
          </w:tcPr>
          <w:p w14:paraId="300E7858" w14:textId="77777777" w:rsidR="0083430E" w:rsidRPr="0065684E" w:rsidRDefault="0083430E">
            <w:pPr>
              <w:rPr>
                <w:lang w:val="en-GB"/>
              </w:rPr>
            </w:pPr>
          </w:p>
        </w:tc>
        <w:tc>
          <w:tcPr>
            <w:tcW w:w="0" w:type="auto"/>
          </w:tcPr>
          <w:p w14:paraId="362BA6D4" w14:textId="77777777" w:rsidR="0083430E" w:rsidRPr="0065684E" w:rsidRDefault="0083430E">
            <w:pPr>
              <w:rPr>
                <w:lang w:val="en-GB"/>
              </w:rPr>
            </w:pPr>
            <w:ins w:id="90173" w:author="Claude" w:date="2026-10-18T12:00:00Z">
              <w:r>
                <w:rPr>
                  <w:color w:val="000000"/>
                </w:rPr>
                <w:t xml:space="preserve">X</w:t>
              </w:r>
            </w:ins>
          </w:p>
        </w:tc>
        <w:tc>
          <w:tcPr>
            <w:tcW w:w="0" w:type="auto"/>
          </w:tcPr>
          <w:p w14:paraId="43ABEB35" w14:textId="77777777" w:rsidR="0083430E" w:rsidRDefault="00BF6FC8">
            <w:r>
              <w:rPr>
                <w:color w:val="000000"/>
              </w:rPr>
              <w:t>X</w:t>
            </w:r>
          </w:p>
        </w:tc>
        <w:tc>
          <w:tcPr>
            <w:tcW w:w="0" w:type="auto"/>
          </w:tcPr>
          <w:p w14:paraId="356B2214" w14:textId="77777777" w:rsidR="0083430E" w:rsidRDefault="0083430E">
            <w:ins w:id="90174" w:author="Claude" w:date="2026-10-18T12:00:00Z">
              <w:r>
                <w:rPr>
                  <w:color w:val="000000"/>
                </w:rPr>
                <w:t xml:space="preserve">X</w:t>
              </w:r>
            </w:ins>
          </w:p>
        </w:tc>
        <w:tc>
          <w:tcPr>
            <w:tcW w:w="0" w:type="auto"/>
          </w:tcPr>
          <w:p w14:paraId="6A071A3A" w14:textId="77777777" w:rsidR="0083430E" w:rsidRDefault="00BF6FC8">
            <w:r>
              <w:rPr>
                <w:color w:val="000000"/>
              </w:rPr>
              <w:t>X</w:t>
            </w:r>
          </w:p>
        </w:tc>
        <w:tc>
          <w:tcPr>
            <w:tcW w:w="0" w:type="auto"/>
          </w:tcPr>
          <w:p w14:paraId="2D860F6B" w14:textId="77777777" w:rsidR="0083430E" w:rsidRDefault="0083430E">
            <w:ins w:id="90175" w:author="Claude" w:date="2026-10-18T12:00:00Z">
              <w:r>
                <w:rPr>
                  <w:color w:val="000000"/>
                </w:rPr>
                <w:t xml:space="preserve">X</w:t>
              </w:r>
            </w:ins>
          </w:p>
        </w:tc>
        <w:tc>
          <w:tcPr>
            <w:tcW w:w="0" w:type="auto"/>
          </w:tcPr>
          <w:p w14:paraId="0B0A4860" w14:textId="77777777" w:rsidR="0083430E" w:rsidRDefault="00BF6FC8">
            <w:r>
              <w:rPr>
                <w:color w:val="000000"/>
              </w:rPr>
              <w:t>X</w:t>
            </w:r>
          </w:p>
        </w:tc>
        <w:tc>
          <w:tcPr>
            <w:tcW w:w="0" w:type="auto"/>
          </w:tcPr>
          <w:p w14:paraId="24874FD0" w14:textId="77777777" w:rsidR="0083430E" w:rsidRDefault="0083430E"/>
        </w:tc>
      </w:tr>
      <w:tr w:rsidR="0083430E" w14:paraId="1021375A" w14:textId="77777777" w:rsidTr="005E6EAF">
        <w:tc>
          <w:tcPr>
            <w:tcW w:w="0" w:type="auto"/>
          </w:tcPr>
          <w:p w14:paraId="02495411" w14:textId="77777777" w:rsidR="0083430E" w:rsidRPr="005E6EAF" w:rsidRDefault="00BF6FC8">
            <w:pPr>
              <w:rPr>
                <w:b/>
                <w:bCs/>
              </w:rPr>
            </w:pPr>
            <w:r w:rsidRPr="005E6EAF">
              <w:rPr>
                <w:b/>
                <w:bCs/>
                <w:color w:val="000000"/>
              </w:rPr>
              <w:t>ASSESSMENTS</w:t>
            </w:r>
          </w:p>
        </w:tc>
        <w:tc>
          <w:tcPr>
            <w:tcW w:w="0" w:type="auto"/>
          </w:tcPr>
          <w:p w14:paraId="522AC2C0" w14:textId="77777777" w:rsidR="0083430E" w:rsidRDefault="0083430E"/>
        </w:tc>
        <w:tc>
          <w:tcPr>
            <w:tcW w:w="0" w:type="auto"/>
          </w:tcPr>
          <w:p w14:paraId="4D7E30E5" w14:textId="77777777" w:rsidR="0083430E" w:rsidRDefault="0083430E"/>
        </w:tc>
        <w:tc>
          <w:tcPr>
            <w:tcW w:w="0" w:type="auto"/>
          </w:tcPr>
          <w:p w14:paraId="7D26964E" w14:textId="77777777" w:rsidR="0083430E" w:rsidRDefault="0083430E"/>
        </w:tc>
        <w:tc>
          <w:tcPr>
            <w:tcW w:w="0" w:type="auto"/>
          </w:tcPr>
          <w:p w14:paraId="4C613BBA" w14:textId="77777777" w:rsidR="0083430E" w:rsidRDefault="0083430E"/>
        </w:tc>
        <w:tc>
          <w:tcPr>
            <w:tcW w:w="0" w:type="auto"/>
          </w:tcPr>
          <w:p w14:paraId="493D1F1E" w14:textId="77777777" w:rsidR="0083430E" w:rsidRDefault="0083430E"/>
        </w:tc>
        <w:tc>
          <w:tcPr>
            <w:tcW w:w="0" w:type="auto"/>
          </w:tcPr>
          <w:p w14:paraId="48DFA5DA" w14:textId="77777777" w:rsidR="0083430E" w:rsidRDefault="0083430E"/>
        </w:tc>
        <w:tc>
          <w:tcPr>
            <w:tcW w:w="0" w:type="auto"/>
          </w:tcPr>
          <w:p w14:paraId="46EA81DF" w14:textId="77777777" w:rsidR="0083430E" w:rsidRDefault="0083430E"/>
        </w:tc>
        <w:tc>
          <w:tcPr>
            <w:tcW w:w="0" w:type="auto"/>
          </w:tcPr>
          <w:p w14:paraId="2D853482" w14:textId="77777777" w:rsidR="0083430E" w:rsidRDefault="0083430E"/>
        </w:tc>
        <w:tc>
          <w:tcPr>
            <w:tcW w:w="0" w:type="auto"/>
          </w:tcPr>
          <w:p w14:paraId="6A3C39AA" w14:textId="77777777" w:rsidR="0083430E" w:rsidRDefault="0083430E"/>
        </w:tc>
        <w:tc>
          <w:tcPr>
            <w:tcW w:w="0" w:type="auto"/>
          </w:tcPr>
          <w:p w14:paraId="237D11D1" w14:textId="77777777" w:rsidR="0083430E" w:rsidRDefault="0083430E"/>
        </w:tc>
      </w:tr>
      <w:tr w:rsidR="0083430E" w14:paraId="7CA79D6C" w14:textId="77777777" w:rsidTr="005E6EAF">
        <w:tc>
          <w:tcPr>
            <w:tcW w:w="0" w:type="auto"/>
          </w:tcPr>
          <w:p w14:paraId="6555228D" w14:textId="77777777" w:rsidR="0083430E" w:rsidRPr="0065684E" w:rsidRDefault="00BF6FC8">
            <w:pPr>
              <w:rPr>
                <w:lang w:val="en-GB"/>
              </w:rPr>
            </w:pPr>
            <w:r w:rsidRPr="0065684E">
              <w:rPr>
                <w:color w:val="000000"/>
                <w:lang w:val="en-GB"/>
              </w:rPr>
              <w:t>Demographics, medical history, foot / footwear screening</w:t>
            </w:r>
          </w:p>
        </w:tc>
        <w:tc>
          <w:tcPr>
            <w:tcW w:w="0" w:type="auto"/>
          </w:tcPr>
          <w:p w14:paraId="0E1B7788" w14:textId="77777777" w:rsidR="0083430E" w:rsidRPr="0065684E" w:rsidRDefault="0083430E">
            <w:pPr>
              <w:rPr>
                <w:lang w:val="en-GB"/>
              </w:rPr>
            </w:pPr>
          </w:p>
        </w:tc>
        <w:tc>
          <w:tcPr>
            <w:tcW w:w="0" w:type="auto"/>
          </w:tcPr>
          <w:p w14:paraId="4EC55CFE" w14:textId="77777777" w:rsidR="0083430E" w:rsidRDefault="00BF6FC8">
            <w:r>
              <w:rPr>
                <w:color w:val="000000"/>
              </w:rPr>
              <w:t>X</w:t>
            </w:r>
          </w:p>
        </w:tc>
        <w:tc>
          <w:tcPr>
            <w:tcW w:w="0" w:type="auto"/>
          </w:tcPr>
          <w:p w14:paraId="048D6C25" w14:textId="77777777" w:rsidR="0083430E" w:rsidRDefault="0083430E"/>
        </w:tc>
        <w:tc>
          <w:tcPr>
            <w:tcW w:w="0" w:type="auto"/>
          </w:tcPr>
          <w:p w14:paraId="407A822F" w14:textId="77777777" w:rsidR="0083430E" w:rsidRDefault="0083430E"/>
        </w:tc>
        <w:tc>
          <w:tcPr>
            <w:tcW w:w="0" w:type="auto"/>
          </w:tcPr>
          <w:p w14:paraId="36E12E80" w14:textId="77777777" w:rsidR="0083430E" w:rsidRDefault="0083430E"/>
        </w:tc>
        <w:tc>
          <w:tcPr>
            <w:tcW w:w="0" w:type="auto"/>
          </w:tcPr>
          <w:p w14:paraId="77C1ADC7" w14:textId="77777777" w:rsidR="0083430E" w:rsidRDefault="0083430E"/>
        </w:tc>
        <w:tc>
          <w:tcPr>
            <w:tcW w:w="0" w:type="auto"/>
          </w:tcPr>
          <w:p w14:paraId="5C349DDB" w14:textId="77777777" w:rsidR="0083430E" w:rsidRDefault="0083430E"/>
        </w:tc>
        <w:tc>
          <w:tcPr>
            <w:tcW w:w="0" w:type="auto"/>
          </w:tcPr>
          <w:p w14:paraId="6998D06B" w14:textId="77777777" w:rsidR="0083430E" w:rsidRDefault="0083430E"/>
        </w:tc>
        <w:tc>
          <w:tcPr>
            <w:tcW w:w="0" w:type="auto"/>
          </w:tcPr>
          <w:p w14:paraId="26808E5C" w14:textId="77777777" w:rsidR="0083430E" w:rsidRDefault="0083430E"/>
        </w:tc>
        <w:tc>
          <w:tcPr>
            <w:tcW w:w="0" w:type="auto"/>
          </w:tcPr>
          <w:p w14:paraId="2CE23212" w14:textId="77777777" w:rsidR="0083430E" w:rsidRDefault="0083430E"/>
        </w:tc>
      </w:tr>
      <w:tr w:rsidR="0083430E" w14:paraId="53F6EF46" w14:textId="77777777" w:rsidTr="005E6EAF">
        <w:tc>
          <w:tcPr>
            <w:tcW w:w="0" w:type="auto"/>
          </w:tcPr>
          <w:p w14:paraId="454F43FA" w14:textId="77777777" w:rsidR="0083430E" w:rsidRDefault="00BF6FC8">
            <w:r>
              <w:rPr>
                <w:color w:val="000000"/>
              </w:rPr>
              <w:t>Plantar pressure measurement (Novel pedar)</w:t>
            </w:r>
            <w:ins w:id="90014" w:author="Claude" w:date="2026-10-08T17:38:15Z">
              <w:r>
                <w:rPr>
                  <w:color w:val="000000"/>
                </w:rPr>
                <w:t xml:space="preserve">; usual care only at baseline and 6 months, blinded</w:t>
              </w:r>
            </w:ins>
          </w:p>
        </w:tc>
        <w:tc>
          <w:tcPr>
            <w:tcW w:w="0" w:type="auto"/>
          </w:tcPr>
          <w:p w14:paraId="0CEF9E86" w14:textId="77777777" w:rsidR="0083430E" w:rsidRDefault="0083430E"/>
        </w:tc>
        <w:tc>
          <w:tcPr>
            <w:tcW w:w="0" w:type="auto"/>
          </w:tcPr>
          <w:p w14:paraId="5FA11FD8" w14:textId="77777777" w:rsidR="0083430E" w:rsidRDefault="00BF6FC8">
            <w:r>
              <w:rPr>
                <w:color w:val="000000"/>
              </w:rPr>
              <w:t>X</w:t>
            </w:r>
          </w:p>
        </w:tc>
        <w:tc>
          <w:tcPr>
            <w:tcW w:w="0" w:type="auto"/>
          </w:tcPr>
          <w:p w14:paraId="434F7EE8" w14:textId="77777777" w:rsidR="0083430E" w:rsidRDefault="0083430E">
            <w:pPr/>
            <w:r>
              <w:rPr/>
              <w:t>X</w:t>
            </w:r>
          </w:p>
        </w:tc>
        <w:tc>
          <w:tcPr>
            <w:tcW w:w="0" w:type="auto"/>
          </w:tcPr>
          <w:p w14:paraId="5BC45129" w14:textId="77777777" w:rsidR="0083430E" w:rsidRDefault="0083430E"/>
        </w:tc>
        <w:tc>
          <w:tcPr>
            <w:tcW w:w="0" w:type="auto"/>
          </w:tcPr>
          <w:p w14:paraId="156A8BA8" w14:textId="77777777" w:rsidR="0083430E" w:rsidRDefault="00BF6FC8">
            <w:r>
              <w:rPr>
                <w:color w:val="000000"/>
              </w:rPr>
              <w:t>X</w:t>
            </w:r>
          </w:p>
        </w:tc>
        <w:tc>
          <w:tcPr>
            <w:tcW w:w="0" w:type="auto"/>
          </w:tcPr>
          <w:p w14:paraId="337C65E1" w14:textId="77777777" w:rsidR="0083430E" w:rsidRDefault="0083430E"/>
        </w:tc>
        <w:tc>
          <w:tcPr>
            <w:tcW w:w="0" w:type="auto"/>
          </w:tcPr>
          <w:p w14:paraId="465D24E8" w14:textId="77777777" w:rsidR="0083430E" w:rsidRDefault="00BF6FC8">
            <w:r>
              <w:rPr>
                <w:color w:val="000000"/>
              </w:rPr>
              <w:t>X</w:t>
            </w:r>
          </w:p>
        </w:tc>
        <w:tc>
          <w:tcPr>
            <w:tcW w:w="0" w:type="auto"/>
          </w:tcPr>
          <w:p w14:paraId="7E5DACA6" w14:textId="77777777" w:rsidR="0083430E" w:rsidRDefault="0083430E"/>
        </w:tc>
        <w:tc>
          <w:tcPr>
            <w:tcW w:w="0" w:type="auto"/>
          </w:tcPr>
          <w:p w14:paraId="6AB54A5F" w14:textId="77777777" w:rsidR="0083430E" w:rsidRDefault="00BF6FC8">
            <w:r>
              <w:rPr>
                <w:color w:val="000000"/>
              </w:rPr>
              <w:t>X</w:t>
            </w:r>
          </w:p>
        </w:tc>
        <w:tc>
          <w:tcPr>
            <w:tcW w:w="0" w:type="auto"/>
          </w:tcPr>
          <w:p w14:paraId="47F31845" w14:textId="77777777" w:rsidR="0083430E" w:rsidRDefault="0083430E"/>
        </w:tc>
      </w:tr>
      <w:tr w:rsidR="0083430E" w14:paraId="1D26CD21" w14:textId="77777777" w:rsidTr="005E6EAF">
        <w:tc>
          <w:tcPr>
            <w:tcW w:w="0" w:type="auto"/>
          </w:tcPr>
          <w:p w14:paraId="434632F6" w14:textId="77777777" w:rsidR="0083430E" w:rsidRPr="0065684E" w:rsidRDefault="00BF6FC8">
            <w:pPr>
              <w:rPr>
                <w:lang w:val="en-GB"/>
              </w:rPr>
            </w:pPr>
            <w:del w:id="90456" w:author="Claude" w:date="2026-10-19T12:00:00Z">
              <w:r w:rsidRPr="0065684E">
                <w:rPr>
                  <w:color w:val="000000"/>
                  <w:lang w:val="en-GB"/>
                </w:rPr>
                <w:delText>Foot-care knowledge (NAFF) / health literacy</w:delText>
              </w:r>
            </w:del>
            <w:ins w:id="90457" w:author="Claude" w:date="2026-10-19T12:00:00Z">
              <w:r>
                <w:rPr>
                  <w:color w:val="000000"/>
                  <w:lang w:val="en-GB"/>
                </w:rPr>
                <w:t xml:space="preserve">Foot-care behaviour (NAFF) / health literacy; NAFF repeated at V2 in PARADISE</w:t>
              </w:r>
            </w:ins>
          </w:p>
        </w:tc>
        <w:tc>
          <w:tcPr>
            <w:tcW w:w="0" w:type="auto"/>
          </w:tcPr>
          <w:p w14:paraId="771DDBBC" w14:textId="77777777" w:rsidR="0083430E" w:rsidRPr="0065684E" w:rsidRDefault="0083430E">
            <w:pPr>
              <w:rPr>
                <w:lang w:val="en-GB"/>
              </w:rPr>
            </w:pPr>
          </w:p>
        </w:tc>
        <w:tc>
          <w:tcPr>
            <w:tcW w:w="0" w:type="auto"/>
          </w:tcPr>
          <w:p w14:paraId="4F83A95E" w14:textId="77777777" w:rsidR="0083430E" w:rsidRDefault="00BF6FC8">
            <w:r>
              <w:rPr>
                <w:color w:val="000000"/>
              </w:rPr>
              <w:t>X</w:t>
            </w:r>
          </w:p>
        </w:tc>
        <w:tc>
          <w:tcPr>
            <w:tcW w:w="0" w:type="auto"/>
          </w:tcPr>
          <w:p w14:paraId="09054E8C" w14:textId="77777777" w:rsidR="0083430E" w:rsidRDefault="0083430E">
            <w:ins w:id="90461" w:author="Claude" w:date="2026-10-19T12:00:00Z">
              <w:r>
                <w:rPr>
                  <w:color w:val="000000"/>
                </w:rPr>
                <w:t xml:space="preserve">X</w:t>
              </w:r>
            </w:ins>
          </w:p>
        </w:tc>
        <w:tc>
          <w:tcPr>
            <w:tcW w:w="0" w:type="auto"/>
          </w:tcPr>
          <w:p w14:paraId="2BA30AB5" w14:textId="77777777" w:rsidR="0083430E" w:rsidRDefault="00BF6FC8">
            <w:del w:id="90458" w:author="Claude" w:date="2026-10-19T12:00:00Z">
              <w:r>
                <w:rPr>
                  <w:color w:val="000000"/>
                </w:rPr>
                <w:delText>X</w:delText>
              </w:r>
            </w:del>
          </w:p>
        </w:tc>
        <w:tc>
          <w:tcPr>
            <w:tcW w:w="0" w:type="auto"/>
          </w:tcPr>
          <w:p w14:paraId="28DE7DEC" w14:textId="77777777" w:rsidR="0083430E" w:rsidRDefault="0083430E"/>
        </w:tc>
        <w:tc>
          <w:tcPr>
            <w:tcW w:w="0" w:type="auto"/>
          </w:tcPr>
          <w:p w14:paraId="7A919B1A" w14:textId="77777777" w:rsidR="0083430E" w:rsidRDefault="00BF6FC8">
            <w:del w:id="90459" w:author="Claude" w:date="2026-10-19T12:00:00Z">
              <w:r>
                <w:rPr>
                  <w:color w:val="000000"/>
                </w:rPr>
                <w:delText>X</w:delText>
              </w:r>
            </w:del>
          </w:p>
        </w:tc>
        <w:tc>
          <w:tcPr>
            <w:tcW w:w="0" w:type="auto"/>
          </w:tcPr>
          <w:p w14:paraId="3EF82284" w14:textId="77777777" w:rsidR="0083430E" w:rsidRDefault="0083430E"/>
        </w:tc>
        <w:tc>
          <w:tcPr>
            <w:tcW w:w="0" w:type="auto"/>
          </w:tcPr>
          <w:p w14:paraId="5050F559" w14:textId="77777777" w:rsidR="0083430E" w:rsidRDefault="00BF6FC8">
            <w:del w:id="90460" w:author="Claude" w:date="2026-10-19T12:00:00Z">
              <w:r>
                <w:rPr>
                  <w:color w:val="000000"/>
                </w:rPr>
                <w:delText>X</w:delText>
              </w:r>
            </w:del>
          </w:p>
        </w:tc>
        <w:tc>
          <w:tcPr>
            <w:tcW w:w="0" w:type="auto"/>
          </w:tcPr>
          <w:p w14:paraId="4CE1378A" w14:textId="77777777" w:rsidR="0083430E" w:rsidRDefault="0083430E"/>
        </w:tc>
        <w:tc>
          <w:tcPr>
            <w:tcW w:w="0" w:type="auto"/>
          </w:tcPr>
          <w:p w14:paraId="771C8BA9" w14:textId="77777777" w:rsidR="0083430E" w:rsidRDefault="0083430E"/>
        </w:tc>
      </w:tr>
      <w:tr w:rsidR="0083430E" w14:paraId="1BFBE890" w14:textId="77777777" w:rsidTr="005E6EAF">
        <w:tc>
          <w:tcPr>
            <w:tcW w:w="0" w:type="auto"/>
          </w:tcPr>
          <w:p w14:paraId="749832D7" w14:textId="77777777" w:rsidR="0083430E" w:rsidRDefault="00BF6FC8">
            <w:r>
              <w:rPr>
                <w:color w:val="000000"/>
              </w:rPr>
              <w:t>PEDIS / WIfI ulcer classification</w:t>
            </w:r>
          </w:p>
        </w:tc>
        <w:tc>
          <w:tcPr>
            <w:tcW w:w="0" w:type="auto"/>
          </w:tcPr>
          <w:p w14:paraId="0DE369BB" w14:textId="77777777" w:rsidR="0083430E" w:rsidRDefault="0083430E"/>
        </w:tc>
        <w:tc>
          <w:tcPr>
            <w:tcW w:w="0" w:type="auto"/>
          </w:tcPr>
          <w:p w14:paraId="685BD5B7" w14:textId="77777777" w:rsidR="0083430E" w:rsidRDefault="0083430E"/>
        </w:tc>
        <w:tc>
          <w:tcPr>
            <w:tcW w:w="0" w:type="auto"/>
          </w:tcPr>
          <w:p w14:paraId="2622C2D2" w14:textId="77777777" w:rsidR="0083430E" w:rsidRDefault="00BF6FC8">
            <w:r>
              <w:rPr>
                <w:color w:val="000000"/>
              </w:rPr>
              <w:t>X</w:t>
            </w:r>
          </w:p>
        </w:tc>
        <w:tc>
          <w:tcPr>
            <w:tcW w:w="0" w:type="auto"/>
          </w:tcPr>
          <w:p w14:paraId="1E98B700" w14:textId="77777777" w:rsidR="0083430E" w:rsidRDefault="00BF6FC8">
            <w:r>
              <w:rPr>
                <w:color w:val="000000"/>
              </w:rPr>
              <w:t>X</w:t>
            </w:r>
          </w:p>
        </w:tc>
        <w:tc>
          <w:tcPr>
            <w:tcW w:w="0" w:type="auto"/>
          </w:tcPr>
          <w:p w14:paraId="63B14421" w14:textId="77777777" w:rsidR="0083430E" w:rsidRDefault="00BF6FC8">
            <w:r>
              <w:rPr>
                <w:color w:val="000000"/>
              </w:rPr>
              <w:t>X</w:t>
            </w:r>
          </w:p>
        </w:tc>
        <w:tc>
          <w:tcPr>
            <w:tcW w:w="0" w:type="auto"/>
          </w:tcPr>
          <w:p w14:paraId="228F8A9E" w14:textId="77777777" w:rsidR="0083430E" w:rsidRDefault="00BF6FC8">
            <w:r>
              <w:rPr>
                <w:color w:val="000000"/>
              </w:rPr>
              <w:t>X</w:t>
            </w:r>
          </w:p>
        </w:tc>
        <w:tc>
          <w:tcPr>
            <w:tcW w:w="0" w:type="auto"/>
          </w:tcPr>
          <w:p w14:paraId="77C5A710" w14:textId="77777777" w:rsidR="0083430E" w:rsidRDefault="00BF6FC8">
            <w:r>
              <w:rPr>
                <w:color w:val="000000"/>
              </w:rPr>
              <w:t>X</w:t>
            </w:r>
          </w:p>
        </w:tc>
        <w:tc>
          <w:tcPr>
            <w:tcW w:w="0" w:type="auto"/>
          </w:tcPr>
          <w:p w14:paraId="74A6FE94" w14:textId="77777777" w:rsidR="0083430E" w:rsidRDefault="00BF6FC8">
            <w:r>
              <w:rPr>
                <w:color w:val="000000"/>
              </w:rPr>
              <w:t>X</w:t>
            </w:r>
          </w:p>
        </w:tc>
        <w:tc>
          <w:tcPr>
            <w:tcW w:w="0" w:type="auto"/>
          </w:tcPr>
          <w:p w14:paraId="45817804" w14:textId="77777777" w:rsidR="0083430E" w:rsidRDefault="00BF6FC8">
            <w:r>
              <w:rPr>
                <w:color w:val="000000"/>
              </w:rPr>
              <w:t>X</w:t>
            </w:r>
          </w:p>
        </w:tc>
        <w:tc>
          <w:tcPr>
            <w:tcW w:w="0" w:type="auto"/>
          </w:tcPr>
          <w:p w14:paraId="12E5FBDC" w14:textId="77777777" w:rsidR="0083430E" w:rsidRDefault="00BF6FC8">
            <w:r>
              <w:rPr>
                <w:color w:val="000000"/>
              </w:rPr>
              <w:t>X</w:t>
            </w:r>
          </w:p>
        </w:tc>
      </w:tr>
      <w:tr w:rsidR="0083430E" w14:paraId="0FAA08A9" w14:textId="77777777" w:rsidTr="005E6EAF">
        <w:tc>
          <w:tcPr>
            <w:tcW w:w="0" w:type="auto"/>
          </w:tcPr>
          <w:p w14:paraId="2A159449" w14:textId="77777777" w:rsidR="0083430E" w:rsidRPr="0065684E" w:rsidRDefault="00BF6FC8">
            <w:pPr>
              <w:rPr>
                <w:lang w:val="en-GB"/>
              </w:rPr>
            </w:pPr>
            <w:r w:rsidRPr="0065684E">
              <w:rPr>
                <w:color w:val="000000"/>
                <w:lang w:val="en-GB"/>
              </w:rPr>
              <w:t>Footwear wear-and-tear / usability</w:t>
            </w:r>
          </w:p>
        </w:tc>
        <w:tc>
          <w:tcPr>
            <w:tcW w:w="0" w:type="auto"/>
          </w:tcPr>
          <w:p w14:paraId="18E6824C" w14:textId="77777777" w:rsidR="0083430E" w:rsidRPr="0065684E" w:rsidRDefault="0083430E">
            <w:pPr>
              <w:rPr>
                <w:lang w:val="en-GB"/>
              </w:rPr>
            </w:pPr>
          </w:p>
        </w:tc>
        <w:tc>
          <w:tcPr>
            <w:tcW w:w="0" w:type="auto"/>
          </w:tcPr>
          <w:p w14:paraId="5E2165EA" w14:textId="77777777" w:rsidR="0083430E" w:rsidRPr="0065684E" w:rsidRDefault="0083430E">
            <w:pPr>
              <w:rPr>
                <w:lang w:val="en-GB"/>
              </w:rPr>
            </w:pPr>
          </w:p>
        </w:tc>
        <w:tc>
          <w:tcPr>
            <w:tcW w:w="0" w:type="auto"/>
          </w:tcPr>
          <w:p w14:paraId="424FA6B6" w14:textId="77777777" w:rsidR="0083430E" w:rsidRDefault="00BF6FC8">
            <w:r>
              <w:rPr>
                <w:color w:val="000000"/>
              </w:rPr>
              <w:t>X</w:t>
            </w:r>
          </w:p>
        </w:tc>
        <w:tc>
          <w:tcPr>
            <w:tcW w:w="0" w:type="auto"/>
          </w:tcPr>
          <w:p w14:paraId="04BB72C1" w14:textId="77777777" w:rsidR="0083430E" w:rsidRDefault="0083430E"/>
        </w:tc>
        <w:tc>
          <w:tcPr>
            <w:tcW w:w="0" w:type="auto"/>
          </w:tcPr>
          <w:p w14:paraId="262E1967" w14:textId="77777777" w:rsidR="0083430E" w:rsidRDefault="00BF6FC8">
            <w:r>
              <w:rPr>
                <w:color w:val="000000"/>
              </w:rPr>
              <w:t>X</w:t>
            </w:r>
          </w:p>
        </w:tc>
        <w:tc>
          <w:tcPr>
            <w:tcW w:w="0" w:type="auto"/>
          </w:tcPr>
          <w:p w14:paraId="51913C3D" w14:textId="77777777" w:rsidR="0083430E" w:rsidRDefault="0083430E"/>
        </w:tc>
        <w:tc>
          <w:tcPr>
            <w:tcW w:w="0" w:type="auto"/>
          </w:tcPr>
          <w:p w14:paraId="4BC0D65D" w14:textId="77777777" w:rsidR="0083430E" w:rsidRDefault="00BF6FC8">
            <w:r>
              <w:rPr>
                <w:color w:val="000000"/>
              </w:rPr>
              <w:t>X</w:t>
            </w:r>
          </w:p>
        </w:tc>
        <w:tc>
          <w:tcPr>
            <w:tcW w:w="0" w:type="auto"/>
          </w:tcPr>
          <w:p w14:paraId="3FEC7E55" w14:textId="77777777" w:rsidR="0083430E" w:rsidRDefault="0083430E"/>
        </w:tc>
        <w:tc>
          <w:tcPr>
            <w:tcW w:w="0" w:type="auto"/>
          </w:tcPr>
          <w:p w14:paraId="6EB766D5" w14:textId="77777777" w:rsidR="0083430E" w:rsidRDefault="00BF6FC8">
            <w:r>
              <w:rPr>
                <w:color w:val="000000"/>
              </w:rPr>
              <w:t>X</w:t>
            </w:r>
          </w:p>
        </w:tc>
        <w:tc>
          <w:tcPr>
            <w:tcW w:w="0" w:type="auto"/>
          </w:tcPr>
          <w:p w14:paraId="0CF0DF0F" w14:textId="77777777" w:rsidR="0083430E" w:rsidRDefault="0083430E"/>
        </w:tc>
      </w:tr>
      <w:tr w:rsidR="0083430E" w14:paraId="00B3F88D" w14:textId="77777777" w:rsidTr="005E6EAF">
        <w:tc>
          <w:tcPr>
            <w:tcW w:w="0" w:type="auto"/>
          </w:tcPr>
          <w:p w14:paraId="091AF671" w14:textId="77777777" w:rsidR="0083430E" w:rsidRPr="0065684E" w:rsidRDefault="00BF6FC8">
            <w:pPr>
              <w:rPr>
                <w:lang w:val="en-GB"/>
              </w:rPr>
            </w:pPr>
            <w:r w:rsidRPr="0065684E">
              <w:rPr>
                <w:color w:val="000000"/>
                <w:lang w:val="en-GB"/>
              </w:rPr>
              <w:t>EQ-5D-5L (health-related quality of life)</w:t>
            </w:r>
          </w:p>
        </w:tc>
        <w:tc>
          <w:tcPr>
            <w:tcW w:w="0" w:type="auto"/>
          </w:tcPr>
          <w:p w14:paraId="6A6D059F" w14:textId="77777777" w:rsidR="0083430E" w:rsidRPr="0065684E" w:rsidRDefault="0083430E">
            <w:pPr>
              <w:rPr>
                <w:lang w:val="en-GB"/>
              </w:rPr>
            </w:pPr>
          </w:p>
        </w:tc>
        <w:tc>
          <w:tcPr>
            <w:tcW w:w="0" w:type="auto"/>
          </w:tcPr>
          <w:p w14:paraId="737D83EB" w14:textId="77777777" w:rsidR="0083430E" w:rsidRDefault="00BF6FC8">
            <w:r>
              <w:rPr>
                <w:color w:val="000000"/>
              </w:rPr>
              <w:t>X</w:t>
            </w:r>
          </w:p>
        </w:tc>
        <w:tc>
          <w:tcPr>
            <w:tcW w:w="0" w:type="auto"/>
          </w:tcPr>
          <w:p w14:paraId="313AC270" w14:textId="77777777" w:rsidR="0083430E" w:rsidRDefault="0083430E"/>
        </w:tc>
        <w:tc>
          <w:tcPr>
            <w:tcW w:w="0" w:type="auto"/>
          </w:tcPr>
          <w:p w14:paraId="3642041A" w14:textId="77777777" w:rsidR="0083430E" w:rsidRDefault="00BF6FC8">
            <w:r>
              <w:rPr>
                <w:color w:val="000000"/>
              </w:rPr>
              <w:t>X</w:t>
            </w:r>
          </w:p>
        </w:tc>
        <w:tc>
          <w:tcPr>
            <w:tcW w:w="0" w:type="auto"/>
          </w:tcPr>
          <w:p w14:paraId="1DA422E1" w14:textId="77777777" w:rsidR="0083430E" w:rsidRDefault="00BF6FC8">
            <w:r>
              <w:rPr>
                <w:color w:val="000000"/>
              </w:rPr>
              <w:t>X</w:t>
            </w:r>
          </w:p>
        </w:tc>
        <w:tc>
          <w:tcPr>
            <w:tcW w:w="0" w:type="auto"/>
          </w:tcPr>
          <w:p w14:paraId="3CDAC584" w14:textId="77777777" w:rsidR="0083430E" w:rsidRDefault="00BF6FC8">
            <w:r>
              <w:rPr>
                <w:color w:val="000000"/>
              </w:rPr>
              <w:t>X</w:t>
            </w:r>
          </w:p>
        </w:tc>
        <w:tc>
          <w:tcPr>
            <w:tcW w:w="0" w:type="auto"/>
          </w:tcPr>
          <w:p w14:paraId="2FD82023" w14:textId="77777777" w:rsidR="0083430E" w:rsidRDefault="00BF6FC8">
            <w:r>
              <w:rPr>
                <w:color w:val="000000"/>
              </w:rPr>
              <w:t>X</w:t>
            </w:r>
          </w:p>
        </w:tc>
        <w:tc>
          <w:tcPr>
            <w:tcW w:w="0" w:type="auto"/>
          </w:tcPr>
          <w:p w14:paraId="1155A7A0" w14:textId="77777777" w:rsidR="0083430E" w:rsidRDefault="00BF6FC8">
            <w:r>
              <w:rPr>
                <w:color w:val="000000"/>
              </w:rPr>
              <w:t>X</w:t>
            </w:r>
          </w:p>
        </w:tc>
        <w:tc>
          <w:tcPr>
            <w:tcW w:w="0" w:type="auto"/>
          </w:tcPr>
          <w:p w14:paraId="1E0C4E7D" w14:textId="77777777" w:rsidR="0083430E" w:rsidRDefault="00BF6FC8">
            <w:r>
              <w:rPr>
                <w:color w:val="000000"/>
              </w:rPr>
              <w:t>X</w:t>
            </w:r>
          </w:p>
        </w:tc>
        <w:tc>
          <w:tcPr>
            <w:tcW w:w="0" w:type="auto"/>
          </w:tcPr>
          <w:p w14:paraId="592BCF13" w14:textId="77777777" w:rsidR="0083430E" w:rsidRDefault="0083430E"/>
        </w:tc>
      </w:tr>
      <w:tr w:rsidR="0083430E" w14:paraId="649B35C0" w14:textId="77777777" w:rsidTr="005E6EAF">
        <w:tc>
          <w:tcPr>
            <w:tcW w:w="0" w:type="auto"/>
          </w:tcPr>
          <w:p w14:paraId="1352FB3D" w14:textId="77777777" w:rsidR="0083430E" w:rsidRPr="0065684E" w:rsidRDefault="00BF6FC8">
            <w:pPr>
              <w:rPr>
                <w:lang w:val="en-GB"/>
              </w:rPr>
            </w:pPr>
            <w:r w:rsidRPr="0065684E">
              <w:rPr>
                <w:color w:val="000000"/>
                <w:lang w:val="en-GB"/>
              </w:rPr>
              <w:t>iMTA iPCQ / iMCQ (resource use, costs)</w:t>
            </w:r>
          </w:p>
        </w:tc>
        <w:tc>
          <w:tcPr>
            <w:tcW w:w="0" w:type="auto"/>
          </w:tcPr>
          <w:p w14:paraId="717D079C" w14:textId="77777777" w:rsidR="0083430E" w:rsidRPr="0065684E" w:rsidRDefault="0083430E">
            <w:pPr>
              <w:rPr>
                <w:lang w:val="en-GB"/>
              </w:rPr>
            </w:pPr>
          </w:p>
        </w:tc>
        <w:tc>
          <w:tcPr>
            <w:tcW w:w="0" w:type="auto"/>
          </w:tcPr>
          <w:p w14:paraId="6499D6B4" w14:textId="77777777" w:rsidR="0083430E" w:rsidRPr="0065684E" w:rsidRDefault="0083430E">
            <w:pPr>
              <w:rPr>
                <w:lang w:val="en-GB"/>
              </w:rPr>
            </w:pPr>
          </w:p>
        </w:tc>
        <w:tc>
          <w:tcPr>
            <w:tcW w:w="0" w:type="auto"/>
          </w:tcPr>
          <w:p w14:paraId="7CCEB6B1" w14:textId="77777777" w:rsidR="0083430E" w:rsidRPr="0065684E" w:rsidRDefault="0083430E">
            <w:pPr>
              <w:rPr>
                <w:lang w:val="en-GB"/>
              </w:rPr>
            </w:pPr>
          </w:p>
        </w:tc>
        <w:tc>
          <w:tcPr>
            <w:tcW w:w="0" w:type="auto"/>
          </w:tcPr>
          <w:p w14:paraId="21439572" w14:textId="77777777" w:rsidR="0083430E" w:rsidRDefault="00BF6FC8">
            <w:r>
              <w:rPr>
                <w:color w:val="000000"/>
              </w:rPr>
              <w:t>X</w:t>
            </w:r>
          </w:p>
        </w:tc>
        <w:tc>
          <w:tcPr>
            <w:tcW w:w="0" w:type="auto"/>
          </w:tcPr>
          <w:p w14:paraId="38C8F4AE" w14:textId="77777777" w:rsidR="0083430E" w:rsidRDefault="00BF6FC8">
            <w:r>
              <w:rPr>
                <w:color w:val="000000"/>
              </w:rPr>
              <w:t>X</w:t>
            </w:r>
          </w:p>
        </w:tc>
        <w:tc>
          <w:tcPr>
            <w:tcW w:w="0" w:type="auto"/>
          </w:tcPr>
          <w:p w14:paraId="105F8EE1" w14:textId="77777777" w:rsidR="0083430E" w:rsidRDefault="00BF6FC8">
            <w:r>
              <w:rPr>
                <w:color w:val="000000"/>
              </w:rPr>
              <w:t>X</w:t>
            </w:r>
          </w:p>
        </w:tc>
        <w:tc>
          <w:tcPr>
            <w:tcW w:w="0" w:type="auto"/>
          </w:tcPr>
          <w:p w14:paraId="3CF91525" w14:textId="77777777" w:rsidR="0083430E" w:rsidRDefault="00BF6FC8">
            <w:r>
              <w:rPr>
                <w:color w:val="000000"/>
              </w:rPr>
              <w:t>X</w:t>
            </w:r>
          </w:p>
        </w:tc>
        <w:tc>
          <w:tcPr>
            <w:tcW w:w="0" w:type="auto"/>
          </w:tcPr>
          <w:p w14:paraId="3AAD0A41" w14:textId="77777777" w:rsidR="0083430E" w:rsidRDefault="00BF6FC8">
            <w:r>
              <w:rPr>
                <w:color w:val="000000"/>
              </w:rPr>
              <w:t>X</w:t>
            </w:r>
          </w:p>
        </w:tc>
        <w:tc>
          <w:tcPr>
            <w:tcW w:w="0" w:type="auto"/>
          </w:tcPr>
          <w:p w14:paraId="1B6F22FA" w14:textId="77777777" w:rsidR="0083430E" w:rsidRDefault="00BF6FC8">
            <w:r>
              <w:rPr>
                <w:color w:val="000000"/>
              </w:rPr>
              <w:t>X</w:t>
            </w:r>
          </w:p>
        </w:tc>
        <w:tc>
          <w:tcPr>
            <w:tcW w:w="0" w:type="auto"/>
          </w:tcPr>
          <w:p w14:paraId="119D8F9D" w14:textId="77777777" w:rsidR="0083430E" w:rsidRDefault="0083430E"/>
        </w:tc>
      </w:tr>
      <w:tr w:rsidR="0083430E" w14:paraId="551A22CD" w14:textId="77777777" w:rsidTr="005E6EAF">
        <w:tc>
          <w:tcPr>
            <w:tcW w:w="0" w:type="auto"/>
          </w:tcPr>
          <w:p w14:paraId="3169FE09" w14:textId="77777777" w:rsidR="0083430E" w:rsidRDefault="00BF6FC8">
            <w:r>
              <w:rPr>
                <w:color w:val="000000"/>
              </w:rPr>
              <w:t>Self-reported adherence (VAS)</w:t>
            </w:r>
          </w:p>
        </w:tc>
        <w:tc>
          <w:tcPr>
            <w:tcW w:w="0" w:type="auto"/>
          </w:tcPr>
          <w:p w14:paraId="4A437FB4" w14:textId="77777777" w:rsidR="0083430E" w:rsidRDefault="0083430E"/>
        </w:tc>
        <w:tc>
          <w:tcPr>
            <w:tcW w:w="0" w:type="auto"/>
          </w:tcPr>
          <w:p w14:paraId="1A86ED77" w14:textId="77777777" w:rsidR="0083430E" w:rsidRDefault="0083430E"/>
        </w:tc>
        <w:tc>
          <w:tcPr>
            <w:tcW w:w="0" w:type="auto"/>
          </w:tcPr>
          <w:p w14:paraId="4550B63D" w14:textId="77777777" w:rsidR="0083430E" w:rsidRDefault="0083430E"/>
        </w:tc>
        <w:tc>
          <w:tcPr>
            <w:tcW w:w="0" w:type="auto"/>
          </w:tcPr>
          <w:p w14:paraId="446C0AFE" w14:textId="77777777" w:rsidR="0083430E" w:rsidRDefault="00BF6FC8">
            <w:r>
              <w:rPr>
                <w:color w:val="000000"/>
              </w:rPr>
              <w:t>X</w:t>
            </w:r>
          </w:p>
        </w:tc>
        <w:tc>
          <w:tcPr>
            <w:tcW w:w="0" w:type="auto"/>
          </w:tcPr>
          <w:p w14:paraId="7FEE7B06" w14:textId="77777777" w:rsidR="0083430E" w:rsidRDefault="00BF6FC8">
            <w:r>
              <w:rPr>
                <w:color w:val="000000"/>
              </w:rPr>
              <w:t>X</w:t>
            </w:r>
          </w:p>
        </w:tc>
        <w:tc>
          <w:tcPr>
            <w:tcW w:w="0" w:type="auto"/>
          </w:tcPr>
          <w:p w14:paraId="7AF2A3B1" w14:textId="77777777" w:rsidR="0083430E" w:rsidRDefault="00BF6FC8">
            <w:r>
              <w:rPr>
                <w:color w:val="000000"/>
              </w:rPr>
              <w:t>X</w:t>
            </w:r>
          </w:p>
        </w:tc>
        <w:tc>
          <w:tcPr>
            <w:tcW w:w="0" w:type="auto"/>
          </w:tcPr>
          <w:p w14:paraId="497EA9B9" w14:textId="77777777" w:rsidR="0083430E" w:rsidRDefault="00BF6FC8">
            <w:r>
              <w:rPr>
                <w:color w:val="000000"/>
              </w:rPr>
              <w:t>X</w:t>
            </w:r>
          </w:p>
        </w:tc>
        <w:tc>
          <w:tcPr>
            <w:tcW w:w="0" w:type="auto"/>
          </w:tcPr>
          <w:p w14:paraId="1B41F1C1" w14:textId="77777777" w:rsidR="0083430E" w:rsidRDefault="00BF6FC8">
            <w:r>
              <w:rPr>
                <w:color w:val="000000"/>
              </w:rPr>
              <w:t>X</w:t>
            </w:r>
          </w:p>
        </w:tc>
        <w:tc>
          <w:tcPr>
            <w:tcW w:w="0" w:type="auto"/>
          </w:tcPr>
          <w:p w14:paraId="4BE440E5" w14:textId="77777777" w:rsidR="0083430E" w:rsidRDefault="00BF6FC8">
            <w:r>
              <w:rPr>
                <w:color w:val="000000"/>
              </w:rPr>
              <w:t>X</w:t>
            </w:r>
          </w:p>
        </w:tc>
        <w:tc>
          <w:tcPr>
            <w:tcW w:w="0" w:type="auto"/>
          </w:tcPr>
          <w:p w14:paraId="0E9A6B7C" w14:textId="77777777" w:rsidR="0083430E" w:rsidRDefault="0083430E"/>
        </w:tc>
      </w:tr>
      <w:tr w:rsidR="0083430E" w14:paraId="64EB658C" w14:textId="77777777" w:rsidTr="005E6EAF">
        <w:tc>
          <w:tcPr>
            <w:tcW w:w="0" w:type="auto"/>
          </w:tcPr>
          <w:p w14:paraId="66B5F97F" w14:textId="77777777" w:rsidR="0083430E" w:rsidRDefault="00BF6FC8">
            <w:r>
              <w:rPr>
                <w:color w:val="000000"/>
              </w:rPr>
              <w:t>MoveMonitor 7-day activity recording</w:t>
            </w:r>
          </w:p>
        </w:tc>
        <w:tc>
          <w:tcPr>
            <w:tcW w:w="0" w:type="auto"/>
          </w:tcPr>
          <w:p w14:paraId="6E3173F8" w14:textId="77777777" w:rsidR="0083430E" w:rsidRDefault="0083430E"/>
        </w:tc>
        <w:tc>
          <w:tcPr>
            <w:tcW w:w="0" w:type="auto"/>
          </w:tcPr>
          <w:p w14:paraId="7A3AF471" w14:textId="77777777" w:rsidR="0083430E" w:rsidRDefault="00BF6FC8">
            <w:r>
              <w:rPr>
                <w:color w:val="000000"/>
              </w:rPr>
              <w:t>X</w:t>
            </w:r>
          </w:p>
        </w:tc>
        <w:tc>
          <w:tcPr>
            <w:tcW w:w="0" w:type="auto"/>
          </w:tcPr>
          <w:p w14:paraId="42C07CED" w14:textId="77777777" w:rsidR="0083430E" w:rsidRDefault="0083430E"/>
        </w:tc>
        <w:tc>
          <w:tcPr>
            <w:tcW w:w="0" w:type="auto"/>
          </w:tcPr>
          <w:p w14:paraId="6D855CE6" w14:textId="77777777" w:rsidR="0083430E" w:rsidRDefault="0083430E"/>
        </w:tc>
        <w:tc>
          <w:tcPr>
            <w:tcW w:w="0" w:type="auto"/>
          </w:tcPr>
          <w:p w14:paraId="3049C45D" w14:textId="77777777" w:rsidR="0083430E" w:rsidRDefault="00BF6FC8">
            <w:del w:id="90015" w:author="Claude" w:date="2026-10-08T17:38:15Z">
              <w:r>
                <w:rPr>
                  <w:color w:val="000000"/>
                </w:rPr>
                <w:delText xml:space="preserve">X</w:delText>
              </w:r>
            </w:del>
          </w:p>
        </w:tc>
        <w:tc>
          <w:tcPr>
            <w:tcW w:w="0" w:type="auto"/>
          </w:tcPr>
          <w:p w14:paraId="18FEF157" w14:textId="77777777" w:rsidR="0083430E" w:rsidRDefault="0083430E"/>
        </w:tc>
        <w:tc>
          <w:tcPr>
            <w:tcW w:w="0" w:type="auto"/>
          </w:tcPr>
          <w:p w14:paraId="077D4A03" w14:textId="77777777" w:rsidR="0083430E" w:rsidRDefault="0083430E"/>
        </w:tc>
        <w:tc>
          <w:tcPr>
            <w:tcW w:w="0" w:type="auto"/>
          </w:tcPr>
          <w:p w14:paraId="6C8CF96D" w14:textId="77777777" w:rsidR="0083430E" w:rsidRDefault="0083430E"/>
        </w:tc>
        <w:tc>
          <w:tcPr>
            <w:tcW w:w="0" w:type="auto"/>
          </w:tcPr>
          <w:p w14:paraId="7749CE78" w14:textId="77777777" w:rsidR="0083430E" w:rsidRDefault="0083430E"/>
        </w:tc>
        <w:tc>
          <w:tcPr>
            <w:tcW w:w="0" w:type="auto"/>
          </w:tcPr>
          <w:p w14:paraId="6582C5CE" w14:textId="77777777" w:rsidR="0083430E" w:rsidRDefault="0083430E"/>
        </w:tc>
      </w:tr>
      <w:tr w:rsidR="0083430E" w14:paraId="55872048" w14:textId="77777777" w:rsidTr="005E6EAF">
        <w:tc>
          <w:tcPr>
            <w:tcW w:w="0" w:type="auto"/>
          </w:tcPr>
          <w:p w14:paraId="35A39369" w14:textId="77777777" w:rsidR="0083430E" w:rsidRPr="0065684E" w:rsidRDefault="00BF6FC8">
            <w:pPr>
              <w:rPr>
                <w:lang w:val="en-GB"/>
              </w:rPr>
            </w:pPr>
            <w:r w:rsidRPr="0065684E">
              <w:rPr>
                <w:color w:val="000000"/>
                <w:lang w:val="en-GB"/>
              </w:rPr>
              <w:t xml:space="preserve">Orthotimer readout</w:t>
            </w:r>
            <w:del w:id="90163" w:author="Claude" w:date="2026-10-18T12:00:00Z">
              <w:r w:rsidRPr="0065684E">
                <w:rPr>
                  <w:color w:val="000000"/>
                  <w:lang w:val="en-GB"/>
                </w:rPr>
                <w:delText xml:space="preserve"> and battery replacement</w:delText>
              </w:r>
            </w:del>
          </w:p>
        </w:tc>
        <w:tc>
          <w:tcPr>
            <w:tcW w:w="0" w:type="auto"/>
          </w:tcPr>
          <w:p w14:paraId="5F5AFE08" w14:textId="77777777" w:rsidR="0083430E" w:rsidRPr="0065684E" w:rsidRDefault="0083430E">
            <w:pPr>
              <w:rPr>
                <w:lang w:val="en-GB"/>
              </w:rPr>
            </w:pPr>
          </w:p>
        </w:tc>
        <w:tc>
          <w:tcPr>
            <w:tcW w:w="0" w:type="auto"/>
          </w:tcPr>
          <w:p w14:paraId="40D05F69" w14:textId="77777777" w:rsidR="0083430E" w:rsidRPr="0065684E" w:rsidRDefault="0083430E">
            <w:pPr>
              <w:rPr>
                <w:lang w:val="en-GB"/>
              </w:rPr>
            </w:pPr>
          </w:p>
        </w:tc>
        <w:tc>
          <w:tcPr>
            <w:tcW w:w="0" w:type="auto"/>
          </w:tcPr>
          <w:p w14:paraId="14E90535" w14:textId="77777777" w:rsidR="0083430E" w:rsidRPr="0065684E" w:rsidRDefault="0083430E">
            <w:pPr>
              <w:rPr>
                <w:lang w:val="en-GB"/>
              </w:rPr>
            </w:pPr>
          </w:p>
        </w:tc>
        <w:tc>
          <w:tcPr>
            <w:tcW w:w="0" w:type="auto"/>
          </w:tcPr>
          <w:p w14:paraId="4A796F5C" w14:textId="77777777" w:rsidR="0083430E" w:rsidRDefault="00BF6FC8">
            <w:r>
              <w:rPr>
                <w:color w:val="000000"/>
              </w:rPr>
              <w:t>X</w:t>
            </w:r>
          </w:p>
        </w:tc>
        <w:tc>
          <w:tcPr>
            <w:tcW w:w="0" w:type="auto"/>
          </w:tcPr>
          <w:p w14:paraId="2FB20399" w14:textId="77777777" w:rsidR="0083430E" w:rsidRDefault="00BF6FC8">
            <w:r>
              <w:rPr>
                <w:color w:val="000000"/>
              </w:rPr>
              <w:t>X</w:t>
            </w:r>
          </w:p>
        </w:tc>
        <w:tc>
          <w:tcPr>
            <w:tcW w:w="0" w:type="auto"/>
          </w:tcPr>
          <w:p w14:paraId="5B40E2FE" w14:textId="77777777" w:rsidR="0083430E" w:rsidRDefault="00BF6FC8">
            <w:r>
              <w:rPr>
                <w:color w:val="000000"/>
              </w:rPr>
              <w:t>X</w:t>
            </w:r>
          </w:p>
        </w:tc>
        <w:tc>
          <w:tcPr>
            <w:tcW w:w="0" w:type="auto"/>
          </w:tcPr>
          <w:p w14:paraId="6350FF04" w14:textId="77777777" w:rsidR="0083430E" w:rsidRDefault="00BF6FC8">
            <w:r>
              <w:rPr>
                <w:color w:val="000000"/>
              </w:rPr>
              <w:t>X</w:t>
            </w:r>
          </w:p>
        </w:tc>
        <w:tc>
          <w:tcPr>
            <w:tcW w:w="0" w:type="auto"/>
          </w:tcPr>
          <w:p w14:paraId="35542701" w14:textId="77777777" w:rsidR="0083430E" w:rsidRDefault="00BF6FC8">
            <w:r>
              <w:rPr>
                <w:color w:val="000000"/>
              </w:rPr>
              <w:t>X</w:t>
            </w:r>
          </w:p>
        </w:tc>
        <w:tc>
          <w:tcPr>
            <w:tcW w:w="0" w:type="auto"/>
          </w:tcPr>
          <w:p w14:paraId="78691013" w14:textId="77777777" w:rsidR="0083430E" w:rsidRDefault="00BF6FC8">
            <w:r>
              <w:rPr>
                <w:color w:val="000000"/>
              </w:rPr>
              <w:t>X</w:t>
            </w:r>
          </w:p>
        </w:tc>
        <w:tc>
          <w:tcPr>
            <w:tcW w:w="0" w:type="auto"/>
          </w:tcPr>
          <w:p w14:paraId="719AAA60" w14:textId="77777777" w:rsidR="0083430E" w:rsidRDefault="0083430E"/>
        </w:tc>
      </w:tr>
      <w:tr w:rsidR="0083430E" w14:paraId="5E84D8AB" w14:textId="77777777" w:rsidTr="005E6EAF">
        <w:tc>
          <w:tcPr>
            <w:tcW w:w="0" w:type="auto"/>
          </w:tcPr>
          <w:p w14:paraId="3BEE4A4A" w14:textId="77777777" w:rsidR="0083430E" w:rsidRPr="0065684E" w:rsidRDefault="00BF6FC8">
            <w:pPr>
              <w:rPr>
                <w:lang w:val="en-GB"/>
              </w:rPr>
            </w:pPr>
            <w:r w:rsidRPr="0065684E">
              <w:rPr>
                <w:color w:val="000000"/>
                <w:lang w:val="en-GB"/>
              </w:rPr>
              <w:t>Process evaluation (diaries, interviews, observation)</w:t>
            </w:r>
          </w:p>
        </w:tc>
        <w:tc>
          <w:tcPr>
            <w:tcW w:w="0" w:type="auto"/>
          </w:tcPr>
          <w:p w14:paraId="3FA4D472" w14:textId="77777777" w:rsidR="0083430E" w:rsidRPr="0065684E" w:rsidRDefault="0083430E">
            <w:pPr>
              <w:rPr>
                <w:lang w:val="en-GB"/>
              </w:rPr>
            </w:pPr>
          </w:p>
        </w:tc>
        <w:tc>
          <w:tcPr>
            <w:tcW w:w="0" w:type="auto"/>
          </w:tcPr>
          <w:p w14:paraId="3176F1E8" w14:textId="77777777" w:rsidR="0083430E" w:rsidRPr="0065684E" w:rsidRDefault="0083430E">
            <w:pPr>
              <w:rPr>
                <w:lang w:val="en-GB"/>
              </w:rPr>
            </w:pPr>
          </w:p>
        </w:tc>
        <w:tc>
          <w:tcPr>
            <w:tcW w:w="0" w:type="auto"/>
          </w:tcPr>
          <w:p w14:paraId="3B2B189D" w14:textId="77777777" w:rsidR="0083430E" w:rsidRDefault="00BF6FC8">
            <w:r>
              <w:rPr>
                <w:color w:val="000000"/>
              </w:rPr>
              <w:t>X</w:t>
            </w:r>
          </w:p>
        </w:tc>
        <w:tc>
          <w:tcPr>
            <w:tcW w:w="0" w:type="auto"/>
          </w:tcPr>
          <w:p w14:paraId="7F5C15E0" w14:textId="77777777" w:rsidR="0083430E" w:rsidRDefault="00BF6FC8">
            <w:r>
              <w:rPr>
                <w:color w:val="000000"/>
              </w:rPr>
              <w:t>X</w:t>
            </w:r>
          </w:p>
        </w:tc>
        <w:tc>
          <w:tcPr>
            <w:tcW w:w="0" w:type="auto"/>
          </w:tcPr>
          <w:p w14:paraId="0AC02039" w14:textId="77777777" w:rsidR="0083430E" w:rsidRDefault="00BF6FC8">
            <w:r>
              <w:rPr>
                <w:color w:val="000000"/>
              </w:rPr>
              <w:t>X</w:t>
            </w:r>
          </w:p>
        </w:tc>
        <w:tc>
          <w:tcPr>
            <w:tcW w:w="0" w:type="auto"/>
          </w:tcPr>
          <w:p w14:paraId="07A0E947" w14:textId="77777777" w:rsidR="0083430E" w:rsidRDefault="00BF6FC8">
            <w:r>
              <w:rPr>
                <w:color w:val="000000"/>
              </w:rPr>
              <w:t>X</w:t>
            </w:r>
          </w:p>
        </w:tc>
        <w:tc>
          <w:tcPr>
            <w:tcW w:w="0" w:type="auto"/>
          </w:tcPr>
          <w:p w14:paraId="4321EF9B" w14:textId="77777777" w:rsidR="0083430E" w:rsidRDefault="00BF6FC8">
            <w:r>
              <w:rPr>
                <w:color w:val="000000"/>
              </w:rPr>
              <w:t>X</w:t>
            </w:r>
          </w:p>
        </w:tc>
        <w:tc>
          <w:tcPr>
            <w:tcW w:w="0" w:type="auto"/>
          </w:tcPr>
          <w:p w14:paraId="07F1EA99" w14:textId="77777777" w:rsidR="0083430E" w:rsidRDefault="00BF6FC8">
            <w:r>
              <w:rPr>
                <w:color w:val="000000"/>
              </w:rPr>
              <w:t>X</w:t>
            </w:r>
          </w:p>
        </w:tc>
        <w:tc>
          <w:tcPr>
            <w:tcW w:w="0" w:type="auto"/>
          </w:tcPr>
          <w:p w14:paraId="66C1A887" w14:textId="77777777" w:rsidR="0083430E" w:rsidRDefault="00BF6FC8">
            <w:r>
              <w:rPr>
                <w:color w:val="000000"/>
              </w:rPr>
              <w:t>X</w:t>
            </w:r>
          </w:p>
        </w:tc>
        <w:tc>
          <w:tcPr>
            <w:tcW w:w="0" w:type="auto"/>
          </w:tcPr>
          <w:p w14:paraId="2E6B1EAF" w14:textId="77777777" w:rsidR="0083430E" w:rsidRDefault="00BF6FC8">
            <w:r>
              <w:rPr>
                <w:color w:val="000000"/>
              </w:rPr>
              <w:t>X</w:t>
            </w:r>
          </w:p>
        </w:tc>
      </w:tr>
      <w:tr w:rsidR="0083430E" w14:paraId="6DB847D7" w14:textId="77777777" w:rsidTr="005E6EAF">
        <w:tc>
          <w:tcPr>
            <w:tcW w:w="0" w:type="auto"/>
          </w:tcPr>
          <w:p w14:paraId="297901B2" w14:textId="77777777" w:rsidR="0083430E" w:rsidRDefault="00BF6FC8">
            <w:r>
              <w:rPr>
                <w:color w:val="000000"/>
              </w:rPr>
              <w:t>Adverse event / concomitant medication assessment</w:t>
            </w:r>
          </w:p>
        </w:tc>
        <w:tc>
          <w:tcPr>
            <w:tcW w:w="0" w:type="auto"/>
          </w:tcPr>
          <w:p w14:paraId="2242E0E2" w14:textId="77777777" w:rsidR="0083430E" w:rsidRDefault="00BF6FC8">
            <w:r>
              <w:rPr>
                <w:color w:val="000000"/>
              </w:rPr>
              <w:t>X</w:t>
            </w:r>
          </w:p>
        </w:tc>
        <w:tc>
          <w:tcPr>
            <w:tcW w:w="0" w:type="auto"/>
          </w:tcPr>
          <w:p w14:paraId="7ABA020F" w14:textId="77777777" w:rsidR="0083430E" w:rsidRDefault="00BF6FC8">
            <w:r>
              <w:rPr>
                <w:color w:val="000000"/>
              </w:rPr>
              <w:t>X</w:t>
            </w:r>
          </w:p>
        </w:tc>
        <w:tc>
          <w:tcPr>
            <w:tcW w:w="0" w:type="auto"/>
          </w:tcPr>
          <w:p w14:paraId="4CEDEFFC" w14:textId="77777777" w:rsidR="0083430E" w:rsidRDefault="00BF6FC8">
            <w:r>
              <w:rPr>
                <w:color w:val="000000"/>
              </w:rPr>
              <w:t>X</w:t>
            </w:r>
          </w:p>
        </w:tc>
        <w:tc>
          <w:tcPr>
            <w:tcW w:w="0" w:type="auto"/>
          </w:tcPr>
          <w:p w14:paraId="5F1C7E2C" w14:textId="77777777" w:rsidR="0083430E" w:rsidRDefault="00BF6FC8">
            <w:r>
              <w:rPr>
                <w:color w:val="000000"/>
              </w:rPr>
              <w:t>X</w:t>
            </w:r>
          </w:p>
        </w:tc>
        <w:tc>
          <w:tcPr>
            <w:tcW w:w="0" w:type="auto"/>
          </w:tcPr>
          <w:p w14:paraId="63213FD7" w14:textId="77777777" w:rsidR="0083430E" w:rsidRDefault="00BF6FC8">
            <w:r>
              <w:rPr>
                <w:color w:val="000000"/>
              </w:rPr>
              <w:t>X</w:t>
            </w:r>
          </w:p>
        </w:tc>
        <w:tc>
          <w:tcPr>
            <w:tcW w:w="0" w:type="auto"/>
          </w:tcPr>
          <w:p w14:paraId="0D9AFD7D" w14:textId="77777777" w:rsidR="0083430E" w:rsidRDefault="00BF6FC8">
            <w:r>
              <w:rPr>
                <w:color w:val="000000"/>
              </w:rPr>
              <w:t>X</w:t>
            </w:r>
          </w:p>
        </w:tc>
        <w:tc>
          <w:tcPr>
            <w:tcW w:w="0" w:type="auto"/>
          </w:tcPr>
          <w:p w14:paraId="0DFB6AD9" w14:textId="77777777" w:rsidR="0083430E" w:rsidRDefault="00BF6FC8">
            <w:r>
              <w:rPr>
                <w:color w:val="000000"/>
              </w:rPr>
              <w:t>X</w:t>
            </w:r>
          </w:p>
        </w:tc>
        <w:tc>
          <w:tcPr>
            <w:tcW w:w="0" w:type="auto"/>
          </w:tcPr>
          <w:p w14:paraId="013EB06C" w14:textId="77777777" w:rsidR="0083430E" w:rsidRDefault="00BF6FC8">
            <w:r>
              <w:rPr>
                <w:color w:val="000000"/>
              </w:rPr>
              <w:t>X</w:t>
            </w:r>
          </w:p>
        </w:tc>
        <w:tc>
          <w:tcPr>
            <w:tcW w:w="0" w:type="auto"/>
          </w:tcPr>
          <w:p w14:paraId="5D02CB71" w14:textId="77777777" w:rsidR="0083430E" w:rsidRDefault="00BF6FC8">
            <w:r>
              <w:rPr>
                <w:color w:val="000000"/>
              </w:rPr>
              <w:t>X</w:t>
            </w:r>
          </w:p>
        </w:tc>
        <w:tc>
          <w:tcPr>
            <w:tcW w:w="0" w:type="auto"/>
          </w:tcPr>
          <w:p w14:paraId="4F438E56" w14:textId="77777777" w:rsidR="0083430E" w:rsidRDefault="00BF6FC8">
            <w:r>
              <w:rPr>
                <w:color w:val="000000"/>
              </w:rPr>
              <w:t>X</w:t>
            </w:r>
          </w:p>
        </w:tc>
      </w:tr>
      <w:tr w:rsidR="0083430E" w14:paraId="6FFF1BFF" w14:textId="77777777" w:rsidTr="005E6EAF">
        <w:tc>
          <w:tcPr>
            <w:tcW w:w="0" w:type="auto"/>
          </w:tcPr>
          <w:p w14:paraId="51A8F1B3" w14:textId="77777777" w:rsidR="0083430E" w:rsidRDefault="0083430E"/>
        </w:tc>
        <w:tc>
          <w:tcPr>
            <w:tcW w:w="0" w:type="auto"/>
          </w:tcPr>
          <w:p w14:paraId="594D3DC3" w14:textId="77777777" w:rsidR="0083430E" w:rsidRDefault="0083430E"/>
        </w:tc>
        <w:tc>
          <w:tcPr>
            <w:tcW w:w="0" w:type="auto"/>
          </w:tcPr>
          <w:p w14:paraId="03474499" w14:textId="77777777" w:rsidR="0083430E" w:rsidRDefault="0083430E"/>
        </w:tc>
        <w:tc>
          <w:tcPr>
            <w:tcW w:w="0" w:type="auto"/>
          </w:tcPr>
          <w:p w14:paraId="601F647E" w14:textId="77777777" w:rsidR="0083430E" w:rsidRDefault="0083430E"/>
        </w:tc>
        <w:tc>
          <w:tcPr>
            <w:tcW w:w="0" w:type="auto"/>
          </w:tcPr>
          <w:p w14:paraId="2F5F177C" w14:textId="77777777" w:rsidR="0083430E" w:rsidRDefault="0083430E"/>
        </w:tc>
        <w:tc>
          <w:tcPr>
            <w:tcW w:w="0" w:type="auto"/>
          </w:tcPr>
          <w:p w14:paraId="6E14B521" w14:textId="77777777" w:rsidR="0083430E" w:rsidRDefault="0083430E"/>
        </w:tc>
        <w:tc>
          <w:tcPr>
            <w:tcW w:w="0" w:type="auto"/>
          </w:tcPr>
          <w:p w14:paraId="2B759EF6" w14:textId="77777777" w:rsidR="0083430E" w:rsidRDefault="0083430E"/>
        </w:tc>
        <w:tc>
          <w:tcPr>
            <w:tcW w:w="0" w:type="auto"/>
          </w:tcPr>
          <w:p w14:paraId="5A601377" w14:textId="77777777" w:rsidR="0083430E" w:rsidRDefault="0083430E"/>
        </w:tc>
        <w:tc>
          <w:tcPr>
            <w:tcW w:w="0" w:type="auto"/>
          </w:tcPr>
          <w:p w14:paraId="32D79CBD" w14:textId="77777777" w:rsidR="0083430E" w:rsidRDefault="0083430E"/>
        </w:tc>
        <w:tc>
          <w:tcPr>
            <w:tcW w:w="0" w:type="auto"/>
          </w:tcPr>
          <w:p w14:paraId="14A4D6B4" w14:textId="77777777" w:rsidR="0083430E" w:rsidRDefault="0083430E"/>
        </w:tc>
        <w:tc>
          <w:tcPr>
            <w:tcW w:w="0" w:type="auto"/>
          </w:tcPr>
          <w:p w14:paraId="12CD7B47" w14:textId="77777777" w:rsidR="0083430E" w:rsidRDefault="0083430E"/>
        </w:tc>
      </w:tr>
    </w:tbl>
    <w:p w14:paraId="28E1F13C" w14:textId="77777777" w:rsidR="0083430E" w:rsidRPr="0065684E" w:rsidRDefault="00BF6FC8">
      <w:pPr>
        <w:rPr>
          <w:lang w:val="en-GB"/>
        </w:rPr>
      </w:pPr>
      <w:r w:rsidRPr="0065684E">
        <w:rPr>
          <w:color w:val="000000"/>
          <w:lang w:val="en-GB"/>
        </w:rPr>
        <w:t xml:space="preserve">Timepoints in months from randomisation. Screen = screening visit; Rand./Base = randomisation and baseline visit; V2 = second visit, two weeks to one month after baseline</w:t>
      </w:r>
      <w:del w:id="90155" w:author="Claude" w:date="2026-10-18T12:00:00Z">
        <w:r w:rsidRPr="0065684E">
          <w:rPr>
            <w:color w:val="000000"/>
            <w:lang w:val="en-GB"/>
          </w:rPr>
          <w:delText xml:space="preserve">, at which the orthosis is delivered and the adherence sensor integrated</w:delText>
        </w:r>
      </w:del>
      <w:r w:rsidRPr="0065684E">
        <w:rPr>
          <w:color w:val="000000"/>
          <w:lang w:val="en-GB"/>
        </w:rPr>
        <w:t xml:space="preserve">; Unsch. = unscheduled visit, permitted at any time for suspected ulceration.</w:t>
      </w:r>
      <w:del w:id="90156" w:author="Claude" w:date="2026-10-18T12:00:00Z">
        <w:r w:rsidRPr="0065684E">
          <w:rPr>
            <w:color w:val="000000"/>
            <w:lang w:val="en-GB"/>
          </w:rPr>
          <w:delText xml:space="preserve"> Total participant duration is 18 months.</w:delText>
        </w:r>
      </w:del>
      <w:r w:rsidRPr="0065684E">
        <w:rPr>
          <w:color w:val="000000"/>
          <w:lang w:val="en-GB"/>
        </w:rPr>
        <w:t xml:space="preserve"> CMFO = custom-made foot orthosis; SEBIA = Structured Education and Behavioural </w:t>
      </w:r>
      <w:r w:rsidRPr="0065684E">
        <w:rPr>
          <w:color w:val="000000"/>
          <w:lang w:val="en-GB"/>
        </w:rPr>
        <w:lastRenderedPageBreak/>
        <w:t>Intervention Approach; NAFF = Nottingham Assessment of Functional Footcare; VAS = visual analogue scale.</w:t>
      </w:r>
    </w:p>
    <w:p w14:paraId="7EF05E57" w14:textId="77777777" w:rsidR="0083430E" w:rsidRPr="0065684E" w:rsidRDefault="00BF6FC8">
      <w:pPr>
        <w:pStyle w:val="Kop2"/>
        <w:rPr>
          <w:lang w:val="en-GB"/>
        </w:rPr>
      </w:pPr>
      <w:r w:rsidRPr="0065684E">
        <w:rPr>
          <w:color w:val="000000"/>
          <w:lang w:val="en-GB"/>
        </w:rPr>
        <w:t>Table 3. Outcome measures: definitions, instruments, assessment timepoints and source case report 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3533"/>
        <w:gridCol w:w="2046"/>
        <w:gridCol w:w="1985"/>
      </w:tblGrid>
      <w:tr w:rsidR="0083430E" w14:paraId="7AA5802B" w14:textId="77777777">
        <w:tc>
          <w:tcPr>
            <w:tcW w:w="0" w:type="auto"/>
          </w:tcPr>
          <w:p w14:paraId="66601DC0" w14:textId="77777777" w:rsidR="0083430E" w:rsidRDefault="00BF6FC8">
            <w:r>
              <w:rPr>
                <w:b/>
                <w:bCs/>
                <w:color w:val="000000"/>
              </w:rPr>
              <w:t>Outcome</w:t>
            </w:r>
          </w:p>
        </w:tc>
        <w:tc>
          <w:tcPr>
            <w:tcW w:w="0" w:type="auto"/>
          </w:tcPr>
          <w:p w14:paraId="10622931" w14:textId="77777777" w:rsidR="0083430E" w:rsidRDefault="00BF6FC8">
            <w:r>
              <w:rPr>
                <w:b/>
                <w:bCs/>
                <w:color w:val="000000"/>
              </w:rPr>
              <w:t>Definition</w:t>
            </w:r>
          </w:p>
        </w:tc>
        <w:tc>
          <w:tcPr>
            <w:tcW w:w="0" w:type="auto"/>
          </w:tcPr>
          <w:p w14:paraId="20D2F97F" w14:textId="77777777" w:rsidR="0083430E" w:rsidRDefault="00BF6FC8">
            <w:r>
              <w:rPr>
                <w:b/>
                <w:bCs/>
                <w:color w:val="000000"/>
              </w:rPr>
              <w:t>Instrument</w:t>
            </w:r>
          </w:p>
        </w:tc>
        <w:tc>
          <w:tcPr>
            <w:tcW w:w="0" w:type="auto"/>
          </w:tcPr>
          <w:p w14:paraId="58BA358E" w14:textId="77777777" w:rsidR="0083430E" w:rsidRDefault="00BF6FC8">
            <w:r>
              <w:rPr>
                <w:b/>
                <w:bCs/>
                <w:color w:val="000000"/>
              </w:rPr>
              <w:t>Timepoint(s)</w:t>
            </w:r>
          </w:p>
        </w:tc>
      </w:tr>
      <w:tr w:rsidR="0083430E" w:rsidRPr="0065684E" w14:paraId="39B831FA" w14:textId="77777777">
        <w:tc>
          <w:tcPr>
            <w:tcW w:w="0" w:type="auto"/>
          </w:tcPr>
          <w:p w14:paraId="3A32EDEE" w14:textId="77777777" w:rsidR="0083430E" w:rsidRDefault="00BF6FC8">
            <w:r>
              <w:rPr>
                <w:color w:val="000000"/>
              </w:rPr>
              <w:t>Foot ulcer recurrence (primary)</w:t>
            </w:r>
          </w:p>
        </w:tc>
        <w:tc>
          <w:tcPr>
            <w:tcW w:w="0" w:type="auto"/>
          </w:tcPr>
          <w:p w14:paraId="4EDE8420" w14:textId="73DBAEBC" w:rsidR="0083430E" w:rsidRPr="0065684E" w:rsidRDefault="00BF6FC8">
            <w:pPr>
              <w:rPr>
                <w:lang w:val="en-GB"/>
              </w:rPr>
            </w:pPr>
            <w:r w:rsidRPr="0065684E">
              <w:rPr>
                <w:color w:val="000000"/>
                <w:lang w:val="en-GB"/>
              </w:rPr>
              <w:t xml:space="preserve">New ulcer at the same or a different site after complete epithelialisation of a previous ulcer, per the IWGDF definition </w:t>
            </w:r>
            <w:del w:id="90176" w:author="Claude" w:date="2026-10-18T12:00:00Z">
              <w:sdt>
                <w:sdtPr>
                  <w:tag w:val="CITATION MonteiroSoaresM20"/>
                  <w:id w:val="1557030269"/>
                  <w:citation/>
                </w:sdtPr>
                <w:sdtEndPr/>
                <w:sdtContent>
                  <w:r>
                    <w:fldChar w:fldCharType="begin"/>
                  </w:r>
                  <w:r w:rsidRPr="0065684E">
                    <w:rPr>
                      <w:lang w:val="en-GB"/>
                    </w:rPr>
                    <w:delInstrText xml:space="preserve"> CITATION MonteiroSoaresM20 \l 1033 </w:delInstrText>
                  </w:r>
                  <w:r>
                    <w:fldChar w:fldCharType="separate"/>
                  </w:r>
                  <w:r w:rsidRPr="0065684E">
                    <w:rPr>
                      <w:noProof/>
                      <w:lang w:val="en-GB"/>
                    </w:rPr>
                    <w:delText>(73)</w:delText>
                  </w:r>
                  <w:r>
                    <w:fldChar w:fldCharType="end"/>
                  </w:r>
                </w:sdtContent>
              </w:sdt>
            </w:del>
            <w:ins w:id="90177" w:author="Claude" w:date="2026-10-18T12:00:00Z">
              <w:sdt>
                <w:sdtPr>
                  <w:tag w:val="CITATION NettenJ23"/>
                  <w:id w:val="1258947399"/>
                  <w:citation/>
                </w:sdtPr>
                <w:sdtEndPr/>
                <w:sdtContent>
                  <w:r>
                    <w:fldChar w:fldCharType="begin"/>
                  </w:r>
                  <w:r w:rsidRPr="0065684E">
                    <w:rPr>
                      <w:lang w:val="en-GB"/>
                    </w:rPr>
                    <w:instrText xml:space="preserve"> CITATION NettenJ23 \l 1033 </w:instrText>
                  </w:r>
                  <w:r>
                    <w:fldChar w:fldCharType="separate"/>
                  </w:r>
                  <w:r w:rsidRPr="0065684E">
                    <w:rPr>
                      <w:noProof/>
                      <w:lang w:val="en-GB"/>
                    </w:rPr>
                    <w:t>(25)</w:t>
                  </w:r>
                  <w:r>
                    <w:fldChar w:fldCharType="end"/>
                  </w:r>
                </w:sdtContent>
              </w:sdt>
            </w:ins>
            <w:r w:rsidRPr="0065684E">
              <w:rPr>
                <w:color w:val="000000"/>
                <w:lang w:val="en-GB"/>
              </w:rPr>
              <w:t xml:space="preserve"> (break of the skin involving at least the epidermis and part of the dermis). Friction- or pressure-related lesions on the lateral or dorsal foot within 3 weeks of initiating new footwear are not counted. Analysed as time to first ulcer.</w:t>
            </w:r>
          </w:p>
        </w:tc>
        <w:tc>
          <w:tcPr>
            <w:tcW w:w="0" w:type="auto"/>
          </w:tcPr>
          <w:p w14:paraId="497F9019" w14:textId="77777777" w:rsidR="0083430E" w:rsidRPr="0065684E" w:rsidRDefault="00BF6FC8">
            <w:pPr>
              <w:rPr>
                <w:lang w:val="en-GB"/>
              </w:rPr>
            </w:pPr>
            <w:r w:rsidRPr="0065684E">
              <w:rPr>
                <w:color w:val="000000"/>
                <w:lang w:val="en-GB"/>
              </w:rPr>
              <w:t>Systematic clinical foot screening; ulcer status determined by the multidisciplinary team against predefined criteria</w:t>
            </w:r>
          </w:p>
        </w:tc>
        <w:tc>
          <w:tcPr>
            <w:tcW w:w="0" w:type="auto"/>
          </w:tcPr>
          <w:p w14:paraId="3DC7EC12" w14:textId="77777777" w:rsidR="0083430E" w:rsidRPr="0065684E" w:rsidRDefault="00BF6FC8">
            <w:pPr>
              <w:rPr>
                <w:lang w:val="en-GB"/>
              </w:rPr>
            </w:pPr>
            <w:r w:rsidRPr="0065684E">
              <w:rPr>
                <w:color w:val="000000"/>
                <w:lang w:val="en-GB"/>
              </w:rPr>
              <w:t>Continuously over 18 months (all scheduled and unscheduled visits)</w:t>
            </w:r>
          </w:p>
        </w:tc>
      </w:tr>
      <w:tr w:rsidR="0083430E" w14:paraId="659C0DC7" w14:textId="77777777">
        <w:tc>
          <w:tcPr>
            <w:tcW w:w="0" w:type="auto"/>
          </w:tcPr>
          <w:p w14:paraId="6A620994" w14:textId="77777777" w:rsidR="0083430E" w:rsidRDefault="00BF6FC8">
            <w:r>
              <w:rPr>
                <w:color w:val="000000"/>
              </w:rPr>
              <w:t>Footwear adherence (mediator)</w:t>
            </w:r>
          </w:p>
        </w:tc>
        <w:tc>
          <w:tcPr>
            <w:tcW w:w="0" w:type="auto"/>
          </w:tcPr>
          <w:p w14:paraId="4E1650BA" w14:textId="77777777" w:rsidR="0083430E" w:rsidRPr="0065684E" w:rsidRDefault="00BF6FC8">
            <w:pPr>
              <w:rPr>
                <w:lang w:val="en-GB"/>
              </w:rPr>
            </w:pPr>
            <w:r w:rsidRPr="0065684E">
              <w:rPr>
                <w:color w:val="000000"/>
                <w:lang w:val="en-GB"/>
              </w:rPr>
              <w:t>Proportion of the individualised, activity-derived wear-time target achieved, averaged across all 7 days per week. Principal analysis at 12 months; the full 18-month profile is reported as a secondary summary. Analysed as a continuous proportion; responder analysis dichotomised at 80% pre-specified as secondary.</w:t>
            </w:r>
          </w:p>
        </w:tc>
        <w:tc>
          <w:tcPr>
            <w:tcW w:w="0" w:type="auto"/>
          </w:tcPr>
          <w:p w14:paraId="4923C0DE" w14:textId="77777777" w:rsidR="0083430E" w:rsidRPr="0065684E" w:rsidRDefault="00BF6FC8">
            <w:pPr>
              <w:rPr>
                <w:lang w:val="en-GB"/>
              </w:rPr>
            </w:pPr>
            <w:r w:rsidRPr="0065684E">
              <w:rPr>
                <w:color w:val="000000"/>
                <w:lang w:val="en-GB"/>
              </w:rPr>
              <w:t>Orthotimer temperature sensor combined with MoveMonitor activity profile</w:t>
            </w:r>
          </w:p>
        </w:tc>
        <w:tc>
          <w:tcPr>
            <w:tcW w:w="0" w:type="auto"/>
          </w:tcPr>
          <w:p w14:paraId="7BAAE18E" w14:textId="77777777" w:rsidR="0083430E" w:rsidRDefault="00BF6FC8">
            <w:r w:rsidRPr="0065684E">
              <w:rPr>
                <w:color w:val="000000"/>
                <w:lang w:val="en-GB"/>
              </w:rPr>
              <w:t xml:space="preserve">Continuous recording; read out at each scheduled visit from the second visit. </w:t>
            </w:r>
            <w:r>
              <w:rPr>
                <w:color w:val="000000"/>
              </w:rPr>
              <w:t>Primary analysis timepoint: 12 months</w:t>
            </w:r>
          </w:p>
        </w:tc>
      </w:tr>
      <w:tr w:rsidR="0083430E" w14:paraId="042D0729" w14:textId="77777777">
        <w:tc>
          <w:tcPr>
            <w:tcW w:w="0" w:type="auto"/>
          </w:tcPr>
          <w:p w14:paraId="2EC97B9D" w14:textId="77777777" w:rsidR="0083430E" w:rsidRDefault="00BF6FC8">
            <w:r>
              <w:rPr>
                <w:color w:val="000000"/>
              </w:rPr>
              <w:t>Plantar-surface ulcer recurrence</w:t>
            </w:r>
          </w:p>
        </w:tc>
        <w:tc>
          <w:tcPr>
            <w:tcW w:w="0" w:type="auto"/>
          </w:tcPr>
          <w:p w14:paraId="0297F43B" w14:textId="77777777" w:rsidR="0083430E" w:rsidRPr="0065684E" w:rsidRDefault="00BF6FC8">
            <w:pPr>
              <w:rPr>
                <w:lang w:val="en-GB"/>
              </w:rPr>
            </w:pPr>
            <w:r w:rsidRPr="0065684E">
              <w:rPr>
                <w:color w:val="000000"/>
                <w:lang w:val="en-GB"/>
              </w:rPr>
              <w:t>Proportion with ≥1 recurrent ulcer on the plantar surface.</w:t>
            </w:r>
          </w:p>
        </w:tc>
        <w:tc>
          <w:tcPr>
            <w:tcW w:w="0" w:type="auto"/>
          </w:tcPr>
          <w:p w14:paraId="1A8125C5" w14:textId="77777777" w:rsidR="0083430E" w:rsidRDefault="00BF6FC8">
            <w:r>
              <w:rPr>
                <w:color w:val="000000"/>
              </w:rPr>
              <w:t>Systematic clinical foot screening</w:t>
            </w:r>
          </w:p>
        </w:tc>
        <w:tc>
          <w:tcPr>
            <w:tcW w:w="0" w:type="auto"/>
          </w:tcPr>
          <w:p w14:paraId="6792C218" w14:textId="77777777" w:rsidR="0083430E" w:rsidRDefault="00BF6FC8">
            <w:r>
              <w:rPr>
                <w:color w:val="000000"/>
              </w:rPr>
              <w:t>Continuously over 18 months</w:t>
            </w:r>
          </w:p>
        </w:tc>
      </w:tr>
      <w:tr w:rsidR="0083430E" w14:paraId="36AFA10D" w14:textId="77777777">
        <w:tc>
          <w:tcPr>
            <w:tcW w:w="0" w:type="auto"/>
          </w:tcPr>
          <w:p w14:paraId="4E786DB6" w14:textId="77777777" w:rsidR="0083430E" w:rsidRPr="0065684E" w:rsidRDefault="00BF6FC8">
            <w:pPr>
              <w:rPr>
                <w:lang w:val="en-GB"/>
              </w:rPr>
            </w:pPr>
            <w:r w:rsidRPr="0065684E">
              <w:rPr>
                <w:color w:val="000000"/>
                <w:lang w:val="en-GB"/>
              </w:rPr>
              <w:lastRenderedPageBreak/>
              <w:t>Recurrent ulcer at personalised high-risk location</w:t>
            </w:r>
          </w:p>
        </w:tc>
        <w:tc>
          <w:tcPr>
            <w:tcW w:w="0" w:type="auto"/>
          </w:tcPr>
          <w:p w14:paraId="7D15B355" w14:textId="77777777" w:rsidR="0083430E" w:rsidRPr="0065684E" w:rsidRDefault="00BF6FC8">
            <w:pPr>
              <w:rPr>
                <w:lang w:val="en-GB"/>
              </w:rPr>
            </w:pPr>
            <w:r w:rsidRPr="0065684E">
              <w:rPr>
                <w:color w:val="000000"/>
                <w:lang w:val="en-GB"/>
              </w:rPr>
              <w:t>Proportion with ≥1 recurrent ulcer at predefined high-risk sites referenced against baseline pressure mapping.</w:t>
            </w:r>
          </w:p>
        </w:tc>
        <w:tc>
          <w:tcPr>
            <w:tcW w:w="0" w:type="auto"/>
          </w:tcPr>
          <w:p w14:paraId="448DCA60" w14:textId="77777777" w:rsidR="0083430E" w:rsidRPr="0065684E" w:rsidRDefault="00BF6FC8">
            <w:pPr>
              <w:rPr>
                <w:lang w:val="en-GB"/>
              </w:rPr>
            </w:pPr>
            <w:r w:rsidRPr="0065684E">
              <w:rPr>
                <w:color w:val="000000"/>
                <w:lang w:val="en-GB"/>
              </w:rPr>
              <w:t>Clinical screening against baseline high-risk-location map</w:t>
            </w:r>
          </w:p>
        </w:tc>
        <w:tc>
          <w:tcPr>
            <w:tcW w:w="0" w:type="auto"/>
          </w:tcPr>
          <w:p w14:paraId="0E99A084" w14:textId="77777777" w:rsidR="0083430E" w:rsidRDefault="00BF6FC8">
            <w:r>
              <w:rPr>
                <w:color w:val="000000"/>
              </w:rPr>
              <w:t>Continuously over 18 months</w:t>
            </w:r>
          </w:p>
        </w:tc>
      </w:tr>
      <w:tr w:rsidR="0083430E" w14:paraId="3CCD3BD3" w14:textId="77777777">
        <w:tc>
          <w:tcPr>
            <w:tcW w:w="0" w:type="auto"/>
          </w:tcPr>
          <w:p w14:paraId="0AC232F0" w14:textId="77777777" w:rsidR="0083430E" w:rsidRDefault="00BF6FC8">
            <w:r>
              <w:rPr>
                <w:color w:val="000000"/>
              </w:rPr>
              <w:t>Ulcer-free survival</w:t>
            </w:r>
          </w:p>
        </w:tc>
        <w:tc>
          <w:tcPr>
            <w:tcW w:w="0" w:type="auto"/>
          </w:tcPr>
          <w:p w14:paraId="5728D20A" w14:textId="77777777" w:rsidR="0083430E" w:rsidRDefault="00BF6FC8">
            <w:r>
              <w:rPr>
                <w:color w:val="000000"/>
              </w:rPr>
              <w:t>Ulcer-free survival days.</w:t>
            </w:r>
          </w:p>
        </w:tc>
        <w:tc>
          <w:tcPr>
            <w:tcW w:w="0" w:type="auto"/>
          </w:tcPr>
          <w:p w14:paraId="540EB3F5" w14:textId="77777777" w:rsidR="0083430E" w:rsidRPr="0065684E" w:rsidRDefault="00BF6FC8">
            <w:pPr>
              <w:rPr>
                <w:lang w:val="en-GB"/>
              </w:rPr>
            </w:pPr>
            <w:r w:rsidRPr="0065684E">
              <w:rPr>
                <w:color w:val="000000"/>
                <w:lang w:val="en-GB"/>
              </w:rPr>
              <w:t>Derived from ulcer-occurrence dates</w:t>
            </w:r>
          </w:p>
        </w:tc>
        <w:tc>
          <w:tcPr>
            <w:tcW w:w="0" w:type="auto"/>
          </w:tcPr>
          <w:p w14:paraId="531A8E2D" w14:textId="77777777" w:rsidR="0083430E" w:rsidRDefault="00BF6FC8">
            <w:r>
              <w:rPr>
                <w:color w:val="000000"/>
              </w:rPr>
              <w:t>Continuously over 18 months</w:t>
            </w:r>
          </w:p>
        </w:tc>
      </w:tr>
      <w:tr w:rsidR="0083430E" w:rsidRPr="0065684E" w14:paraId="628E887D" w14:textId="77777777">
        <w:tc>
          <w:tcPr>
            <w:tcW w:w="0" w:type="auto"/>
          </w:tcPr>
          <w:p w14:paraId="287CE193" w14:textId="77777777" w:rsidR="0083430E" w:rsidRPr="0065684E" w:rsidRDefault="00BF6FC8">
            <w:pPr>
              <w:rPr>
                <w:lang w:val="en-GB"/>
              </w:rPr>
            </w:pPr>
            <w:r w:rsidRPr="0065684E">
              <w:rPr>
                <w:color w:val="000000"/>
                <w:lang w:val="en-GB"/>
              </w:rPr>
              <w:t>Duration of custom-made footwear use</w:t>
            </w:r>
          </w:p>
        </w:tc>
        <w:tc>
          <w:tcPr>
            <w:tcW w:w="0" w:type="auto"/>
          </w:tcPr>
          <w:p w14:paraId="59E688A9" w14:textId="77777777" w:rsidR="0083430E" w:rsidRDefault="00BF6FC8">
            <w:r>
              <w:rPr>
                <w:color w:val="000000"/>
              </w:rPr>
              <w:t>Cumulative recorded wear time.</w:t>
            </w:r>
          </w:p>
        </w:tc>
        <w:tc>
          <w:tcPr>
            <w:tcW w:w="0" w:type="auto"/>
          </w:tcPr>
          <w:p w14:paraId="7C15A770" w14:textId="77777777" w:rsidR="0083430E" w:rsidRDefault="00BF6FC8">
            <w:r>
              <w:rPr>
                <w:color w:val="000000"/>
              </w:rPr>
              <w:t>Orthotimer temperature sensor</w:t>
            </w:r>
          </w:p>
        </w:tc>
        <w:tc>
          <w:tcPr>
            <w:tcW w:w="0" w:type="auto"/>
          </w:tcPr>
          <w:p w14:paraId="65C5710A" w14:textId="77777777" w:rsidR="0083430E" w:rsidRPr="0065684E" w:rsidRDefault="00BF6FC8">
            <w:pPr>
              <w:rPr>
                <w:lang w:val="en-GB"/>
              </w:rPr>
            </w:pPr>
            <w:r w:rsidRPr="0065684E">
              <w:rPr>
                <w:color w:val="000000"/>
                <w:lang w:val="en-GB"/>
              </w:rPr>
              <w:t>Continuous; read-out at scheduled visits</w:t>
            </w:r>
          </w:p>
        </w:tc>
      </w:tr>
      <w:tr w:rsidR="0083430E" w14:paraId="730A569F" w14:textId="77777777">
        <w:tc>
          <w:tcPr>
            <w:tcW w:w="0" w:type="auto"/>
          </w:tcPr>
          <w:p w14:paraId="111706EB" w14:textId="77777777" w:rsidR="0083430E" w:rsidRPr="0065684E" w:rsidRDefault="00BF6FC8">
            <w:pPr>
              <w:rPr>
                <w:lang w:val="en-GB"/>
              </w:rPr>
            </w:pPr>
            <w:r w:rsidRPr="0065684E">
              <w:rPr>
                <w:color w:val="000000"/>
                <w:lang w:val="en-GB"/>
              </w:rPr>
              <w:t>In-shoe peak plantar pressure</w:t>
            </w:r>
          </w:p>
        </w:tc>
        <w:tc>
          <w:tcPr>
            <w:tcW w:w="0" w:type="auto"/>
          </w:tcPr>
          <w:p w14:paraId="3B71213D" w14:textId="77777777" w:rsidR="0083430E" w:rsidRPr="0065684E" w:rsidRDefault="00BF6FC8">
            <w:pPr>
              <w:rPr>
                <w:lang w:val="en-GB"/>
              </w:rPr>
            </w:pPr>
            <w:r w:rsidRPr="0065684E">
              <w:rPr>
                <w:color w:val="000000"/>
                <w:lang w:val="en-GB"/>
              </w:rPr>
              <w:t>Peak in-shoe plantar pressure at previously ulcerated and high-risk regions; achieved offloading reported as a fidelity measure.</w:t>
            </w:r>
          </w:p>
        </w:tc>
        <w:tc>
          <w:tcPr>
            <w:tcW w:w="0" w:type="auto"/>
          </w:tcPr>
          <w:p w14:paraId="7E150004" w14:textId="77777777" w:rsidR="0083430E" w:rsidRPr="0065684E" w:rsidRDefault="00BF6FC8">
            <w:pPr>
              <w:rPr>
                <w:lang w:val="en-GB"/>
              </w:rPr>
            </w:pPr>
            <w:r w:rsidRPr="0065684E">
              <w:rPr>
                <w:color w:val="000000"/>
                <w:lang w:val="en-GB"/>
              </w:rPr>
              <w:t>Novel Pedar in-shoe measurement system</w:t>
            </w:r>
          </w:p>
        </w:tc>
        <w:tc>
          <w:tcPr>
            <w:tcW w:w="0" w:type="auto"/>
          </w:tcPr>
          <w:p w14:paraId="06AE9803" w14:textId="77777777" w:rsidR="0083430E" w:rsidRDefault="00BF6FC8">
            <w:del w:id="90178" w:author="Claude" w:date="2026-10-18T12:00:00Z">
              <w:r>
                <w:rPr>
                  <w:color w:val="000000"/>
                </w:rPr>
                <w:delText>Baseline, 6, 12 and 18 months</w:delText>
              </w:r>
            </w:del>
            <w:ins w:id="90179" w:author="Claude" w:date="2026-10-18T12:00:00Z">
              <w:r>
                <w:rPr>
                  <w:color w:val="000000"/>
                </w:rPr>
                <w:t xml:space="preserve">Baseline and 6 months (both arms); 12 and 18 months (PARADISE)</w:t>
              </w:r>
            </w:ins>
          </w:p>
        </w:tc>
      </w:tr>
      <w:tr w:rsidR="0083430E" w14:paraId="06E4B30E" w14:textId="77777777">
        <w:tc>
          <w:tcPr>
            <w:tcW w:w="0" w:type="auto"/>
          </w:tcPr>
          <w:p w14:paraId="6EAA000E" w14:textId="77777777" w:rsidR="0083430E" w:rsidRDefault="00BF6FC8">
            <w:r>
              <w:rPr>
                <w:color w:val="000000"/>
              </w:rPr>
              <w:t>Footwear wear-and-tear</w:t>
            </w:r>
          </w:p>
        </w:tc>
        <w:tc>
          <w:tcPr>
            <w:tcW w:w="0" w:type="auto"/>
          </w:tcPr>
          <w:p w14:paraId="0AD10151" w14:textId="77777777" w:rsidR="0083430E" w:rsidRPr="0065684E" w:rsidRDefault="00BF6FC8">
            <w:pPr>
              <w:rPr>
                <w:lang w:val="en-GB"/>
              </w:rPr>
            </w:pPr>
            <w:r w:rsidRPr="0065684E">
              <w:rPr>
                <w:color w:val="000000"/>
                <w:lang w:val="en-GB"/>
              </w:rPr>
              <w:t>Score on the validated wear-and-tear scale for therapeutic footwear.</w:t>
            </w:r>
          </w:p>
        </w:tc>
        <w:tc>
          <w:tcPr>
            <w:tcW w:w="0" w:type="auto"/>
          </w:tcPr>
          <w:p w14:paraId="0F2C2704" w14:textId="77777777" w:rsidR="0083430E" w:rsidRDefault="00BF6FC8">
            <w:r>
              <w:rPr>
                <w:color w:val="000000"/>
              </w:rPr>
              <w:t>Wear-and-tear scale</w:t>
            </w:r>
          </w:p>
        </w:tc>
        <w:tc>
          <w:tcPr>
            <w:tcW w:w="0" w:type="auto"/>
          </w:tcPr>
          <w:p w14:paraId="2BE18CD6" w14:textId="77777777" w:rsidR="0083430E" w:rsidRDefault="00BF6FC8">
            <w:r>
              <w:rPr>
                <w:color w:val="000000"/>
              </w:rPr>
              <w:t>Visit 2, 6, 12 and 18 months</w:t>
            </w:r>
          </w:p>
        </w:tc>
      </w:tr>
      <w:tr w:rsidR="0083430E" w14:paraId="40924953" w14:textId="77777777">
        <w:tc>
          <w:tcPr>
            <w:tcW w:w="0" w:type="auto"/>
          </w:tcPr>
          <w:p w14:paraId="0EB5D43D" w14:textId="77777777" w:rsidR="0083430E" w:rsidRDefault="00BF6FC8">
            <w:del w:id="90462" w:author="Claude" w:date="2026-10-19T12:00:00Z">
              <w:r>
                <w:rPr>
                  <w:color w:val="000000"/>
                </w:rPr>
                <w:delText>Foot self-care knowledge</w:delText>
              </w:r>
            </w:del>
            <w:ins w:id="90463" w:author="Claude" w:date="2026-10-19T12:00:00Z">
              <w:r>
                <w:rPr>
                  <w:color w:val="000000"/>
                </w:rPr>
                <w:t xml:space="preserve">Foot self-care behaviour</w:t>
              </w:r>
            </w:ins>
          </w:p>
        </w:tc>
        <w:tc>
          <w:tcPr>
            <w:tcW w:w="0" w:type="auto"/>
          </w:tcPr>
          <w:p w14:paraId="709BEBD1" w14:textId="77777777" w:rsidR="0083430E" w:rsidRPr="0065684E" w:rsidRDefault="00BF6FC8">
            <w:pPr>
              <w:rPr>
                <w:lang w:val="en-GB"/>
              </w:rPr>
            </w:pPr>
            <w:del w:id="90464" w:author="Claude" w:date="2026-10-19T12:00:00Z">
              <w:r w:rsidRPr="0065684E">
                <w:rPr>
                  <w:color w:val="000000"/>
                  <w:lang w:val="en-GB"/>
                </w:rPr>
                <w:delText>Knowledge of diabetic foot self-care.</w:delText>
              </w:r>
            </w:del>
            <w:ins w:id="90465" w:author="Claude" w:date="2026-10-19T12:00:00Z">
              <w:r>
                <w:rPr>
                  <w:color w:val="000000"/>
                  <w:lang w:val="en-GB"/>
                </w:rPr>
                <w:t xml:space="preserve">Self-reported protective foot-care behaviour.</w:t>
              </w:r>
            </w:ins>
          </w:p>
        </w:tc>
        <w:tc>
          <w:tcPr>
            <w:tcW w:w="0" w:type="auto"/>
          </w:tcPr>
          <w:p w14:paraId="28B2B1F4" w14:textId="77777777" w:rsidR="0083430E" w:rsidRPr="0065684E" w:rsidRDefault="00BF6FC8">
            <w:pPr>
              <w:rPr>
                <w:lang w:val="en-GB"/>
              </w:rPr>
            </w:pPr>
            <w:r w:rsidRPr="0065684E">
              <w:rPr>
                <w:color w:val="000000"/>
                <w:lang w:val="en-GB"/>
              </w:rPr>
              <w:t xml:space="preserve">Nottingham Assessment of Functional Footcare (NAFF), 26 items </w:t>
            </w:r>
            <w:sdt>
              <w:sdtPr>
                <w:tag w:val="CITATION SenussiM11"/>
                <w:id w:val="181195959"/>
                <w:citation/>
              </w:sdtPr>
              <w:sdtEndPr/>
              <w:sdtContent>
                <w:r>
                  <w:fldChar w:fldCharType="begin"/>
                </w:r>
                <w:r w:rsidRPr="0065684E">
                  <w:rPr>
                    <w:lang w:val="en-GB"/>
                  </w:rPr>
                  <w:instrText xml:space="preserve"> CITATION SenussiM11 \l 1033 </w:instrText>
                </w:r>
                <w:r>
                  <w:fldChar w:fldCharType="separate"/>
                </w:r>
                <w:r w:rsidRPr="0065684E">
                  <w:rPr>
                    <w:noProof/>
                    <w:lang w:val="en-GB"/>
                  </w:rPr>
                  <w:t>(67)</w:t>
                </w:r>
                <w:r>
                  <w:fldChar w:fldCharType="end"/>
                </w:r>
              </w:sdtContent>
            </w:sdt>
          </w:p>
        </w:tc>
        <w:tc>
          <w:tcPr>
            <w:tcW w:w="0" w:type="auto"/>
          </w:tcPr>
          <w:p w14:paraId="6A61AF63" w14:textId="77777777" w:rsidR="0083430E" w:rsidRDefault="00BF6FC8">
            <w:del w:id="90466" w:author="Claude" w:date="2026-10-19T12:00:00Z">
              <w:r>
                <w:rPr>
                  <w:color w:val="000000"/>
                </w:rPr>
                <w:delText>Baseline, 3, 9 and 15 months</w:delText>
              </w:r>
            </w:del>
            <w:ins w:id="90467" w:author="Claude" w:date="2026-10-19T12:00:00Z">
              <w:r>
                <w:rPr>
                  <w:color w:val="000000"/>
                </w:rPr>
                <w:t xml:space="preserve">Baseline; visit 2 in PARADISE (SEBIA step 2)</w:t>
              </w:r>
            </w:ins>
          </w:p>
        </w:tc>
      </w:tr>
      <w:tr w:rsidR="0083430E" w14:paraId="5E97D293" w14:textId="77777777">
        <w:tc>
          <w:tcPr>
            <w:tcW w:w="0" w:type="auto"/>
          </w:tcPr>
          <w:p w14:paraId="4713BF42" w14:textId="77777777" w:rsidR="0083430E" w:rsidRDefault="00BF6FC8">
            <w:r>
              <w:rPr>
                <w:color w:val="000000"/>
              </w:rPr>
              <w:t>Self-reported footwear adherence</w:t>
            </w:r>
          </w:p>
        </w:tc>
        <w:tc>
          <w:tcPr>
            <w:tcW w:w="0" w:type="auto"/>
          </w:tcPr>
          <w:p w14:paraId="5B9D131A" w14:textId="77777777" w:rsidR="0083430E" w:rsidRPr="0065684E" w:rsidRDefault="00BF6FC8">
            <w:pPr>
              <w:rPr>
                <w:lang w:val="en-GB"/>
              </w:rPr>
            </w:pPr>
            <w:r w:rsidRPr="0065684E">
              <w:rPr>
                <w:color w:val="000000"/>
                <w:lang w:val="en-GB"/>
              </w:rPr>
              <w:t>Participant-reported adherence, collected in parallel with sensor data to quantify self-report bias.</w:t>
            </w:r>
          </w:p>
        </w:tc>
        <w:tc>
          <w:tcPr>
            <w:tcW w:w="0" w:type="auto"/>
          </w:tcPr>
          <w:p w14:paraId="33F2BB44" w14:textId="77777777" w:rsidR="0083430E" w:rsidRDefault="00BF6FC8">
            <w:r>
              <w:rPr>
                <w:color w:val="000000"/>
              </w:rPr>
              <w:t>Visual analogue scale</w:t>
            </w:r>
          </w:p>
        </w:tc>
        <w:tc>
          <w:tcPr>
            <w:tcW w:w="0" w:type="auto"/>
          </w:tcPr>
          <w:p w14:paraId="0206EBFC" w14:textId="77777777" w:rsidR="0083430E" w:rsidRDefault="00BF6FC8">
            <w:r>
              <w:rPr>
                <w:color w:val="000000"/>
              </w:rPr>
              <w:t>3, 6, 9, 12, 15 and 18 months</w:t>
            </w:r>
          </w:p>
        </w:tc>
      </w:tr>
      <w:tr w:rsidR="0083430E" w:rsidRPr="0065684E" w14:paraId="630AE539" w14:textId="77777777">
        <w:tc>
          <w:tcPr>
            <w:tcW w:w="0" w:type="auto"/>
          </w:tcPr>
          <w:p w14:paraId="01763BCF" w14:textId="77777777" w:rsidR="0083430E" w:rsidRPr="0065684E" w:rsidRDefault="00BF6FC8">
            <w:pPr>
              <w:rPr>
                <w:lang w:val="en-GB"/>
              </w:rPr>
            </w:pPr>
            <w:r w:rsidRPr="0065684E">
              <w:rPr>
                <w:color w:val="000000"/>
                <w:lang w:val="en-GB"/>
              </w:rPr>
              <w:t>Health-related quality of life</w:t>
            </w:r>
          </w:p>
        </w:tc>
        <w:tc>
          <w:tcPr>
            <w:tcW w:w="0" w:type="auto"/>
          </w:tcPr>
          <w:p w14:paraId="2FE1159E" w14:textId="77777777" w:rsidR="0083430E" w:rsidRDefault="00BF6FC8">
            <w:r>
              <w:rPr>
                <w:color w:val="000000"/>
              </w:rPr>
              <w:t>Utility for QALY derivation.</w:t>
            </w:r>
          </w:p>
        </w:tc>
        <w:tc>
          <w:tcPr>
            <w:tcW w:w="0" w:type="auto"/>
          </w:tcPr>
          <w:p w14:paraId="690728B0" w14:textId="77777777" w:rsidR="0083430E" w:rsidRDefault="00BF6FC8">
            <w:r>
              <w:rPr>
                <w:color w:val="000000"/>
              </w:rPr>
              <w:t xml:space="preserve">EQ-5D-5L </w:t>
            </w:r>
            <w:sdt>
              <w:sdtPr>
                <w:tag w:val="CITATION HerdmanM11"/>
                <w:id w:val="1835916800"/>
                <w:citation/>
              </w:sdtPr>
              <w:sdtEndPr/>
              <w:sdtContent>
                <w:r>
                  <w:fldChar w:fldCharType="begin"/>
                </w:r>
                <w:r>
                  <w:instrText xml:space="preserve"> CITATION HerdmanM11 \p 1728 \l 1033 </w:instrText>
                </w:r>
                <w:r>
                  <w:fldChar w:fldCharType="separate"/>
                </w:r>
                <w:r>
                  <w:rPr>
                    <w:noProof/>
                  </w:rPr>
                  <w:t>(68)</w:t>
                </w:r>
                <w:r>
                  <w:fldChar w:fldCharType="end"/>
                </w:r>
              </w:sdtContent>
            </w:sdt>
          </w:p>
        </w:tc>
        <w:tc>
          <w:tcPr>
            <w:tcW w:w="0" w:type="auto"/>
          </w:tcPr>
          <w:p w14:paraId="52B0C88F" w14:textId="77777777" w:rsidR="0083430E" w:rsidRPr="0065684E" w:rsidRDefault="00BF6FC8">
            <w:pPr>
              <w:rPr>
                <w:lang w:val="en-GB"/>
              </w:rPr>
            </w:pPr>
            <w:r w:rsidRPr="0065684E">
              <w:rPr>
                <w:color w:val="000000"/>
                <w:lang w:val="en-GB"/>
              </w:rPr>
              <w:t>Baseline, then every 3 months to 18 months</w:t>
            </w:r>
          </w:p>
        </w:tc>
      </w:tr>
      <w:tr w:rsidR="0083430E" w14:paraId="7B8D7133" w14:textId="77777777">
        <w:tc>
          <w:tcPr>
            <w:tcW w:w="0" w:type="auto"/>
          </w:tcPr>
          <w:p w14:paraId="34089C4A" w14:textId="77777777" w:rsidR="0083430E" w:rsidRPr="0065684E" w:rsidRDefault="00BF6FC8">
            <w:pPr>
              <w:rPr>
                <w:lang w:val="en-GB"/>
              </w:rPr>
            </w:pPr>
            <w:r w:rsidRPr="0065684E">
              <w:rPr>
                <w:color w:val="000000"/>
                <w:lang w:val="en-GB"/>
              </w:rPr>
              <w:lastRenderedPageBreak/>
              <w:t>Healthcare resource utilisation and costs</w:t>
            </w:r>
          </w:p>
        </w:tc>
        <w:tc>
          <w:tcPr>
            <w:tcW w:w="0" w:type="auto"/>
          </w:tcPr>
          <w:p w14:paraId="4960A1E4" w14:textId="77777777" w:rsidR="0083430E" w:rsidRPr="0065684E" w:rsidRDefault="00BF6FC8">
            <w:pPr>
              <w:rPr>
                <w:lang w:val="en-GB"/>
              </w:rPr>
            </w:pPr>
            <w:r w:rsidRPr="0065684E">
              <w:rPr>
                <w:color w:val="000000"/>
                <w:lang w:val="en-GB"/>
              </w:rPr>
              <w:t>Contacts with healthcare professionals, prescribed footwear and orthotic devices, ulcer-related treatments, hospital admissions and other services, summed over 18 months.</w:t>
            </w:r>
          </w:p>
        </w:tc>
        <w:tc>
          <w:tcPr>
            <w:tcW w:w="0" w:type="auto"/>
          </w:tcPr>
          <w:p w14:paraId="1B2F8DF5" w14:textId="77777777" w:rsidR="0083430E" w:rsidRPr="0065684E" w:rsidRDefault="00BF6FC8">
            <w:pPr>
              <w:rPr>
                <w:lang w:val="en-GB"/>
              </w:rPr>
            </w:pPr>
            <w:r w:rsidRPr="0065684E">
              <w:rPr>
                <w:color w:val="000000"/>
                <w:lang w:val="en-GB"/>
              </w:rPr>
              <w:t>iMTA iMCQ and iPCQ; patient diary; medical-record extraction</w:t>
            </w:r>
          </w:p>
        </w:tc>
        <w:tc>
          <w:tcPr>
            <w:tcW w:w="0" w:type="auto"/>
          </w:tcPr>
          <w:p w14:paraId="0A65B996" w14:textId="77777777" w:rsidR="0083430E" w:rsidRDefault="00BF6FC8">
            <w:r>
              <w:rPr>
                <w:color w:val="000000"/>
              </w:rPr>
              <w:t>Every 3 months from 3 months</w:t>
            </w:r>
          </w:p>
        </w:tc>
      </w:tr>
      <w:tr w:rsidR="0083430E" w14:paraId="7AAAC6B6" w14:textId="77777777">
        <w:tc>
          <w:tcPr>
            <w:tcW w:w="0" w:type="auto"/>
          </w:tcPr>
          <w:p w14:paraId="7C3CBD31" w14:textId="77777777" w:rsidR="0083430E" w:rsidRPr="0065684E" w:rsidRDefault="00BF6FC8">
            <w:pPr>
              <w:rPr>
                <w:lang w:val="en-GB"/>
              </w:rPr>
            </w:pPr>
            <w:r w:rsidRPr="0065684E">
              <w:rPr>
                <w:color w:val="000000"/>
                <w:lang w:val="en-GB"/>
              </w:rPr>
              <w:t>Time to ulceration (ulcer subgroup)</w:t>
            </w:r>
          </w:p>
        </w:tc>
        <w:tc>
          <w:tcPr>
            <w:tcW w:w="0" w:type="auto"/>
          </w:tcPr>
          <w:p w14:paraId="4132F0D2" w14:textId="77777777" w:rsidR="0083430E" w:rsidRPr="0065684E" w:rsidRDefault="00BF6FC8">
            <w:pPr>
              <w:rPr>
                <w:lang w:val="en-GB"/>
              </w:rPr>
            </w:pPr>
            <w:r w:rsidRPr="0065684E">
              <w:rPr>
                <w:color w:val="000000"/>
                <w:lang w:val="en-GB"/>
              </w:rPr>
              <w:t>Duration until ulceration among participants who ulcerate.</w:t>
            </w:r>
          </w:p>
        </w:tc>
        <w:tc>
          <w:tcPr>
            <w:tcW w:w="0" w:type="auto"/>
          </w:tcPr>
          <w:p w14:paraId="5A4D710B" w14:textId="77777777" w:rsidR="0083430E" w:rsidRPr="0065684E" w:rsidRDefault="00BF6FC8">
            <w:pPr>
              <w:rPr>
                <w:lang w:val="en-GB"/>
              </w:rPr>
            </w:pPr>
            <w:r w:rsidRPr="0065684E">
              <w:rPr>
                <w:color w:val="000000"/>
                <w:lang w:val="en-GB"/>
              </w:rPr>
              <w:t>Derived from ulcer-occurrence dates</w:t>
            </w:r>
          </w:p>
        </w:tc>
        <w:tc>
          <w:tcPr>
            <w:tcW w:w="0" w:type="auto"/>
          </w:tcPr>
          <w:p w14:paraId="67F69B25" w14:textId="77777777" w:rsidR="0083430E" w:rsidRDefault="00BF6FC8">
            <w:r>
              <w:rPr>
                <w:color w:val="000000"/>
              </w:rPr>
              <w:t>Continuously over 18 months</w:t>
            </w:r>
          </w:p>
        </w:tc>
      </w:tr>
      <w:tr w:rsidR="0083430E" w:rsidRPr="0065684E" w14:paraId="2CFE06A6" w14:textId="77777777">
        <w:tc>
          <w:tcPr>
            <w:tcW w:w="0" w:type="auto"/>
          </w:tcPr>
          <w:p w14:paraId="04962005" w14:textId="77777777" w:rsidR="0083430E" w:rsidRDefault="00BF6FC8">
            <w:r>
              <w:rPr>
                <w:color w:val="000000"/>
              </w:rPr>
              <w:t>Ulcer severity (ulcer subgroup)</w:t>
            </w:r>
          </w:p>
        </w:tc>
        <w:tc>
          <w:tcPr>
            <w:tcW w:w="0" w:type="auto"/>
          </w:tcPr>
          <w:p w14:paraId="0E570283" w14:textId="77777777" w:rsidR="0083430E" w:rsidRDefault="00BF6FC8">
            <w:r>
              <w:rPr>
                <w:color w:val="000000"/>
              </w:rPr>
              <w:t>Severity of recurrent ulceration.</w:t>
            </w:r>
          </w:p>
        </w:tc>
        <w:tc>
          <w:tcPr>
            <w:tcW w:w="0" w:type="auto"/>
          </w:tcPr>
          <w:p w14:paraId="3B0812E3" w14:textId="77777777" w:rsidR="0083430E" w:rsidRDefault="00BF6FC8">
            <w:r>
              <w:rPr>
                <w:color w:val="000000"/>
              </w:rPr>
              <w:t xml:space="preserve">PEDIS grading; WIfI classification </w:t>
            </w:r>
            <w:del w:id="90180" w:author="Claude" w:date="2026-10-18T12:00:00Z">
              <w:sdt>
                <w:sdtPr>
                  <w:tag w:val="CITATION McDermottK22"/>
                  <w:id w:val="1095446143"/>
                  <w:citation/>
                </w:sdtPr>
                <w:sdtEndPr/>
                <w:sdtContent>
                  <w:r>
                    <w:fldChar w:fldCharType="begin"/>
                  </w:r>
                  <w:r>
                    <w:delInstrText xml:space="preserve"> CITATION McDermottK22 \p 212 \l 1033 </w:delInstrText>
                  </w:r>
                  <w:r>
                    <w:fldChar w:fldCharType="separate"/>
                  </w:r>
                  <w:r>
                    <w:rPr>
                      <w:noProof/>
                    </w:rPr>
                    <w:delText>(33)</w:delText>
                  </w:r>
                  <w:r>
                    <w:fldChar w:fldCharType="end"/>
                  </w:r>
                </w:sdtContent>
              </w:sdt>
            </w:del>
            <w:ins w:id="90181" w:author="Claude" w:date="2026-10-18T12:00:00Z">
              <w:sdt>
                <w:sdtPr>
                  <w:tag w:val="CITATION MonteiroSoaresM24"/>
                  <w:id w:val="1190994349"/>
                  <w:citation/>
                </w:sdtPr>
                <w:sdtEndPr/>
                <w:sdtContent>
                  <w:r>
                    <w:fldChar w:fldCharType="begin"/>
                  </w:r>
                  <w:r w:rsidRPr="0065684E">
                    <w:rPr>
                      <w:lang w:val="en-GB"/>
                    </w:rPr>
                    <w:instrText xml:space="preserve"> CITATION MonteiroSoaresM24 \l 1033 </w:instrText>
                  </w:r>
                  <w:r>
                    <w:fldChar w:fldCharType="separate"/>
                  </w:r>
                  <w:r w:rsidRPr="0065684E">
                    <w:rPr>
                      <w:noProof/>
                      <w:lang w:val="en-GB"/>
                    </w:rPr>
                    <w:t>(69)</w:t>
                  </w:r>
                  <w:r>
                    <w:fldChar w:fldCharType="end"/>
                  </w:r>
                </w:sdtContent>
              </w:sdt>
            </w:ins>
          </w:p>
        </w:tc>
        <w:tc>
          <w:tcPr>
            <w:tcW w:w="0" w:type="auto"/>
          </w:tcPr>
          <w:p w14:paraId="3FC96A41" w14:textId="77777777" w:rsidR="0083430E" w:rsidRPr="0065684E" w:rsidRDefault="00BF6FC8">
            <w:pPr>
              <w:rPr>
                <w:lang w:val="en-GB"/>
              </w:rPr>
            </w:pPr>
            <w:r w:rsidRPr="0065684E">
              <w:rPr>
                <w:color w:val="000000"/>
                <w:lang w:val="en-GB"/>
              </w:rPr>
              <w:t>All scheduled and unscheduled visits from the second visit</w:t>
            </w:r>
          </w:p>
        </w:tc>
      </w:tr>
      <w:tr w:rsidR="0083430E" w14:paraId="63DF1BE0" w14:textId="77777777">
        <w:tc>
          <w:tcPr>
            <w:tcW w:w="0" w:type="auto"/>
          </w:tcPr>
          <w:p w14:paraId="2851C946" w14:textId="77777777" w:rsidR="0083430E" w:rsidRPr="0065684E" w:rsidRDefault="00BF6FC8">
            <w:pPr>
              <w:rPr>
                <w:lang w:val="en-GB"/>
              </w:rPr>
            </w:pPr>
            <w:r w:rsidRPr="0065684E">
              <w:rPr>
                <w:color w:val="000000"/>
                <w:lang w:val="en-GB"/>
              </w:rPr>
              <w:t>Time to healing (ulcer subgroup)</w:t>
            </w:r>
          </w:p>
        </w:tc>
        <w:tc>
          <w:tcPr>
            <w:tcW w:w="0" w:type="auto"/>
          </w:tcPr>
          <w:p w14:paraId="64A35A65" w14:textId="77777777" w:rsidR="0083430E" w:rsidRPr="0065684E" w:rsidRDefault="00BF6FC8">
            <w:pPr>
              <w:rPr>
                <w:lang w:val="en-GB"/>
              </w:rPr>
            </w:pPr>
            <w:r w:rsidRPr="0065684E">
              <w:rPr>
                <w:color w:val="000000"/>
                <w:lang w:val="en-GB"/>
              </w:rPr>
              <w:t>Time to complete epithelialisation among participants who ulcerate.</w:t>
            </w:r>
          </w:p>
        </w:tc>
        <w:tc>
          <w:tcPr>
            <w:tcW w:w="0" w:type="auto"/>
          </w:tcPr>
          <w:p w14:paraId="69CFB7F8" w14:textId="77777777" w:rsidR="0083430E" w:rsidRPr="0065684E" w:rsidRDefault="00BF6FC8">
            <w:pPr>
              <w:rPr>
                <w:lang w:val="en-GB"/>
              </w:rPr>
            </w:pPr>
            <w:r w:rsidRPr="0065684E">
              <w:rPr>
                <w:color w:val="000000"/>
                <w:lang w:val="en-GB"/>
              </w:rPr>
              <w:t>Derived from occurrence and epithelialisation dates</w:t>
            </w:r>
          </w:p>
        </w:tc>
        <w:tc>
          <w:tcPr>
            <w:tcW w:w="0" w:type="auto"/>
          </w:tcPr>
          <w:p w14:paraId="60D198C8" w14:textId="77777777" w:rsidR="0083430E" w:rsidRDefault="00BF6FC8">
            <w:r>
              <w:rPr>
                <w:color w:val="000000"/>
              </w:rPr>
              <w:t>Continuously over 18 months</w:t>
            </w:r>
          </w:p>
        </w:tc>
      </w:tr>
      <w:tr w:rsidR="0083430E" w14:paraId="1E45CF06" w14:textId="77777777">
        <w:tc>
          <w:tcPr>
            <w:tcW w:w="0" w:type="auto"/>
          </w:tcPr>
          <w:p w14:paraId="013D5DCF" w14:textId="77777777" w:rsidR="0083430E" w:rsidRDefault="00BF6FC8">
            <w:r>
              <w:rPr>
                <w:color w:val="000000"/>
              </w:rPr>
              <w:t>Process-evaluation outcomes</w:t>
            </w:r>
          </w:p>
        </w:tc>
        <w:tc>
          <w:tcPr>
            <w:tcW w:w="0" w:type="auto"/>
          </w:tcPr>
          <w:p w14:paraId="2A448439" w14:textId="77777777" w:rsidR="0083430E" w:rsidRPr="0065684E" w:rsidRDefault="00BF6FC8">
            <w:pPr>
              <w:rPr>
                <w:lang w:val="en-GB"/>
              </w:rPr>
            </w:pPr>
            <w:r w:rsidRPr="0065684E">
              <w:rPr>
                <w:color w:val="000000"/>
                <w:lang w:val="en-GB"/>
              </w:rPr>
              <w:t>Implementation fidelity, dose, reach, adaptations and quality of delivery; acceptability; contextual factors and mechanisms of impact.</w:t>
            </w:r>
          </w:p>
        </w:tc>
        <w:tc>
          <w:tcPr>
            <w:tcW w:w="0" w:type="auto"/>
          </w:tcPr>
          <w:p w14:paraId="21915720" w14:textId="77777777" w:rsidR="0083430E" w:rsidRPr="0065684E" w:rsidRDefault="00BF6FC8">
            <w:pPr>
              <w:rPr>
                <w:lang w:val="en-GB"/>
              </w:rPr>
            </w:pPr>
            <w:r w:rsidRPr="0065684E">
              <w:rPr>
                <w:color w:val="000000"/>
                <w:lang w:val="en-GB"/>
              </w:rPr>
              <w:t>Semi-structured interviews; structured observation; therapist diaries; protocol-deviation forms</w:t>
            </w:r>
          </w:p>
        </w:tc>
        <w:tc>
          <w:tcPr>
            <w:tcW w:w="0" w:type="auto"/>
          </w:tcPr>
          <w:p w14:paraId="5FC8327D" w14:textId="77777777" w:rsidR="0083430E" w:rsidRDefault="00BF6FC8">
            <w:r>
              <w:rPr>
                <w:color w:val="000000"/>
              </w:rPr>
              <w:t>Throughout the trial</w:t>
            </w:r>
          </w:p>
        </w:tc>
      </w:tr>
    </w:tbl>
    <w:p w14:paraId="7723E0A9" w14:textId="77777777" w:rsidR="0083430E" w:rsidRDefault="00BF6FC8">
      <w:pPr>
        <w:pStyle w:val="Kop2"/>
      </w:pPr>
      <w:r>
        <w:rPr>
          <w:color w:val="000000"/>
        </w:rPr>
        <w:t>Table 4. PARADISE intervention components: description, deliverer and timing.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4485"/>
        <w:gridCol w:w="1410"/>
        <w:gridCol w:w="1450"/>
      </w:tblGrid>
      <w:tr w:rsidR="0083430E" w14:paraId="3BEFE4C2" w14:textId="77777777">
        <w:tc>
          <w:tcPr>
            <w:tcW w:w="0" w:type="auto"/>
          </w:tcPr>
          <w:p w14:paraId="366E982D" w14:textId="77777777" w:rsidR="0083430E" w:rsidRDefault="00BF6FC8">
            <w:r>
              <w:rPr>
                <w:b/>
                <w:bCs/>
                <w:color w:val="000000"/>
              </w:rPr>
              <w:t>Component</w:t>
            </w:r>
          </w:p>
        </w:tc>
        <w:tc>
          <w:tcPr>
            <w:tcW w:w="0" w:type="auto"/>
          </w:tcPr>
          <w:p w14:paraId="4BD0B5A9" w14:textId="77777777" w:rsidR="0083430E" w:rsidRDefault="00BF6FC8">
            <w:r>
              <w:rPr>
                <w:b/>
                <w:bCs/>
                <w:color w:val="000000"/>
              </w:rPr>
              <w:t>Description</w:t>
            </w:r>
          </w:p>
        </w:tc>
        <w:tc>
          <w:tcPr>
            <w:tcW w:w="0" w:type="auto"/>
          </w:tcPr>
          <w:p w14:paraId="20D600E5" w14:textId="77777777" w:rsidR="0083430E" w:rsidRDefault="00BF6FC8">
            <w:r>
              <w:rPr>
                <w:b/>
                <w:bCs/>
                <w:color w:val="000000"/>
              </w:rPr>
              <w:t>Delivered by</w:t>
            </w:r>
          </w:p>
        </w:tc>
        <w:tc>
          <w:tcPr>
            <w:tcW w:w="0" w:type="auto"/>
          </w:tcPr>
          <w:p w14:paraId="4CED0544" w14:textId="77777777" w:rsidR="0083430E" w:rsidRDefault="00BF6FC8">
            <w:r>
              <w:rPr>
                <w:b/>
                <w:bCs/>
                <w:color w:val="000000"/>
              </w:rPr>
              <w:t>Timing</w:t>
            </w:r>
          </w:p>
        </w:tc>
      </w:tr>
      <w:tr w:rsidR="0083430E" w14:paraId="4C434E20" w14:textId="77777777">
        <w:tc>
          <w:tcPr>
            <w:tcW w:w="0" w:type="auto"/>
          </w:tcPr>
          <w:p w14:paraId="7D27C542" w14:textId="77777777" w:rsidR="0083430E" w:rsidRDefault="00BF6FC8">
            <w:r>
              <w:rPr>
                <w:color w:val="000000"/>
              </w:rPr>
              <w:lastRenderedPageBreak/>
              <w:t>Baseline plantar-pressure measurement</w:t>
            </w:r>
          </w:p>
        </w:tc>
        <w:tc>
          <w:tcPr>
            <w:tcW w:w="0" w:type="auto"/>
          </w:tcPr>
          <w:p w14:paraId="79C76C8F" w14:textId="77777777" w:rsidR="0083430E" w:rsidRPr="0065684E" w:rsidRDefault="00BF6FC8">
            <w:pPr>
              <w:rPr>
                <w:lang w:val="en-GB"/>
              </w:rPr>
            </w:pPr>
            <w:r w:rsidRPr="0065684E">
              <w:rPr>
                <w:color w:val="000000"/>
                <w:lang w:val="en-GB"/>
              </w:rPr>
              <w:t xml:space="preserve">In-shoe plantar pressure (Novel Pedar; ≥12 mid-gait steps per foot, self-selected comfortable speed</w:t>
            </w:r>
            <w:del w:id="90182" w:author="Claude" w:date="2026-10-18T12:00:00Z">
              <w:r w:rsidRPr="0065684E">
                <w:rPr>
                  <w:color w:val="000000"/>
                  <w:lang w:val="en-GB"/>
                </w:rPr>
                <w:delText xml:space="preserve"> maintained within 5% at follow-up</w:delText>
              </w:r>
            </w:del>
            <w:r w:rsidRPr="0065684E">
              <w:rPr>
                <w:color w:val="000000"/>
                <w:lang w:val="en-GB"/>
              </w:rPr>
              <w:t xml:space="preserve">, standardised thin cotton socks).</w:t>
            </w:r>
          </w:p>
        </w:tc>
        <w:tc>
          <w:tcPr>
            <w:tcW w:w="0" w:type="auto"/>
          </w:tcPr>
          <w:p w14:paraId="729CA641" w14:textId="77777777" w:rsidR="0083430E" w:rsidRDefault="00BF6FC8">
            <w:del w:id="90183" w:author="Claude" w:date="2026-10-18T12:00:00Z">
              <w:r>
                <w:rPr>
                  <w:color w:val="000000"/>
                </w:rPr>
                <w:delText>Study team</w:delText>
              </w:r>
            </w:del>
            <w:ins w:id="90184" w:author="Claude" w:date="2026-10-18T12:00:00Z">
              <w:r>
                <w:rPr>
                  <w:color w:val="000000"/>
                </w:rPr>
                <w:t xml:space="preserve">DFC team</w:t>
              </w:r>
            </w:ins>
          </w:p>
        </w:tc>
        <w:tc>
          <w:tcPr>
            <w:tcW w:w="0" w:type="auto"/>
          </w:tcPr>
          <w:p w14:paraId="7EA2F2A3" w14:textId="77777777" w:rsidR="0083430E" w:rsidRDefault="00BF6FC8">
            <w:r>
              <w:rPr>
                <w:color w:val="000000"/>
              </w:rPr>
              <w:t>Baseline</w:t>
            </w:r>
          </w:p>
        </w:tc>
      </w:tr>
      <w:tr w:rsidR="0083430E" w14:paraId="76B8E608" w14:textId="77777777">
        <w:tc>
          <w:tcPr>
            <w:tcW w:w="0" w:type="auto"/>
          </w:tcPr>
          <w:p w14:paraId="4D1905A7" w14:textId="77777777" w:rsidR="0083430E" w:rsidRDefault="00BF6FC8">
            <w:r>
              <w:rPr>
                <w:color w:val="000000"/>
              </w:rPr>
              <w:t>CMFO prescription</w:t>
            </w:r>
          </w:p>
        </w:tc>
        <w:tc>
          <w:tcPr>
            <w:tcW w:w="0" w:type="auto"/>
          </w:tcPr>
          <w:p w14:paraId="53FAC450" w14:textId="77777777" w:rsidR="0083430E" w:rsidRPr="0065684E" w:rsidRDefault="00BF6FC8">
            <w:pPr>
              <w:rPr>
                <w:lang w:val="en-GB"/>
              </w:rPr>
            </w:pPr>
            <w:r w:rsidRPr="0065684E">
              <w:rPr>
                <w:color w:val="000000"/>
                <w:lang w:val="en-GB"/>
              </w:rPr>
              <w:t xml:space="preserve">Prescription of a custom-made foot orthosis. In fully custom-made footwear: </w:t>
            </w:r>
            <w:del w:id="90022" w:author="Claude" w:date="2026-10-12T16:03:41Z">
              <w:r w:rsidRPr="0065684E">
                <w:rPr>
                  <w:color w:val="000000"/>
                  <w:lang w:val="en-GB"/>
                </w:rPr>
                <w:delText xml:space="preserve">5 mm micro-cork base</w:delText>
              </w:r>
            </w:del>
            <w:ins w:id="90023" w:author="Claude" w:date="2026-10-12T16:03:41Z">
              <w:r>
                <w:rPr>
                  <w:color w:val="000000"/>
                  <w:lang w:val="en-GB"/>
                </w:rPr>
                <w:t xml:space="preserve">5 mm micro-cork or EVA (shore 50) base</w:t>
              </w:r>
            </w:ins>
            <w:r w:rsidRPr="0065684E">
              <w:rPr>
                <w:color w:val="000000"/>
                <w:lang w:val="en-GB"/>
              </w:rPr>
              <w:t xml:space="preserve"> with a 5 mm total-contact EVA layer; </w:t>
            </w:r>
            <w:del w:id="90024" w:author="Claude" w:date="2026-10-12T16:03:41Z">
              <w:r w:rsidRPr="0065684E">
                <w:rPr>
                  <w:color w:val="000000"/>
                  <w:lang w:val="en-GB"/>
                </w:rPr>
                <w:delText xml:space="preserve">in extra-depth off-the-shelf footwear</w:delText>
              </w:r>
            </w:del>
            <w:ins w:id="90025" w:author="Claude" w:date="2026-10-12T16:03:41Z">
              <w:r>
                <w:rPr>
                  <w:color w:val="000000"/>
                  <w:lang w:val="en-GB"/>
                </w:rPr>
                <w:t xml:space="preserve">in extra-depth off-the-shelf or semi-orthopaedic footwear</w:t>
              </w:r>
            </w:ins>
            <w:r w:rsidRPr="0065684E">
              <w:rPr>
                <w:color w:val="000000"/>
                <w:lang w:val="en-GB"/>
              </w:rPr>
              <w:t xml:space="preserve">: 6 mm EVA without cork. Both with a 3–5 mm medial arch support; a 9–10 mm transmetatarsal bar 6–11 mm proximal to the metatarsal heads; local depth relief; full-length layered closed-cell over open-cell foam top cover.</w:t>
            </w:r>
          </w:p>
        </w:tc>
        <w:tc>
          <w:tcPr>
            <w:tcW w:w="0" w:type="auto"/>
          </w:tcPr>
          <w:p w14:paraId="564A1970" w14:textId="77777777" w:rsidR="0083430E" w:rsidRDefault="00BF6FC8">
            <w:r>
              <w:rPr>
                <w:color w:val="000000"/>
              </w:rPr>
              <w:t>Certified pedorthist</w:t>
            </w:r>
          </w:p>
        </w:tc>
        <w:tc>
          <w:tcPr>
            <w:tcW w:w="0" w:type="auto"/>
          </w:tcPr>
          <w:p w14:paraId="73BEB87F" w14:textId="77777777" w:rsidR="0083430E" w:rsidRDefault="00BF6FC8">
            <w:r>
              <w:rPr>
                <w:color w:val="000000"/>
              </w:rPr>
              <w:t>Baseline</w:t>
            </w:r>
          </w:p>
        </w:tc>
      </w:tr>
      <w:tr w:rsidR="0083430E" w14:paraId="25AE8E16" w14:textId="77777777">
        <w:tc>
          <w:tcPr>
            <w:tcW w:w="0" w:type="auto"/>
          </w:tcPr>
          <w:p w14:paraId="2E5DB186" w14:textId="77777777" w:rsidR="0083430E" w:rsidRPr="0065684E" w:rsidRDefault="00BF6FC8">
            <w:pPr>
              <w:rPr>
                <w:lang w:val="en-GB"/>
              </w:rPr>
            </w:pPr>
            <w:r w:rsidRPr="0065684E">
              <w:rPr>
                <w:color w:val="000000"/>
                <w:lang w:val="en-GB"/>
              </w:rPr>
              <w:t>CMFO delivery and sensor integration</w:t>
            </w:r>
          </w:p>
        </w:tc>
        <w:tc>
          <w:tcPr>
            <w:tcW w:w="0" w:type="auto"/>
          </w:tcPr>
          <w:p w14:paraId="5B703BD1" w14:textId="77777777" w:rsidR="0083430E" w:rsidRPr="0065684E" w:rsidRDefault="00BF6FC8">
            <w:pPr>
              <w:rPr>
                <w:lang w:val="en-GB"/>
              </w:rPr>
            </w:pPr>
            <w:r w:rsidRPr="0065684E">
              <w:rPr>
                <w:color w:val="000000"/>
                <w:lang w:val="en-GB"/>
              </w:rPr>
              <w:t xml:space="preserve">Delivery of the manufactured orthosis; integration of the Orthotimer adherence sensor; iterative pressure-guided adjustment to &lt;200 kPa or </w:t>
            </w:r>
            <w:del w:id="90016" w:author="Claude" w:date="2026-10-08T17:38:15Z">
              <w:r w:rsidRPr="0065684E">
                <w:rPr>
                  <w:color w:val="000000"/>
                  <w:lang w:val="en-GB"/>
                </w:rPr>
                <w:delText xml:space="preserve">≥25% reduction from baseline.</w:delText>
              </w:r>
            </w:del>
            <w:ins w:id="90017" w:author="Claude" w:date="2026-10-08T17:38:15Z">
              <w:r>
                <w:rPr>
                  <w:color w:val="000000"/>
                  <w:lang w:val="en-GB"/>
                </w:rPr>
                <w:t xml:space="preserve">≥25% reduction relative to the same session without the orthosis, up to three modifications.</w:t>
              </w:r>
            </w:ins>
          </w:p>
        </w:tc>
        <w:tc>
          <w:tcPr>
            <w:tcW w:w="0" w:type="auto"/>
          </w:tcPr>
          <w:p w14:paraId="7BB3AE78" w14:textId="77777777" w:rsidR="0083430E" w:rsidRDefault="00BF6FC8">
            <w:del w:id="90185" w:author="Claude" w:date="2026-10-18T12:00:00Z">
              <w:r>
                <w:rPr>
                  <w:color w:val="000000"/>
                </w:rPr>
                <w:delText xml:space="preserve">Study team</w:delText>
              </w:r>
            </w:del>
            <w:ins w:id="90186" w:author="Claude" w:date="2026-10-18T12:00:00Z">
              <w:r>
                <w:rPr>
                  <w:color w:val="000000"/>
                </w:rPr>
                <w:t xml:space="preserve">DFC team</w:t>
              </w:r>
            </w:ins>
            <w:r>
              <w:rPr>
                <w:color w:val="000000"/>
              </w:rPr>
              <w:t xml:space="preserve"> / pedorthist</w:t>
            </w:r>
          </w:p>
        </w:tc>
        <w:tc>
          <w:tcPr>
            <w:tcW w:w="0" w:type="auto"/>
          </w:tcPr>
          <w:p w14:paraId="373920DD" w14:textId="77777777" w:rsidR="0083430E" w:rsidRDefault="00BF6FC8">
            <w:r>
              <w:rPr>
                <w:color w:val="000000"/>
              </w:rPr>
              <w:t>Visit 2 (2 weeks to 1 month)</w:t>
            </w:r>
          </w:p>
        </w:tc>
      </w:tr>
      <w:tr w:rsidR="0083430E" w14:paraId="17EF452B" w14:textId="77777777">
        <w:tc>
          <w:tcPr>
            <w:tcW w:w="0" w:type="auto"/>
          </w:tcPr>
          <w:p w14:paraId="348DA6A1" w14:textId="77777777" w:rsidR="0083430E" w:rsidRPr="0065684E" w:rsidRDefault="00BF6FC8">
            <w:pPr>
              <w:rPr>
                <w:lang w:val="en-GB"/>
              </w:rPr>
            </w:pPr>
            <w:r w:rsidRPr="0065684E">
              <w:rPr>
                <w:color w:val="000000"/>
                <w:lang w:val="en-GB"/>
              </w:rPr>
              <w:t>SEBIA Step 1 — education and assessment</w:t>
            </w:r>
          </w:p>
        </w:tc>
        <w:tc>
          <w:tcPr>
            <w:tcW w:w="0" w:type="auto"/>
          </w:tcPr>
          <w:p w14:paraId="393E30A7" w14:textId="77777777" w:rsidR="0083430E" w:rsidRDefault="00BF6FC8">
            <w:del w:id="90468" w:author="Claude" w:date="2026-10-19T12:00:00Z">
              <w:r w:rsidRPr="0065684E">
                <w:rPr>
                  <w:color w:val="000000"/>
                  <w:lang w:val="en-GB"/>
                </w:rPr>
                <w:delText xml:space="preserve">Foot-care knowledge (NAFF)</w:delText>
              </w:r>
            </w:del>
            <w:ins w:id="90469" w:author="Claude" w:date="2026-10-19T12:00:00Z">
              <w:r>
                <w:rPr>
                  <w:color w:val="000000"/>
                  <w:lang w:val="en-GB"/>
                </w:rPr>
                <w:t xml:space="preserve">Foot-care behaviour (NAFF)</w:t>
              </w:r>
            </w:ins>
            <w:r w:rsidRPr="0065684E">
              <w:rPr>
                <w:color w:val="000000"/>
                <w:lang w:val="en-GB"/>
              </w:rPr>
              <w:t xml:space="preserve"> and health-literacy assessment; tailored education with written materials, demonstration and supervised practice. </w:t>
            </w:r>
            <w:r>
              <w:rPr>
                <w:color w:val="000000"/>
              </w:rPr>
              <w:t>Addresses COM-B capability.</w:t>
            </w:r>
          </w:p>
        </w:tc>
        <w:tc>
          <w:tcPr>
            <w:tcW w:w="0" w:type="auto"/>
          </w:tcPr>
          <w:p w14:paraId="21DD390E" w14:textId="77777777" w:rsidR="0083430E" w:rsidRDefault="00BF6FC8">
            <w:r>
              <w:rPr>
                <w:color w:val="000000"/>
              </w:rPr>
              <w:t>DFC team</w:t>
            </w:r>
          </w:p>
        </w:tc>
        <w:tc>
          <w:tcPr>
            <w:tcW w:w="0" w:type="auto"/>
          </w:tcPr>
          <w:p w14:paraId="3EE2A561" w14:textId="77777777" w:rsidR="0083430E" w:rsidRDefault="00BF6FC8">
            <w:r>
              <w:rPr>
                <w:color w:val="000000"/>
              </w:rPr>
              <w:t>Baseline</w:t>
            </w:r>
          </w:p>
        </w:tc>
      </w:tr>
      <w:tr w:rsidR="0083430E" w14:paraId="39C57924" w14:textId="77777777">
        <w:tc>
          <w:tcPr>
            <w:tcW w:w="0" w:type="auto"/>
          </w:tcPr>
          <w:p w14:paraId="513D4EAC" w14:textId="77777777" w:rsidR="0083430E" w:rsidRPr="0065684E" w:rsidRDefault="00BF6FC8">
            <w:pPr>
              <w:rPr>
                <w:lang w:val="en-GB"/>
              </w:rPr>
            </w:pPr>
            <w:r w:rsidRPr="0065684E">
              <w:rPr>
                <w:color w:val="000000"/>
                <w:lang w:val="en-GB"/>
              </w:rPr>
              <w:t>SEBIA Step 2 — footwear-wear education</w:t>
            </w:r>
          </w:p>
        </w:tc>
        <w:tc>
          <w:tcPr>
            <w:tcW w:w="0" w:type="auto"/>
          </w:tcPr>
          <w:p w14:paraId="38000456" w14:textId="77777777" w:rsidR="0083430E" w:rsidRDefault="00BF6FC8">
            <w:del w:id="90470" w:author="Claude" w:date="2026-10-19T12:00:00Z">
              <w:r w:rsidRPr="0065684E">
                <w:rPr>
                  <w:color w:val="000000"/>
                  <w:lang w:val="en-GB"/>
                </w:rPr>
                <w:delText xml:space="preserve">Knowledge retest by teach-back</w:delText>
              </w:r>
            </w:del>
            <w:ins w:id="90471" w:author="Claude" w:date="2026-10-19T12:00:00Z">
              <w:r>
                <w:rPr>
                  <w:color w:val="000000"/>
                  <w:lang w:val="en-GB"/>
                </w:rPr>
                <w:t xml:space="preserve">NAFF repeated; recall checked by teach-back</w:t>
              </w:r>
            </w:ins>
            <w:r w:rsidRPr="0065684E">
              <w:rPr>
                <w:color w:val="000000"/>
                <w:lang w:val="en-GB"/>
              </w:rPr>
              <w:t xml:space="preserve">; education on indoor and outdoor footwear use; introduction of sensor-based wear-time monitoring. </w:t>
            </w:r>
            <w:r>
              <w:rPr>
                <w:color w:val="000000"/>
              </w:rPr>
              <w:t>Addresses capability and opportunity.</w:t>
            </w:r>
          </w:p>
        </w:tc>
        <w:tc>
          <w:tcPr>
            <w:tcW w:w="0" w:type="auto"/>
          </w:tcPr>
          <w:p w14:paraId="73B327A3" w14:textId="77777777" w:rsidR="0083430E" w:rsidRDefault="00BF6FC8">
            <w:r>
              <w:rPr>
                <w:color w:val="000000"/>
              </w:rPr>
              <w:t>DFC team</w:t>
            </w:r>
          </w:p>
        </w:tc>
        <w:tc>
          <w:tcPr>
            <w:tcW w:w="0" w:type="auto"/>
          </w:tcPr>
          <w:p w14:paraId="3B049499" w14:textId="77777777" w:rsidR="0083430E" w:rsidRDefault="00BF6FC8">
            <w:r>
              <w:rPr>
                <w:color w:val="000000"/>
              </w:rPr>
              <w:t>Visit 2 (2 weeks to 1 month)</w:t>
            </w:r>
          </w:p>
        </w:tc>
      </w:tr>
      <w:tr w:rsidR="0083430E" w14:paraId="199192D2" w14:textId="77777777">
        <w:tc>
          <w:tcPr>
            <w:tcW w:w="0" w:type="auto"/>
          </w:tcPr>
          <w:p w14:paraId="67C51F76" w14:textId="77777777" w:rsidR="0083430E" w:rsidRPr="0065684E" w:rsidRDefault="00BF6FC8">
            <w:pPr>
              <w:rPr>
                <w:lang w:val="en-GB"/>
              </w:rPr>
            </w:pPr>
            <w:r w:rsidRPr="0065684E">
              <w:rPr>
                <w:color w:val="000000"/>
                <w:lang w:val="en-GB"/>
              </w:rPr>
              <w:t>SEBIA Step 3 — adherence self-assessment</w:t>
            </w:r>
          </w:p>
        </w:tc>
        <w:tc>
          <w:tcPr>
            <w:tcW w:w="0" w:type="auto"/>
          </w:tcPr>
          <w:p w14:paraId="1054D35A" w14:textId="77777777" w:rsidR="0083430E" w:rsidRDefault="00BF6FC8">
            <w:r w:rsidRPr="0065684E">
              <w:rPr>
                <w:color w:val="000000"/>
                <w:lang w:val="en-GB"/>
              </w:rPr>
              <w:t xml:space="preserve">Participant self-assessment, collaborative and non-judgemental review of sensor data, </w:t>
            </w:r>
            <w:r w:rsidRPr="0065684E">
              <w:rPr>
                <w:color w:val="000000"/>
                <w:lang w:val="en-GB"/>
              </w:rPr>
              <w:lastRenderedPageBreak/>
              <w:t xml:space="preserve">barrier identification, and problem-solving. </w:t>
            </w:r>
            <w:r>
              <w:rPr>
                <w:color w:val="000000"/>
              </w:rPr>
              <w:t>It addresses opportunities and motivation.</w:t>
            </w:r>
          </w:p>
        </w:tc>
        <w:tc>
          <w:tcPr>
            <w:tcW w:w="0" w:type="auto"/>
          </w:tcPr>
          <w:p w14:paraId="213CE33D" w14:textId="77777777" w:rsidR="0083430E" w:rsidRDefault="00BF6FC8">
            <w:r>
              <w:rPr>
                <w:color w:val="000000"/>
              </w:rPr>
              <w:lastRenderedPageBreak/>
              <w:t>DFC team</w:t>
            </w:r>
          </w:p>
        </w:tc>
        <w:tc>
          <w:tcPr>
            <w:tcW w:w="0" w:type="auto"/>
          </w:tcPr>
          <w:p w14:paraId="37E64FD6" w14:textId="77777777" w:rsidR="0083430E" w:rsidRDefault="00BF6FC8">
            <w:del w:id="90187" w:author="Claude" w:date="2026-10-18T12:00:00Z">
              <w:r>
                <w:rPr>
                  <w:color w:val="000000"/>
                </w:rPr>
                <w:delText>6 and 12 months</w:delText>
              </w:r>
            </w:del>
            <w:ins w:id="90188" w:author="Claude" w:date="2026-10-18T12:00:00Z">
              <w:r>
                <w:rPr>
                  <w:color w:val="000000"/>
                </w:rPr>
                <w:t xml:space="preserve">3, 9 and 15 months</w:t>
              </w:r>
            </w:ins>
          </w:p>
        </w:tc>
      </w:tr>
      <w:tr w:rsidR="0083430E" w14:paraId="32E936D1" w14:textId="77777777">
        <w:tc>
          <w:tcPr>
            <w:tcW w:w="0" w:type="auto"/>
          </w:tcPr>
          <w:p w14:paraId="00BA401C" w14:textId="77777777" w:rsidR="0083430E" w:rsidRDefault="00BF6FC8">
            <w:r>
              <w:rPr>
                <w:color w:val="000000"/>
              </w:rPr>
              <w:t>SEBIA Step 4 — skills demonstration</w:t>
            </w:r>
          </w:p>
        </w:tc>
        <w:tc>
          <w:tcPr>
            <w:tcW w:w="0" w:type="auto"/>
          </w:tcPr>
          <w:p w14:paraId="043A2008" w14:textId="77777777" w:rsidR="0083430E" w:rsidRPr="0065684E" w:rsidRDefault="00BF6FC8">
            <w:pPr>
              <w:rPr>
                <w:lang w:val="en-GB"/>
              </w:rPr>
            </w:pPr>
            <w:r w:rsidRPr="0065684E">
              <w:rPr>
                <w:color w:val="000000"/>
                <w:lang w:val="en-GB"/>
              </w:rPr>
              <w:t>Demonstration of foot self-care using the provided equipment; targeted re-education; sensor printouts reviewed against the preceding visit; support matched to the cause of any shortfall.</w:t>
            </w:r>
          </w:p>
        </w:tc>
        <w:tc>
          <w:tcPr>
            <w:tcW w:w="0" w:type="auto"/>
          </w:tcPr>
          <w:p w14:paraId="44EB8CAD" w14:textId="77777777" w:rsidR="0083430E" w:rsidRDefault="00BF6FC8">
            <w:r>
              <w:rPr>
                <w:color w:val="000000"/>
              </w:rPr>
              <w:t>DFC team</w:t>
            </w:r>
          </w:p>
        </w:tc>
        <w:tc>
          <w:tcPr>
            <w:tcW w:w="0" w:type="auto"/>
          </w:tcPr>
          <w:p w14:paraId="1B80AFE9" w14:textId="77777777" w:rsidR="0083430E" w:rsidRDefault="00BF6FC8">
            <w:del w:id="90189" w:author="Claude" w:date="2026-10-18T12:00:00Z">
              <w:r>
                <w:rPr>
                  <w:color w:val="000000"/>
                </w:rPr>
                <w:delText>9 and 15 months</w:delText>
              </w:r>
            </w:del>
            <w:ins w:id="90190" w:author="Claude" w:date="2026-10-18T12:00:00Z">
              <w:r>
                <w:rPr>
                  <w:color w:val="000000"/>
                </w:rPr>
                <w:t xml:space="preserve">6 and 12 months</w:t>
              </w:r>
            </w:ins>
          </w:p>
        </w:tc>
      </w:tr>
      <w:tr w:rsidR="0083430E" w14:paraId="7FBF0FAA" w14:textId="77777777">
        <w:tc>
          <w:tcPr>
            <w:tcW w:w="0" w:type="auto"/>
          </w:tcPr>
          <w:p w14:paraId="37E8BA1B" w14:textId="77777777" w:rsidR="0083430E" w:rsidRDefault="00BF6FC8">
            <w:r>
              <w:rPr>
                <w:color w:val="000000"/>
              </w:rPr>
              <w:t>SEBIA Step 5 — final review</w:t>
            </w:r>
          </w:p>
        </w:tc>
        <w:tc>
          <w:tcPr>
            <w:tcW w:w="0" w:type="auto"/>
          </w:tcPr>
          <w:p w14:paraId="763870E7" w14:textId="77777777" w:rsidR="0083430E" w:rsidRPr="0065684E" w:rsidRDefault="00BF6FC8">
            <w:pPr>
              <w:rPr>
                <w:lang w:val="en-GB"/>
              </w:rPr>
            </w:pPr>
            <w:r w:rsidRPr="0065684E">
              <w:rPr>
                <w:color w:val="000000"/>
                <w:lang w:val="en-GB"/>
              </w:rPr>
              <w:t>Closing foot care demonstration; adherence results shared; no new intervention content delivered.</w:t>
            </w:r>
          </w:p>
        </w:tc>
        <w:tc>
          <w:tcPr>
            <w:tcW w:w="0" w:type="auto"/>
          </w:tcPr>
          <w:p w14:paraId="6E50389D" w14:textId="77777777" w:rsidR="0083430E" w:rsidRDefault="00BF6FC8">
            <w:r>
              <w:rPr>
                <w:color w:val="000000"/>
              </w:rPr>
              <w:t>DFC team</w:t>
            </w:r>
          </w:p>
        </w:tc>
        <w:tc>
          <w:tcPr>
            <w:tcW w:w="0" w:type="auto"/>
          </w:tcPr>
          <w:p w14:paraId="1698D20E" w14:textId="77777777" w:rsidR="0083430E" w:rsidRDefault="00BF6FC8">
            <w:r>
              <w:rPr>
                <w:color w:val="000000"/>
              </w:rPr>
              <w:t>18 months</w:t>
            </w:r>
          </w:p>
        </w:tc>
      </w:tr>
      <w:tr w:rsidR="0083430E" w:rsidRPr="0065684E" w14:paraId="5D8E2D54" w14:textId="77777777">
        <w:tc>
          <w:tcPr>
            <w:tcW w:w="0" w:type="auto"/>
          </w:tcPr>
          <w:p w14:paraId="5FC8EFE1" w14:textId="77777777" w:rsidR="0083430E" w:rsidRDefault="00BF6FC8">
            <w:r>
              <w:rPr>
                <w:color w:val="000000"/>
              </w:rPr>
              <w:t>Sensor-based adherence monitoring</w:t>
            </w:r>
          </w:p>
        </w:tc>
        <w:tc>
          <w:tcPr>
            <w:tcW w:w="0" w:type="auto"/>
          </w:tcPr>
          <w:p w14:paraId="3AA78625" w14:textId="77777777" w:rsidR="0083430E" w:rsidRPr="0065684E" w:rsidRDefault="00BF6FC8">
            <w:pPr>
              <w:rPr>
                <w:lang w:val="en-GB"/>
              </w:rPr>
            </w:pPr>
            <w:r w:rsidRPr="0065684E">
              <w:rPr>
                <w:color w:val="000000"/>
                <w:lang w:val="en-GB"/>
              </w:rPr>
              <w:t>Continuous wear-time recording (Orthotimer) and physical-activity profiling (MoveMonitor), underpinning the individualised, activity-derived adherence benchmark.</w:t>
            </w:r>
          </w:p>
        </w:tc>
        <w:tc>
          <w:tcPr>
            <w:tcW w:w="0" w:type="auto"/>
          </w:tcPr>
          <w:p w14:paraId="47D21980" w14:textId="77777777" w:rsidR="0083430E" w:rsidRPr="0065684E" w:rsidRDefault="00BF6FC8">
            <w:pPr>
              <w:rPr>
                <w:lang w:val="en-GB"/>
              </w:rPr>
            </w:pPr>
            <w:r w:rsidRPr="0065684E">
              <w:rPr>
                <w:color w:val="000000"/>
                <w:lang w:val="en-GB"/>
              </w:rPr>
              <w:t xml:space="preserve">Participant-worn</w:t>
            </w:r>
            <w:del w:id="90191" w:author="Claude" w:date="2026-10-18T12:00:00Z">
              <w:r w:rsidRPr="0065684E">
                <w:rPr>
                  <w:color w:val="000000"/>
                  <w:lang w:val="en-GB"/>
                </w:rPr>
                <w:delText xml:space="preserve">; read out by study team</w:delText>
              </w:r>
            </w:del>
          </w:p>
        </w:tc>
        <w:tc>
          <w:tcPr>
            <w:tcW w:w="0" w:type="auto"/>
          </w:tcPr>
          <w:p w14:paraId="62291818" w14:textId="77777777" w:rsidR="0083430E" w:rsidRPr="0065684E" w:rsidRDefault="00BF6FC8">
            <w:pPr>
              <w:rPr>
                <w:lang w:val="en-GB"/>
              </w:rPr>
            </w:pPr>
            <w:r w:rsidRPr="0065684E">
              <w:rPr>
                <w:color w:val="000000"/>
                <w:lang w:val="en-GB"/>
              </w:rPr>
              <w:t>Continuous; read out at scheduled visits</w:t>
            </w:r>
          </w:p>
        </w:tc>
      </w:tr>
      <w:tr w:rsidR="0083430E" w14:paraId="14340AEF" w14:textId="77777777">
        <w:tc>
          <w:tcPr>
            <w:tcW w:w="0" w:type="auto"/>
          </w:tcPr>
          <w:p w14:paraId="326DDCD6" w14:textId="77777777" w:rsidR="0083430E" w:rsidRDefault="00BF6FC8">
            <w:del w:id="90192" w:author="Claude" w:date="2026-10-18T12:00:00Z">
              <w:r>
                <w:rPr>
                  <w:color w:val="000000"/>
                </w:rPr>
                <w:delText>CMFO replacement</w:delText>
              </w:r>
            </w:del>
            <w:ins w:id="90193" w:author="Claude" w:date="2026-10-18T12:00:00Z">
              <w:r>
                <w:rPr>
                  <w:color w:val="000000"/>
                </w:rPr>
                <w:t xml:space="preserve">CMFO maintenance</w:t>
              </w:r>
            </w:ins>
          </w:p>
        </w:tc>
        <w:tc>
          <w:tcPr>
            <w:tcW w:w="0" w:type="auto"/>
          </w:tcPr>
          <w:p w14:paraId="3BBDD81B" w14:textId="77777777" w:rsidR="0083430E" w:rsidRPr="0065684E" w:rsidRDefault="00BF6FC8">
            <w:pPr>
              <w:rPr>
                <w:lang w:val="en-GB"/>
              </w:rPr>
            </w:pPr>
            <w:del w:id="90194" w:author="Claude" w:date="2026-10-18T12:00:00Z">
              <w:r w:rsidRPr="0065684E">
                <w:rPr>
                  <w:color w:val="000000"/>
                  <w:lang w:val="en-GB"/>
                </w:rPr>
                <w:delText>Replacement of the orthosis with sensor re-integration at the scheduled follow-up visits.</w:delText>
              </w:r>
            </w:del>
            <w:ins w:id="90195" w:author="Claude" w:date="2026-10-18T12:00:00Z">
              <w:r>
                <w:rPr>
                  <w:color w:val="000000"/>
                  <w:lang w:val="en-GB"/>
                </w:rPr>
                <w:t xml:space="preserve">Duplicate pair made once the pressure targets are met; both pairs checked every three months and serviced in turn, with orthosis or sensor replaced where needed.</w:t>
              </w:r>
            </w:ins>
          </w:p>
        </w:tc>
        <w:tc>
          <w:tcPr>
            <w:tcW w:w="0" w:type="auto"/>
          </w:tcPr>
          <w:p w14:paraId="7D185FE4" w14:textId="77777777" w:rsidR="0083430E" w:rsidRDefault="00BF6FC8">
            <w:del w:id="90196" w:author="Claude" w:date="2026-10-18T12:00:00Z">
              <w:r>
                <w:rPr>
                  <w:color w:val="000000"/>
                </w:rPr>
                <w:delText>Study team / pedorthist</w:delText>
              </w:r>
            </w:del>
            <w:ins w:id="90197" w:author="Claude" w:date="2026-10-18T12:00:00Z">
              <w:r>
                <w:rPr>
                  <w:color w:val="000000"/>
                </w:rPr>
                <w:t xml:space="preserve">Pedorthist</w:t>
              </w:r>
            </w:ins>
          </w:p>
        </w:tc>
        <w:tc>
          <w:tcPr>
            <w:tcW w:w="0" w:type="auto"/>
          </w:tcPr>
          <w:p w14:paraId="2B23B719" w14:textId="77777777" w:rsidR="0083430E" w:rsidRDefault="00BF6FC8">
            <w:del w:id="90198" w:author="Claude" w:date="2026-10-18T12:00:00Z">
              <w:r>
                <w:rPr>
                  <w:color w:val="000000"/>
                </w:rPr>
                <w:delText>6, 12 and 18 months</w:delText>
              </w:r>
            </w:del>
            <w:ins w:id="90199" w:author="Claude" w:date="2026-10-18T12:00:00Z">
              <w:r>
                <w:rPr>
                  <w:color w:val="000000"/>
                </w:rPr>
                <w:t xml:space="preserve">Every 3 months from month 3</w:t>
              </w:r>
            </w:ins>
          </w:p>
        </w:tc>
      </w:tr>
    </w:tbl>
    <w:p w14:paraId="2B9425ED" w14:textId="77777777" w:rsidR="0083430E" w:rsidRDefault="00BF6FC8">
      <w:r>
        <w:rPr>
          <w:color w:val="000000"/>
        </w:rPr>
        <w:t xml:space="preserve"> </w:t>
      </w:r>
    </w:p>
    <w:p w14:paraId="6D7FCA4A" w14:textId="77777777" w:rsidR="0083430E" w:rsidRDefault="00BF6FC8">
      <w:pPr>
        <w:pBdr>
          <w:bottom w:val="single" w:sz="6" w:space="1" w:color="auto"/>
        </w:pBdr>
        <w:spacing w:before="2160"/>
      </w:pPr>
      <w:r>
        <w:t xml:space="preserve"> </w:t>
      </w:r>
    </w:p>
    <w:p w14:paraId="5A8066E0" w14:textId="77777777" w:rsidR="0083430E" w:rsidRDefault="00BF6FC8">
      <w:pPr>
        <w:pStyle w:val="JenniRefHeader"/>
      </w:pPr>
      <w:r>
        <w:t>References</w:t>
      </w:r>
    </w:p>
    <w:p w14:paraId="4B5CECD6" w14:textId="77777777" w:rsidR="001C7538" w:rsidRPr="001C7538" w:rsidRDefault="001C7538" w:rsidP="001C7538">
      <w:pPr>
        <w:pStyle w:val="JenniRefBody"/>
        <w:spacing w:line="240" w:lineRule="auto"/>
        <w:ind w:left="720" w:hanging="720"/>
      </w:pPr>
      <w:r w:rsidRPr="001C7538">
        <w:t>1.</w:t>
      </w:r>
    </w:p>
    <w:p w14:paraId="01EEF521" w14:textId="63ADBB1D" w:rsidR="001C7538" w:rsidRPr="001C7538" w:rsidRDefault="001C7538" w:rsidP="001C7538">
      <w:pPr>
        <w:pStyle w:val="JenniRefBody"/>
        <w:spacing w:line="240" w:lineRule="auto"/>
        <w:ind w:left="720" w:hanging="720"/>
        <w:rPr>
          <w:lang w:val="en-GB"/>
        </w:rPr>
      </w:pPr>
      <w:r w:rsidRPr="001C7538">
        <w:rPr>
          <w:lang w:val="en-GB"/>
        </w:rPr>
        <w:t xml:space="preserve">Armstrong DG, Boulton AJM, Bus SA. Diabetic Foot Ulcers and Their Recurrence. New England Journal of Medicine [Internet]. 2017 June 14 [cited 2026 Sept];376(24):2367–75. Available from: </w:t>
      </w:r>
      <w:hyperlink r:id="rId8" w:tgtFrame="_blank" w:history="1">
        <w:r w:rsidRPr="001C7538">
          <w:rPr>
            <w:rStyle w:val="Hyperlink"/>
            <w:lang w:val="en-GB"/>
          </w:rPr>
          <w:t>https://doi.org/10.1056/nejmra1615439</w:t>
        </w:r>
      </w:hyperlink>
    </w:p>
    <w:p w14:paraId="473EA677" w14:textId="77777777" w:rsidR="001C7538" w:rsidRPr="001C7538" w:rsidRDefault="001C7538" w:rsidP="001C7538">
      <w:pPr>
        <w:pStyle w:val="JenniRefBody"/>
        <w:spacing w:line="240" w:lineRule="auto"/>
        <w:ind w:left="720" w:hanging="720"/>
        <w:rPr>
          <w:lang w:val="de-DE"/>
        </w:rPr>
      </w:pPr>
      <w:r w:rsidRPr="001C7538">
        <w:rPr>
          <w:lang w:val="de-DE"/>
        </w:rPr>
        <w:t>2.</w:t>
      </w:r>
    </w:p>
    <w:p w14:paraId="0CB43250" w14:textId="1AF02952" w:rsidR="001C7538" w:rsidRPr="001C7538" w:rsidRDefault="001C7538" w:rsidP="001C7538">
      <w:pPr>
        <w:pStyle w:val="JenniRefBody"/>
        <w:spacing w:line="240" w:lineRule="auto"/>
        <w:ind w:left="720" w:hanging="720"/>
        <w:rPr>
          <w:lang w:val="en-GB"/>
        </w:rPr>
      </w:pPr>
      <w:r w:rsidRPr="001C7538">
        <w:rPr>
          <w:lang w:val="de-DE"/>
        </w:rPr>
        <w:lastRenderedPageBreak/>
        <w:t xml:space="preserve">Kerr M, Barron E, Chadwick P, Evans T, Kong WM, Rayman G, et al. </w:t>
      </w:r>
      <w:r w:rsidRPr="001C7538">
        <w:rPr>
          <w:lang w:val="en-GB"/>
        </w:rPr>
        <w:t xml:space="preserve">The cost of diabetic foot ulcers and amputations to the National Health Service in England. Diabetic Medicine [Internet]. 2019 Apr 20 [cited 2026 Aug];36(8):995–1002. Available from: </w:t>
      </w:r>
      <w:hyperlink r:id="rId9" w:tgtFrame="_blank" w:history="1">
        <w:r w:rsidRPr="001C7538">
          <w:rPr>
            <w:rStyle w:val="Hyperlink"/>
            <w:lang w:val="en-GB"/>
          </w:rPr>
          <w:t>https://doi.org/10.1111/dme.13973</w:t>
        </w:r>
      </w:hyperlink>
    </w:p>
    <w:p w14:paraId="77FAEC38" w14:textId="77777777" w:rsidR="001C7538" w:rsidRPr="001C7538" w:rsidRDefault="001C7538" w:rsidP="001C7538">
      <w:pPr>
        <w:pStyle w:val="JenniRefBody"/>
        <w:spacing w:line="240" w:lineRule="auto"/>
        <w:ind w:left="720" w:hanging="720"/>
        <w:rPr>
          <w:lang w:val="fr-FR"/>
        </w:rPr>
      </w:pPr>
      <w:r w:rsidRPr="001C7538">
        <w:rPr>
          <w:lang w:val="fr-FR"/>
        </w:rPr>
        <w:t>3.</w:t>
      </w:r>
    </w:p>
    <w:p w14:paraId="2501A393" w14:textId="0A6DE3D8" w:rsidR="001C7538" w:rsidRPr="001C7538" w:rsidRDefault="001C7538" w:rsidP="001C7538">
      <w:pPr>
        <w:pStyle w:val="JenniRefBody"/>
        <w:spacing w:line="240" w:lineRule="auto"/>
        <w:ind w:left="720" w:hanging="720"/>
        <w:rPr>
          <w:lang w:val="en-GB"/>
        </w:rPr>
      </w:pPr>
      <w:proofErr w:type="spellStart"/>
      <w:r w:rsidRPr="001C7538">
        <w:rPr>
          <w:lang w:val="fr-FR"/>
        </w:rPr>
        <w:t>Prompers</w:t>
      </w:r>
      <w:proofErr w:type="spellEnd"/>
      <w:r w:rsidRPr="001C7538">
        <w:rPr>
          <w:lang w:val="fr-FR"/>
        </w:rPr>
        <w:t xml:space="preserve"> L, Schaper NC, Apelqvist J, Edmonds M, Jude EB, Mauricio D, et al. </w:t>
      </w:r>
      <w:r w:rsidRPr="001C7538">
        <w:rPr>
          <w:lang w:val="en-GB"/>
        </w:rPr>
        <w:t xml:space="preserve">Prediction of outcome in individuals with diabetic foot ulcers: focus on the differences between individuals with and without peripheral arterial disease. The EURODIALE Study. </w:t>
      </w:r>
      <w:proofErr w:type="spellStart"/>
      <w:r w:rsidRPr="001C7538">
        <w:rPr>
          <w:lang w:val="en-GB"/>
        </w:rPr>
        <w:t>Diabetologia</w:t>
      </w:r>
      <w:proofErr w:type="spellEnd"/>
      <w:r w:rsidRPr="001C7538">
        <w:rPr>
          <w:lang w:val="en-GB"/>
        </w:rPr>
        <w:t xml:space="preserve"> [Internet]. 2008 Feb 22 [cited 2026 Aug];51(5):747–55. Available from: </w:t>
      </w:r>
      <w:hyperlink r:id="rId10" w:tgtFrame="_blank" w:history="1">
        <w:r w:rsidRPr="001C7538">
          <w:rPr>
            <w:rStyle w:val="Hyperlink"/>
            <w:lang w:val="en-GB"/>
          </w:rPr>
          <w:t>https://doi.org/10.1007/s00125-008-0940-0</w:t>
        </w:r>
      </w:hyperlink>
    </w:p>
    <w:p w14:paraId="4AECFFF7" w14:textId="77777777" w:rsidR="001C7538" w:rsidRPr="001C7538" w:rsidRDefault="001C7538" w:rsidP="001C7538">
      <w:pPr>
        <w:pStyle w:val="JenniRefBody"/>
        <w:spacing w:line="240" w:lineRule="auto"/>
        <w:ind w:left="720" w:hanging="720"/>
        <w:rPr>
          <w:lang w:val="en-GB"/>
        </w:rPr>
      </w:pPr>
      <w:r w:rsidRPr="001C7538">
        <w:rPr>
          <w:lang w:val="en-GB"/>
        </w:rPr>
        <w:t>4.</w:t>
      </w:r>
    </w:p>
    <w:p w14:paraId="700656FA" w14:textId="34CA79A9" w:rsidR="001C7538" w:rsidRPr="001C7538" w:rsidRDefault="001C7538" w:rsidP="001C7538">
      <w:pPr>
        <w:pStyle w:val="JenniRefBody"/>
        <w:spacing w:line="240" w:lineRule="auto"/>
        <w:ind w:left="720" w:hanging="720"/>
        <w:rPr>
          <w:lang w:val="en-GB"/>
        </w:rPr>
      </w:pPr>
      <w:r w:rsidRPr="001C7538">
        <w:rPr>
          <w:lang w:val="en-GB"/>
        </w:rPr>
        <w:t>Bus SA, Netten JJ van. A shift in priority in diabetic foot care and research: 75% of foot ulcers are preventable. Diabetes/Metabolism Research and Reviews [Internet]. 2015 Oct 9 [cited 2026 Aug</w:t>
      </w:r>
      <w:proofErr w:type="gramStart"/>
      <w:r w:rsidRPr="001C7538">
        <w:rPr>
          <w:lang w:val="en-GB"/>
        </w:rPr>
        <w:t>];32:195</w:t>
      </w:r>
      <w:proofErr w:type="gramEnd"/>
      <w:r w:rsidRPr="001C7538">
        <w:rPr>
          <w:lang w:val="en-GB"/>
        </w:rPr>
        <w:t xml:space="preserve">–200. Available from: </w:t>
      </w:r>
      <w:hyperlink r:id="rId11" w:tgtFrame="_blank" w:history="1">
        <w:r w:rsidRPr="001C7538">
          <w:rPr>
            <w:rStyle w:val="Hyperlink"/>
            <w:lang w:val="en-GB"/>
          </w:rPr>
          <w:t>https://doi.org/10.1002/dmrr.2738</w:t>
        </w:r>
      </w:hyperlink>
    </w:p>
    <w:p w14:paraId="3E43A31E" w14:textId="77777777" w:rsidR="001C7538" w:rsidRPr="001C7538" w:rsidRDefault="001C7538" w:rsidP="001C7538">
      <w:pPr>
        <w:pStyle w:val="JenniRefBody"/>
        <w:spacing w:line="240" w:lineRule="auto"/>
        <w:ind w:left="720" w:hanging="720"/>
        <w:rPr>
          <w:lang w:val="en-GB"/>
        </w:rPr>
      </w:pPr>
      <w:r w:rsidRPr="001C7538">
        <w:rPr>
          <w:lang w:val="en-GB"/>
        </w:rPr>
        <w:t>5.</w:t>
      </w:r>
    </w:p>
    <w:p w14:paraId="711AECCC" w14:textId="56AA17F8" w:rsidR="001C7538" w:rsidRPr="001C7538" w:rsidRDefault="001C7538" w:rsidP="001C7538">
      <w:pPr>
        <w:pStyle w:val="JenniRefBody"/>
        <w:spacing w:line="240" w:lineRule="auto"/>
        <w:ind w:left="720" w:hanging="720"/>
        <w:rPr>
          <w:lang w:val="en-GB"/>
        </w:rPr>
      </w:pPr>
      <w:r w:rsidRPr="001C7538">
        <w:rPr>
          <w:lang w:val="en-GB"/>
        </w:rPr>
        <w:t xml:space="preserve">Najafi B, Reeves ND, Armstrong DG. Leveraging smart technologies to improve the management of diabetic foot ulcers and extend ulcer‐free days in remission. Diabetes/Metabolism Research and Reviews [Internet]. 2020 Jan 7 [cited 2025 Nov];36. Available from: </w:t>
      </w:r>
      <w:hyperlink r:id="rId12" w:tgtFrame="_blank" w:history="1">
        <w:r w:rsidRPr="001C7538">
          <w:rPr>
            <w:rStyle w:val="Hyperlink"/>
            <w:lang w:val="en-GB"/>
          </w:rPr>
          <w:t>https://doi.org/10.1002/dmrr.3239</w:t>
        </w:r>
      </w:hyperlink>
    </w:p>
    <w:p w14:paraId="30FB476B" w14:textId="77777777" w:rsidR="001C7538" w:rsidRPr="001C7538" w:rsidRDefault="001C7538" w:rsidP="001C7538">
      <w:pPr>
        <w:pStyle w:val="JenniRefBody"/>
        <w:spacing w:line="240" w:lineRule="auto"/>
        <w:ind w:left="720" w:hanging="720"/>
      </w:pPr>
      <w:r w:rsidRPr="001C7538">
        <w:t>6.</w:t>
      </w:r>
    </w:p>
    <w:p w14:paraId="305AEB9E" w14:textId="56665B2F" w:rsidR="001C7538" w:rsidRPr="001C7538" w:rsidRDefault="001C7538" w:rsidP="001C7538">
      <w:pPr>
        <w:pStyle w:val="JenniRefBody"/>
        <w:spacing w:line="240" w:lineRule="auto"/>
        <w:ind w:left="720" w:hanging="720"/>
        <w:rPr>
          <w:lang w:val="en-GB"/>
        </w:rPr>
      </w:pPr>
      <w:r w:rsidRPr="001C7538">
        <w:t xml:space="preserve">Bus SA, Haspels R, Busch‐Westbroek TE. </w:t>
      </w:r>
      <w:r w:rsidRPr="001C7538">
        <w:rPr>
          <w:lang w:val="en-GB"/>
        </w:rPr>
        <w:t xml:space="preserve">Evaluation and Optimization of Therapeutic Footwear for Neuropathic Diabetic Foot Patients Using In-Shoe Plantar Pressure Analysis. Diabetes Care [Internet]. 2011 May 25 [cited 2026 Aug];34(7):1595–600. Available from: </w:t>
      </w:r>
      <w:hyperlink r:id="rId13" w:tgtFrame="_blank" w:history="1">
        <w:r w:rsidRPr="001C7538">
          <w:rPr>
            <w:rStyle w:val="Hyperlink"/>
            <w:lang w:val="en-GB"/>
          </w:rPr>
          <w:t>https://doi.org/10.2337/dc10-2206</w:t>
        </w:r>
      </w:hyperlink>
    </w:p>
    <w:p w14:paraId="2B0DDA67" w14:textId="77777777" w:rsidR="001C7538" w:rsidRPr="001C7538" w:rsidRDefault="001C7538" w:rsidP="001C7538">
      <w:pPr>
        <w:pStyle w:val="JenniRefBody"/>
        <w:spacing w:line="240" w:lineRule="auto"/>
        <w:ind w:left="720" w:hanging="720"/>
      </w:pPr>
      <w:r w:rsidRPr="001C7538">
        <w:t>7.</w:t>
      </w:r>
    </w:p>
    <w:p w14:paraId="4FC7010B" w14:textId="2FC50EF7" w:rsidR="001C7538" w:rsidRPr="001C7538" w:rsidRDefault="001C7538" w:rsidP="001C7538">
      <w:pPr>
        <w:pStyle w:val="JenniRefBody"/>
        <w:spacing w:line="240" w:lineRule="auto"/>
        <w:ind w:left="720" w:hanging="720"/>
        <w:rPr>
          <w:lang w:val="en-GB"/>
        </w:rPr>
      </w:pPr>
      <w:r w:rsidRPr="001C7538">
        <w:t xml:space="preserve">Bus SA, </w:t>
      </w:r>
      <w:proofErr w:type="spellStart"/>
      <w:r w:rsidRPr="001C7538">
        <w:t>Zwaferink</w:t>
      </w:r>
      <w:proofErr w:type="spellEnd"/>
      <w:r w:rsidRPr="001C7538">
        <w:t xml:space="preserve"> J, Dahmen R, Busch‐Westbroek TE. </w:t>
      </w:r>
      <w:r w:rsidRPr="001C7538">
        <w:rPr>
          <w:lang w:val="en-GB"/>
        </w:rPr>
        <w:t xml:space="preserve">State of the art design protocol for custom made footwear for people with diabetes and peripheral neuropathy. Diabetes/Metabolism Research and Reviews [Internet]. 2019 Dec 16 [cited 2026 Aug];36. Available from: </w:t>
      </w:r>
      <w:hyperlink r:id="rId14" w:tgtFrame="_blank" w:history="1">
        <w:r w:rsidRPr="001C7538">
          <w:rPr>
            <w:rStyle w:val="Hyperlink"/>
            <w:lang w:val="en-GB"/>
          </w:rPr>
          <w:t>https://doi.org/10.1002/dmrr.3237</w:t>
        </w:r>
      </w:hyperlink>
    </w:p>
    <w:p w14:paraId="207FE2C2" w14:textId="77777777" w:rsidR="001C7538" w:rsidRPr="001C7538" w:rsidRDefault="001C7538" w:rsidP="001C7538">
      <w:pPr>
        <w:pStyle w:val="JenniRefBody"/>
        <w:spacing w:line="240" w:lineRule="auto"/>
        <w:ind w:left="720" w:hanging="720"/>
        <w:rPr>
          <w:lang w:val="fr-FR"/>
        </w:rPr>
      </w:pPr>
      <w:r w:rsidRPr="001C7538">
        <w:rPr>
          <w:lang w:val="fr-FR"/>
        </w:rPr>
        <w:t>8.</w:t>
      </w:r>
    </w:p>
    <w:p w14:paraId="39A79C43" w14:textId="35DBDAFE" w:rsidR="001C7538" w:rsidRPr="001C7538" w:rsidRDefault="001C7538" w:rsidP="001C7538">
      <w:pPr>
        <w:pStyle w:val="JenniRefBody"/>
        <w:spacing w:line="240" w:lineRule="auto"/>
        <w:ind w:left="720" w:hanging="720"/>
        <w:rPr>
          <w:lang w:val="en-GB"/>
        </w:rPr>
      </w:pPr>
      <w:r w:rsidRPr="001C7538">
        <w:rPr>
          <w:lang w:val="fr-FR"/>
        </w:rPr>
        <w:t xml:space="preserve">Bus SA, Sacco I de CN, Monteiro‐Soares M, Raspovic A, Paton J, Rasmussen A, et al. </w:t>
      </w:r>
      <w:r w:rsidRPr="001C7538">
        <w:rPr>
          <w:lang w:val="en-GB"/>
        </w:rPr>
        <w:t xml:space="preserve">Guidelines on the prevention of foot ulcers in persons with diabetes (IWGDF 2023 update). Diabetes/Metabolism Research and Reviews [Internet]. 2023 June 11 [cited 2026 Sept];40(3). Available from: </w:t>
      </w:r>
      <w:hyperlink r:id="rId15" w:tgtFrame="_blank" w:history="1">
        <w:r w:rsidRPr="001C7538">
          <w:rPr>
            <w:rStyle w:val="Hyperlink"/>
            <w:lang w:val="en-GB"/>
          </w:rPr>
          <w:t>https://doi.org/10.1002/dmrr.3651</w:t>
        </w:r>
      </w:hyperlink>
    </w:p>
    <w:p w14:paraId="6E227BCC" w14:textId="77777777" w:rsidR="001C7538" w:rsidRPr="001C7538" w:rsidRDefault="001C7538" w:rsidP="001C7538">
      <w:pPr>
        <w:pStyle w:val="JenniRefBody"/>
        <w:spacing w:line="240" w:lineRule="auto"/>
        <w:ind w:left="720" w:hanging="720"/>
      </w:pPr>
      <w:r w:rsidRPr="001C7538">
        <w:t>9.</w:t>
      </w:r>
    </w:p>
    <w:p w14:paraId="20EB34E2" w14:textId="4E6D2421" w:rsidR="001C7538" w:rsidRPr="001C7538" w:rsidRDefault="001C7538" w:rsidP="001C7538">
      <w:pPr>
        <w:pStyle w:val="JenniRefBody"/>
        <w:spacing w:line="240" w:lineRule="auto"/>
        <w:ind w:left="720" w:hanging="720"/>
        <w:rPr>
          <w:lang w:val="en-GB"/>
        </w:rPr>
      </w:pPr>
      <w:r w:rsidRPr="001C7538">
        <w:t xml:space="preserve">Bus SA, </w:t>
      </w:r>
      <w:proofErr w:type="spellStart"/>
      <w:r w:rsidRPr="001C7538">
        <w:t>Waaijman</w:t>
      </w:r>
      <w:proofErr w:type="spellEnd"/>
      <w:r w:rsidRPr="001C7538">
        <w:t xml:space="preserve"> R, Arts MP, Haart M de, Busch‐Westbroek TE, Baal JV, et al. </w:t>
      </w:r>
      <w:r w:rsidRPr="001C7538">
        <w:rPr>
          <w:lang w:val="en-GB"/>
        </w:rPr>
        <w:t xml:space="preserve">Effect of Custom-Made Footwear on Foot Ulcer Recurrence in Diabetes. Diabetes Care [Internet]. 2013 Oct 16 [cited 2026 Aug];36(12):4109–16. Available from: </w:t>
      </w:r>
      <w:hyperlink r:id="rId16" w:tgtFrame="_blank" w:history="1">
        <w:r w:rsidRPr="001C7538">
          <w:rPr>
            <w:rStyle w:val="Hyperlink"/>
            <w:lang w:val="en-GB"/>
          </w:rPr>
          <w:t>https://doi.org/10.2337/dc13-0996</w:t>
        </w:r>
      </w:hyperlink>
    </w:p>
    <w:p w14:paraId="7A588516" w14:textId="77777777" w:rsidR="001C7538" w:rsidRPr="001C7538" w:rsidRDefault="001C7538" w:rsidP="001C7538">
      <w:pPr>
        <w:pStyle w:val="JenniRefBody"/>
        <w:spacing w:line="240" w:lineRule="auto"/>
        <w:ind w:left="720" w:hanging="720"/>
        <w:rPr>
          <w:lang w:val="fr-FR"/>
        </w:rPr>
      </w:pPr>
      <w:r w:rsidRPr="001C7538">
        <w:rPr>
          <w:lang w:val="fr-FR"/>
        </w:rPr>
        <w:t>10.</w:t>
      </w:r>
    </w:p>
    <w:p w14:paraId="7C72C184" w14:textId="4C0FE85E" w:rsidR="001C7538" w:rsidRPr="001C7538" w:rsidRDefault="001C7538" w:rsidP="001C7538">
      <w:pPr>
        <w:pStyle w:val="JenniRefBody"/>
        <w:spacing w:line="240" w:lineRule="auto"/>
        <w:ind w:left="720" w:hanging="720"/>
        <w:rPr>
          <w:lang w:val="en-GB"/>
        </w:rPr>
      </w:pPr>
      <w:r w:rsidRPr="001C7538">
        <w:rPr>
          <w:lang w:val="fr-FR"/>
        </w:rPr>
        <w:lastRenderedPageBreak/>
        <w:t xml:space="preserve">Netten JJ van, Price P, Lavery LA, Monteiro‐Soares M, Rasmussen A, </w:t>
      </w:r>
      <w:proofErr w:type="spellStart"/>
      <w:r w:rsidRPr="001C7538">
        <w:rPr>
          <w:lang w:val="fr-FR"/>
        </w:rPr>
        <w:t>Jubiz</w:t>
      </w:r>
      <w:proofErr w:type="spellEnd"/>
      <w:r w:rsidRPr="001C7538">
        <w:rPr>
          <w:lang w:val="fr-FR"/>
        </w:rPr>
        <w:t xml:space="preserve"> Y, et al. </w:t>
      </w:r>
      <w:r w:rsidRPr="001C7538">
        <w:rPr>
          <w:lang w:val="en-GB"/>
        </w:rPr>
        <w:t>Prevention of foot ulcers in the at‐risk patient with diabetes: a systematic review. Diabetes/Metabolism Research and Reviews [Internet]. 2015 Sept 5 [cited 2026 Aug</w:t>
      </w:r>
      <w:proofErr w:type="gramStart"/>
      <w:r w:rsidRPr="001C7538">
        <w:rPr>
          <w:lang w:val="en-GB"/>
        </w:rPr>
        <w:t>];32:84</w:t>
      </w:r>
      <w:proofErr w:type="gramEnd"/>
      <w:r w:rsidRPr="001C7538">
        <w:rPr>
          <w:lang w:val="en-GB"/>
        </w:rPr>
        <w:t xml:space="preserve">–98. Available from: </w:t>
      </w:r>
      <w:hyperlink r:id="rId17" w:tgtFrame="_blank" w:history="1">
        <w:r w:rsidRPr="001C7538">
          <w:rPr>
            <w:rStyle w:val="Hyperlink"/>
            <w:lang w:val="en-GB"/>
          </w:rPr>
          <w:t>https://doi.org/10.1002/dmrr.2701</w:t>
        </w:r>
      </w:hyperlink>
    </w:p>
    <w:p w14:paraId="5976E155" w14:textId="77777777" w:rsidR="001C7538" w:rsidRPr="001C7538" w:rsidRDefault="001C7538" w:rsidP="001C7538">
      <w:pPr>
        <w:pStyle w:val="JenniRefBody"/>
        <w:spacing w:line="240" w:lineRule="auto"/>
        <w:ind w:left="720" w:hanging="720"/>
        <w:rPr>
          <w:lang w:val="en-GB"/>
        </w:rPr>
      </w:pPr>
      <w:r w:rsidRPr="001C7538">
        <w:rPr>
          <w:lang w:val="en-GB"/>
        </w:rPr>
        <w:t>11.</w:t>
      </w:r>
    </w:p>
    <w:p w14:paraId="242DE8DC" w14:textId="19524AF2" w:rsidR="001C7538" w:rsidRPr="001C7538" w:rsidRDefault="001C7538" w:rsidP="001C7538">
      <w:pPr>
        <w:pStyle w:val="JenniRefBody"/>
        <w:spacing w:line="240" w:lineRule="auto"/>
        <w:ind w:left="720" w:hanging="720"/>
        <w:rPr>
          <w:lang w:val="en-GB"/>
        </w:rPr>
      </w:pPr>
      <w:r w:rsidRPr="001C7538">
        <w:rPr>
          <w:lang w:val="en-GB"/>
        </w:rPr>
        <w:t xml:space="preserve">Lincoln NB, Radford K, Game FL, </w:t>
      </w:r>
      <w:proofErr w:type="spellStart"/>
      <w:r w:rsidRPr="001C7538">
        <w:rPr>
          <w:lang w:val="en-GB"/>
        </w:rPr>
        <w:t>Jeffcoate</w:t>
      </w:r>
      <w:proofErr w:type="spellEnd"/>
      <w:r w:rsidRPr="001C7538">
        <w:rPr>
          <w:lang w:val="en-GB"/>
        </w:rPr>
        <w:t xml:space="preserve"> W. Education for secondary prevention of foot ulcers in people with diabetes: a randomised controlled trial. </w:t>
      </w:r>
      <w:proofErr w:type="spellStart"/>
      <w:r w:rsidRPr="001C7538">
        <w:rPr>
          <w:lang w:val="en-GB"/>
        </w:rPr>
        <w:t>Diabetologia</w:t>
      </w:r>
      <w:proofErr w:type="spellEnd"/>
      <w:r w:rsidRPr="001C7538">
        <w:rPr>
          <w:lang w:val="en-GB"/>
        </w:rPr>
        <w:t xml:space="preserve"> [Internet]. 2008 Aug 29 [cited 2026 Aug];51(11):1954–61. Available from: </w:t>
      </w:r>
      <w:hyperlink r:id="rId18" w:tgtFrame="_blank" w:history="1">
        <w:r w:rsidRPr="001C7538">
          <w:rPr>
            <w:rStyle w:val="Hyperlink"/>
            <w:lang w:val="en-GB"/>
          </w:rPr>
          <w:t>https://doi.org/10.1007/s00125-008-1110-0</w:t>
        </w:r>
      </w:hyperlink>
    </w:p>
    <w:p w14:paraId="104AFB0B" w14:textId="77777777" w:rsidR="001C7538" w:rsidRPr="001C7538" w:rsidRDefault="001C7538" w:rsidP="001C7538">
      <w:pPr>
        <w:pStyle w:val="JenniRefBody"/>
        <w:spacing w:line="240" w:lineRule="auto"/>
        <w:ind w:left="720" w:hanging="720"/>
        <w:rPr>
          <w:lang w:val="en-GB"/>
        </w:rPr>
      </w:pPr>
      <w:r w:rsidRPr="001C7538">
        <w:rPr>
          <w:lang w:val="en-GB"/>
        </w:rPr>
        <w:t>12.</w:t>
      </w:r>
    </w:p>
    <w:p w14:paraId="7D8826CE" w14:textId="0511F5DE" w:rsidR="001C7538" w:rsidRPr="001C7538" w:rsidRDefault="001C7538" w:rsidP="001C7538">
      <w:pPr>
        <w:pStyle w:val="JenniRefBody"/>
        <w:spacing w:line="240" w:lineRule="auto"/>
        <w:ind w:left="720" w:hanging="720"/>
        <w:rPr>
          <w:lang w:val="en-GB"/>
        </w:rPr>
      </w:pPr>
      <w:r w:rsidRPr="001C7538">
        <w:rPr>
          <w:lang w:val="en-GB"/>
        </w:rPr>
        <w:t xml:space="preserve">Abbott CA, Chatwin KE, Foden P, Hasan AN, Sange C, Rajbhandari S, et al. Innovative intelligent insole system reduces diabetic foot ulcer recurrence at plantar sites: a prospective, randomised, proof-of-concept study. The Lancet Digital Health [Internet]. 2019 Sept 26 [cited 2026 Sept];1(6). Available from: </w:t>
      </w:r>
      <w:hyperlink r:id="rId19" w:tgtFrame="_blank" w:history="1">
        <w:r w:rsidRPr="001C7538">
          <w:rPr>
            <w:rStyle w:val="Hyperlink"/>
            <w:lang w:val="en-GB"/>
          </w:rPr>
          <w:t>https://doi.org/10.1016/s2589-7500(19)30128-1</w:t>
        </w:r>
      </w:hyperlink>
    </w:p>
    <w:p w14:paraId="6B45A146" w14:textId="77777777" w:rsidR="001C7538" w:rsidRPr="001C7538" w:rsidRDefault="001C7538" w:rsidP="001C7538">
      <w:pPr>
        <w:pStyle w:val="JenniRefBody"/>
        <w:spacing w:line="240" w:lineRule="auto"/>
        <w:ind w:left="720" w:hanging="720"/>
        <w:rPr>
          <w:lang w:val="en-GB"/>
        </w:rPr>
      </w:pPr>
      <w:r w:rsidRPr="001C7538">
        <w:rPr>
          <w:lang w:val="en-GB"/>
        </w:rPr>
        <w:t>13.</w:t>
      </w:r>
    </w:p>
    <w:p w14:paraId="2B969AB6" w14:textId="1D11F1DC" w:rsidR="001C7538" w:rsidRPr="001C7538" w:rsidRDefault="001C7538" w:rsidP="001C7538">
      <w:pPr>
        <w:pStyle w:val="JenniRefBody"/>
        <w:spacing w:line="240" w:lineRule="auto"/>
        <w:ind w:left="720" w:hanging="720"/>
      </w:pPr>
      <w:r w:rsidRPr="001C7538">
        <w:rPr>
          <w:lang w:val="en-GB"/>
        </w:rPr>
        <w:t xml:space="preserve">Lazzarini PA, Crews RT, Netten JJ van, Bus SA, Fernando ME, Chadwick P, et al. Measuring Plantar Tissue Stress in People </w:t>
      </w:r>
      <w:proofErr w:type="gramStart"/>
      <w:r w:rsidRPr="001C7538">
        <w:rPr>
          <w:lang w:val="en-GB"/>
        </w:rPr>
        <w:t>With</w:t>
      </w:r>
      <w:proofErr w:type="gramEnd"/>
      <w:r w:rsidRPr="001C7538">
        <w:rPr>
          <w:lang w:val="en-GB"/>
        </w:rPr>
        <w:t xml:space="preserve"> Diabetic Peripheral Neuropathy: A Critical Concept in Diabetic Foot Management. Journal of Diabetes Science and Technology [Internet]. 2019 Apr 29 [cited 2026 Mar];13(5):869–80. </w:t>
      </w:r>
      <w:r w:rsidRPr="001C7538">
        <w:t xml:space="preserve">Available </w:t>
      </w:r>
      <w:proofErr w:type="spellStart"/>
      <w:r w:rsidRPr="001C7538">
        <w:t>from</w:t>
      </w:r>
      <w:proofErr w:type="spellEnd"/>
      <w:r w:rsidRPr="001C7538">
        <w:t xml:space="preserve">: </w:t>
      </w:r>
      <w:hyperlink r:id="rId20" w:tgtFrame="_blank" w:history="1">
        <w:r w:rsidRPr="001C7538">
          <w:rPr>
            <w:rStyle w:val="Hyperlink"/>
          </w:rPr>
          <w:t>https://doi.org/10.1177/1932296819849092</w:t>
        </w:r>
      </w:hyperlink>
    </w:p>
    <w:p w14:paraId="4BB9F09D" w14:textId="77777777" w:rsidR="001C7538" w:rsidRPr="001C7538" w:rsidRDefault="001C7538" w:rsidP="001C7538">
      <w:pPr>
        <w:pStyle w:val="JenniRefBody"/>
        <w:spacing w:line="240" w:lineRule="auto"/>
        <w:ind w:left="720" w:hanging="720"/>
      </w:pPr>
      <w:r w:rsidRPr="001C7538">
        <w:t>14.</w:t>
      </w:r>
    </w:p>
    <w:p w14:paraId="289375E5" w14:textId="54783ED7" w:rsidR="001C7538" w:rsidRPr="001C7538" w:rsidRDefault="001C7538" w:rsidP="001C7538">
      <w:pPr>
        <w:pStyle w:val="JenniRefBody"/>
        <w:spacing w:line="240" w:lineRule="auto"/>
        <w:ind w:left="720" w:hanging="720"/>
      </w:pPr>
      <w:r w:rsidRPr="001C7538">
        <w:t xml:space="preserve">Hulshof CM, Page M, Baal SG van, Bus SA, Fernando ME, Gemert-Pijnen L van, et al. </w:t>
      </w:r>
      <w:r w:rsidRPr="001C7538">
        <w:rPr>
          <w:lang w:val="en-GB"/>
        </w:rPr>
        <w:t xml:space="preserve">The Stress of Measuring Plantar Tissue Stress in People with Diabetes-Related Foot Ulcers: Biomechanical and Feasibility Findings from Two Prospective Cohort Studies. </w:t>
      </w:r>
      <w:r w:rsidRPr="001C7538">
        <w:t>Sensors [Internet]. 2024 Apr 10 [</w:t>
      </w:r>
      <w:proofErr w:type="spellStart"/>
      <w:r w:rsidRPr="001C7538">
        <w:t>cited</w:t>
      </w:r>
      <w:proofErr w:type="spellEnd"/>
      <w:r w:rsidRPr="001C7538">
        <w:t xml:space="preserve"> 2026 Aug];24(8):2411. Available </w:t>
      </w:r>
      <w:proofErr w:type="spellStart"/>
      <w:r w:rsidRPr="001C7538">
        <w:t>from</w:t>
      </w:r>
      <w:proofErr w:type="spellEnd"/>
      <w:r w:rsidRPr="001C7538">
        <w:t xml:space="preserve">: </w:t>
      </w:r>
      <w:hyperlink r:id="rId21" w:tgtFrame="_blank" w:history="1">
        <w:r w:rsidRPr="001C7538">
          <w:rPr>
            <w:rStyle w:val="Hyperlink"/>
          </w:rPr>
          <w:t>https://doi.org/10.3390/s24082411</w:t>
        </w:r>
      </w:hyperlink>
    </w:p>
    <w:p w14:paraId="3C1E9328" w14:textId="77777777" w:rsidR="001C7538" w:rsidRPr="001C7538" w:rsidRDefault="001C7538" w:rsidP="001C7538">
      <w:pPr>
        <w:pStyle w:val="JenniRefBody"/>
        <w:spacing w:line="240" w:lineRule="auto"/>
        <w:ind w:left="720" w:hanging="720"/>
      </w:pPr>
      <w:r w:rsidRPr="001C7538">
        <w:t>15.</w:t>
      </w:r>
    </w:p>
    <w:p w14:paraId="2D923375" w14:textId="240FA79B" w:rsidR="001C7538" w:rsidRPr="001C7538" w:rsidRDefault="001C7538" w:rsidP="001C7538">
      <w:pPr>
        <w:pStyle w:val="JenniRefBody"/>
        <w:spacing w:line="240" w:lineRule="auto"/>
        <w:ind w:left="720" w:hanging="720"/>
        <w:rPr>
          <w:lang w:val="en-GB"/>
        </w:rPr>
      </w:pPr>
      <w:r w:rsidRPr="001C7538">
        <w:t xml:space="preserve">Hulshof CM, Netten JJ van, Busch‐Westbroek TE, </w:t>
      </w:r>
      <w:proofErr w:type="spellStart"/>
      <w:r w:rsidRPr="001C7538">
        <w:t>Sabelis</w:t>
      </w:r>
      <w:proofErr w:type="spellEnd"/>
      <w:r w:rsidRPr="001C7538">
        <w:t xml:space="preserve"> LWE, Peters EJG, Pijnappels M, et al. </w:t>
      </w:r>
      <w:r w:rsidRPr="001C7538">
        <w:rPr>
          <w:lang w:val="en-GB"/>
        </w:rPr>
        <w:t xml:space="preserve">The predictive value of cumulative plantar tissue stress on future plantar foot ulceration in people with diabetes—A 12‐month prospective observational study. Diabetic Medicine [Internet]. 2025 July 31 [cited 2026 Aug];42(10). Available from: </w:t>
      </w:r>
      <w:hyperlink r:id="rId22" w:tgtFrame="_blank" w:history="1">
        <w:r w:rsidRPr="001C7538">
          <w:rPr>
            <w:rStyle w:val="Hyperlink"/>
            <w:lang w:val="en-GB"/>
          </w:rPr>
          <w:t>https://doi.org/10.1111/dme.70099</w:t>
        </w:r>
      </w:hyperlink>
    </w:p>
    <w:p w14:paraId="5CCCD483" w14:textId="77777777" w:rsidR="001C7538" w:rsidRPr="001C7538" w:rsidRDefault="001C7538" w:rsidP="001C7538">
      <w:pPr>
        <w:pStyle w:val="JenniRefBody"/>
        <w:spacing w:line="240" w:lineRule="auto"/>
        <w:ind w:left="720" w:hanging="720"/>
      </w:pPr>
      <w:r w:rsidRPr="001C7538">
        <w:t>16.</w:t>
      </w:r>
    </w:p>
    <w:p w14:paraId="0B2EBD5E" w14:textId="079DB590" w:rsidR="001C7538" w:rsidRPr="001C7538" w:rsidRDefault="001C7538" w:rsidP="001C7538">
      <w:pPr>
        <w:pStyle w:val="JenniRefBody"/>
        <w:spacing w:line="240" w:lineRule="auto"/>
        <w:ind w:left="720" w:hanging="720"/>
        <w:rPr>
          <w:lang w:val="en-GB"/>
        </w:rPr>
      </w:pPr>
      <w:proofErr w:type="spellStart"/>
      <w:r w:rsidRPr="001C7538">
        <w:t>Waaijman</w:t>
      </w:r>
      <w:proofErr w:type="spellEnd"/>
      <w:r w:rsidRPr="001C7538">
        <w:t xml:space="preserve"> R, Haart M de, Arts MLJ, Wever D, </w:t>
      </w:r>
      <w:proofErr w:type="spellStart"/>
      <w:r w:rsidRPr="001C7538">
        <w:t>Verlouw</w:t>
      </w:r>
      <w:proofErr w:type="spellEnd"/>
      <w:r w:rsidRPr="001C7538">
        <w:t xml:space="preserve"> AJWE, </w:t>
      </w:r>
      <w:proofErr w:type="spellStart"/>
      <w:r w:rsidRPr="001C7538">
        <w:t>Nollet</w:t>
      </w:r>
      <w:proofErr w:type="spellEnd"/>
      <w:r w:rsidRPr="001C7538">
        <w:t xml:space="preserve"> F, et al. </w:t>
      </w:r>
      <w:r w:rsidRPr="001C7538">
        <w:rPr>
          <w:lang w:val="en-GB"/>
        </w:rPr>
        <w:t xml:space="preserve">Risk Factors for Plantar Foot Ulcer Recurrence in Neuropathic Diabetic Patients. Diabetes Care [Internet]. 2014 Apr 4 [cited 2026 Sept];37(6):1697–705. Available from: </w:t>
      </w:r>
      <w:hyperlink r:id="rId23" w:tgtFrame="_blank" w:history="1">
        <w:r w:rsidRPr="001C7538">
          <w:rPr>
            <w:rStyle w:val="Hyperlink"/>
            <w:lang w:val="en-GB"/>
          </w:rPr>
          <w:t>https://doi.org/10.2337/dc13-2470</w:t>
        </w:r>
      </w:hyperlink>
    </w:p>
    <w:p w14:paraId="58D6384C" w14:textId="77777777" w:rsidR="001C7538" w:rsidRPr="001C7538" w:rsidRDefault="001C7538" w:rsidP="001C7538">
      <w:pPr>
        <w:pStyle w:val="JenniRefBody"/>
        <w:spacing w:line="240" w:lineRule="auto"/>
        <w:ind w:left="720" w:hanging="720"/>
      </w:pPr>
      <w:r w:rsidRPr="001C7538">
        <w:t>17.</w:t>
      </w:r>
    </w:p>
    <w:p w14:paraId="3B47E82B" w14:textId="381F76AF" w:rsidR="001C7538" w:rsidRPr="001C7538" w:rsidRDefault="001C7538" w:rsidP="001C7538">
      <w:pPr>
        <w:pStyle w:val="JenniRefBody"/>
        <w:spacing w:line="240" w:lineRule="auto"/>
        <w:ind w:left="720" w:hanging="720"/>
        <w:rPr>
          <w:lang w:val="en-GB"/>
        </w:rPr>
      </w:pPr>
      <w:r w:rsidRPr="001C7538">
        <w:t xml:space="preserve">Vossen LE, Netten JJ van, Bakker CD, Berendsen HA, Busch‐Westbroek TE, Peters EJG, et al. </w:t>
      </w:r>
      <w:r w:rsidRPr="001C7538">
        <w:rPr>
          <w:lang w:val="en-GB"/>
        </w:rPr>
        <w:t xml:space="preserve">An integrated personalized assistive devices approach to reduce the risk of foot ulcer recurrence in diabetes (DIASSIST): study protocol for a </w:t>
      </w:r>
      <w:proofErr w:type="spellStart"/>
      <w:r w:rsidRPr="001C7538">
        <w:rPr>
          <w:lang w:val="en-GB"/>
        </w:rPr>
        <w:t>multicenter</w:t>
      </w:r>
      <w:proofErr w:type="spellEnd"/>
      <w:r w:rsidRPr="001C7538">
        <w:rPr>
          <w:lang w:val="en-GB"/>
        </w:rPr>
        <w:t xml:space="preserve"> randomized controlled trial. Trials [Internet]. 2023 Oct 12 [cited 2026 Jan];24(1):663. Available from: </w:t>
      </w:r>
      <w:hyperlink r:id="rId26" w:tgtFrame="_blank" w:history="1">
        <w:r w:rsidRPr="001C7538">
          <w:rPr>
            <w:rStyle w:val="Hyperlink"/>
            <w:lang w:val="en-GB"/>
          </w:rPr>
          <w:t>https://doi.org/10.1186/s13063-023-07635-z</w:t>
        </w:r>
      </w:hyperlink>
    </w:p>
    <w:p w14:paraId="4B5CECD6" w14:textId="77777777" w:rsidR="001C7538" w:rsidRPr="001C7538" w:rsidRDefault="001C7538" w:rsidP="001C7538">
      <w:pPr>
        <w:pStyle w:val="JenniRefBody"/>
        <w:spacing w:line="240" w:lineRule="auto"/>
        <w:ind w:left="720" w:hanging="720"/>
        <w:rPr>
          <w:ins w:id="90201" w:author="Claude" w:date="2026-10-18T12:00:00Z"/>
        </w:rPr>
      </w:pPr>
      <w:ins w:id="90200" w:author="Claude" w:date="2026-10-18T12:00:00Z">
        <w:r>
          <w:t xml:space="preserve">18.</w:t>
        </w:r>
      </w:ins>
    </w:p>
    <w:p w14:paraId="01EEF521" w14:textId="63ADBB1D" w:rsidR="001C7538" w:rsidRPr="001C7538" w:rsidRDefault="001C7538" w:rsidP="001C7538">
      <w:pPr>
        <w:pStyle w:val="JenniRefBody"/>
        <w:spacing w:line="240" w:lineRule="auto"/>
        <w:ind w:left="720" w:hanging="720"/>
        <w:rPr>
          <w:ins w:id="90204" w:author="Claude" w:date="2026-10-18T12:00:00Z"/>
          <w:lang w:val="en-GB"/>
        </w:rPr>
      </w:pPr>
      <w:ins w:id="90202" w:author="Claude" w:date="2026-10-18T12:00:00Z">
        <w:r>
          <w:rPr>
            <w:lang w:val="en-GB"/>
          </w:rPr>
          <w:t xml:space="preserve">Vossen LE, Netten JJ van, Hulshof CM, Jelsma N, Slootman A, Merkx MJM, et al. An Integrated Personalized Multimodal Intervention Improves Adherence to Wearing Custom-Made Footwear in People With Diabetes at High Foot Ulcer Risk: A Multicenter Randomized Controlled Trial (DIASSIST). Diabetes Care [Internet]. 2026 Aug [cited 2026 Oct];49(8):1384–94. Available from: </w:t>
        </w:r>
      </w:ins>
      <w:hyperlink r:id="rIdRev1" w:history="1">
        <w:ins w:id="90203" w:author="Claude" w:date="2026-10-18T12:00:00Z">
          <w:r>
            <w:rPr>
              <w:rStyle w:val="Hyperlink"/>
            </w:rPr>
            <w:t xml:space="preserve">https://doi.org/10.2337/dc25-3113</w:t>
          </w:r>
        </w:ins>
      </w:hyperlink>
    </w:p>
    <w:p w14:paraId="6B9CA6E6" w14:textId="77777777" w:rsidR="001C7538" w:rsidRPr="001C7538" w:rsidRDefault="001C7538" w:rsidP="001C7538">
      <w:pPr>
        <w:pStyle w:val="JenniRefBody"/>
        <w:spacing w:line="240" w:lineRule="auto"/>
        <w:ind w:left="720" w:hanging="720"/>
        <w:rPr>
          <w:lang w:val="en-GB"/>
        </w:rPr>
      </w:pPr>
      <w:r w:rsidRPr="001C7538">
        <w:rPr>
          <w:lang w:val="en-GB"/>
        </w:rPr>
        <w:lastRenderedPageBreak/>
        <w:t>19.</w:t>
      </w:r>
    </w:p>
    <w:p w14:paraId="02823920" w14:textId="14E1DE72" w:rsidR="001C7538" w:rsidRPr="001C7538" w:rsidRDefault="001C7538" w:rsidP="001C7538">
      <w:pPr>
        <w:pStyle w:val="JenniRefBody"/>
        <w:spacing w:line="240" w:lineRule="auto"/>
        <w:ind w:left="720" w:hanging="720"/>
        <w:rPr>
          <w:lang w:val="en-GB"/>
        </w:rPr>
      </w:pPr>
      <w:proofErr w:type="spellStart"/>
      <w:r w:rsidRPr="001C7538">
        <w:rPr>
          <w:lang w:val="en-GB"/>
        </w:rPr>
        <w:t>Lutjeboer</w:t>
      </w:r>
      <w:proofErr w:type="spellEnd"/>
      <w:r w:rsidRPr="001C7538">
        <w:rPr>
          <w:lang w:val="en-GB"/>
        </w:rPr>
        <w:t xml:space="preserve"> T, Netten JJ van, Postema K, </w:t>
      </w:r>
      <w:proofErr w:type="spellStart"/>
      <w:r w:rsidRPr="001C7538">
        <w:rPr>
          <w:lang w:val="en-GB"/>
        </w:rPr>
        <w:t>Hijmans</w:t>
      </w:r>
      <w:proofErr w:type="spellEnd"/>
      <w:r w:rsidRPr="001C7538">
        <w:rPr>
          <w:lang w:val="en-GB"/>
        </w:rPr>
        <w:t xml:space="preserve"> J. Validity and feasibility of a temperature sensor for measuring use and non-use of orthopaedic footwear. Journal of Rehabilitation Medicine [Internet]. 2018 Jan 1 [cited 2026 Sept];50(10):920–6. Available from: </w:t>
      </w:r>
      <w:hyperlink r:id="rId25" w:tgtFrame="_blank" w:history="1">
        <w:r w:rsidRPr="001C7538">
          <w:rPr>
            <w:rStyle w:val="Hyperlink"/>
            <w:lang w:val="en-GB"/>
          </w:rPr>
          <w:t>https://doi.org/10.2340/16501977-2494</w:t>
        </w:r>
      </w:hyperlink>
    </w:p>
    <w:p w14:paraId="50A293C2" w14:textId="77777777" w:rsidR="001C7538" w:rsidRPr="001C7538" w:rsidRDefault="001C7538" w:rsidP="001C7538">
      <w:pPr>
        <w:pStyle w:val="JenniRefBody"/>
        <w:spacing w:line="240" w:lineRule="auto"/>
        <w:ind w:left="720" w:hanging="720"/>
        <w:rPr>
          <w:lang w:val="en-GB"/>
        </w:rPr>
      </w:pPr>
      <w:r w:rsidRPr="001C7538">
        <w:rPr>
          <w:lang w:val="en-GB"/>
        </w:rPr>
        <w:t>20.</w:t>
      </w:r>
    </w:p>
    <w:p w14:paraId="387C1A16" w14:textId="2A18E50D" w:rsidR="001C7538" w:rsidRPr="001C7538" w:rsidRDefault="001C7538" w:rsidP="001C7538">
      <w:pPr>
        <w:pStyle w:val="JenniRefBody"/>
        <w:spacing w:line="240" w:lineRule="auto"/>
        <w:ind w:left="720" w:hanging="720"/>
        <w:rPr>
          <w:lang w:val="en-GB"/>
        </w:rPr>
      </w:pPr>
      <w:proofErr w:type="spellStart"/>
      <w:r w:rsidRPr="001C7538">
        <w:rPr>
          <w:lang w:val="en-GB"/>
        </w:rPr>
        <w:t>Morbach</w:t>
      </w:r>
      <w:proofErr w:type="spellEnd"/>
      <w:r w:rsidRPr="001C7538">
        <w:rPr>
          <w:lang w:val="en-GB"/>
        </w:rPr>
        <w:t xml:space="preserve"> S, </w:t>
      </w:r>
      <w:proofErr w:type="spellStart"/>
      <w:r w:rsidRPr="001C7538">
        <w:rPr>
          <w:lang w:val="en-GB"/>
        </w:rPr>
        <w:t>Kersken</w:t>
      </w:r>
      <w:proofErr w:type="spellEnd"/>
      <w:r w:rsidRPr="001C7538">
        <w:rPr>
          <w:lang w:val="en-GB"/>
        </w:rPr>
        <w:t xml:space="preserve"> J, </w:t>
      </w:r>
      <w:proofErr w:type="spellStart"/>
      <w:r w:rsidRPr="001C7538">
        <w:rPr>
          <w:lang w:val="en-GB"/>
        </w:rPr>
        <w:t>Lobmann</w:t>
      </w:r>
      <w:proofErr w:type="spellEnd"/>
      <w:r w:rsidRPr="001C7538">
        <w:rPr>
          <w:lang w:val="en-GB"/>
        </w:rPr>
        <w:t xml:space="preserve"> R, Nobels F, </w:t>
      </w:r>
      <w:proofErr w:type="spellStart"/>
      <w:r w:rsidRPr="001C7538">
        <w:rPr>
          <w:lang w:val="en-GB"/>
        </w:rPr>
        <w:t>Doggen</w:t>
      </w:r>
      <w:proofErr w:type="spellEnd"/>
      <w:r w:rsidRPr="001C7538">
        <w:rPr>
          <w:lang w:val="en-GB"/>
        </w:rPr>
        <w:t xml:space="preserve"> K, Acker KV. The German and Belgian accreditation models for diabetic foot services. Diabetes/Metabolism Research and Reviews [Internet]. 2015 Oct 12 [cited 2026 Aug</w:t>
      </w:r>
      <w:proofErr w:type="gramStart"/>
      <w:r w:rsidRPr="001C7538">
        <w:rPr>
          <w:lang w:val="en-GB"/>
        </w:rPr>
        <w:t>];32:318</w:t>
      </w:r>
      <w:proofErr w:type="gramEnd"/>
      <w:r w:rsidRPr="001C7538">
        <w:rPr>
          <w:lang w:val="en-GB"/>
        </w:rPr>
        <w:t xml:space="preserve">–25. Available from: </w:t>
      </w:r>
      <w:hyperlink r:id="rId27" w:tgtFrame="_blank" w:history="1">
        <w:r w:rsidRPr="001C7538">
          <w:rPr>
            <w:rStyle w:val="Hyperlink"/>
            <w:lang w:val="en-GB"/>
          </w:rPr>
          <w:t>https://doi.org/10.1002/dmrr.2752</w:t>
        </w:r>
      </w:hyperlink>
    </w:p>
    <w:p w14:paraId="0C018DB8" w14:textId="77777777" w:rsidR="001C7538" w:rsidRPr="001C7538" w:rsidRDefault="001C7538" w:rsidP="001C7538">
      <w:pPr>
        <w:pStyle w:val="JenniRefBody"/>
        <w:spacing w:line="240" w:lineRule="auto"/>
        <w:ind w:left="720" w:hanging="720"/>
        <w:rPr>
          <w:lang w:val="en-GB"/>
        </w:rPr>
      </w:pPr>
      <w:r w:rsidRPr="001C7538">
        <w:rPr>
          <w:lang w:val="en-GB"/>
        </w:rPr>
        <w:t>21.</w:t>
      </w:r>
    </w:p>
    <w:p w14:paraId="39F62CE0" w14:textId="1817F685" w:rsidR="001C7538" w:rsidRPr="001C7538" w:rsidRDefault="001C7538" w:rsidP="001C7538">
      <w:pPr>
        <w:pStyle w:val="JenniRefBody"/>
        <w:spacing w:line="240" w:lineRule="auto"/>
        <w:ind w:left="720" w:hanging="720"/>
        <w:rPr>
          <w:lang w:val="en-GB"/>
        </w:rPr>
      </w:pPr>
      <w:r w:rsidRPr="001C7538">
        <w:rPr>
          <w:lang w:val="en-GB"/>
        </w:rPr>
        <w:t xml:space="preserve">Chan A, </w:t>
      </w:r>
      <w:proofErr w:type="spellStart"/>
      <w:r w:rsidRPr="001C7538">
        <w:rPr>
          <w:lang w:val="en-GB"/>
        </w:rPr>
        <w:t>Boutron</w:t>
      </w:r>
      <w:proofErr w:type="spellEnd"/>
      <w:r w:rsidRPr="001C7538">
        <w:rPr>
          <w:lang w:val="en-GB"/>
        </w:rPr>
        <w:t xml:space="preserve"> I, Hopewell S, Moher D, Schulz KF, Collins PGS, et al. SPIRIT 2025 statement: updated guideline for protocols of randomised trials. BMJ [Internet]. 2025 Apr 28 [cited 2026 Sept];389. Available from: </w:t>
      </w:r>
      <w:hyperlink r:id="rId28" w:tgtFrame="_blank" w:history="1">
        <w:r w:rsidRPr="001C7538">
          <w:rPr>
            <w:rStyle w:val="Hyperlink"/>
            <w:lang w:val="en-GB"/>
          </w:rPr>
          <w:t>https://doi.org/10.1136/bmj-2024-081477</w:t>
        </w:r>
      </w:hyperlink>
    </w:p>
    <w:p w14:paraId="34244F63" w14:textId="77777777" w:rsidR="001C7538" w:rsidRPr="001C7538" w:rsidRDefault="001C7538" w:rsidP="001C7538">
      <w:pPr>
        <w:pStyle w:val="JenniRefBody"/>
        <w:spacing w:line="240" w:lineRule="auto"/>
        <w:ind w:left="720" w:hanging="720"/>
        <w:rPr>
          <w:lang w:val="en-GB"/>
        </w:rPr>
      </w:pPr>
      <w:r w:rsidRPr="001C7538">
        <w:rPr>
          <w:lang w:val="en-GB"/>
        </w:rPr>
        <w:t>22.</w:t>
      </w:r>
    </w:p>
    <w:p w14:paraId="402EA8D4" w14:textId="6A591B24" w:rsidR="001C7538" w:rsidRPr="001C7538" w:rsidRDefault="001C7538" w:rsidP="001C7538">
      <w:pPr>
        <w:pStyle w:val="JenniRefBody"/>
        <w:spacing w:line="240" w:lineRule="auto"/>
        <w:ind w:left="720" w:hanging="720"/>
        <w:rPr>
          <w:lang w:val="en-GB"/>
        </w:rPr>
      </w:pPr>
      <w:r w:rsidRPr="001C7538">
        <w:rPr>
          <w:lang w:val="en-GB"/>
        </w:rPr>
        <w:t xml:space="preserve">Hoffmann T, </w:t>
      </w:r>
      <w:proofErr w:type="spellStart"/>
      <w:r w:rsidRPr="001C7538">
        <w:rPr>
          <w:lang w:val="en-GB"/>
        </w:rPr>
        <w:t>Glasziou</w:t>
      </w:r>
      <w:proofErr w:type="spellEnd"/>
      <w:r w:rsidRPr="001C7538">
        <w:rPr>
          <w:lang w:val="en-GB"/>
        </w:rPr>
        <w:t xml:space="preserve"> P, </w:t>
      </w:r>
      <w:proofErr w:type="spellStart"/>
      <w:r w:rsidRPr="001C7538">
        <w:rPr>
          <w:lang w:val="en-GB"/>
        </w:rPr>
        <w:t>Boutron</w:t>
      </w:r>
      <w:proofErr w:type="spellEnd"/>
      <w:r w:rsidRPr="001C7538">
        <w:rPr>
          <w:lang w:val="en-GB"/>
        </w:rPr>
        <w:t xml:space="preserve"> I, Milne R, Perera R, Moher D, et al. </w:t>
      </w:r>
      <w:proofErr w:type="gramStart"/>
      <w:r w:rsidRPr="001C7538">
        <w:rPr>
          <w:lang w:val="en-GB"/>
        </w:rPr>
        <w:t>Better</w:t>
      </w:r>
      <w:proofErr w:type="gramEnd"/>
      <w:r w:rsidRPr="001C7538">
        <w:rPr>
          <w:lang w:val="en-GB"/>
        </w:rPr>
        <w:t xml:space="preserve"> reporting of interventions: template for intervention description and replication (</w:t>
      </w:r>
      <w:proofErr w:type="spellStart"/>
      <w:r w:rsidRPr="001C7538">
        <w:rPr>
          <w:lang w:val="en-GB"/>
        </w:rPr>
        <w:t>TIDieR</w:t>
      </w:r>
      <w:proofErr w:type="spellEnd"/>
      <w:r w:rsidRPr="001C7538">
        <w:rPr>
          <w:lang w:val="en-GB"/>
        </w:rPr>
        <w:t xml:space="preserve">) checklist and guide. BMJ [Internet]. 2014 Mar 7 [cited 2026 Sept];348. Available from: </w:t>
      </w:r>
      <w:hyperlink r:id="rId29" w:tgtFrame="_blank" w:history="1">
        <w:r w:rsidRPr="001C7538">
          <w:rPr>
            <w:rStyle w:val="Hyperlink"/>
            <w:lang w:val="en-GB"/>
          </w:rPr>
          <w:t>https://doi.org/10.1136/bmj.g1687</w:t>
        </w:r>
      </w:hyperlink>
    </w:p>
    <w:p w14:paraId="590F9745" w14:textId="77777777" w:rsidR="001C7538" w:rsidRPr="001C7538" w:rsidRDefault="001C7538" w:rsidP="001C7538">
      <w:pPr>
        <w:pStyle w:val="JenniRefBody"/>
        <w:spacing w:line="240" w:lineRule="auto"/>
        <w:ind w:left="720" w:hanging="720"/>
        <w:rPr>
          <w:lang w:val="en-GB"/>
        </w:rPr>
      </w:pPr>
      <w:r w:rsidRPr="001C7538">
        <w:rPr>
          <w:lang w:val="en-GB"/>
        </w:rPr>
        <w:t>23.</w:t>
      </w:r>
    </w:p>
    <w:p w14:paraId="7C7D3490" w14:textId="77731136" w:rsidR="001C7538" w:rsidRPr="001C7538" w:rsidRDefault="001C7538" w:rsidP="001C7538">
      <w:pPr>
        <w:pStyle w:val="JenniRefBody"/>
        <w:spacing w:line="240" w:lineRule="auto"/>
        <w:ind w:left="720" w:hanging="720"/>
        <w:rPr>
          <w:lang w:val="en-GB"/>
        </w:rPr>
      </w:pPr>
      <w:r w:rsidRPr="001C7538">
        <w:rPr>
          <w:lang w:val="en-GB"/>
        </w:rPr>
        <w:t xml:space="preserve">Loudon K, Treweek S, Sullivan F, Donnan PT, Thorpe KE, </w:t>
      </w:r>
      <w:proofErr w:type="spellStart"/>
      <w:r w:rsidRPr="001C7538">
        <w:rPr>
          <w:lang w:val="en-GB"/>
        </w:rPr>
        <w:t>Zwarenstein</w:t>
      </w:r>
      <w:proofErr w:type="spellEnd"/>
      <w:r w:rsidRPr="001C7538">
        <w:rPr>
          <w:lang w:val="en-GB"/>
        </w:rPr>
        <w:t xml:space="preserve"> M. The PRECIS-2 tool: designing trials that are fit for purpose. BMJ [Internet]. 2015 May 8 [cited 2026 Sept];350. Available from: </w:t>
      </w:r>
      <w:hyperlink r:id="rId30" w:tgtFrame="_blank" w:history="1">
        <w:r w:rsidRPr="001C7538">
          <w:rPr>
            <w:rStyle w:val="Hyperlink"/>
            <w:lang w:val="en-GB"/>
          </w:rPr>
          <w:t>https://doi.org/10.1136/bmj.h2147</w:t>
        </w:r>
      </w:hyperlink>
    </w:p>
    <w:p w14:paraId="6A566BB3" w14:textId="77777777" w:rsidR="001C7538" w:rsidRPr="001C7538" w:rsidRDefault="001C7538" w:rsidP="001C7538">
      <w:pPr>
        <w:pStyle w:val="JenniRefBody"/>
        <w:spacing w:line="240" w:lineRule="auto"/>
        <w:ind w:left="720" w:hanging="720"/>
        <w:rPr>
          <w:lang w:val="en-GB"/>
        </w:rPr>
      </w:pPr>
      <w:r w:rsidRPr="001C7538">
        <w:rPr>
          <w:lang w:val="en-GB"/>
        </w:rPr>
        <w:t>24.</w:t>
      </w:r>
    </w:p>
    <w:p w14:paraId="0025E537" w14:textId="14683C5B" w:rsidR="001C7538" w:rsidRPr="001C7538" w:rsidRDefault="001C7538" w:rsidP="001C7538">
      <w:pPr>
        <w:pStyle w:val="JenniRefBody"/>
        <w:spacing w:line="240" w:lineRule="auto"/>
        <w:ind w:left="720" w:hanging="720"/>
        <w:rPr>
          <w:lang w:val="en-GB"/>
        </w:rPr>
      </w:pPr>
      <w:r w:rsidRPr="001C7538">
        <w:rPr>
          <w:lang w:val="en-GB"/>
        </w:rPr>
        <w:t xml:space="preserve">Hopewell S, Chan A, Collins PGS, Hróbjartsson A, Moher D, Schulz KF, et al. CONSORT 2025 statement: updated guideline for reporting randomised trials. BMJ [Internet]. 2025 Apr 14 [cited 2026 Sept];389. Available from: </w:t>
      </w:r>
      <w:hyperlink r:id="rId31" w:tgtFrame="_blank" w:history="1">
        <w:r w:rsidRPr="001C7538">
          <w:rPr>
            <w:rStyle w:val="Hyperlink"/>
            <w:lang w:val="en-GB"/>
          </w:rPr>
          <w:t>https://doi.org/10.1136/bmj-2024-081123</w:t>
        </w:r>
      </w:hyperlink>
    </w:p>
    <w:p w14:paraId="48D72381" w14:textId="77777777" w:rsidR="001C7538" w:rsidRPr="001C7538" w:rsidRDefault="001C7538" w:rsidP="001C7538">
      <w:pPr>
        <w:pStyle w:val="JenniRefBody"/>
        <w:spacing w:line="240" w:lineRule="auto"/>
        <w:ind w:left="720" w:hanging="720"/>
        <w:rPr>
          <w:lang w:val="en-GB"/>
        </w:rPr>
      </w:pPr>
      <w:r w:rsidRPr="001C7538">
        <w:rPr>
          <w:lang w:val="en-GB"/>
        </w:rPr>
        <w:t>25.</w:t>
      </w:r>
    </w:p>
    <w:p w14:paraId="6153D497" w14:textId="7DE02CB9" w:rsidR="001C7538" w:rsidRPr="001C7538" w:rsidRDefault="001C7538" w:rsidP="001C7538">
      <w:pPr>
        <w:pStyle w:val="JenniRefBody"/>
        <w:spacing w:line="240" w:lineRule="auto"/>
        <w:ind w:left="720" w:hanging="720"/>
        <w:rPr>
          <w:lang w:val="en-GB"/>
        </w:rPr>
      </w:pPr>
      <w:r w:rsidRPr="001C7538">
        <w:rPr>
          <w:lang w:val="en-GB"/>
        </w:rPr>
        <w:t xml:space="preserve">Netten JJ van, Bus SA, Apelqvist J, Chen P, Chuter V, </w:t>
      </w:r>
      <w:proofErr w:type="spellStart"/>
      <w:r w:rsidRPr="001C7538">
        <w:rPr>
          <w:lang w:val="en-GB"/>
        </w:rPr>
        <w:t>Fitridge</w:t>
      </w:r>
      <w:proofErr w:type="spellEnd"/>
      <w:r w:rsidRPr="001C7538">
        <w:rPr>
          <w:lang w:val="en-GB"/>
        </w:rPr>
        <w:t xml:space="preserve"> R, et al. Definitions and criteria for diabetes‐related foot disease (IWGDF 2023 update). Diabetes/Metabolism Research and Reviews [Internet]. 2023 May 15 [cited 2026 Sept];40(3). Available from: </w:t>
      </w:r>
      <w:hyperlink r:id="rId32" w:tgtFrame="_blank" w:history="1">
        <w:r w:rsidRPr="001C7538">
          <w:rPr>
            <w:rStyle w:val="Hyperlink"/>
            <w:lang w:val="en-GB"/>
          </w:rPr>
          <w:t>https://doi.org/10.1002/dmrr.3654</w:t>
        </w:r>
      </w:hyperlink>
    </w:p>
    <w:p w14:paraId="680F99E4" w14:textId="77777777" w:rsidR="001C7538" w:rsidRPr="001C7538" w:rsidRDefault="001C7538" w:rsidP="001C7538">
      <w:pPr>
        <w:pStyle w:val="JenniRefBody"/>
        <w:spacing w:line="240" w:lineRule="auto"/>
        <w:ind w:left="720" w:hanging="720"/>
        <w:rPr>
          <w:lang w:val="fr-FR"/>
        </w:rPr>
      </w:pPr>
      <w:r w:rsidRPr="001C7538">
        <w:rPr>
          <w:lang w:val="fr-FR"/>
        </w:rPr>
        <w:t>26.</w:t>
      </w:r>
    </w:p>
    <w:p w14:paraId="5AE66327" w14:textId="1C20A1DB" w:rsidR="001C7538" w:rsidRPr="001C7538" w:rsidRDefault="001C7538" w:rsidP="001C7538">
      <w:pPr>
        <w:pStyle w:val="JenniRefBody"/>
        <w:spacing w:line="240" w:lineRule="auto"/>
        <w:ind w:left="720" w:hanging="720"/>
        <w:rPr>
          <w:lang w:val="en-GB"/>
        </w:rPr>
      </w:pPr>
      <w:proofErr w:type="spellStart"/>
      <w:r w:rsidRPr="001C7538">
        <w:rPr>
          <w:lang w:val="fr-FR"/>
        </w:rPr>
        <w:lastRenderedPageBreak/>
        <w:t>Nativel</w:t>
      </w:r>
      <w:proofErr w:type="spellEnd"/>
      <w:r w:rsidRPr="001C7538">
        <w:rPr>
          <w:lang w:val="fr-FR"/>
        </w:rPr>
        <w:t xml:space="preserve"> M, Potier L, Alexandre L, Baillet‐Blanco L, Ducasse É, Velho G, et al. </w:t>
      </w:r>
      <w:r w:rsidRPr="001C7538">
        <w:rPr>
          <w:lang w:val="en-GB"/>
        </w:rPr>
        <w:t xml:space="preserve">Lower extremity arterial disease in patients with diabetes: a contemporary narrative review. Cardiovascular Diabetology [Internet]. 2018 Oct 23 [cited 2026 Jan];17(1):138. Available from: </w:t>
      </w:r>
      <w:hyperlink r:id="rId33" w:tgtFrame="_blank" w:history="1">
        <w:r w:rsidRPr="001C7538">
          <w:rPr>
            <w:rStyle w:val="Hyperlink"/>
            <w:lang w:val="en-GB"/>
          </w:rPr>
          <w:t>https://doi.org/10.1186/s12933-018-0781-1</w:t>
        </w:r>
      </w:hyperlink>
    </w:p>
    <w:p w14:paraId="5376C7F4" w14:textId="77777777" w:rsidR="001C7538" w:rsidRPr="001C7538" w:rsidRDefault="001C7538" w:rsidP="001C7538">
      <w:pPr>
        <w:pStyle w:val="JenniRefBody"/>
        <w:spacing w:line="240" w:lineRule="auto"/>
        <w:ind w:left="720" w:hanging="720"/>
        <w:rPr>
          <w:lang w:val="en-GB"/>
        </w:rPr>
      </w:pPr>
      <w:r w:rsidRPr="001C7538">
        <w:rPr>
          <w:lang w:val="en-GB"/>
        </w:rPr>
        <w:t>27.</w:t>
      </w:r>
    </w:p>
    <w:p w14:paraId="02DC8E4B" w14:textId="2AEE10B9" w:rsidR="001C7538" w:rsidRPr="001C7538" w:rsidRDefault="001C7538" w:rsidP="001C7538">
      <w:pPr>
        <w:pStyle w:val="JenniRefBody"/>
        <w:spacing w:line="240" w:lineRule="auto"/>
        <w:ind w:left="720" w:hanging="720"/>
        <w:rPr>
          <w:lang w:val="en-GB"/>
        </w:rPr>
      </w:pPr>
      <w:proofErr w:type="spellStart"/>
      <w:r w:rsidRPr="001C7538">
        <w:rPr>
          <w:lang w:val="en-GB"/>
        </w:rPr>
        <w:t>Pouwer</w:t>
      </w:r>
      <w:proofErr w:type="spellEnd"/>
      <w:r w:rsidRPr="001C7538">
        <w:rPr>
          <w:lang w:val="en-GB"/>
        </w:rPr>
        <w:t xml:space="preserve"> F, Perrin B, Lavender A, Najafi B, Ismail K, </w:t>
      </w:r>
      <w:proofErr w:type="spellStart"/>
      <w:r w:rsidRPr="001C7538">
        <w:rPr>
          <w:lang w:val="en-GB"/>
        </w:rPr>
        <w:t>Vileikytė</w:t>
      </w:r>
      <w:proofErr w:type="spellEnd"/>
      <w:r w:rsidRPr="001C7538">
        <w:rPr>
          <w:lang w:val="en-GB"/>
        </w:rPr>
        <w:t xml:space="preserve"> L. The quest for wellness: How to optimise self‐care strategies for diabetic foot management? Diabetes/Metabolism Research and Reviews [Internet]. 2023 Dec 1 [cited 2025 Dec];40(3). Available from: </w:t>
      </w:r>
      <w:hyperlink r:id="rId34" w:tgtFrame="_blank" w:history="1">
        <w:r w:rsidRPr="001C7538">
          <w:rPr>
            <w:rStyle w:val="Hyperlink"/>
            <w:lang w:val="en-GB"/>
          </w:rPr>
          <w:t>https://doi.org/10.1002/dmrr.3751</w:t>
        </w:r>
      </w:hyperlink>
    </w:p>
    <w:p w14:paraId="624B7C61" w14:textId="77777777" w:rsidR="001C7538" w:rsidRPr="001C7538" w:rsidRDefault="001C7538" w:rsidP="001C7538">
      <w:pPr>
        <w:pStyle w:val="JenniRefBody"/>
        <w:spacing w:line="240" w:lineRule="auto"/>
        <w:ind w:left="720" w:hanging="720"/>
        <w:rPr>
          <w:lang w:val="en-GB"/>
        </w:rPr>
      </w:pPr>
      <w:r w:rsidRPr="001C7538">
        <w:rPr>
          <w:lang w:val="en-GB"/>
        </w:rPr>
        <w:t>28.</w:t>
      </w:r>
    </w:p>
    <w:p w14:paraId="74A9EB37" w14:textId="0A044B99" w:rsidR="001C7538" w:rsidRPr="001C7538" w:rsidRDefault="001C7538" w:rsidP="001C7538">
      <w:pPr>
        <w:pStyle w:val="JenniRefBody"/>
        <w:spacing w:line="240" w:lineRule="auto"/>
        <w:ind w:left="720" w:hanging="720"/>
        <w:rPr>
          <w:lang w:val="en-GB"/>
        </w:rPr>
      </w:pPr>
      <w:r w:rsidRPr="001C7538">
        <w:rPr>
          <w:lang w:val="en-GB"/>
        </w:rPr>
        <w:t xml:space="preserve">Lincoln N, </w:t>
      </w:r>
      <w:proofErr w:type="spellStart"/>
      <w:r w:rsidRPr="001C7538">
        <w:rPr>
          <w:lang w:val="en-GB"/>
        </w:rPr>
        <w:t>Jeffcoate</w:t>
      </w:r>
      <w:proofErr w:type="spellEnd"/>
      <w:r w:rsidRPr="001C7538">
        <w:rPr>
          <w:lang w:val="en-GB"/>
        </w:rPr>
        <w:t xml:space="preserve"> WJ, Ince PG, Smith M, Radford K. Validation of a new measure of protective footcare behaviour: the Nottingham Assessment of Functional Footcare (NAFF). Practical Diabetes [Internet]. 2007 May 1 [cited 2026 Aug];24(4):207–11. Available from: </w:t>
      </w:r>
      <w:hyperlink r:id="rId35" w:tgtFrame="_blank" w:history="1">
        <w:r w:rsidRPr="001C7538">
          <w:rPr>
            <w:rStyle w:val="Hyperlink"/>
            <w:lang w:val="en-GB"/>
          </w:rPr>
          <w:t>https://doi.org/10.1002/pdi.1099</w:t>
        </w:r>
      </w:hyperlink>
    </w:p>
    <w:p w14:paraId="35B1A188" w14:textId="77777777" w:rsidR="001C7538" w:rsidRPr="001C7538" w:rsidRDefault="001C7538" w:rsidP="001C7538">
      <w:pPr>
        <w:pStyle w:val="JenniRefBody"/>
        <w:spacing w:line="240" w:lineRule="auto"/>
        <w:ind w:left="720" w:hanging="720"/>
      </w:pPr>
      <w:r w:rsidRPr="001C7538">
        <w:t>29.</w:t>
      </w:r>
    </w:p>
    <w:p w14:paraId="4C5C874E" w14:textId="61D4DD82" w:rsidR="001C7538" w:rsidRPr="001C7538" w:rsidRDefault="001C7538" w:rsidP="001C7538">
      <w:pPr>
        <w:pStyle w:val="JenniRefBody"/>
        <w:spacing w:line="240" w:lineRule="auto"/>
        <w:ind w:left="720" w:hanging="720"/>
        <w:rPr>
          <w:lang w:val="en-GB"/>
        </w:rPr>
      </w:pPr>
      <w:proofErr w:type="spellStart"/>
      <w:r w:rsidRPr="001C7538">
        <w:t>Waaijman</w:t>
      </w:r>
      <w:proofErr w:type="spellEnd"/>
      <w:r w:rsidRPr="001C7538">
        <w:t xml:space="preserve"> R, Keukenkamp R, Haart M de, </w:t>
      </w:r>
      <w:proofErr w:type="spellStart"/>
      <w:r w:rsidRPr="001C7538">
        <w:t>Polomski</w:t>
      </w:r>
      <w:proofErr w:type="spellEnd"/>
      <w:r w:rsidRPr="001C7538">
        <w:t xml:space="preserve"> W, </w:t>
      </w:r>
      <w:proofErr w:type="spellStart"/>
      <w:r w:rsidRPr="001C7538">
        <w:t>Nollet</w:t>
      </w:r>
      <w:proofErr w:type="spellEnd"/>
      <w:r w:rsidRPr="001C7538">
        <w:t xml:space="preserve"> F, Bus SA. </w:t>
      </w:r>
      <w:r w:rsidRPr="001C7538">
        <w:rPr>
          <w:lang w:val="en-GB"/>
        </w:rPr>
        <w:t xml:space="preserve">Adherence to Wearing Prescription Custom-Made Footwear in Patients </w:t>
      </w:r>
      <w:proofErr w:type="gramStart"/>
      <w:r w:rsidRPr="001C7538">
        <w:rPr>
          <w:lang w:val="en-GB"/>
        </w:rPr>
        <w:t>With</w:t>
      </w:r>
      <w:proofErr w:type="gramEnd"/>
      <w:r w:rsidRPr="001C7538">
        <w:rPr>
          <w:lang w:val="en-GB"/>
        </w:rPr>
        <w:t xml:space="preserve"> Diabetes at High Risk for Plantar Foot Ulceration. Diabetes Care [Internet]. 2013 Jan 16 [cited 2026 Aug];36(6):1613–8. Available from: </w:t>
      </w:r>
      <w:hyperlink r:id="rId36" w:tgtFrame="_blank" w:history="1">
        <w:r w:rsidRPr="001C7538">
          <w:rPr>
            <w:rStyle w:val="Hyperlink"/>
            <w:lang w:val="en-GB"/>
          </w:rPr>
          <w:t>https://doi.org/10.2337/dc12-1330</w:t>
        </w:r>
      </w:hyperlink>
    </w:p>
    <w:p w14:paraId="14BF9B2C" w14:textId="77777777" w:rsidR="001C7538" w:rsidRPr="001C7538" w:rsidRDefault="001C7538" w:rsidP="001C7538">
      <w:pPr>
        <w:pStyle w:val="JenniRefBody"/>
        <w:spacing w:line="240" w:lineRule="auto"/>
        <w:ind w:left="720" w:hanging="720"/>
        <w:rPr>
          <w:lang w:val="en-GB"/>
        </w:rPr>
      </w:pPr>
      <w:r w:rsidRPr="001C7538">
        <w:rPr>
          <w:lang w:val="en-GB"/>
        </w:rPr>
        <w:t>30.</w:t>
      </w:r>
    </w:p>
    <w:p w14:paraId="34F6FD76" w14:textId="3E42B585" w:rsidR="001C7538" w:rsidRPr="001C7538" w:rsidRDefault="001C7538" w:rsidP="001C7538">
      <w:pPr>
        <w:pStyle w:val="JenniRefBody"/>
        <w:spacing w:line="240" w:lineRule="auto"/>
        <w:ind w:left="720" w:hanging="720"/>
        <w:rPr>
          <w:lang w:val="en-GB"/>
        </w:rPr>
      </w:pPr>
      <w:proofErr w:type="spellStart"/>
      <w:r w:rsidRPr="001C7538">
        <w:rPr>
          <w:lang w:val="en-GB"/>
        </w:rPr>
        <w:t>Dorresteijn</w:t>
      </w:r>
      <w:proofErr w:type="spellEnd"/>
      <w:r w:rsidRPr="001C7538">
        <w:rPr>
          <w:lang w:val="en-GB"/>
        </w:rPr>
        <w:t xml:space="preserve"> JAN, Kriegsman DMW, </w:t>
      </w:r>
      <w:proofErr w:type="spellStart"/>
      <w:r w:rsidRPr="001C7538">
        <w:rPr>
          <w:lang w:val="en-GB"/>
        </w:rPr>
        <w:t>Assendelft</w:t>
      </w:r>
      <w:proofErr w:type="spellEnd"/>
      <w:r w:rsidRPr="001C7538">
        <w:rPr>
          <w:lang w:val="en-GB"/>
        </w:rPr>
        <w:t xml:space="preserve"> WJ, Valk GD. Patient education for preventing diabetic foot ulceration. Cochrane Database of Systematic Reviews [Internet]. 2012 Oct 11 [cited 2026 Jan];10(12). Available from: </w:t>
      </w:r>
      <w:hyperlink r:id="rId37" w:tgtFrame="_blank" w:history="1">
        <w:r w:rsidRPr="001C7538">
          <w:rPr>
            <w:rStyle w:val="Hyperlink"/>
            <w:lang w:val="en-GB"/>
          </w:rPr>
          <w:t>https://doi.org/10.1002/14651858.cd001488.pub4</w:t>
        </w:r>
      </w:hyperlink>
    </w:p>
    <w:p w14:paraId="02665DB4" w14:textId="77777777" w:rsidR="001C7538" w:rsidRPr="001C7538" w:rsidRDefault="001C7538" w:rsidP="001C7538">
      <w:pPr>
        <w:pStyle w:val="JenniRefBody"/>
        <w:spacing w:line="240" w:lineRule="auto"/>
        <w:ind w:left="720" w:hanging="720"/>
        <w:rPr>
          <w:lang w:val="en-GB"/>
        </w:rPr>
      </w:pPr>
      <w:r w:rsidRPr="001C7538">
        <w:rPr>
          <w:lang w:val="en-GB"/>
        </w:rPr>
        <w:t>31.</w:t>
      </w:r>
    </w:p>
    <w:p w14:paraId="35D1042F" w14:textId="203A7B5F" w:rsidR="001C7538" w:rsidRPr="001C7538" w:rsidRDefault="001C7538" w:rsidP="001C7538">
      <w:pPr>
        <w:pStyle w:val="JenniRefBody"/>
        <w:spacing w:line="240" w:lineRule="auto"/>
        <w:ind w:left="720" w:hanging="720"/>
        <w:rPr>
          <w:lang w:val="en-GB"/>
        </w:rPr>
      </w:pPr>
      <w:proofErr w:type="spellStart"/>
      <w:r w:rsidRPr="001C7538">
        <w:rPr>
          <w:lang w:val="en-GB"/>
        </w:rPr>
        <w:t>Zwaferink</w:t>
      </w:r>
      <w:proofErr w:type="spellEnd"/>
      <w:r w:rsidRPr="001C7538">
        <w:rPr>
          <w:lang w:val="en-GB"/>
        </w:rPr>
        <w:t xml:space="preserve"> J, Nollet F, Bus SA. In-Shoe Pressure Measurements in Diabetic Footwear Practice: Success Rate and Facilitators of and Barriers to Implementation. Sensors [Internet]. 2024 Mar 11 [cited 2026 Aug];24(6):1795. Available from: </w:t>
      </w:r>
      <w:hyperlink r:id="rId38" w:tgtFrame="_blank" w:history="1">
        <w:r w:rsidRPr="001C7538">
          <w:rPr>
            <w:rStyle w:val="Hyperlink"/>
            <w:lang w:val="en-GB"/>
          </w:rPr>
          <w:t>http://dx.doi.org/10.3390/s24061795</w:t>
        </w:r>
      </w:hyperlink>
    </w:p>
    <w:p w14:paraId="2E9A4D00" w14:textId="77777777" w:rsidR="001C7538" w:rsidRPr="001C7538" w:rsidRDefault="001C7538" w:rsidP="001C7538">
      <w:pPr>
        <w:pStyle w:val="JenniRefBody"/>
        <w:spacing w:line="240" w:lineRule="auto"/>
        <w:ind w:left="720" w:hanging="720"/>
      </w:pPr>
      <w:r w:rsidRPr="001C7538">
        <w:t>32.</w:t>
      </w:r>
    </w:p>
    <w:p w14:paraId="4B8359FC" w14:textId="7E9BACFF" w:rsidR="001C7538" w:rsidRPr="001C7538" w:rsidRDefault="001C7538" w:rsidP="001C7538">
      <w:pPr>
        <w:pStyle w:val="JenniRefBody"/>
        <w:spacing w:line="240" w:lineRule="auto"/>
        <w:ind w:left="720" w:hanging="720"/>
        <w:rPr>
          <w:lang w:val="en-GB"/>
        </w:rPr>
      </w:pPr>
      <w:r w:rsidRPr="001C7538">
        <w:t xml:space="preserve">Netten JJ van, Vossen LE, Driebergen FM, Wolthuis D, Merkx MJM, Bus SA. </w:t>
      </w:r>
      <w:r w:rsidRPr="001C7538">
        <w:rPr>
          <w:lang w:val="en-GB"/>
        </w:rPr>
        <w:t xml:space="preserve">Short-Term Efficacy of a Multi-Modal Intervention Program to Improve Custom-Made Footwear Use in People at High Risk of Diabetes-Related Foot Ulceration. Journal of Clinical Medicine [Internet]. 2025 May 22 [cited 2026 Aug];14(11):3635. Available from: </w:t>
      </w:r>
      <w:hyperlink r:id="rId39" w:tgtFrame="_blank" w:history="1">
        <w:r w:rsidRPr="001C7538">
          <w:rPr>
            <w:rStyle w:val="Hyperlink"/>
            <w:lang w:val="en-GB"/>
          </w:rPr>
          <w:t>https://doi.org/10.3390/jcm14113635</w:t>
        </w:r>
      </w:hyperlink>
    </w:p>
    <w:p w14:paraId="091FF816" w14:textId="77777777" w:rsidR="001C7538" w:rsidRPr="001C7538" w:rsidRDefault="001C7538" w:rsidP="001C7538">
      <w:pPr>
        <w:pStyle w:val="JenniRefBody"/>
        <w:spacing w:line="240" w:lineRule="auto"/>
        <w:ind w:left="720" w:hanging="720"/>
        <w:rPr>
          <w:del w:id="90273" w:author="Claude" w:date="2026-10-18T12:00:00Z"/>
          <w:lang w:val="de-DE"/>
        </w:rPr>
      </w:pPr>
      <w:del w:id="90272" w:author="Claude" w:date="2026-10-18T12:00:00Z">
        <w:r w:rsidRPr="001C7538">
          <w:rPr>
            <w:lang w:val="de-DE"/>
          </w:rPr>
          <w:delText>33.</w:delText>
        </w:r>
      </w:del>
    </w:p>
    <w:p w14:paraId="19A1634C" w14:textId="3548A966" w:rsidR="001C7538" w:rsidRPr="001C7538" w:rsidRDefault="001C7538" w:rsidP="001C7538">
      <w:pPr>
        <w:pStyle w:val="JenniRefBody"/>
        <w:spacing w:line="240" w:lineRule="auto"/>
        <w:ind w:left="720" w:hanging="720"/>
        <w:rPr>
          <w:del w:id="90283" w:author="Claude" w:date="2026-10-18T12:00:00Z"/>
        </w:rPr>
      </w:pPr>
      <w:del w:id="90274" w:author="Claude" w:date="2026-10-18T12:00:00Z">
        <w:r w:rsidRPr="001C7538">
          <w:rPr>
            <w:lang w:val="de-DE"/>
          </w:rPr>
          <w:delText xml:space="preserve">McDermott KM, Fang M, Boulton AJM, Selvin E, Hicks CW. </w:delText>
        </w:r>
      </w:del>
      <w:proofErr w:type="spellStart"/>
      <w:del w:id="90275" w:author="Claude" w:date="2026-10-18T12:00:00Z">
        <w:r w:rsidRPr="001C7538">
          <w:rPr>
            <w:lang w:val="en-GB"/>
          </w:rPr>
          <w:delText>Etiology</w:delText>
        </w:r>
      </w:del>
      <w:proofErr w:type="spellEnd"/>
      <w:del w:id="90276" w:author="Claude" w:date="2026-10-18T12:00:00Z">
        <w:r w:rsidRPr="001C7538">
          <w:rPr>
            <w:lang w:val="en-GB"/>
          </w:rPr>
          <w:delText xml:space="preserve">, Epidemiology, and Disparities in the Burden of Diabetic Foot Ulcers. </w:delText>
        </w:r>
      </w:del>
      <w:del w:id="90277" w:author="Claude" w:date="2026-10-18T12:00:00Z">
        <w:r w:rsidRPr="001C7538">
          <w:delText>Diabetes Care [Internet]. 2022 Dec 22 [</w:delText>
        </w:r>
      </w:del>
      <w:proofErr w:type="spellStart"/>
      <w:del w:id="90278" w:author="Claude" w:date="2026-10-18T12:00:00Z">
        <w:r w:rsidRPr="001C7538">
          <w:delText>cited</w:delText>
        </w:r>
      </w:del>
      <w:proofErr w:type="spellEnd"/>
      <w:del w:id="90279" w:author="Claude" w:date="2026-10-18T12:00:00Z">
        <w:r w:rsidRPr="001C7538">
          <w:delText xml:space="preserve"> 2026 Mar];46(1):209–21. Available </w:delText>
        </w:r>
      </w:del>
      <w:proofErr w:type="spellStart"/>
      <w:del w:id="90280" w:author="Claude" w:date="2026-10-18T12:00:00Z">
        <w:r w:rsidRPr="001C7538">
          <w:delText>from</w:delText>
        </w:r>
      </w:del>
      <w:proofErr w:type="spellEnd"/>
      <w:del w:id="90281" w:author="Claude" w:date="2026-10-18T12:00:00Z">
        <w:r w:rsidRPr="001C7538">
          <w:delText xml:space="preserve">: </w:delText>
        </w:r>
      </w:del>
      <w:hyperlink r:id="rId40" w:tgtFrame="_blank" w:history="1">
        <w:del w:id="90282" w:author="Claude" w:date="2026-10-18T12:00:00Z">
          <w:r w:rsidRPr="001C7538">
            <w:rPr>
              <w:rStyle w:val="Hyperlink"/>
            </w:rPr>
            <w:delText>https://doi.org/10.2337/dci22-0043</w:delText>
          </w:r>
        </w:del>
      </w:hyperlink>
    </w:p>
    <w:p w14:paraId="5F6B1EF1" w14:textId="77777777" w:rsidR="001C7538" w:rsidRPr="001C7538" w:rsidRDefault="001C7538" w:rsidP="001C7538">
      <w:pPr>
        <w:pStyle w:val="JenniRefBody"/>
        <w:spacing w:line="240" w:lineRule="auto"/>
        <w:ind w:left="720" w:hanging="720"/>
      </w:pPr>
      <w:r w:rsidRPr="001C7538">
        <w:t>33.</w:t>
      </w:r>
    </w:p>
    <w:p w14:paraId="2695EB8C" w14:textId="3F978426" w:rsidR="001C7538" w:rsidRPr="001C7538" w:rsidRDefault="001C7538" w:rsidP="001C7538">
      <w:pPr>
        <w:pStyle w:val="JenniRefBody"/>
        <w:spacing w:line="240" w:lineRule="auto"/>
        <w:ind w:left="720" w:hanging="720"/>
      </w:pPr>
      <w:proofErr w:type="spellStart"/>
      <w:r w:rsidRPr="001C7538">
        <w:lastRenderedPageBreak/>
        <w:t>Exterkate</w:t>
      </w:r>
      <w:proofErr w:type="spellEnd"/>
      <w:r w:rsidRPr="001C7538">
        <w:t xml:space="preserve"> SH, Jongebloed-Westra M, Klooster PM ten, </w:t>
      </w:r>
      <w:proofErr w:type="spellStart"/>
      <w:r w:rsidRPr="001C7538">
        <w:t>Koffijberg</w:t>
      </w:r>
      <w:proofErr w:type="spellEnd"/>
      <w:r w:rsidRPr="001C7538">
        <w:t xml:space="preserve"> H, Bode C, Gemert‐Pijnen JEWC van, et al. </w:t>
      </w:r>
      <w:r w:rsidRPr="001C7538">
        <w:rPr>
          <w:lang w:val="en-GB"/>
        </w:rPr>
        <w:t>Objectively assessed long‐term wearing patterns and predictors of wearing orthopaedic footwear in people with diabetes at moderate‐to‐high risk of foot ulceration: a 12 </w:t>
      </w:r>
      <w:proofErr w:type="gramStart"/>
      <w:r w:rsidRPr="001C7538">
        <w:rPr>
          <w:lang w:val="en-GB"/>
        </w:rPr>
        <w:t>months</w:t>
      </w:r>
      <w:proofErr w:type="gramEnd"/>
      <w:r w:rsidRPr="001C7538">
        <w:rPr>
          <w:lang w:val="en-GB"/>
        </w:rPr>
        <w:t xml:space="preserve"> observational study. Journal of Foot and Ankle Research [Internet]. 2023 Jan 1 [cited 2025 Dec];16(1):60. </w:t>
      </w:r>
      <w:r w:rsidRPr="001C7538">
        <w:t xml:space="preserve">Available </w:t>
      </w:r>
      <w:proofErr w:type="spellStart"/>
      <w:r w:rsidRPr="001C7538">
        <w:t>from</w:t>
      </w:r>
      <w:proofErr w:type="spellEnd"/>
      <w:r w:rsidRPr="001C7538">
        <w:t xml:space="preserve">: </w:t>
      </w:r>
      <w:hyperlink r:id="rId41" w:tgtFrame="_blank" w:history="1">
        <w:r w:rsidRPr="001C7538">
          <w:rPr>
            <w:rStyle w:val="Hyperlink"/>
          </w:rPr>
          <w:t>https://doi.org/10.1186/s13047-023-00656-6</w:t>
        </w:r>
      </w:hyperlink>
    </w:p>
    <w:p w14:paraId="607A2FA7" w14:textId="77777777" w:rsidR="001C7538" w:rsidRPr="001C7538" w:rsidRDefault="001C7538" w:rsidP="001C7538">
      <w:pPr>
        <w:pStyle w:val="JenniRefBody"/>
        <w:spacing w:line="240" w:lineRule="auto"/>
        <w:ind w:left="720" w:hanging="720"/>
      </w:pPr>
      <w:r w:rsidRPr="001C7538">
        <w:t>34.</w:t>
      </w:r>
    </w:p>
    <w:p w14:paraId="1CA4F553" w14:textId="32B57455" w:rsidR="001C7538" w:rsidRPr="001C7538" w:rsidRDefault="001C7538" w:rsidP="001C7538">
      <w:pPr>
        <w:pStyle w:val="JenniRefBody"/>
        <w:spacing w:line="240" w:lineRule="auto"/>
        <w:ind w:left="720" w:hanging="720"/>
        <w:rPr>
          <w:lang w:val="en-GB"/>
        </w:rPr>
      </w:pPr>
      <w:r w:rsidRPr="001C7538">
        <w:t xml:space="preserve">Jongebloed-Westra M, Bode C, Netten JJ van, Klooster PM ten, </w:t>
      </w:r>
      <w:proofErr w:type="spellStart"/>
      <w:r w:rsidRPr="001C7538">
        <w:t>Exterkate</w:t>
      </w:r>
      <w:proofErr w:type="spellEnd"/>
      <w:r w:rsidRPr="001C7538">
        <w:t xml:space="preserve"> SH, </w:t>
      </w:r>
      <w:proofErr w:type="spellStart"/>
      <w:r w:rsidRPr="001C7538">
        <w:t>Koffijberg</w:t>
      </w:r>
      <w:proofErr w:type="spellEnd"/>
      <w:r w:rsidRPr="001C7538">
        <w:t xml:space="preserve"> H, et al. </w:t>
      </w:r>
      <w:r w:rsidRPr="001C7538">
        <w:rPr>
          <w:lang w:val="en-GB"/>
        </w:rPr>
        <w:t xml:space="preserve">Using motivational interviewing combined with digital shoe-fitting to improve adherence to wearing </w:t>
      </w:r>
      <w:proofErr w:type="spellStart"/>
      <w:r w:rsidRPr="001C7538">
        <w:rPr>
          <w:lang w:val="en-GB"/>
        </w:rPr>
        <w:t>orthopedic</w:t>
      </w:r>
      <w:proofErr w:type="spellEnd"/>
      <w:r w:rsidRPr="001C7538">
        <w:rPr>
          <w:lang w:val="en-GB"/>
        </w:rPr>
        <w:t xml:space="preserve"> shoes in people with diabetes at risk of foot ulceration: study protocol for a cluster-randomized controlled trial. Trials [Internet]. 2021 Oct 28 [cited 2026 Jan];22(1):750. Available from: </w:t>
      </w:r>
      <w:hyperlink r:id="rId42" w:tgtFrame="_blank" w:history="1">
        <w:r w:rsidRPr="001C7538">
          <w:rPr>
            <w:rStyle w:val="Hyperlink"/>
            <w:lang w:val="en-GB"/>
          </w:rPr>
          <w:t>https://doi.org/10.1186/s13063-021-05680-0</w:t>
        </w:r>
      </w:hyperlink>
    </w:p>
    <w:p w14:paraId="7F642B25" w14:textId="77777777" w:rsidR="001C7538" w:rsidRPr="001C7538" w:rsidRDefault="001C7538" w:rsidP="001C7538">
      <w:pPr>
        <w:pStyle w:val="JenniRefBody"/>
        <w:spacing w:line="240" w:lineRule="auto"/>
        <w:ind w:left="720" w:hanging="720"/>
      </w:pPr>
      <w:r w:rsidRPr="001C7538">
        <w:t>35.</w:t>
      </w:r>
    </w:p>
    <w:p w14:paraId="3D8D28D9" w14:textId="763CA223" w:rsidR="001C7538" w:rsidRPr="001C7538" w:rsidRDefault="001C7538" w:rsidP="001C7538">
      <w:pPr>
        <w:pStyle w:val="JenniRefBody"/>
        <w:spacing w:line="240" w:lineRule="auto"/>
        <w:ind w:left="720" w:hanging="720"/>
        <w:rPr>
          <w:lang w:val="en-GB"/>
        </w:rPr>
      </w:pPr>
      <w:r w:rsidRPr="001C7538">
        <w:t xml:space="preserve">Jarl G, Hulshof CM, Busch‐Westbroek TE, Bus SA, Netten JJ van. </w:t>
      </w:r>
      <w:r w:rsidRPr="001C7538">
        <w:rPr>
          <w:lang w:val="en-GB"/>
        </w:rPr>
        <w:t xml:space="preserve">Adherence and Wearing Time of Prescribed Footwear among People at Risk of Diabetes-Related Foot Ulcers: Which Measure to Use? Sensors [Internet]. 2023 Feb 2 [cited 2025 Dec];23(3):1648. Available from: </w:t>
      </w:r>
      <w:hyperlink r:id="rId43" w:tgtFrame="_blank" w:history="1">
        <w:r w:rsidRPr="001C7538">
          <w:rPr>
            <w:rStyle w:val="Hyperlink"/>
            <w:lang w:val="en-GB"/>
          </w:rPr>
          <w:t>https://doi.org/10.3390/s23031648</w:t>
        </w:r>
      </w:hyperlink>
    </w:p>
    <w:p w14:paraId="6B64DC41" w14:textId="77777777" w:rsidR="001C7538" w:rsidRPr="001C7538" w:rsidRDefault="001C7538" w:rsidP="001C7538">
      <w:pPr>
        <w:pStyle w:val="JenniRefBody"/>
        <w:spacing w:line="240" w:lineRule="auto"/>
        <w:ind w:left="720" w:hanging="720"/>
      </w:pPr>
      <w:r w:rsidRPr="001C7538">
        <w:t>36.</w:t>
      </w:r>
    </w:p>
    <w:p w14:paraId="3C732732" w14:textId="0F2520F0" w:rsidR="001C7538" w:rsidRPr="001C7538" w:rsidRDefault="001C7538" w:rsidP="001C7538">
      <w:pPr>
        <w:pStyle w:val="JenniRefBody"/>
        <w:spacing w:line="240" w:lineRule="auto"/>
        <w:ind w:left="720" w:hanging="720"/>
        <w:rPr>
          <w:lang w:val="en-GB"/>
        </w:rPr>
      </w:pPr>
      <w:r w:rsidRPr="001C7538">
        <w:t xml:space="preserve">Dahmen R, Siemonsma P, Monteiro S, Norman G, Boers M, Lankhorst GJ, et al. </w:t>
      </w:r>
      <w:r w:rsidRPr="001C7538">
        <w:rPr>
          <w:lang w:val="en-GB"/>
        </w:rPr>
        <w:t xml:space="preserve">Evaluation of the wear-and-tear scale for therapeutic footwear, results of a generalizability study. Journal of Rehabilitation Medicine [Internet]. 2018 Jan 1 [cited 2026 Aug];50(6):569–74. Available from: </w:t>
      </w:r>
      <w:hyperlink r:id="rId44" w:tgtFrame="_blank" w:history="1">
        <w:r w:rsidRPr="001C7538">
          <w:rPr>
            <w:rStyle w:val="Hyperlink"/>
            <w:lang w:val="en-GB"/>
          </w:rPr>
          <w:t>https://doi.org/10.2340/16501977-2339</w:t>
        </w:r>
      </w:hyperlink>
    </w:p>
    <w:p w14:paraId="28B370A6" w14:textId="77777777" w:rsidR="001C7538" w:rsidRPr="001C7538" w:rsidRDefault="001C7538" w:rsidP="001C7538">
      <w:pPr>
        <w:pStyle w:val="JenniRefBody"/>
        <w:spacing w:line="240" w:lineRule="auto"/>
        <w:ind w:left="720" w:hanging="720"/>
        <w:rPr>
          <w:lang w:val="en-GB"/>
        </w:rPr>
      </w:pPr>
      <w:r w:rsidRPr="001C7538">
        <w:rPr>
          <w:lang w:val="en-GB"/>
        </w:rPr>
        <w:t>37.</w:t>
      </w:r>
    </w:p>
    <w:p w14:paraId="0BD9CE73" w14:textId="1E6D535B" w:rsidR="001C7538" w:rsidRPr="001C7538" w:rsidRDefault="001C7538" w:rsidP="001C7538">
      <w:pPr>
        <w:pStyle w:val="JenniRefBody"/>
        <w:spacing w:line="240" w:lineRule="auto"/>
        <w:ind w:left="720" w:hanging="720"/>
        <w:rPr>
          <w:lang w:val="en-GB"/>
        </w:rPr>
      </w:pPr>
      <w:r w:rsidRPr="001C7538">
        <w:rPr>
          <w:lang w:val="en-GB"/>
        </w:rPr>
        <w:t xml:space="preserve">Staniszewska A, Game FL, Nixon J, Russell D, Armstrong DG, Ashmore C, et al. Development of a Core Outcome Set for Studies Assessing Interventions for Diabetes-Related Foot Ulceration. Diabetes Care [Internet]. 2024 Sept 6 [cited 2026 Sept];47(11):1958–68. Available from: </w:t>
      </w:r>
      <w:hyperlink r:id="rId45" w:tgtFrame="_blank" w:history="1">
        <w:r w:rsidRPr="001C7538">
          <w:rPr>
            <w:rStyle w:val="Hyperlink"/>
            <w:lang w:val="en-GB"/>
          </w:rPr>
          <w:t>https://doi.org/10.2337/dc24-1112</w:t>
        </w:r>
      </w:hyperlink>
    </w:p>
    <w:p w14:paraId="3DD1D0F1" w14:textId="77777777" w:rsidR="001C7538" w:rsidRPr="001C7538" w:rsidRDefault="001C7538" w:rsidP="001C7538">
      <w:pPr>
        <w:pStyle w:val="JenniRefBody"/>
        <w:spacing w:line="240" w:lineRule="auto"/>
        <w:ind w:left="720" w:hanging="720"/>
        <w:rPr>
          <w:lang w:val="en-GB"/>
        </w:rPr>
      </w:pPr>
      <w:r w:rsidRPr="001C7538">
        <w:rPr>
          <w:lang w:val="en-GB"/>
        </w:rPr>
        <w:t>38.</w:t>
      </w:r>
    </w:p>
    <w:p w14:paraId="6190F0DA" w14:textId="63239E6D" w:rsidR="001C7538" w:rsidRPr="001C7538" w:rsidRDefault="001C7538" w:rsidP="001C7538">
      <w:pPr>
        <w:pStyle w:val="JenniRefBody"/>
        <w:spacing w:line="240" w:lineRule="auto"/>
        <w:ind w:left="720" w:hanging="720"/>
        <w:rPr>
          <w:lang w:val="en-GB"/>
        </w:rPr>
      </w:pPr>
      <w:r w:rsidRPr="001C7538">
        <w:rPr>
          <w:lang w:val="en-GB"/>
        </w:rPr>
        <w:t xml:space="preserve">Abbott CA, Chatwin KE, Rajbhandari S, John KM, </w:t>
      </w:r>
      <w:proofErr w:type="spellStart"/>
      <w:r w:rsidRPr="001C7538">
        <w:rPr>
          <w:lang w:val="en-GB"/>
        </w:rPr>
        <w:t>Pabbineedi</w:t>
      </w:r>
      <w:proofErr w:type="spellEnd"/>
      <w:r w:rsidRPr="001C7538">
        <w:rPr>
          <w:lang w:val="en-GB"/>
        </w:rPr>
        <w:t xml:space="preserve"> S, Bowling FL, et al. Site-Specific, Critical Threshold Barefoot Peak Plantar Pressure Associated with Diabetic Foot Ulcer History: A Novel Approach to Determine DFU Risk in the Clinical Setting. Medicina [Internet]. 2022 Jan 21 [cited 2025 Nov];58(2):166. Available from: </w:t>
      </w:r>
      <w:hyperlink r:id="rId46" w:tgtFrame="_blank" w:history="1">
        <w:r w:rsidRPr="001C7538">
          <w:rPr>
            <w:rStyle w:val="Hyperlink"/>
            <w:lang w:val="en-GB"/>
          </w:rPr>
          <w:t>https://doi.org/10.3390/medicina58020166</w:t>
        </w:r>
      </w:hyperlink>
    </w:p>
    <w:p w14:paraId="1074BD81" w14:textId="77777777" w:rsidR="001C7538" w:rsidRPr="001C7538" w:rsidRDefault="001C7538" w:rsidP="001C7538">
      <w:pPr>
        <w:pStyle w:val="JenniRefBody"/>
        <w:spacing w:line="240" w:lineRule="auto"/>
        <w:ind w:left="720" w:hanging="720"/>
      </w:pPr>
      <w:r w:rsidRPr="001C7538">
        <w:t>39.</w:t>
      </w:r>
    </w:p>
    <w:p w14:paraId="56EA1396" w14:textId="5156D871" w:rsidR="001C7538" w:rsidRPr="001C7538" w:rsidRDefault="001C7538" w:rsidP="001C7538">
      <w:pPr>
        <w:pStyle w:val="JenniRefBody"/>
        <w:spacing w:line="240" w:lineRule="auto"/>
        <w:ind w:left="720" w:hanging="720"/>
        <w:rPr>
          <w:lang w:val="en-GB"/>
        </w:rPr>
      </w:pPr>
      <w:r w:rsidRPr="001C7538">
        <w:t xml:space="preserve">Keukenkamp R, Netten JJ van, Busch‐Westbroek TE, Bus SA. </w:t>
      </w:r>
      <w:r w:rsidRPr="001C7538">
        <w:rPr>
          <w:lang w:val="en-GB"/>
        </w:rPr>
        <w:t xml:space="preserve">Custom-made footwear designed for indoor use increases short-term and long-term adherence in people with diabetes at high ulcer risk. BMJ Open Diabetes Research &amp; Care [Internet]. 2022 Feb 1 [cited 2025 Nov];10(1). Available from: </w:t>
      </w:r>
      <w:hyperlink r:id="rId47" w:tgtFrame="_blank" w:history="1">
        <w:r w:rsidRPr="001C7538">
          <w:rPr>
            <w:rStyle w:val="Hyperlink"/>
            <w:lang w:val="en-GB"/>
          </w:rPr>
          <w:t>https://doi.org/10.1136/bmjdrc-2021-002593</w:t>
        </w:r>
      </w:hyperlink>
    </w:p>
    <w:p w14:paraId="6CFE33B0" w14:textId="77777777" w:rsidR="001C7538" w:rsidRPr="001C7538" w:rsidRDefault="001C7538" w:rsidP="001C7538">
      <w:pPr>
        <w:pStyle w:val="JenniRefBody"/>
        <w:spacing w:line="240" w:lineRule="auto"/>
        <w:ind w:left="720" w:hanging="720"/>
        <w:rPr>
          <w:lang w:val="en-GB"/>
        </w:rPr>
      </w:pPr>
      <w:r w:rsidRPr="001C7538">
        <w:rPr>
          <w:lang w:val="en-GB"/>
        </w:rPr>
        <w:t>40.</w:t>
      </w:r>
    </w:p>
    <w:p w14:paraId="189BB2C4" w14:textId="6881A9AA" w:rsidR="001C7538" w:rsidRPr="001C7538" w:rsidRDefault="001C7538" w:rsidP="001C7538">
      <w:pPr>
        <w:pStyle w:val="JenniRefBody"/>
        <w:spacing w:line="240" w:lineRule="auto"/>
        <w:ind w:left="720" w:hanging="720"/>
        <w:rPr>
          <w:lang w:val="en-GB"/>
        </w:rPr>
      </w:pPr>
      <w:r w:rsidRPr="001C7538">
        <w:rPr>
          <w:lang w:val="en-GB"/>
        </w:rPr>
        <w:t xml:space="preserve">Staniszewska A, Jones A, Davies L, Game FL, Nixon J, Russell D, et al. Development of a core descriptor set for studies assessing interventions for diabetes-related foot </w:t>
      </w:r>
      <w:r w:rsidRPr="001C7538">
        <w:rPr>
          <w:lang w:val="en-GB"/>
        </w:rPr>
        <w:lastRenderedPageBreak/>
        <w:t xml:space="preserve">ulceration. </w:t>
      </w:r>
      <w:proofErr w:type="spellStart"/>
      <w:r w:rsidRPr="001C7538">
        <w:rPr>
          <w:lang w:val="en-GB"/>
        </w:rPr>
        <w:t>Diabetologia</w:t>
      </w:r>
      <w:proofErr w:type="spellEnd"/>
      <w:r w:rsidRPr="001C7538">
        <w:rPr>
          <w:lang w:val="en-GB"/>
        </w:rPr>
        <w:t xml:space="preserve"> [Internet]. 2026 July 25 [cited 2026 Sept]; Available from: </w:t>
      </w:r>
      <w:hyperlink r:id="rId48" w:tgtFrame="_blank" w:history="1">
        <w:r w:rsidRPr="001C7538">
          <w:rPr>
            <w:rStyle w:val="Hyperlink"/>
            <w:lang w:val="en-GB"/>
          </w:rPr>
          <w:t>https://doi.org/10.1007/s00125-026-06815-1</w:t>
        </w:r>
      </w:hyperlink>
    </w:p>
    <w:p w14:paraId="2825D7A8" w14:textId="77777777" w:rsidR="001C7538" w:rsidRPr="001C7538" w:rsidRDefault="001C7538" w:rsidP="001C7538">
      <w:pPr>
        <w:pStyle w:val="JenniRefBody"/>
        <w:spacing w:line="240" w:lineRule="auto"/>
        <w:ind w:left="720" w:hanging="720"/>
        <w:rPr>
          <w:del w:id="90285" w:author="Claude" w:date="2026-10-18T12:00:00Z"/>
          <w:lang w:val="en-GB"/>
        </w:rPr>
      </w:pPr>
      <w:del w:id="90284" w:author="Claude" w:date="2026-10-18T12:00:00Z">
        <w:r w:rsidRPr="001C7538">
          <w:rPr>
            <w:lang w:val="en-GB"/>
          </w:rPr>
          <w:delText>42.</w:delText>
        </w:r>
      </w:del>
    </w:p>
    <w:p w14:paraId="76991020" w14:textId="0BBA404B" w:rsidR="001C7538" w:rsidRPr="001C7538" w:rsidRDefault="001C7538" w:rsidP="001C7538">
      <w:pPr>
        <w:pStyle w:val="JenniRefBody"/>
        <w:spacing w:line="240" w:lineRule="auto"/>
        <w:ind w:left="720" w:hanging="720"/>
        <w:rPr>
          <w:del w:id="90289" w:author="Claude" w:date="2026-10-18T12:00:00Z"/>
          <w:lang w:val="en-GB"/>
        </w:rPr>
      </w:pPr>
      <w:proofErr w:type="spellStart"/>
      <w:del w:id="90286" w:author="Claude" w:date="2026-10-18T12:00:00Z">
        <w:r w:rsidRPr="001C7538">
          <w:rPr>
            <w:lang w:val="en-GB"/>
          </w:rPr>
          <w:delText>Benfatto</w:delText>
        </w:r>
      </w:del>
      <w:proofErr w:type="spellEnd"/>
      <w:del w:id="90287" w:author="Claude" w:date="2026-10-18T12:00:00Z">
        <w:r w:rsidRPr="001C7538">
          <w:rPr>
            <w:lang w:val="en-GB"/>
          </w:rPr>
          <w:delText xml:space="preserve"> G, Group R, Longo L, Mansueto S, Gozzo L, Vitale DC, et al. Regulatory, scientific, and ethical issues arising from institutional activity in one of the 90 Italian Research Ethics Committees. BMC Medical Ethics [Internet]. 2021 Apr 7 [cited 2026 Jan];22(1):40. Available from: </w:delText>
        </w:r>
      </w:del>
      <w:hyperlink r:id="rId49" w:tgtFrame="_blank" w:history="1">
        <w:del w:id="90288" w:author="Claude" w:date="2026-10-18T12:00:00Z">
          <w:r w:rsidRPr="001C7538">
            <w:rPr>
              <w:rStyle w:val="Hyperlink"/>
              <w:lang w:val="en-GB"/>
            </w:rPr>
            <w:delText>https://doi.org/10.1186/s12910-021-00605-7</w:delText>
          </w:r>
        </w:del>
      </w:hyperlink>
    </w:p>
    <w:p w14:paraId="690CA3FE" w14:textId="77777777" w:rsidR="001C7538" w:rsidRPr="001C7538" w:rsidRDefault="001C7538" w:rsidP="001C7538">
      <w:pPr>
        <w:pStyle w:val="JenniRefBody"/>
        <w:spacing w:line="240" w:lineRule="auto"/>
        <w:ind w:left="720" w:hanging="720"/>
        <w:rPr>
          <w:del w:id="90291" w:author="Claude" w:date="2026-10-18T12:00:00Z"/>
        </w:rPr>
      </w:pPr>
      <w:del w:id="90290" w:author="Claude" w:date="2026-10-18T12:00:00Z">
        <w:r w:rsidRPr="001C7538">
          <w:delText>43.</w:delText>
        </w:r>
      </w:del>
    </w:p>
    <w:p w14:paraId="7AED8068" w14:textId="03413D8A" w:rsidR="001C7538" w:rsidRPr="001C7538" w:rsidRDefault="001C7538" w:rsidP="001C7538">
      <w:pPr>
        <w:pStyle w:val="JenniRefBody"/>
        <w:spacing w:line="240" w:lineRule="auto"/>
        <w:ind w:left="720" w:hanging="720"/>
        <w:rPr>
          <w:del w:id="90297" w:author="Claude" w:date="2026-10-18T12:00:00Z"/>
          <w:lang w:val="en-GB"/>
        </w:rPr>
      </w:pPr>
      <w:del w:id="90292" w:author="Claude" w:date="2026-10-18T12:00:00Z">
        <w:r w:rsidRPr="001C7538">
          <w:delText xml:space="preserve">Stegge WB aan de, </w:delText>
        </w:r>
      </w:del>
      <w:proofErr w:type="spellStart"/>
      <w:del w:id="90293" w:author="Claude" w:date="2026-10-18T12:00:00Z">
        <w:r w:rsidRPr="001C7538">
          <w:delText>Mejaiti</w:delText>
        </w:r>
      </w:del>
      <w:proofErr w:type="spellEnd"/>
      <w:del w:id="90294" w:author="Claude" w:date="2026-10-18T12:00:00Z">
        <w:r w:rsidRPr="001C7538">
          <w:delText xml:space="preserve"> N, Netten JJ van, Dijkgraaf MGW, Baal JG van, Busch‐Westbroek TE, et al. </w:delText>
        </w:r>
      </w:del>
      <w:del w:id="90295" w:author="Claude" w:date="2026-10-18T12:00:00Z">
        <w:r w:rsidRPr="001C7538">
          <w:rPr>
            <w:lang w:val="en-GB"/>
          </w:rPr>
          <w:delText xml:space="preserve">The cost-effectiveness and cost-utility of at-home infrared temperature monitoring in reducing the incidence of foot ulcer recurrence in patients with diabetes (DIATEMP): study protocol for a randomized controlled trial. Trials [Internet]. 2018 Sept 24 [cited 2026 Jan];19(1):520. Available from: </w:delText>
        </w:r>
      </w:del>
      <w:hyperlink r:id="rId50" w:tgtFrame="_blank" w:history="1">
        <w:del w:id="90296" w:author="Claude" w:date="2026-10-18T12:00:00Z">
          <w:r w:rsidRPr="001C7538">
            <w:rPr>
              <w:rStyle w:val="Hyperlink"/>
              <w:lang w:val="en-GB"/>
            </w:rPr>
            <w:delText>https://doi.org/10.1186/s13063-018-2890-2</w:delText>
          </w:r>
        </w:del>
      </w:hyperlink>
    </w:p>
    <w:p w14:paraId="04640CD9" w14:textId="77777777" w:rsidR="001C7538" w:rsidRPr="001C7538" w:rsidRDefault="001C7538" w:rsidP="001C7538">
      <w:pPr>
        <w:pStyle w:val="JenniRefBody"/>
        <w:spacing w:line="240" w:lineRule="auto"/>
        <w:ind w:left="720" w:hanging="720"/>
        <w:rPr>
          <w:del w:id="90299" w:author="Claude" w:date="2026-10-18T12:00:00Z"/>
          <w:lang w:val="en-GB"/>
        </w:rPr>
      </w:pPr>
      <w:del w:id="90298" w:author="Claude" w:date="2026-10-18T12:00:00Z">
        <w:r w:rsidRPr="001C7538">
          <w:rPr>
            <w:lang w:val="en-GB"/>
          </w:rPr>
          <w:delText>44.</w:delText>
        </w:r>
      </w:del>
    </w:p>
    <w:p w14:paraId="721D44F1" w14:textId="78E284C3" w:rsidR="001C7538" w:rsidRPr="001C7538" w:rsidRDefault="001C7538" w:rsidP="001C7538">
      <w:pPr>
        <w:pStyle w:val="JenniRefBody"/>
        <w:spacing w:line="240" w:lineRule="auto"/>
        <w:ind w:left="720" w:hanging="720"/>
        <w:rPr>
          <w:del w:id="90302" w:author="Claude" w:date="2026-10-18T12:00:00Z"/>
          <w:lang w:val="en-GB"/>
        </w:rPr>
      </w:pPr>
      <w:del w:id="90300" w:author="Claude" w:date="2026-10-18T12:00:00Z">
        <w:r w:rsidRPr="001C7538">
          <w:rPr>
            <w:lang w:val="en-GB"/>
          </w:rPr>
          <w:delText xml:space="preserve">Bhatt A. The revamped Good Clinical Practice E6(R3) guideline: Profound changes in principles and practice! PubMed Central [Internet]. 2023 Oct 1 [cited 2025 Nov];14(4):167–71. Available from: </w:delText>
        </w:r>
      </w:del>
      <w:hyperlink r:id="rId51" w:tgtFrame="_blank" w:history="1">
        <w:del w:id="90301" w:author="Claude" w:date="2026-10-18T12:00:00Z">
          <w:r w:rsidRPr="001C7538">
            <w:rPr>
              <w:rStyle w:val="Hyperlink"/>
              <w:lang w:val="en-GB"/>
            </w:rPr>
            <w:delText>https://www.ncbi.nlm.nih.gov/pmc/articles/10679570</w:delText>
          </w:r>
        </w:del>
      </w:hyperlink>
    </w:p>
    <w:p w14:paraId="67EABAAC" w14:textId="77777777" w:rsidR="001C7538" w:rsidRPr="001C7538" w:rsidRDefault="001C7538" w:rsidP="001C7538">
      <w:pPr>
        <w:pStyle w:val="JenniRefBody"/>
        <w:spacing w:line="240" w:lineRule="auto"/>
        <w:ind w:left="720" w:hanging="720"/>
        <w:rPr>
          <w:del w:id="90304" w:author="Claude" w:date="2026-10-18T12:00:00Z"/>
          <w:lang w:val="en-GB"/>
        </w:rPr>
      </w:pPr>
      <w:del w:id="90303" w:author="Claude" w:date="2026-10-18T12:00:00Z">
        <w:r w:rsidRPr="001C7538">
          <w:rPr>
            <w:lang w:val="en-GB"/>
          </w:rPr>
          <w:delText>45.</w:delText>
        </w:r>
      </w:del>
    </w:p>
    <w:p w14:paraId="615933F4" w14:textId="250C1E6F" w:rsidR="001C7538" w:rsidRPr="001C7538" w:rsidRDefault="001C7538" w:rsidP="001C7538">
      <w:pPr>
        <w:pStyle w:val="JenniRefBody"/>
        <w:spacing w:line="240" w:lineRule="auto"/>
        <w:ind w:left="720" w:hanging="720"/>
        <w:rPr>
          <w:del w:id="90315" w:author="Claude" w:date="2026-10-18T12:00:00Z"/>
          <w:lang w:val="en-GB"/>
        </w:rPr>
      </w:pPr>
      <w:del w:id="90305" w:author="Claude" w:date="2026-10-18T12:00:00Z">
        <w:r w:rsidRPr="001C7538">
          <w:rPr>
            <w:lang w:val="en-GB"/>
          </w:rPr>
          <w:delText xml:space="preserve">Fraser AG, </w:delText>
        </w:r>
      </w:del>
      <w:proofErr w:type="spellStart"/>
      <w:del w:id="90306" w:author="Claude" w:date="2026-10-18T12:00:00Z">
        <w:r w:rsidRPr="001C7538">
          <w:rPr>
            <w:lang w:val="en-GB"/>
          </w:rPr>
          <w:delText>Biasin</w:delText>
        </w:r>
      </w:del>
      <w:proofErr w:type="spellEnd"/>
      <w:del w:id="90307" w:author="Claude" w:date="2026-10-18T12:00:00Z">
        <w:r w:rsidRPr="001C7538">
          <w:rPr>
            <w:lang w:val="en-GB"/>
          </w:rPr>
          <w:delText xml:space="preserve"> E, </w:delText>
        </w:r>
      </w:del>
      <w:proofErr w:type="spellStart"/>
      <w:del w:id="90308" w:author="Claude" w:date="2026-10-18T12:00:00Z">
        <w:r w:rsidRPr="001C7538">
          <w:rPr>
            <w:lang w:val="en-GB"/>
          </w:rPr>
          <w:delText>Bijnens</w:delText>
        </w:r>
      </w:del>
      <w:proofErr w:type="spellEnd"/>
      <w:del w:id="90309" w:author="Claude" w:date="2026-10-18T12:00:00Z">
        <w:r w:rsidRPr="001C7538">
          <w:rPr>
            <w:lang w:val="en-GB"/>
          </w:rPr>
          <w:delText xml:space="preserve"> B, Bruining N, </w:delText>
        </w:r>
      </w:del>
      <w:proofErr w:type="spellStart"/>
      <w:del w:id="90310" w:author="Claude" w:date="2026-10-18T12:00:00Z">
        <w:r w:rsidRPr="001C7538">
          <w:rPr>
            <w:lang w:val="en-GB"/>
          </w:rPr>
          <w:delText>Caiani</w:delText>
        </w:r>
      </w:del>
      <w:proofErr w:type="spellEnd"/>
      <w:del w:id="90311" w:author="Claude" w:date="2026-10-18T12:00:00Z">
        <w:r w:rsidRPr="001C7538">
          <w:rPr>
            <w:lang w:val="en-GB"/>
          </w:rPr>
          <w:delText xml:space="preserve"> EG, </w:delText>
        </w:r>
      </w:del>
      <w:proofErr w:type="spellStart"/>
      <w:del w:id="90312" w:author="Claude" w:date="2026-10-18T12:00:00Z">
        <w:r w:rsidRPr="001C7538">
          <w:rPr>
            <w:lang w:val="en-GB"/>
          </w:rPr>
          <w:delText>Cobbaert</w:delText>
        </w:r>
      </w:del>
      <w:proofErr w:type="spellEnd"/>
      <w:del w:id="90313" w:author="Claude" w:date="2026-10-18T12:00:00Z">
        <w:r w:rsidRPr="001C7538">
          <w:rPr>
            <w:lang w:val="en-GB"/>
          </w:rPr>
          <w:delText xml:space="preserve"> K, et al. Artificial intelligence in medical device software and high-risk medical devices – a review of definitions, expert recommendations and regulatory initiatives. 2023 May 8 [cited 2026 June]; Available from: </w:delText>
        </w:r>
      </w:del>
      <w:hyperlink r:id="rId52" w:tgtFrame="_blank" w:history="1">
        <w:del w:id="90314" w:author="Claude" w:date="2026-10-18T12:00:00Z">
          <w:r w:rsidRPr="001C7538">
            <w:rPr>
              <w:rStyle w:val="Hyperlink"/>
              <w:lang w:val="en-GB"/>
            </w:rPr>
            <w:delText>https://doi.org/10.1080/17434440.2023.2184685</w:delText>
          </w:r>
        </w:del>
      </w:hyperlink>
    </w:p>
    <w:p w14:paraId="362B07CF" w14:textId="77777777" w:rsidR="001C7538" w:rsidRPr="001C7538" w:rsidRDefault="001C7538" w:rsidP="001C7538">
      <w:pPr>
        <w:pStyle w:val="JenniRefBody"/>
        <w:spacing w:line="240" w:lineRule="auto"/>
        <w:ind w:left="720" w:hanging="720"/>
        <w:rPr>
          <w:del w:id="90317" w:author="Claude" w:date="2026-10-18T12:00:00Z"/>
          <w:lang w:val="en-GB"/>
        </w:rPr>
      </w:pPr>
      <w:del w:id="90316" w:author="Claude" w:date="2026-10-18T12:00:00Z">
        <w:r w:rsidRPr="001C7538">
          <w:rPr>
            <w:lang w:val="en-GB"/>
          </w:rPr>
          <w:delText>46.</w:delText>
        </w:r>
      </w:del>
    </w:p>
    <w:p w14:paraId="019038DF" w14:textId="5CF860F7" w:rsidR="001C7538" w:rsidRPr="001C7538" w:rsidRDefault="001C7538" w:rsidP="001C7538">
      <w:pPr>
        <w:pStyle w:val="JenniRefBody"/>
        <w:spacing w:line="240" w:lineRule="auto"/>
        <w:ind w:left="720" w:hanging="720"/>
        <w:rPr>
          <w:del w:id="90320" w:author="Claude" w:date="2026-10-18T12:00:00Z"/>
          <w:lang w:val="en-GB"/>
        </w:rPr>
      </w:pPr>
      <w:del w:id="90318" w:author="Claude" w:date="2026-10-18T12:00:00Z">
        <w:r w:rsidRPr="001C7538">
          <w:rPr>
            <w:lang w:val="en-GB"/>
          </w:rPr>
          <w:delText xml:space="preserve">Rodgers J, Goodwin J, Parr J, Grahame V, Wright C, Padget J, et al. Coping with Uncertainty in Everyday Situations (CUES©) to address intolerance of uncertainty in autistic children: study protocol for an intervention feasibility trial. Trials [Internet]. 2019 June 27 [cited 2026 Jan];20(1):385. Available from: </w:delText>
        </w:r>
      </w:del>
      <w:hyperlink r:id="rId53" w:tgtFrame="_blank" w:history="1">
        <w:del w:id="90319" w:author="Claude" w:date="2026-10-18T12:00:00Z">
          <w:r w:rsidRPr="001C7538">
            <w:rPr>
              <w:rStyle w:val="Hyperlink"/>
              <w:lang w:val="en-GB"/>
            </w:rPr>
            <w:delText>https://doi.org/10.1186/s13063-019-3479-0</w:delText>
          </w:r>
        </w:del>
      </w:hyperlink>
    </w:p>
    <w:p w14:paraId="14E2676E" w14:textId="77777777" w:rsidR="001C7538" w:rsidRPr="001C7538" w:rsidRDefault="001C7538" w:rsidP="001C7538">
      <w:pPr>
        <w:pStyle w:val="JenniRefBody"/>
        <w:spacing w:line="240" w:lineRule="auto"/>
        <w:ind w:left="720" w:hanging="720"/>
        <w:rPr>
          <w:del w:id="90322" w:author="Claude" w:date="2026-10-18T12:00:00Z"/>
          <w:lang w:val="en-GB"/>
        </w:rPr>
      </w:pPr>
      <w:del w:id="90321" w:author="Claude" w:date="2026-10-18T12:00:00Z">
        <w:r w:rsidRPr="001C7538">
          <w:rPr>
            <w:lang w:val="en-GB"/>
          </w:rPr>
          <w:delText>47.</w:delText>
        </w:r>
      </w:del>
    </w:p>
    <w:p w14:paraId="3017C57F" w14:textId="3FACB900" w:rsidR="001C7538" w:rsidRPr="001C7538" w:rsidRDefault="001C7538" w:rsidP="001C7538">
      <w:pPr>
        <w:pStyle w:val="JenniRefBody"/>
        <w:spacing w:line="240" w:lineRule="auto"/>
        <w:ind w:left="720" w:hanging="720"/>
        <w:rPr>
          <w:del w:id="90334" w:author="Claude" w:date="2026-10-18T12:00:00Z"/>
          <w:lang w:val="en-GB"/>
        </w:rPr>
      </w:pPr>
      <w:proofErr w:type="spellStart"/>
      <w:del w:id="90323" w:author="Claude" w:date="2026-10-18T12:00:00Z">
        <w:r w:rsidRPr="001C7538">
          <w:rPr>
            <w:lang w:val="en-GB"/>
          </w:rPr>
          <w:delText>Manchikanti</w:delText>
        </w:r>
      </w:del>
      <w:proofErr w:type="spellEnd"/>
      <w:del w:id="90324" w:author="Claude" w:date="2026-10-18T12:00:00Z">
        <w:r w:rsidRPr="001C7538">
          <w:rPr>
            <w:lang w:val="en-GB"/>
          </w:rPr>
          <w:delText xml:space="preserve"> L. Protocol for Evaluation of the </w:delText>
        </w:r>
      </w:del>
      <w:proofErr w:type="spellStart"/>
      <w:del w:id="90325" w:author="Claude" w:date="2026-10-18T12:00:00Z">
        <w:r w:rsidRPr="001C7538">
          <w:rPr>
            <w:lang w:val="en-GB"/>
          </w:rPr>
          <w:delText>ComparativeEffectiveness</w:delText>
        </w:r>
      </w:del>
      <w:proofErr w:type="spellEnd"/>
      <w:del w:id="90326" w:author="Claude" w:date="2026-10-18T12:00:00Z">
        <w:r w:rsidRPr="001C7538">
          <w:rPr>
            <w:lang w:val="en-GB"/>
          </w:rPr>
          <w:delText xml:space="preserve"> of Percutaneous </w:delText>
        </w:r>
      </w:del>
      <w:proofErr w:type="spellStart"/>
      <w:del w:id="90327" w:author="Claude" w:date="2026-10-18T12:00:00Z">
        <w:r w:rsidRPr="001C7538">
          <w:rPr>
            <w:lang w:val="en-GB"/>
          </w:rPr>
          <w:delText>Adhesiolysisand</w:delText>
        </w:r>
      </w:del>
      <w:proofErr w:type="spellEnd"/>
      <w:del w:id="90328" w:author="Claude" w:date="2026-10-18T12:00:00Z">
        <w:r w:rsidRPr="001C7538">
          <w:rPr>
            <w:lang w:val="en-GB"/>
          </w:rPr>
          <w:delText xml:space="preserve"> Caudal Epidural Steroid Injections in </w:delText>
        </w:r>
      </w:del>
      <w:proofErr w:type="spellStart"/>
      <w:del w:id="90329" w:author="Claude" w:date="2026-10-18T12:00:00Z">
        <w:r w:rsidRPr="001C7538">
          <w:rPr>
            <w:lang w:val="en-GB"/>
          </w:rPr>
          <w:delText>LowBack</w:delText>
        </w:r>
      </w:del>
      <w:proofErr w:type="spellEnd"/>
      <w:del w:id="90330" w:author="Claude" w:date="2026-10-18T12:00:00Z">
        <w:r w:rsidRPr="001C7538">
          <w:rPr>
            <w:lang w:val="en-GB"/>
          </w:rPr>
          <w:delText xml:space="preserve"> and/or Lower Extremity Pain without </w:delText>
        </w:r>
      </w:del>
      <w:proofErr w:type="spellStart"/>
      <w:del w:id="90331" w:author="Claude" w:date="2026-10-18T12:00:00Z">
        <w:r w:rsidRPr="001C7538">
          <w:rPr>
            <w:lang w:val="en-GB"/>
          </w:rPr>
          <w:delText>PostSurgery</w:delText>
        </w:r>
      </w:del>
      <w:proofErr w:type="spellEnd"/>
      <w:del w:id="90332" w:author="Claude" w:date="2026-10-18T12:00:00Z">
        <w:r w:rsidRPr="001C7538">
          <w:rPr>
            <w:lang w:val="en-GB"/>
          </w:rPr>
          <w:delText xml:space="preserve"> Syndrome or Spinal Stenosis. Pain Physician [Internet]. 2010 Mar 14 [cited 2025 Nov]; Available from: </w:delText>
        </w:r>
      </w:del>
      <w:hyperlink r:id="rId54" w:tgtFrame="_blank" w:history="1">
        <w:del w:id="90333" w:author="Claude" w:date="2026-10-18T12:00:00Z">
          <w:r w:rsidRPr="001C7538">
            <w:rPr>
              <w:rStyle w:val="Hyperlink"/>
              <w:lang w:val="en-GB"/>
            </w:rPr>
            <w:delText>https://doi.org/10.36076/ppj.2010/13/e91</w:delText>
          </w:r>
        </w:del>
      </w:hyperlink>
    </w:p>
    <w:p w14:paraId="1B007766" w14:textId="77777777" w:rsidR="001C7538" w:rsidRPr="001C7538" w:rsidRDefault="001C7538" w:rsidP="001C7538">
      <w:pPr>
        <w:pStyle w:val="JenniRefBody"/>
        <w:spacing w:line="240" w:lineRule="auto"/>
        <w:ind w:left="720" w:hanging="720"/>
        <w:rPr>
          <w:del w:id="90336" w:author="Claude" w:date="2026-10-18T12:00:00Z"/>
          <w:lang w:val="en-GB"/>
        </w:rPr>
      </w:pPr>
      <w:del w:id="90335" w:author="Claude" w:date="2026-10-18T12:00:00Z">
        <w:r w:rsidRPr="001C7538">
          <w:rPr>
            <w:lang w:val="en-GB"/>
          </w:rPr>
          <w:delText>48.</w:delText>
        </w:r>
      </w:del>
    </w:p>
    <w:p w14:paraId="72D1CCB6" w14:textId="60420399" w:rsidR="001C7538" w:rsidRPr="001C7538" w:rsidRDefault="001C7538" w:rsidP="001C7538">
      <w:pPr>
        <w:pStyle w:val="JenniRefBody"/>
        <w:spacing w:line="240" w:lineRule="auto"/>
        <w:ind w:left="720" w:hanging="720"/>
        <w:rPr>
          <w:del w:id="90341" w:author="Claude" w:date="2026-10-18T12:00:00Z"/>
          <w:lang w:val="en-GB"/>
        </w:rPr>
      </w:pPr>
      <w:del w:id="90337" w:author="Claude" w:date="2026-10-18T12:00:00Z">
        <w:r w:rsidRPr="001C7538">
          <w:rPr>
            <w:lang w:val="en-GB"/>
          </w:rPr>
          <w:delText xml:space="preserve">Jovičić S, </w:delText>
        </w:r>
      </w:del>
      <w:proofErr w:type="spellStart"/>
      <w:del w:id="90338" w:author="Claude" w:date="2026-10-18T12:00:00Z">
        <w:r w:rsidRPr="001C7538">
          <w:rPr>
            <w:lang w:val="en-GB"/>
          </w:rPr>
          <w:delText>Siódmiak</w:delText>
        </w:r>
      </w:del>
      <w:proofErr w:type="spellEnd"/>
      <w:del w:id="90339" w:author="Claude" w:date="2026-10-18T12:00:00Z">
        <w:r w:rsidRPr="001C7538">
          <w:rPr>
            <w:lang w:val="en-GB"/>
          </w:rPr>
          <w:delText xml:space="preserve"> J, Alcorta MD, Kittel M, Oosterhuis WP, Aakre KM, et al. Quality benchmarking of smartphone laboratory medicine applications: comparison of laboratory medicine specialists’ and non-laboratory medicine professionals’ evaluation. Clinical Chemistry and Laboratory Medicine (CCLM) [Internet]. 2020 Nov 23 [cited 2025 Nov];59(4):693–9. Available from: </w:delText>
        </w:r>
      </w:del>
      <w:hyperlink r:id="rId55" w:tgtFrame="_blank" w:history="1">
        <w:del w:id="90340" w:author="Claude" w:date="2026-10-18T12:00:00Z">
          <w:r w:rsidRPr="001C7538">
            <w:rPr>
              <w:rStyle w:val="Hyperlink"/>
              <w:lang w:val="en-GB"/>
            </w:rPr>
            <w:delText>https://doi.org/10.1515/cclm-2020-0869</w:delText>
          </w:r>
        </w:del>
      </w:hyperlink>
    </w:p>
    <w:p w14:paraId="75A74671" w14:textId="77777777" w:rsidR="001C7538" w:rsidRPr="001C7538" w:rsidRDefault="001C7538" w:rsidP="001C7538">
      <w:pPr>
        <w:pStyle w:val="JenniRefBody"/>
        <w:spacing w:line="240" w:lineRule="auto"/>
        <w:ind w:left="720" w:hanging="720"/>
        <w:rPr>
          <w:del w:id="90343" w:author="Claude" w:date="2026-10-18T12:00:00Z"/>
          <w:lang w:val="en-GB"/>
        </w:rPr>
      </w:pPr>
      <w:del w:id="90342" w:author="Claude" w:date="2026-10-18T12:00:00Z">
        <w:r w:rsidRPr="001C7538">
          <w:rPr>
            <w:lang w:val="en-GB"/>
          </w:rPr>
          <w:lastRenderedPageBreak/>
          <w:delText>49.</w:delText>
        </w:r>
      </w:del>
    </w:p>
    <w:p w14:paraId="00B649E1" w14:textId="5F90F32D" w:rsidR="001C7538" w:rsidRPr="001C7538" w:rsidRDefault="001C7538" w:rsidP="001C7538">
      <w:pPr>
        <w:pStyle w:val="JenniRefBody"/>
        <w:spacing w:line="240" w:lineRule="auto"/>
        <w:ind w:left="720" w:hanging="720"/>
        <w:rPr>
          <w:del w:id="90350" w:author="Claude" w:date="2026-10-18T12:00:00Z"/>
          <w:lang w:val="en-GB"/>
        </w:rPr>
      </w:pPr>
      <w:del w:id="90344" w:author="Claude" w:date="2026-10-18T12:00:00Z">
        <w:r w:rsidRPr="001C7538">
          <w:rPr>
            <w:lang w:val="en-GB"/>
          </w:rPr>
          <w:delText xml:space="preserve">Visser MM, </w:delText>
        </w:r>
      </w:del>
      <w:proofErr w:type="spellStart"/>
      <w:del w:id="90345" w:author="Claude" w:date="2026-10-18T12:00:00Z">
        <w:r w:rsidRPr="001C7538">
          <w:rPr>
            <w:lang w:val="en-GB"/>
          </w:rPr>
          <w:delText>Charleer</w:delText>
        </w:r>
      </w:del>
      <w:proofErr w:type="spellEnd"/>
      <w:del w:id="90346" w:author="Claude" w:date="2026-10-18T12:00:00Z">
        <w:r w:rsidRPr="001C7538">
          <w:rPr>
            <w:lang w:val="en-GB"/>
          </w:rPr>
          <w:delText xml:space="preserve"> S, </w:delText>
        </w:r>
      </w:del>
      <w:proofErr w:type="spellStart"/>
      <w:del w:id="90347" w:author="Claude" w:date="2026-10-18T12:00:00Z">
        <w:r w:rsidRPr="001C7538">
          <w:rPr>
            <w:lang w:val="en-GB"/>
          </w:rPr>
          <w:delText>Fieuws</w:delText>
        </w:r>
      </w:del>
      <w:proofErr w:type="spellEnd"/>
      <w:del w:id="90348" w:author="Claude" w:date="2026-10-18T12:00:00Z">
        <w:r w:rsidRPr="001C7538">
          <w:rPr>
            <w:lang w:val="en-GB"/>
          </w:rPr>
          <w:delText xml:space="preserve"> S, Block CD, Hilbrands R, Huffel LV, et al. Comparing real-time and intermittently scanned continuous glucose monitoring in adults with type 1 diabetes (ALERTT1): a 6-month, prospective, multicentre, randomised controlled trial. The Lancet [Internet]. 2021 June 1 [cited 2026 Jan];397(10291):2275–83. Available from: </w:delText>
        </w:r>
      </w:del>
      <w:hyperlink r:id="rId56" w:tgtFrame="_blank" w:history="1">
        <w:del w:id="90349" w:author="Claude" w:date="2026-10-18T12:00:00Z">
          <w:r w:rsidRPr="001C7538">
            <w:rPr>
              <w:rStyle w:val="Hyperlink"/>
              <w:lang w:val="en-GB"/>
            </w:rPr>
            <w:delText>https://doi.org/10.1016/s0140-6736(21)00789-3</w:delText>
          </w:r>
        </w:del>
      </w:hyperlink>
    </w:p>
    <w:p w14:paraId="6C3CF588" w14:textId="77777777" w:rsidR="001C7538" w:rsidRPr="001C7538" w:rsidRDefault="001C7538" w:rsidP="001C7538">
      <w:pPr>
        <w:pStyle w:val="JenniRefBody"/>
        <w:spacing w:line="240" w:lineRule="auto"/>
        <w:ind w:left="720" w:hanging="720"/>
        <w:rPr>
          <w:del w:id="90352" w:author="Claude" w:date="2026-10-18T12:00:00Z"/>
          <w:lang w:val="en-GB"/>
        </w:rPr>
      </w:pPr>
      <w:del w:id="90351" w:author="Claude" w:date="2026-10-18T12:00:00Z">
        <w:r w:rsidRPr="001C7538">
          <w:rPr>
            <w:lang w:val="en-GB"/>
          </w:rPr>
          <w:delText>50.</w:delText>
        </w:r>
      </w:del>
    </w:p>
    <w:p w14:paraId="30962CE9" w14:textId="56CDE315" w:rsidR="001C7538" w:rsidRPr="001C7538" w:rsidRDefault="001C7538" w:rsidP="001C7538">
      <w:pPr>
        <w:pStyle w:val="JenniRefBody"/>
        <w:spacing w:line="240" w:lineRule="auto"/>
        <w:ind w:left="720" w:hanging="720"/>
        <w:rPr>
          <w:del w:id="90359" w:author="Claude" w:date="2026-10-18T12:00:00Z"/>
          <w:lang w:val="en-GB"/>
        </w:rPr>
      </w:pPr>
      <w:del w:id="90353" w:author="Claude" w:date="2026-10-18T12:00:00Z">
        <w:r w:rsidRPr="001C7538">
          <w:rPr>
            <w:lang w:val="en-GB"/>
          </w:rPr>
          <w:delText xml:space="preserve">Powell R, Hayward C, Snelgrove CL, </w:delText>
        </w:r>
      </w:del>
      <w:proofErr w:type="spellStart"/>
      <w:del w:id="90354" w:author="Claude" w:date="2026-10-18T12:00:00Z">
        <w:r w:rsidRPr="001C7538">
          <w:rPr>
            <w:lang w:val="en-GB"/>
          </w:rPr>
          <w:delText>Polverino</w:delText>
        </w:r>
      </w:del>
      <w:proofErr w:type="spellEnd"/>
      <w:del w:id="90355" w:author="Claude" w:date="2026-10-18T12:00:00Z">
        <w:r w:rsidRPr="001C7538">
          <w:rPr>
            <w:lang w:val="en-GB"/>
          </w:rPr>
          <w:delText xml:space="preserve"> K, Park L, Chauhan R, et al. Pilot parallel randomised controlled trial of protective socks against usual care to reduce skin tears in </w:delText>
        </w:r>
      </w:del>
      <w:proofErr w:type="gramStart"/>
      <w:del w:id="90356" w:author="Claude" w:date="2026-10-18T12:00:00Z">
        <w:r w:rsidRPr="001C7538">
          <w:rPr>
            <w:lang w:val="en-GB"/>
          </w:rPr>
          <w:delText>high risk</w:delText>
        </w:r>
      </w:del>
      <w:proofErr w:type="gramEnd"/>
      <w:del w:id="90357" w:author="Claude" w:date="2026-10-18T12:00:00Z">
        <w:r w:rsidRPr="001C7538">
          <w:rPr>
            <w:lang w:val="en-GB"/>
          </w:rPr>
          <w:delText xml:space="preserve"> people: ‘STOPCUTS.’ Pilot and Feasibility Studies [Internet]. 2017 Oct 4 [cited 2026 Jan];3(1):43. Available from: </w:delText>
        </w:r>
      </w:del>
      <w:hyperlink r:id="rId57" w:tgtFrame="_blank" w:history="1">
        <w:del w:id="90358" w:author="Claude" w:date="2026-10-18T12:00:00Z">
          <w:r w:rsidRPr="001C7538">
            <w:rPr>
              <w:rStyle w:val="Hyperlink"/>
              <w:lang w:val="en-GB"/>
            </w:rPr>
            <w:delText>https://doi.org/10.1186/s40814-017-0182-3</w:delText>
          </w:r>
        </w:del>
      </w:hyperlink>
    </w:p>
    <w:p w14:paraId="0C45AF1B" w14:textId="77777777" w:rsidR="001C7538" w:rsidRPr="001C7538" w:rsidRDefault="001C7538" w:rsidP="001C7538">
      <w:pPr>
        <w:pStyle w:val="JenniRefBody"/>
        <w:spacing w:line="240" w:lineRule="auto"/>
        <w:ind w:left="720" w:hanging="720"/>
        <w:rPr>
          <w:del w:id="90361" w:author="Claude" w:date="2026-10-18T12:00:00Z"/>
          <w:lang w:val="en-GB"/>
        </w:rPr>
      </w:pPr>
      <w:del w:id="90360" w:author="Claude" w:date="2026-10-18T12:00:00Z">
        <w:r w:rsidRPr="001C7538">
          <w:rPr>
            <w:lang w:val="en-GB"/>
          </w:rPr>
          <w:delText>51.</w:delText>
        </w:r>
      </w:del>
    </w:p>
    <w:p w14:paraId="1068439A" w14:textId="338D7F63" w:rsidR="001C7538" w:rsidRPr="001C7538" w:rsidRDefault="001C7538" w:rsidP="001C7538">
      <w:pPr>
        <w:pStyle w:val="JenniRefBody"/>
        <w:spacing w:line="240" w:lineRule="auto"/>
        <w:ind w:left="720" w:hanging="720"/>
        <w:rPr>
          <w:del w:id="90364" w:author="Claude" w:date="2026-10-18T12:00:00Z"/>
          <w:lang w:val="en-GB"/>
        </w:rPr>
      </w:pPr>
      <w:del w:id="90362" w:author="Claude" w:date="2026-10-18T12:00:00Z">
        <w:r w:rsidRPr="001C7538">
          <w:rPr>
            <w:lang w:val="en-GB"/>
          </w:rPr>
          <w:delText xml:space="preserve">Steinbrook R. Compensation for Injured Research Subjects. New England Journal of Medicine [Internet]. 2006 May 3 [cited 2026 Jan];354(18):1871–3. Available from: </w:delText>
        </w:r>
      </w:del>
      <w:hyperlink r:id="rId58" w:tgtFrame="_blank" w:history="1">
        <w:del w:id="90363" w:author="Claude" w:date="2026-10-18T12:00:00Z">
          <w:r w:rsidRPr="001C7538">
            <w:rPr>
              <w:rStyle w:val="Hyperlink"/>
              <w:lang w:val="en-GB"/>
            </w:rPr>
            <w:delText>https://doi.org/10.1056/nejmp068080</w:delText>
          </w:r>
        </w:del>
      </w:hyperlink>
    </w:p>
    <w:p w14:paraId="4B5CECD6" w14:textId="77777777" w:rsidR="001C7538" w:rsidRPr="001C7538" w:rsidRDefault="001C7538" w:rsidP="001C7538">
      <w:pPr>
        <w:pStyle w:val="JenniRefBody"/>
        <w:spacing w:line="240" w:lineRule="auto"/>
        <w:ind w:left="720" w:hanging="720"/>
        <w:rPr>
          <w:ins w:id="90206" w:author="Claude" w:date="2026-10-18T12:00:00Z"/>
        </w:rPr>
      </w:pPr>
      <w:ins w:id="90205" w:author="Claude" w:date="2026-10-18T12:00:00Z">
        <w:r>
          <w:t xml:space="preserve">41.</w:t>
        </w:r>
      </w:ins>
    </w:p>
    <w:p w14:paraId="01EEF521" w14:textId="63ADBB1D" w:rsidR="001C7538" w:rsidRPr="001C7538" w:rsidRDefault="001C7538" w:rsidP="001C7538">
      <w:pPr>
        <w:pStyle w:val="JenniRefBody"/>
        <w:spacing w:line="240" w:lineRule="auto"/>
        <w:ind w:left="720" w:hanging="720"/>
        <w:rPr>
          <w:ins w:id="90209" w:author="Claude" w:date="2026-10-18T12:00:00Z"/>
          <w:lang w:val="en-GB"/>
        </w:rPr>
      </w:pPr>
      <w:ins w:id="90207" w:author="Claude" w:date="2026-10-18T12:00:00Z">
        <w:r>
          <w:rPr>
            <w:lang w:val="en-GB"/>
          </w:rPr>
          <w:t xml:space="preserve">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2016;L 119:1–88. Available from: </w:t>
        </w:r>
      </w:ins>
      <w:hyperlink r:id="rIdRev2" w:history="1">
        <w:ins w:id="90208" w:author="Claude" w:date="2026-10-18T12:00:00Z">
          <w:r>
            <w:rPr>
              <w:rStyle w:val="Hyperlink"/>
            </w:rPr>
            <w:t xml:space="preserve">https://eur-lex.europa.eu/eli/reg/2016/679/oj</w:t>
          </w:r>
        </w:ins>
      </w:hyperlink>
    </w:p>
    <w:p w14:paraId="4B5CECD6" w14:textId="77777777" w:rsidR="001C7538" w:rsidRPr="001C7538" w:rsidRDefault="001C7538" w:rsidP="001C7538">
      <w:pPr>
        <w:pStyle w:val="JenniRefBody"/>
        <w:spacing w:line="240" w:lineRule="auto"/>
        <w:ind w:left="720" w:hanging="720"/>
        <w:rPr>
          <w:ins w:id="90211" w:author="Claude" w:date="2026-10-18T12:00:00Z"/>
        </w:rPr>
      </w:pPr>
      <w:ins w:id="90210" w:author="Claude" w:date="2026-10-18T12:00:00Z">
        <w:r>
          <w:t xml:space="preserve">42.</w:t>
        </w:r>
      </w:ins>
    </w:p>
    <w:p w14:paraId="01EEF521" w14:textId="63ADBB1D" w:rsidR="001C7538" w:rsidRPr="001C7538" w:rsidRDefault="001C7538" w:rsidP="001C7538">
      <w:pPr>
        <w:pStyle w:val="JenniRefBody"/>
        <w:spacing w:line="240" w:lineRule="auto"/>
        <w:ind w:left="720" w:hanging="720"/>
        <w:rPr>
          <w:ins w:id="90214" w:author="Claude" w:date="2026-10-18T12:00:00Z"/>
          <w:lang w:val="en-GB"/>
        </w:rPr>
      </w:pPr>
      <w:ins w:id="90212" w:author="Claude" w:date="2026-10-18T12:00:00Z">
        <w:r>
          <w:rPr>
            <w:lang w:val="en-GB"/>
          </w:rPr>
          <w:t xml:space="preserve">Regulation (EU) 2017/745 of the European Parliament and of the Council of 5 April 2017 on medical devices. Official Journal of the European Union. 2017;L 117:1–175. Available from: </w:t>
        </w:r>
      </w:ins>
      <w:hyperlink r:id="rIdRev3" w:history="1">
        <w:ins w:id="90213" w:author="Claude" w:date="2026-10-18T12:00:00Z">
          <w:r>
            <w:rPr>
              <w:rStyle w:val="Hyperlink"/>
            </w:rPr>
            <w:t xml:space="preserve">https://eur-lex.europa.eu/eli/reg/2017/745/oj</w:t>
          </w:r>
        </w:ins>
      </w:hyperlink>
    </w:p>
    <w:p w14:paraId="4B5CECD6" w14:textId="77777777" w:rsidR="001C7538" w:rsidRPr="001C7538" w:rsidRDefault="001C7538" w:rsidP="001C7538">
      <w:pPr>
        <w:pStyle w:val="JenniRefBody"/>
        <w:spacing w:line="240" w:lineRule="auto"/>
        <w:ind w:left="720" w:hanging="720"/>
        <w:rPr>
          <w:ins w:id="90216" w:author="Claude" w:date="2026-10-18T12:00:00Z"/>
        </w:rPr>
      </w:pPr>
      <w:ins w:id="90215" w:author="Claude" w:date="2026-10-18T12:00:00Z">
        <w:r>
          <w:t xml:space="preserve">43.</w:t>
        </w:r>
      </w:ins>
    </w:p>
    <w:p w14:paraId="01EEF521" w14:textId="63ADBB1D" w:rsidR="001C7538" w:rsidRPr="001C7538" w:rsidRDefault="001C7538" w:rsidP="001C7538">
      <w:pPr>
        <w:pStyle w:val="JenniRefBody"/>
        <w:spacing w:line="240" w:lineRule="auto"/>
        <w:ind w:left="720" w:hanging="720"/>
        <w:rPr>
          <w:ins w:id="90219" w:author="Claude" w:date="2026-10-18T12:00:00Z"/>
          <w:lang w:val="en-GB"/>
        </w:rPr>
      </w:pPr>
      <w:ins w:id="90217" w:author="Claude" w:date="2026-10-18T12:00:00Z">
        <w:r>
          <w:rPr>
            <w:lang w:val="en-GB"/>
          </w:rPr>
          <w:t xml:space="preserve">International Council for Harmonisation of Technical Requirements for Pharmaceuticals for Human Use. ICH E6(R3) Guideline for Good Clinical Practice. Geneva: ICH; 2025. Available from: </w:t>
        </w:r>
      </w:ins>
      <w:hyperlink r:id="rIdRev4" w:history="1">
        <w:ins w:id="90218" w:author="Claude" w:date="2026-10-18T12:00:00Z">
          <w:r>
            <w:rPr>
              <w:rStyle w:val="Hyperlink"/>
            </w:rPr>
            <w:t xml:space="preserve">https://www.ich.org/page/efficacy-guidelines</w:t>
          </w:r>
        </w:ins>
      </w:hyperlink>
    </w:p>
    <w:p w14:paraId="4B5CECD6" w14:textId="77777777" w:rsidR="001C7538" w:rsidRPr="001C7538" w:rsidRDefault="001C7538" w:rsidP="001C7538">
      <w:pPr>
        <w:pStyle w:val="JenniRefBody"/>
        <w:spacing w:line="240" w:lineRule="auto"/>
        <w:ind w:left="720" w:hanging="720"/>
        <w:rPr>
          <w:ins w:id="90221" w:author="Claude" w:date="2026-10-18T12:00:00Z"/>
        </w:rPr>
      </w:pPr>
      <w:ins w:id="90220" w:author="Claude" w:date="2026-10-18T12:00:00Z">
        <w:r>
          <w:t xml:space="preserve">44.</w:t>
        </w:r>
      </w:ins>
    </w:p>
    <w:p w14:paraId="01EEF521" w14:textId="63ADBB1D" w:rsidR="001C7538" w:rsidRPr="001C7538" w:rsidRDefault="001C7538" w:rsidP="001C7538">
      <w:pPr>
        <w:pStyle w:val="JenniRefBody"/>
        <w:spacing w:line="240" w:lineRule="auto"/>
        <w:ind w:left="720" w:hanging="720"/>
        <w:rPr>
          <w:ins w:id="90223" w:author="Claude" w:date="2026-10-18T12:00:00Z"/>
          <w:lang w:val="en-GB"/>
        </w:rPr>
      </w:pPr>
      <w:ins w:id="90222" w:author="Claude" w:date="2026-10-18T12:00:00Z">
        <w:r>
          <w:rPr>
            <w:lang w:val="en-GB"/>
          </w:rPr>
          <w:t xml:space="preserve">International Organization for Standardization. ISO 14155:2020 Clinical investigation of medical devices for human subjects — Good clinical practice. Geneva: ISO; 2020.</w:t>
        </w:r>
      </w:ins>
    </w:p>
    <w:p w14:paraId="4B5CECD6" w14:textId="77777777" w:rsidR="001C7538" w:rsidRPr="001C7538" w:rsidRDefault="001C7538" w:rsidP="001C7538">
      <w:pPr>
        <w:pStyle w:val="JenniRefBody"/>
        <w:spacing w:line="240" w:lineRule="auto"/>
        <w:ind w:left="720" w:hanging="720"/>
        <w:rPr>
          <w:ins w:id="90225" w:author="Claude" w:date="2026-10-18T12:00:00Z"/>
        </w:rPr>
      </w:pPr>
      <w:ins w:id="90224" w:author="Claude" w:date="2026-10-18T12:00:00Z">
        <w:r>
          <w:t xml:space="preserve">45.</w:t>
        </w:r>
      </w:ins>
    </w:p>
    <w:p w14:paraId="01EEF521" w14:textId="63ADBB1D" w:rsidR="001C7538" w:rsidRPr="001C7538" w:rsidRDefault="001C7538" w:rsidP="001C7538">
      <w:pPr>
        <w:pStyle w:val="JenniRefBody"/>
        <w:spacing w:line="240" w:lineRule="auto"/>
        <w:ind w:left="720" w:hanging="720"/>
        <w:rPr>
          <w:ins w:id="90227" w:author="Claude" w:date="2026-10-18T12:00:00Z"/>
          <w:lang w:val="en-GB"/>
        </w:rPr>
      </w:pPr>
      <w:ins w:id="90226" w:author="Claude" w:date="2026-10-18T12:00:00Z">
        <w:r>
          <w:rPr>
            <w:lang w:val="en-GB"/>
          </w:rPr>
          <w:t xml:space="preserve">European Medicines Agency, Committee for Medicinal Products for Human Use. Guideline on Data Monitoring Committees (EMEA/CHMP/EWP/5872/03 Corr). London: EMA; 2005.</w:t>
        </w:r>
      </w:ins>
    </w:p>
    <w:p w14:paraId="4B5CECD6" w14:textId="77777777" w:rsidR="001C7538" w:rsidRPr="001C7538" w:rsidRDefault="001C7538" w:rsidP="001C7538">
      <w:pPr>
        <w:pStyle w:val="JenniRefBody"/>
        <w:spacing w:line="240" w:lineRule="auto"/>
        <w:ind w:left="720" w:hanging="720"/>
        <w:rPr>
          <w:ins w:id="90229" w:author="Claude" w:date="2026-10-18T12:00:00Z"/>
        </w:rPr>
      </w:pPr>
      <w:ins w:id="90228" w:author="Claude" w:date="2026-10-18T12:00:00Z">
        <w:r>
          <w:t xml:space="preserve">46.</w:t>
        </w:r>
      </w:ins>
    </w:p>
    <w:p w14:paraId="01EEF521" w14:textId="63ADBB1D" w:rsidR="001C7538" w:rsidRPr="001C7538" w:rsidRDefault="001C7538" w:rsidP="001C7538">
      <w:pPr>
        <w:pStyle w:val="JenniRefBody"/>
        <w:spacing w:line="240" w:lineRule="auto"/>
        <w:ind w:left="720" w:hanging="720"/>
        <w:rPr>
          <w:ins w:id="90231" w:author="Claude" w:date="2026-10-18T12:00:00Z"/>
          <w:lang w:val="en-GB"/>
        </w:rPr>
      </w:pPr>
      <w:ins w:id="90230" w:author="Claude" w:date="2026-10-18T12:00:00Z">
        <w:r>
          <w:rPr>
            <w:lang w:val="en-GB"/>
          </w:rPr>
          <w:t xml:space="preserve">Medical Device Coordination Group. MDCG 2020-10/1 Rev. 1. Safety reporting in clinical investigations of medical devices under the Regulation (EU) 2017/745. Brussels: European Commission; 2022.</w:t>
        </w:r>
      </w:ins>
    </w:p>
    <w:p w14:paraId="0AF62EFC" w14:textId="77777777" w:rsidR="001C7538" w:rsidRPr="001C7538" w:rsidRDefault="001C7538" w:rsidP="001C7538">
      <w:pPr>
        <w:pStyle w:val="JenniRefBody"/>
        <w:spacing w:line="240" w:lineRule="auto"/>
        <w:ind w:left="720" w:hanging="720"/>
        <w:rPr>
          <w:lang w:val="en-GB"/>
        </w:rPr>
      </w:pPr>
      <w:r w:rsidRPr="001C7538">
        <w:rPr>
          <w:lang w:val="en-GB"/>
        </w:rPr>
        <w:t>47.</w:t>
      </w:r>
    </w:p>
    <w:p w14:paraId="26E59582" w14:textId="565CBBE0" w:rsidR="001C7538" w:rsidRPr="001C7538" w:rsidRDefault="001C7538" w:rsidP="001C7538">
      <w:pPr>
        <w:pStyle w:val="JenniRefBody"/>
        <w:spacing w:line="240" w:lineRule="auto"/>
        <w:ind w:left="720" w:hanging="720"/>
        <w:rPr>
          <w:lang w:val="en-GB"/>
        </w:rPr>
      </w:pPr>
      <w:proofErr w:type="spellStart"/>
      <w:r w:rsidRPr="001C7538">
        <w:rPr>
          <w:lang w:val="en-GB"/>
        </w:rPr>
        <w:t>Ionan</w:t>
      </w:r>
      <w:proofErr w:type="spellEnd"/>
      <w:r w:rsidRPr="001C7538">
        <w:rPr>
          <w:lang w:val="en-GB"/>
        </w:rPr>
        <w:t xml:space="preserve"> A, Paterniti M, Mehrotra DV, Scott J, </w:t>
      </w:r>
      <w:proofErr w:type="spellStart"/>
      <w:r w:rsidRPr="001C7538">
        <w:rPr>
          <w:lang w:val="en-GB"/>
        </w:rPr>
        <w:t>Ratitch</w:t>
      </w:r>
      <w:proofErr w:type="spellEnd"/>
      <w:r w:rsidRPr="001C7538">
        <w:rPr>
          <w:lang w:val="en-GB"/>
        </w:rPr>
        <w:t xml:space="preserve"> B, Collins SH, et al. Clinical and Statistical Perspectives on the ICH E9(R1) </w:t>
      </w:r>
      <w:proofErr w:type="spellStart"/>
      <w:r w:rsidRPr="001C7538">
        <w:rPr>
          <w:lang w:val="en-GB"/>
        </w:rPr>
        <w:t>Estimand</w:t>
      </w:r>
      <w:proofErr w:type="spellEnd"/>
      <w:r w:rsidRPr="001C7538">
        <w:rPr>
          <w:lang w:val="en-GB"/>
        </w:rPr>
        <w:t xml:space="preserve"> Framework Implementation. Statistics in Biopharmaceutical Research [Internet]. 2022 June 6 [cited 2026 Mar];15(3):554–9. Available from: </w:t>
      </w:r>
      <w:hyperlink r:id="rId59" w:tgtFrame="_blank" w:history="1">
        <w:r w:rsidRPr="001C7538">
          <w:rPr>
            <w:rStyle w:val="Hyperlink"/>
            <w:lang w:val="en-GB"/>
          </w:rPr>
          <w:t>https://doi.org/10.1080/19466315.2022.2081601</w:t>
        </w:r>
      </w:hyperlink>
    </w:p>
    <w:p w14:paraId="50A57085" w14:textId="77777777" w:rsidR="001C7538" w:rsidRPr="001C7538" w:rsidRDefault="001C7538" w:rsidP="001C7538">
      <w:pPr>
        <w:pStyle w:val="JenniRefBody"/>
        <w:spacing w:line="240" w:lineRule="auto"/>
        <w:ind w:left="720" w:hanging="720"/>
        <w:rPr>
          <w:del w:id="90366" w:author="Claude" w:date="2026-10-18T12:00:00Z"/>
          <w:lang w:val="en-GB"/>
        </w:rPr>
      </w:pPr>
      <w:del w:id="90365" w:author="Claude" w:date="2026-10-18T12:00:00Z">
        <w:r w:rsidRPr="001C7538">
          <w:rPr>
            <w:lang w:val="en-GB"/>
          </w:rPr>
          <w:delText>53.</w:delText>
        </w:r>
      </w:del>
    </w:p>
    <w:p w14:paraId="5B3D3150" w14:textId="3EA06215" w:rsidR="001C7538" w:rsidRPr="001C7538" w:rsidRDefault="001C7538" w:rsidP="001C7538">
      <w:pPr>
        <w:pStyle w:val="JenniRefBody"/>
        <w:spacing w:line="240" w:lineRule="auto"/>
        <w:ind w:left="720" w:hanging="720"/>
        <w:rPr>
          <w:del w:id="90373" w:author="Claude" w:date="2026-10-18T12:00:00Z"/>
          <w:lang w:val="en-GB"/>
        </w:rPr>
      </w:pPr>
      <w:del w:id="90367" w:author="Claude" w:date="2026-10-18T12:00:00Z">
        <w:r w:rsidRPr="001C7538">
          <w:rPr>
            <w:lang w:val="en-GB"/>
          </w:rPr>
          <w:delText xml:space="preserve">Alfaro V, </w:delText>
        </w:r>
      </w:del>
      <w:proofErr w:type="spellStart"/>
      <w:del w:id="90368" w:author="Claude" w:date="2026-10-18T12:00:00Z">
        <w:r w:rsidRPr="001C7538">
          <w:rPr>
            <w:lang w:val="en-GB"/>
          </w:rPr>
          <w:delText>Cullell</w:delText>
        </w:r>
      </w:del>
      <w:proofErr w:type="spellEnd"/>
      <w:del w:id="90369" w:author="Claude" w:date="2026-10-18T12:00:00Z">
        <w:r w:rsidRPr="001C7538">
          <w:rPr>
            <w:lang w:val="en-GB"/>
          </w:rPr>
          <w:delText xml:space="preserve">-Young M, </w:delText>
        </w:r>
      </w:del>
      <w:proofErr w:type="spellStart"/>
      <w:del w:id="90370" w:author="Claude" w:date="2026-10-18T12:00:00Z">
        <w:r w:rsidRPr="001C7538">
          <w:rPr>
            <w:lang w:val="en-GB"/>
          </w:rPr>
          <w:delText>Tanovı́c</w:delText>
        </w:r>
      </w:del>
      <w:proofErr w:type="spellEnd"/>
      <w:del w:id="90371" w:author="Claude" w:date="2026-10-18T12:00:00Z">
        <w:r w:rsidRPr="001C7538">
          <w:rPr>
            <w:lang w:val="en-GB"/>
          </w:rPr>
          <w:delText xml:space="preserve"> A. Abbreviated Clinical Study Reports with Investigational Medicinal Products for Human Use: Current Guidelines and Recommendations. Croatian Medical Journal [Internet]. 2007 Dec 1 [cited 2026 Jan];48(6):871–7. Available from: </w:delText>
        </w:r>
      </w:del>
      <w:hyperlink r:id="rId60" w:tgtFrame="_blank" w:history="1">
        <w:del w:id="90372" w:author="Claude" w:date="2026-10-18T12:00:00Z">
          <w:r w:rsidRPr="001C7538">
            <w:rPr>
              <w:rStyle w:val="Hyperlink"/>
              <w:lang w:val="en-GB"/>
            </w:rPr>
            <w:delText>https://doi.org/10.3325/cmj.2007.6.871</w:delText>
          </w:r>
        </w:del>
      </w:hyperlink>
    </w:p>
    <w:p w14:paraId="4B5CECD6" w14:textId="77777777" w:rsidR="001C7538" w:rsidRPr="001C7538" w:rsidRDefault="001C7538" w:rsidP="001C7538">
      <w:pPr>
        <w:pStyle w:val="JenniRefBody"/>
        <w:spacing w:line="240" w:lineRule="auto"/>
        <w:ind w:left="720" w:hanging="720"/>
        <w:rPr>
          <w:ins w:id="90233" w:author="Claude" w:date="2026-10-18T12:00:00Z"/>
        </w:rPr>
      </w:pPr>
      <w:ins w:id="90232" w:author="Claude" w:date="2026-10-18T12:00:00Z">
        <w:r>
          <w:t xml:space="preserve">48.</w:t>
        </w:r>
      </w:ins>
    </w:p>
    <w:p w14:paraId="01EEF521" w14:textId="63ADBB1D" w:rsidR="001C7538" w:rsidRPr="001C7538" w:rsidRDefault="001C7538" w:rsidP="001C7538">
      <w:pPr>
        <w:pStyle w:val="JenniRefBody"/>
        <w:spacing w:line="240" w:lineRule="auto"/>
        <w:ind w:left="720" w:hanging="720"/>
        <w:rPr>
          <w:ins w:id="90236" w:author="Claude" w:date="2026-10-18T12:00:00Z"/>
          <w:lang w:val="en-GB"/>
        </w:rPr>
      </w:pPr>
      <w:ins w:id="90234" w:author="Claude" w:date="2026-10-18T12:00:00Z">
        <w:r>
          <w:rPr>
            <w:lang w:val="en-GB"/>
          </w:rPr>
          <w:t xml:space="preserve">International Conference on Harmonisation. ICH E3 Structure and Content of Clinical Study Reports. Geneva: ICH; 1995. Available from: </w:t>
        </w:r>
      </w:ins>
      <w:hyperlink r:id="rIdRev5" w:history="1">
        <w:ins w:id="90235" w:author="Claude" w:date="2026-10-18T12:00:00Z">
          <w:r>
            <w:rPr>
              <w:rStyle w:val="Hyperlink"/>
            </w:rPr>
            <w:t xml:space="preserve">https://www.ich.org/page/efficacy-guidelines</w:t>
          </w:r>
        </w:ins>
      </w:hyperlink>
    </w:p>
    <w:p w14:paraId="5599A300" w14:textId="77777777" w:rsidR="001C7538" w:rsidRPr="001C7538" w:rsidRDefault="001C7538" w:rsidP="001C7538">
      <w:pPr>
        <w:pStyle w:val="JenniRefBody"/>
        <w:spacing w:line="240" w:lineRule="auto"/>
        <w:ind w:left="720" w:hanging="720"/>
        <w:rPr>
          <w:lang w:val="en-GB"/>
        </w:rPr>
      </w:pPr>
      <w:r w:rsidRPr="001C7538">
        <w:rPr>
          <w:lang w:val="en-GB"/>
        </w:rPr>
        <w:t>49.</w:t>
      </w:r>
    </w:p>
    <w:p w14:paraId="1A83D18F" w14:textId="29DF9413" w:rsidR="001C7538" w:rsidRPr="001C7538" w:rsidRDefault="001C7538" w:rsidP="001C7538">
      <w:pPr>
        <w:pStyle w:val="JenniRefBody"/>
        <w:spacing w:line="240" w:lineRule="auto"/>
        <w:ind w:left="720" w:hanging="720"/>
        <w:rPr>
          <w:lang w:val="en-GB"/>
        </w:rPr>
      </w:pPr>
      <w:r w:rsidRPr="001C7538">
        <w:rPr>
          <w:lang w:val="en-GB"/>
        </w:rPr>
        <w:t xml:space="preserve">Gupta SK. Intention-to-treat concept: A review. Perspectives in Clinical Research [Internet]. 2011 Jan 1 [cited 2026 Jan];2(3):109. Available from: </w:t>
      </w:r>
      <w:hyperlink r:id="rId61" w:tgtFrame="_blank" w:history="1">
        <w:r w:rsidRPr="001C7538">
          <w:rPr>
            <w:rStyle w:val="Hyperlink"/>
            <w:lang w:val="en-GB"/>
          </w:rPr>
          <w:t>https://doi.org/10.4103/2229-3485.83221</w:t>
        </w:r>
      </w:hyperlink>
    </w:p>
    <w:p w14:paraId="4E0B24AE" w14:textId="77777777" w:rsidR="001C7538" w:rsidRPr="001C7538" w:rsidRDefault="001C7538" w:rsidP="001C7538">
      <w:pPr>
        <w:pStyle w:val="JenniRefBody"/>
        <w:spacing w:line="240" w:lineRule="auto"/>
        <w:ind w:left="720" w:hanging="720"/>
        <w:rPr>
          <w:del w:id="90375" w:author="Claude" w:date="2026-10-18T12:00:00Z"/>
          <w:lang w:val="en-GB"/>
        </w:rPr>
      </w:pPr>
      <w:del w:id="90374" w:author="Claude" w:date="2026-10-18T12:00:00Z">
        <w:r w:rsidRPr="001C7538">
          <w:rPr>
            <w:lang w:val="en-GB"/>
          </w:rPr>
          <w:delText>55.</w:delText>
        </w:r>
      </w:del>
    </w:p>
    <w:p w14:paraId="1D9FAB48" w14:textId="01406B95" w:rsidR="001C7538" w:rsidRPr="001C7538" w:rsidRDefault="001C7538" w:rsidP="001C7538">
      <w:pPr>
        <w:pStyle w:val="JenniRefBody"/>
        <w:spacing w:line="240" w:lineRule="auto"/>
        <w:ind w:left="720" w:hanging="720"/>
        <w:rPr>
          <w:del w:id="90384" w:author="Claude" w:date="2026-10-18T12:00:00Z"/>
          <w:lang w:val="en-GB"/>
        </w:rPr>
      </w:pPr>
      <w:del w:id="90376" w:author="Claude" w:date="2026-10-18T12:00:00Z">
        <w:r w:rsidRPr="001C7538">
          <w:rPr>
            <w:lang w:val="en-GB"/>
          </w:rPr>
          <w:delText xml:space="preserve">Gonem S, </w:delText>
        </w:r>
      </w:del>
      <w:proofErr w:type="spellStart"/>
      <w:del w:id="90377" w:author="Claude" w:date="2026-10-18T12:00:00Z">
        <w:r w:rsidRPr="001C7538">
          <w:rPr>
            <w:lang w:val="en-GB"/>
          </w:rPr>
          <w:delText>Berair</w:delText>
        </w:r>
      </w:del>
      <w:proofErr w:type="spellEnd"/>
      <w:del w:id="90378" w:author="Claude" w:date="2026-10-18T12:00:00Z">
        <w:r w:rsidRPr="001C7538">
          <w:rPr>
            <w:lang w:val="en-GB"/>
          </w:rPr>
          <w:delText xml:space="preserve"> R, </w:delText>
        </w:r>
      </w:del>
      <w:proofErr w:type="spellStart"/>
      <w:del w:id="90379" w:author="Claude" w:date="2026-10-18T12:00:00Z">
        <w:r w:rsidRPr="001C7538">
          <w:rPr>
            <w:lang w:val="en-GB"/>
          </w:rPr>
          <w:delText>Singapuri</w:delText>
        </w:r>
      </w:del>
      <w:proofErr w:type="spellEnd"/>
      <w:del w:id="90380" w:author="Claude" w:date="2026-10-18T12:00:00Z">
        <w:r w:rsidRPr="001C7538">
          <w:rPr>
            <w:lang w:val="en-GB"/>
          </w:rPr>
          <w:delText xml:space="preserve"> A, Hartley R, Laurencin M, Bacher G, et al. </w:delText>
        </w:r>
      </w:del>
      <w:proofErr w:type="spellStart"/>
      <w:del w:id="90381" w:author="Claude" w:date="2026-10-18T12:00:00Z">
        <w:r w:rsidRPr="001C7538">
          <w:rPr>
            <w:lang w:val="en-GB"/>
          </w:rPr>
          <w:delText>Fevipiprant</w:delText>
        </w:r>
      </w:del>
      <w:proofErr w:type="spellEnd"/>
      <w:del w:id="90382" w:author="Claude" w:date="2026-10-18T12:00:00Z">
        <w:r w:rsidRPr="001C7538">
          <w:rPr>
            <w:lang w:val="en-GB"/>
          </w:rPr>
          <w:delText xml:space="preserve">, a prostaglandin D 2 receptor 2 antagonist, in patients with persistent eosinophilic asthma: a single-centre, randomised, double-blind, parallel-group, placebo-controlled trial. The Lancet Respiratory Medicine [Internet]. 2016 Aug 6 [cited 2026 Jan];4(9):699–707. Available from: </w:delText>
        </w:r>
      </w:del>
      <w:hyperlink r:id="rId62" w:tgtFrame="_blank" w:history="1">
        <w:del w:id="90383" w:author="Claude" w:date="2026-10-18T12:00:00Z">
          <w:r w:rsidRPr="001C7538">
            <w:rPr>
              <w:rStyle w:val="Hyperlink"/>
              <w:lang w:val="en-GB"/>
            </w:rPr>
            <w:delText>https://doi.org/10.1016/s2213-2600(16)30179-5</w:delText>
          </w:r>
        </w:del>
      </w:hyperlink>
    </w:p>
    <w:p w14:paraId="117AB463" w14:textId="77777777" w:rsidR="001C7538" w:rsidRPr="001C7538" w:rsidRDefault="001C7538" w:rsidP="001C7538">
      <w:pPr>
        <w:pStyle w:val="JenniRefBody"/>
        <w:spacing w:line="240" w:lineRule="auto"/>
        <w:ind w:left="720" w:hanging="720"/>
        <w:rPr>
          <w:del w:id="90386" w:author="Claude" w:date="2026-10-18T12:00:00Z"/>
          <w:lang w:val="fr-FR"/>
        </w:rPr>
      </w:pPr>
      <w:del w:id="90385" w:author="Claude" w:date="2026-10-18T12:00:00Z">
        <w:r w:rsidRPr="001C7538">
          <w:rPr>
            <w:lang w:val="fr-FR"/>
          </w:rPr>
          <w:delText>56.</w:delText>
        </w:r>
      </w:del>
    </w:p>
    <w:p w14:paraId="28CC4169" w14:textId="1F6BDBF8" w:rsidR="001C7538" w:rsidRPr="001C7538" w:rsidRDefault="001C7538" w:rsidP="001C7538">
      <w:pPr>
        <w:pStyle w:val="JenniRefBody"/>
        <w:spacing w:line="240" w:lineRule="auto"/>
        <w:ind w:left="720" w:hanging="720"/>
        <w:rPr>
          <w:del w:id="90394" w:author="Claude" w:date="2026-10-18T12:00:00Z"/>
          <w:lang w:val="en-GB"/>
        </w:rPr>
      </w:pPr>
      <w:del w:id="90387" w:author="Claude" w:date="2026-10-18T12:00:00Z">
        <w:r w:rsidRPr="001C7538">
          <w:rPr>
            <w:lang w:val="fr-FR"/>
          </w:rPr>
          <w:delText xml:space="preserve">Bus SA, Armstrong DG, Deursen RWMV, Lewis J, </w:delText>
        </w:r>
      </w:del>
      <w:proofErr w:type="spellStart"/>
      <w:del w:id="90388" w:author="Claude" w:date="2026-10-18T12:00:00Z">
        <w:r w:rsidRPr="001C7538">
          <w:rPr>
            <w:lang w:val="fr-FR"/>
          </w:rPr>
          <w:delText>Caravaggi</w:delText>
        </w:r>
      </w:del>
      <w:proofErr w:type="spellEnd"/>
      <w:del w:id="90389" w:author="Claude" w:date="2026-10-18T12:00:00Z">
        <w:r w:rsidRPr="001C7538">
          <w:rPr>
            <w:lang w:val="fr-FR"/>
          </w:rPr>
          <w:delText xml:space="preserve"> C, Cavanagh PR, et al. </w:delText>
        </w:r>
      </w:del>
      <w:del w:id="90390" w:author="Claude" w:date="2026-10-18T12:00:00Z">
        <w:r w:rsidRPr="001C7538">
          <w:rPr>
            <w:lang w:val="en-GB"/>
          </w:rPr>
          <w:delText>IWGDF guidance on footwear and offloading interventions to prevent and heal foot ulcers in patients with diabetes. Diabetes/Metabolism Research and Reviews [Internet]. 2015 Sept 3 [cited 2025 Nov</w:delText>
        </w:r>
      </w:del>
      <w:proofErr w:type="gramStart"/>
      <w:del w:id="90391" w:author="Claude" w:date="2026-10-18T12:00:00Z">
        <w:r w:rsidRPr="001C7538">
          <w:rPr>
            <w:lang w:val="en-GB"/>
          </w:rPr>
          <w:delText>];32:25</w:delText>
        </w:r>
      </w:del>
      <w:proofErr w:type="gramEnd"/>
      <w:del w:id="90392" w:author="Claude" w:date="2026-10-18T12:00:00Z">
        <w:r w:rsidRPr="001C7538">
          <w:rPr>
            <w:lang w:val="en-GB"/>
          </w:rPr>
          <w:delText xml:space="preserve">–36. Available from: </w:delText>
        </w:r>
      </w:del>
      <w:hyperlink r:id="rId63" w:tgtFrame="_blank" w:history="1">
        <w:del w:id="90393" w:author="Claude" w:date="2026-10-18T12:00:00Z">
          <w:r w:rsidRPr="001C7538">
            <w:rPr>
              <w:rStyle w:val="Hyperlink"/>
              <w:lang w:val="en-GB"/>
            </w:rPr>
            <w:delText>https://doi.org/10.1002/dmrr.2697</w:delText>
          </w:r>
        </w:del>
      </w:hyperlink>
    </w:p>
    <w:p w14:paraId="3EF62B0B" w14:textId="77777777" w:rsidR="001C7538" w:rsidRPr="001C7538" w:rsidRDefault="001C7538" w:rsidP="001C7538">
      <w:pPr>
        <w:pStyle w:val="JenniRefBody"/>
        <w:spacing w:line="240" w:lineRule="auto"/>
        <w:ind w:left="720" w:hanging="720"/>
        <w:rPr>
          <w:del w:id="90396" w:author="Claude" w:date="2026-10-18T12:00:00Z"/>
          <w:lang w:val="en-GB"/>
        </w:rPr>
      </w:pPr>
      <w:del w:id="90395" w:author="Claude" w:date="2026-10-18T12:00:00Z">
        <w:r w:rsidRPr="001C7538">
          <w:rPr>
            <w:lang w:val="en-GB"/>
          </w:rPr>
          <w:delText>57.</w:delText>
        </w:r>
      </w:del>
    </w:p>
    <w:p w14:paraId="55A2C852" w14:textId="07E26C5A" w:rsidR="001C7538" w:rsidRPr="001C7538" w:rsidRDefault="001C7538" w:rsidP="001C7538">
      <w:pPr>
        <w:pStyle w:val="JenniRefBody"/>
        <w:spacing w:line="240" w:lineRule="auto"/>
        <w:ind w:left="720" w:hanging="720"/>
        <w:rPr>
          <w:del w:id="90401" w:author="Claude" w:date="2026-10-18T12:00:00Z"/>
          <w:lang w:val="en-GB"/>
        </w:rPr>
      </w:pPr>
      <w:del w:id="90397" w:author="Claude" w:date="2026-10-18T12:00:00Z">
        <w:r w:rsidRPr="001C7538">
          <w:rPr>
            <w:lang w:val="en-GB"/>
          </w:rPr>
          <w:lastRenderedPageBreak/>
          <w:delText xml:space="preserve">Husereau D, Drummond M, Petrou S, Carswell C, Moher D, Greenberg D, et al. Consolidated Health Economic Evaluation Reporting Standards (CHEERS) Statement. </w:delText>
        </w:r>
      </w:del>
      <w:proofErr w:type="spellStart"/>
      <w:del w:id="90398" w:author="Claude" w:date="2026-10-18T12:00:00Z">
        <w:r w:rsidRPr="001C7538">
          <w:rPr>
            <w:lang w:val="en-GB"/>
          </w:rPr>
          <w:delText>PharmacoEconomics</w:delText>
        </w:r>
      </w:del>
      <w:proofErr w:type="spellEnd"/>
      <w:del w:id="90399" w:author="Claude" w:date="2026-10-18T12:00:00Z">
        <w:r w:rsidRPr="001C7538">
          <w:rPr>
            <w:lang w:val="en-GB"/>
          </w:rPr>
          <w:delText xml:space="preserve"> [Internet]. 2013 Mar 25 [cited 2026 Aug];31(5):361–7. Available from: </w:delText>
        </w:r>
      </w:del>
      <w:hyperlink r:id="rId64" w:tgtFrame="_blank" w:history="1">
        <w:del w:id="90400" w:author="Claude" w:date="2026-10-18T12:00:00Z">
          <w:r w:rsidRPr="001C7538">
            <w:rPr>
              <w:rStyle w:val="Hyperlink"/>
              <w:lang w:val="en-GB"/>
            </w:rPr>
            <w:delText>https://doi.org/10.1007/s40273-013-0032-y</w:delText>
          </w:r>
        </w:del>
      </w:hyperlink>
    </w:p>
    <w:p w14:paraId="4B5CECD6" w14:textId="77777777" w:rsidR="001C7538" w:rsidRPr="001C7538" w:rsidRDefault="001C7538" w:rsidP="001C7538">
      <w:pPr>
        <w:pStyle w:val="JenniRefBody"/>
        <w:spacing w:line="240" w:lineRule="auto"/>
        <w:ind w:left="720" w:hanging="720"/>
        <w:rPr>
          <w:ins w:id="90238" w:author="Claude" w:date="2026-10-18T12:00:00Z"/>
        </w:rPr>
      </w:pPr>
      <w:ins w:id="90237" w:author="Claude" w:date="2026-10-18T12:00:00Z">
        <w:r>
          <w:t xml:space="preserve">50.</w:t>
        </w:r>
      </w:ins>
    </w:p>
    <w:p w14:paraId="01EEF521" w14:textId="63ADBB1D" w:rsidR="001C7538" w:rsidRPr="001C7538" w:rsidRDefault="001C7538" w:rsidP="001C7538">
      <w:pPr>
        <w:pStyle w:val="JenniRefBody"/>
        <w:spacing w:line="240" w:lineRule="auto"/>
        <w:ind w:left="720" w:hanging="720"/>
        <w:rPr>
          <w:ins w:id="90241" w:author="Claude" w:date="2026-10-18T12:00:00Z"/>
          <w:lang w:val="en-GB"/>
        </w:rPr>
      </w:pPr>
      <w:ins w:id="90239" w:author="Claude" w:date="2026-10-18T12:00:00Z">
        <w:r>
          <w:rPr>
            <w:lang w:val="en-GB"/>
          </w:rPr>
          <w:t xml:space="preserve">International Conference on Harmonisation. ICH E9 Statistical Principles for Clinical Trials. Geneva: ICH; 1998. Available from: </w:t>
        </w:r>
      </w:ins>
      <w:hyperlink r:id="rIdRev6" w:history="1">
        <w:ins w:id="90240" w:author="Claude" w:date="2026-10-18T12:00:00Z">
          <w:r>
            <w:rPr>
              <w:rStyle w:val="Hyperlink"/>
            </w:rPr>
            <w:t xml:space="preserve">https://www.ich.org/page/efficacy-guidelines</w:t>
          </w:r>
        </w:ins>
      </w:hyperlink>
    </w:p>
    <w:p w14:paraId="271C10F1" w14:textId="77777777" w:rsidR="001C7538" w:rsidRPr="001C7538" w:rsidRDefault="001C7538" w:rsidP="001C7538">
      <w:pPr>
        <w:pStyle w:val="JenniRefBody"/>
        <w:spacing w:line="240" w:lineRule="auto"/>
        <w:ind w:left="720" w:hanging="720"/>
        <w:rPr>
          <w:lang w:val="en-GB"/>
        </w:rPr>
      </w:pPr>
      <w:r w:rsidRPr="001C7538">
        <w:rPr>
          <w:lang w:val="en-GB"/>
        </w:rPr>
        <w:t>51.</w:t>
      </w:r>
    </w:p>
    <w:p w14:paraId="1C7983BD" w14:textId="5836551F" w:rsidR="001C7538" w:rsidRPr="001C7538" w:rsidRDefault="001C7538" w:rsidP="001C7538">
      <w:pPr>
        <w:pStyle w:val="JenniRefBody"/>
        <w:spacing w:line="240" w:lineRule="auto"/>
        <w:ind w:left="720" w:hanging="720"/>
        <w:rPr>
          <w:lang w:val="en-GB"/>
        </w:rPr>
      </w:pPr>
      <w:r w:rsidRPr="001C7538">
        <w:rPr>
          <w:lang w:val="en-GB"/>
        </w:rPr>
        <w:t xml:space="preserve">Netten JJ van, </w:t>
      </w:r>
      <w:proofErr w:type="spellStart"/>
      <w:r w:rsidRPr="001C7538">
        <w:rPr>
          <w:lang w:val="en-GB"/>
        </w:rPr>
        <w:t>Stegge</w:t>
      </w:r>
      <w:proofErr w:type="spellEnd"/>
      <w:r w:rsidRPr="001C7538">
        <w:rPr>
          <w:lang w:val="en-GB"/>
        </w:rPr>
        <w:t xml:space="preserve"> WB aan de, Dijkgraaf MGW, Bus SA. Cost‐effectiveness of temperature monitoring to help prevent foot ulcer recurrence in people with diabetes: A </w:t>
      </w:r>
      <w:proofErr w:type="spellStart"/>
      <w:r w:rsidRPr="001C7538">
        <w:rPr>
          <w:lang w:val="en-GB"/>
        </w:rPr>
        <w:t>multicenter</w:t>
      </w:r>
      <w:proofErr w:type="spellEnd"/>
      <w:r w:rsidRPr="001C7538">
        <w:rPr>
          <w:lang w:val="en-GB"/>
        </w:rPr>
        <w:t xml:space="preserve"> randomized controlled trial. Diabetes/Metabolism Research and Reviews [Internet]. 2024 Apr 30 [cited 2026 Aug];40(4). Available from: </w:t>
      </w:r>
      <w:hyperlink r:id="rId70" w:tgtFrame="_blank" w:history="1">
        <w:r w:rsidRPr="001C7538">
          <w:rPr>
            <w:rStyle w:val="Hyperlink"/>
            <w:lang w:val="en-GB"/>
          </w:rPr>
          <w:t>https://doi.org/10.1002/dmrr.3805</w:t>
        </w:r>
      </w:hyperlink>
    </w:p>
    <w:p w14:paraId="4B5CECD6" w14:textId="77777777" w:rsidR="001C7538" w:rsidRPr="001C7538" w:rsidRDefault="001C7538" w:rsidP="001C7538">
      <w:pPr>
        <w:pStyle w:val="JenniRefBody"/>
        <w:spacing w:line="240" w:lineRule="auto"/>
        <w:ind w:left="720" w:hanging="720"/>
        <w:rPr>
          <w:ins w:id="90243" w:author="Claude" w:date="2026-10-18T12:00:00Z"/>
        </w:rPr>
      </w:pPr>
      <w:ins w:id="90242" w:author="Claude" w:date="2026-10-18T12:00:00Z">
        <w:r>
          <w:t xml:space="preserve">52.</w:t>
        </w:r>
      </w:ins>
    </w:p>
    <w:p w14:paraId="01EEF521" w14:textId="63ADBB1D" w:rsidR="001C7538" w:rsidRPr="001C7538" w:rsidRDefault="001C7538" w:rsidP="001C7538">
      <w:pPr>
        <w:pStyle w:val="JenniRefBody"/>
        <w:spacing w:line="240" w:lineRule="auto"/>
        <w:ind w:left="720" w:hanging="720"/>
        <w:rPr>
          <w:ins w:id="90246" w:author="Claude" w:date="2026-10-18T12:00:00Z"/>
          <w:lang w:val="en-GB"/>
        </w:rPr>
      </w:pPr>
      <w:ins w:id="90244" w:author="Claude" w:date="2026-10-18T12:00:00Z">
        <w:r>
          <w:rPr>
            <w:lang w:val="en-GB"/>
          </w:rPr>
          <w:t xml:space="preserve">Bus SA, Netten JJ van, Schouten DR, Dijkgraaf MGW. Cost-Effectiveness of Pressure-Guided-Offloading-Improved Custom-Made Footwear for People with Diabetes at High Risk of Plantar Foot Ulceration. Diabetology [Internet]. 2026 Apr 2 [cited 2026 Oct];7(4):70. Available from: </w:t>
        </w:r>
      </w:ins>
      <w:hyperlink r:id="rIdRev7" w:history="1">
        <w:ins w:id="90245" w:author="Claude" w:date="2026-10-18T12:00:00Z">
          <w:r>
            <w:rPr>
              <w:rStyle w:val="Hyperlink"/>
            </w:rPr>
            <w:t xml:space="preserve">https://doi.org/10.3390/diabetology7040070</w:t>
          </w:r>
        </w:ins>
      </w:hyperlink>
    </w:p>
    <w:p w14:paraId="4B5CECD6" w14:textId="77777777" w:rsidR="001C7538" w:rsidRPr="001C7538" w:rsidRDefault="001C7538" w:rsidP="001C7538">
      <w:pPr>
        <w:pStyle w:val="JenniRefBody"/>
        <w:spacing w:line="240" w:lineRule="auto"/>
        <w:ind w:left="720" w:hanging="720"/>
        <w:rPr>
          <w:ins w:id="90248" w:author="Claude" w:date="2026-10-18T12:00:00Z"/>
        </w:rPr>
      </w:pPr>
      <w:ins w:id="90247" w:author="Claude" w:date="2026-10-18T12:00:00Z">
        <w:r>
          <w:t xml:space="preserve">53.</w:t>
        </w:r>
      </w:ins>
    </w:p>
    <w:p w14:paraId="01EEF521" w14:textId="63ADBB1D" w:rsidR="001C7538" w:rsidRPr="001C7538" w:rsidRDefault="001C7538" w:rsidP="001C7538">
      <w:pPr>
        <w:pStyle w:val="JenniRefBody"/>
        <w:spacing w:line="240" w:lineRule="auto"/>
        <w:ind w:left="720" w:hanging="720"/>
        <w:rPr>
          <w:ins w:id="90251" w:author="Claude" w:date="2026-10-18T12:00:00Z"/>
          <w:lang w:val="en-GB"/>
        </w:rPr>
      </w:pPr>
      <w:ins w:id="90249" w:author="Claude" w:date="2026-10-18T12:00:00Z">
        <w:r>
          <w:rPr>
            <w:lang w:val="en-GB"/>
          </w:rPr>
          <w:t xml:space="preserve">Husereau D, Drummond M, Augustovski F, Bekker-Grob E de, Briggs AH, Carswell C, et al. Consolidated Health Economic Evaluation Reporting Standards 2022 (CHEERS 2022) statement: updated reporting guidance for health economic evaluations. BMJ [Internet]. 2022 [cited 2026 Oct];376:e067975. Available from: </w:t>
        </w:r>
      </w:ins>
      <w:hyperlink r:id="rIdRev8" w:history="1">
        <w:ins w:id="90250" w:author="Claude" w:date="2026-10-18T12:00:00Z">
          <w:r>
            <w:rPr>
              <w:rStyle w:val="Hyperlink"/>
            </w:rPr>
            <w:t xml:space="preserve">https://doi.org/10.1136/bmj-2021-067975</w:t>
          </w:r>
        </w:ins>
      </w:hyperlink>
    </w:p>
    <w:p w14:paraId="60EBE507" w14:textId="77777777" w:rsidR="001C7538" w:rsidRPr="001C7538" w:rsidRDefault="001C7538" w:rsidP="001C7538">
      <w:pPr>
        <w:pStyle w:val="JenniRefBody"/>
        <w:spacing w:line="240" w:lineRule="auto"/>
        <w:ind w:left="720" w:hanging="720"/>
        <w:rPr>
          <w:lang w:val="en-GB"/>
        </w:rPr>
      </w:pPr>
      <w:r w:rsidRPr="001C7538">
        <w:rPr>
          <w:lang w:val="en-GB"/>
        </w:rPr>
        <w:t>54.</w:t>
      </w:r>
    </w:p>
    <w:p w14:paraId="1DAA8439" w14:textId="14635A9A" w:rsidR="001C7538" w:rsidRPr="001C7538" w:rsidRDefault="001C7538" w:rsidP="001C7538">
      <w:pPr>
        <w:pStyle w:val="JenniRefBody"/>
        <w:spacing w:line="240" w:lineRule="auto"/>
        <w:ind w:left="720" w:hanging="720"/>
        <w:rPr>
          <w:lang w:val="en-GB"/>
        </w:rPr>
      </w:pPr>
      <w:r w:rsidRPr="001C7538">
        <w:rPr>
          <w:lang w:val="en-GB"/>
        </w:rPr>
        <w:t xml:space="preserve">Bouckaert N, </w:t>
      </w:r>
      <w:proofErr w:type="spellStart"/>
      <w:r w:rsidRPr="001C7538">
        <w:rPr>
          <w:lang w:val="en-GB"/>
        </w:rPr>
        <w:t>Cleemput</w:t>
      </w:r>
      <w:proofErr w:type="spellEnd"/>
      <w:r w:rsidRPr="001C7538">
        <w:rPr>
          <w:lang w:val="en-GB"/>
        </w:rPr>
        <w:t xml:space="preserve"> I, </w:t>
      </w:r>
      <w:proofErr w:type="spellStart"/>
      <w:r w:rsidRPr="001C7538">
        <w:rPr>
          <w:lang w:val="en-GB"/>
        </w:rPr>
        <w:t>Devriese</w:t>
      </w:r>
      <w:proofErr w:type="spellEnd"/>
      <w:r w:rsidRPr="001C7538">
        <w:rPr>
          <w:lang w:val="en-GB"/>
        </w:rPr>
        <w:t xml:space="preserve"> S, Gerkens S. An EQ-5D-5L Value Set for Belgium. </w:t>
      </w:r>
      <w:proofErr w:type="spellStart"/>
      <w:r w:rsidRPr="001C7538">
        <w:rPr>
          <w:lang w:val="en-GB"/>
        </w:rPr>
        <w:t>PharmacoEconomics</w:t>
      </w:r>
      <w:proofErr w:type="spellEnd"/>
      <w:r w:rsidRPr="001C7538">
        <w:rPr>
          <w:lang w:val="en-GB"/>
        </w:rPr>
        <w:t xml:space="preserve"> - Open [Internet]. 2022 Aug 4 [cited 2026 Jan];6(6):823–36. Available from: </w:t>
      </w:r>
      <w:hyperlink r:id="rId65" w:tgtFrame="_blank" w:history="1">
        <w:r w:rsidRPr="001C7538">
          <w:rPr>
            <w:rStyle w:val="Hyperlink"/>
            <w:lang w:val="en-GB"/>
          </w:rPr>
          <w:t>https://doi.org/10.1007/s41669-022-00353-3</w:t>
        </w:r>
      </w:hyperlink>
    </w:p>
    <w:p w14:paraId="319F327C" w14:textId="77777777" w:rsidR="001C7538" w:rsidRPr="001C7538" w:rsidRDefault="001C7538" w:rsidP="001C7538">
      <w:pPr>
        <w:pStyle w:val="JenniRefBody"/>
        <w:spacing w:line="240" w:lineRule="auto"/>
        <w:ind w:left="720" w:hanging="720"/>
      </w:pPr>
      <w:r w:rsidRPr="001C7538">
        <w:t>55.</w:t>
      </w:r>
    </w:p>
    <w:p w14:paraId="690A4E56" w14:textId="429793FC" w:rsidR="001C7538" w:rsidRPr="001C7538" w:rsidRDefault="001C7538" w:rsidP="001C7538">
      <w:pPr>
        <w:pStyle w:val="JenniRefBody"/>
        <w:spacing w:line="240" w:lineRule="auto"/>
        <w:ind w:left="720" w:hanging="720"/>
        <w:rPr>
          <w:lang w:val="en-GB"/>
        </w:rPr>
      </w:pPr>
      <w:proofErr w:type="spellStart"/>
      <w:r w:rsidRPr="001C7538">
        <w:t>Roijen</w:t>
      </w:r>
      <w:proofErr w:type="spellEnd"/>
      <w:r w:rsidRPr="001C7538">
        <w:t xml:space="preserve"> LH, Peeters S </w:t>
      </w:r>
      <w:proofErr w:type="spellStart"/>
      <w:r w:rsidRPr="001C7538">
        <w:t>id_orcid</w:t>
      </w:r>
      <w:proofErr w:type="spellEnd"/>
      <w:r w:rsidRPr="001C7538">
        <w:t xml:space="preserve"> 0009 0004 3684 3584, </w:t>
      </w:r>
      <w:proofErr w:type="spellStart"/>
      <w:r w:rsidRPr="001C7538">
        <w:t>Kanters</w:t>
      </w:r>
      <w:proofErr w:type="spellEnd"/>
      <w:r w:rsidRPr="001C7538">
        <w:t xml:space="preserve"> T, Baal P van, Brouwer W, Drost R, et al. Kostenhandleiding voor economische evaluaties in de </w:t>
      </w:r>
      <w:proofErr w:type="gramStart"/>
      <w:r w:rsidRPr="001C7538">
        <w:t>gezondheidszorg::</w:t>
      </w:r>
      <w:proofErr w:type="gramEnd"/>
      <w:r w:rsidRPr="001C7538">
        <w:t xml:space="preserve">Methodologie en Referentieprijzen [Internet]. </w:t>
      </w:r>
      <w:r w:rsidRPr="001C7538">
        <w:rPr>
          <w:lang w:val="en-GB"/>
        </w:rPr>
        <w:t xml:space="preserve">EUR Research Repository (Erasmus University Rotterdam). Erasmus University Rotterdam; 2024 Jan [cited 2026 Aug]. Available from: </w:t>
      </w:r>
      <w:hyperlink r:id="rId66" w:tgtFrame="_blank" w:history="1">
        <w:r w:rsidRPr="001C7538">
          <w:rPr>
            <w:rStyle w:val="Hyperlink"/>
            <w:lang w:val="en-GB"/>
          </w:rPr>
          <w:t>https://pure.eur.nl/en/publications/8ff97d79-c1e5-4d66-a13f-3128f892f6b5</w:t>
        </w:r>
      </w:hyperlink>
    </w:p>
    <w:p w14:paraId="4B6C2F54" w14:textId="77777777" w:rsidR="001C7538" w:rsidRPr="001C7538" w:rsidRDefault="001C7538" w:rsidP="001C7538">
      <w:pPr>
        <w:pStyle w:val="JenniRefBody"/>
        <w:spacing w:line="240" w:lineRule="auto"/>
        <w:ind w:left="720" w:hanging="720"/>
      </w:pPr>
      <w:r w:rsidRPr="001C7538">
        <w:t>56.</w:t>
      </w:r>
    </w:p>
    <w:p w14:paraId="6322FA24" w14:textId="4C14F80F" w:rsidR="001C7538" w:rsidRPr="001C7538" w:rsidRDefault="001C7538" w:rsidP="001C7538">
      <w:pPr>
        <w:pStyle w:val="JenniRefBody"/>
        <w:spacing w:line="240" w:lineRule="auto"/>
        <w:ind w:left="720" w:hanging="720"/>
        <w:rPr>
          <w:lang w:val="en-GB"/>
        </w:rPr>
      </w:pPr>
      <w:proofErr w:type="spellStart"/>
      <w:r w:rsidRPr="001C7538">
        <w:t>Prompers</w:t>
      </w:r>
      <w:proofErr w:type="spellEnd"/>
      <w:r w:rsidRPr="001C7538">
        <w:t xml:space="preserve"> L, </w:t>
      </w:r>
      <w:proofErr w:type="spellStart"/>
      <w:r w:rsidRPr="001C7538">
        <w:t>Huijberts</w:t>
      </w:r>
      <w:proofErr w:type="spellEnd"/>
      <w:r w:rsidRPr="001C7538">
        <w:t xml:space="preserve"> M, Schaper NC, </w:t>
      </w:r>
      <w:proofErr w:type="spellStart"/>
      <w:r w:rsidRPr="001C7538">
        <w:t>Apelqvist</w:t>
      </w:r>
      <w:proofErr w:type="spellEnd"/>
      <w:r w:rsidRPr="001C7538">
        <w:t xml:space="preserve"> J, Bakker K, </w:t>
      </w:r>
      <w:proofErr w:type="spellStart"/>
      <w:r w:rsidRPr="001C7538">
        <w:t>Edmonds</w:t>
      </w:r>
      <w:proofErr w:type="spellEnd"/>
      <w:r w:rsidRPr="001C7538">
        <w:t xml:space="preserve"> M, et al. </w:t>
      </w:r>
      <w:r w:rsidRPr="001C7538">
        <w:rPr>
          <w:lang w:val="en-GB"/>
        </w:rPr>
        <w:t xml:space="preserve">Resource utilisation and costs associated with the treatment of diabetic foot ulcers. Prospective data from the </w:t>
      </w:r>
      <w:proofErr w:type="spellStart"/>
      <w:r w:rsidRPr="001C7538">
        <w:rPr>
          <w:lang w:val="en-GB"/>
        </w:rPr>
        <w:t>Eurodiale</w:t>
      </w:r>
      <w:proofErr w:type="spellEnd"/>
      <w:r w:rsidRPr="001C7538">
        <w:rPr>
          <w:lang w:val="en-GB"/>
        </w:rPr>
        <w:t xml:space="preserve"> Study. </w:t>
      </w:r>
      <w:proofErr w:type="spellStart"/>
      <w:r w:rsidRPr="001C7538">
        <w:rPr>
          <w:lang w:val="en-GB"/>
        </w:rPr>
        <w:t>Diabetologia</w:t>
      </w:r>
      <w:proofErr w:type="spellEnd"/>
      <w:r w:rsidRPr="001C7538">
        <w:rPr>
          <w:lang w:val="en-GB"/>
        </w:rPr>
        <w:t xml:space="preserve"> [Internet]. 2008 July 21 [cited 2026 Aug];51(10):1826–34. Available from: </w:t>
      </w:r>
      <w:hyperlink r:id="rId67" w:tgtFrame="_blank" w:history="1">
        <w:r w:rsidRPr="001C7538">
          <w:rPr>
            <w:rStyle w:val="Hyperlink"/>
            <w:lang w:val="en-GB"/>
          </w:rPr>
          <w:t>https://doi.org/10.1007/s00125-008-1089-6</w:t>
        </w:r>
      </w:hyperlink>
    </w:p>
    <w:p w14:paraId="4FE31F74" w14:textId="77777777" w:rsidR="001C7538" w:rsidRPr="001C7538" w:rsidRDefault="001C7538" w:rsidP="001C7538">
      <w:pPr>
        <w:pStyle w:val="JenniRefBody"/>
        <w:spacing w:line="240" w:lineRule="auto"/>
        <w:ind w:left="720" w:hanging="720"/>
        <w:rPr>
          <w:lang w:val="en-GB"/>
        </w:rPr>
      </w:pPr>
      <w:r w:rsidRPr="001C7538">
        <w:rPr>
          <w:lang w:val="en-GB"/>
        </w:rPr>
        <w:t>57.</w:t>
      </w:r>
    </w:p>
    <w:p w14:paraId="7A4B932C" w14:textId="5B7D40F2" w:rsidR="001C7538" w:rsidRPr="001C7538" w:rsidRDefault="001C7538" w:rsidP="001C7538">
      <w:pPr>
        <w:pStyle w:val="JenniRefBody"/>
        <w:spacing w:line="240" w:lineRule="auto"/>
        <w:ind w:left="720" w:hanging="720"/>
        <w:rPr>
          <w:lang w:val="en-GB"/>
        </w:rPr>
      </w:pPr>
      <w:proofErr w:type="spellStart"/>
      <w:r w:rsidRPr="001C7538">
        <w:rPr>
          <w:lang w:val="en-GB"/>
        </w:rPr>
        <w:t>Tennvall</w:t>
      </w:r>
      <w:proofErr w:type="spellEnd"/>
      <w:r w:rsidRPr="001C7538">
        <w:rPr>
          <w:lang w:val="en-GB"/>
        </w:rPr>
        <w:t xml:space="preserve"> GR, Apelqvist J. Prevention of diabetes-related foot ulcers and amputations: a cost-utility analysis based on Markov model simulations. </w:t>
      </w:r>
      <w:proofErr w:type="spellStart"/>
      <w:r w:rsidRPr="001C7538">
        <w:rPr>
          <w:lang w:val="en-GB"/>
        </w:rPr>
        <w:t>Diabetologia</w:t>
      </w:r>
      <w:proofErr w:type="spellEnd"/>
      <w:r w:rsidRPr="001C7538">
        <w:rPr>
          <w:lang w:val="en-GB"/>
        </w:rPr>
        <w:t xml:space="preserve"> [Internet]. 2001 Nov 1 [cited 2026 Aug];44(11):2077–87. Available from: </w:t>
      </w:r>
      <w:hyperlink r:id="rId68" w:tgtFrame="_blank" w:history="1">
        <w:r w:rsidRPr="001C7538">
          <w:rPr>
            <w:rStyle w:val="Hyperlink"/>
            <w:lang w:val="en-GB"/>
          </w:rPr>
          <w:t>https://doi.org/10.1007/s001250100013</w:t>
        </w:r>
      </w:hyperlink>
    </w:p>
    <w:p w14:paraId="4059EF87" w14:textId="77777777" w:rsidR="001C7538" w:rsidRPr="001C7538" w:rsidRDefault="001C7538" w:rsidP="001C7538">
      <w:pPr>
        <w:pStyle w:val="JenniRefBody"/>
        <w:spacing w:line="240" w:lineRule="auto"/>
        <w:ind w:left="720" w:hanging="720"/>
        <w:rPr>
          <w:lang w:val="en-GB"/>
        </w:rPr>
      </w:pPr>
      <w:r w:rsidRPr="001C7538">
        <w:rPr>
          <w:lang w:val="en-GB"/>
        </w:rPr>
        <w:t>58.</w:t>
      </w:r>
    </w:p>
    <w:p w14:paraId="1B3DA628" w14:textId="6F317A86" w:rsidR="001C7538" w:rsidRPr="001C7538" w:rsidRDefault="001C7538" w:rsidP="001C7538">
      <w:pPr>
        <w:pStyle w:val="JenniRefBody"/>
        <w:spacing w:line="240" w:lineRule="auto"/>
        <w:ind w:left="720" w:hanging="720"/>
        <w:rPr>
          <w:lang w:val="en-GB"/>
        </w:rPr>
      </w:pPr>
      <w:proofErr w:type="spellStart"/>
      <w:r w:rsidRPr="001C7538">
        <w:rPr>
          <w:lang w:val="en-GB"/>
        </w:rPr>
        <w:t>Ortegón</w:t>
      </w:r>
      <w:proofErr w:type="spellEnd"/>
      <w:r w:rsidRPr="001C7538">
        <w:rPr>
          <w:lang w:val="en-GB"/>
        </w:rPr>
        <w:t xml:space="preserve"> M, Redekop K, Niessen L. Cost-Effectiveness of Prevention and Treatment of the Diabetic Foot. Diabetes Care [Internet]. 2004 Apr 1 [cited 2026 Sept];27(4):901–7. Available from: </w:t>
      </w:r>
      <w:hyperlink r:id="rId69" w:tgtFrame="_blank" w:history="1">
        <w:r w:rsidRPr="001C7538">
          <w:rPr>
            <w:rStyle w:val="Hyperlink"/>
            <w:lang w:val="en-GB"/>
          </w:rPr>
          <w:t>https://doi.org/10.2337/diacare.27.4.901</w:t>
        </w:r>
      </w:hyperlink>
    </w:p>
    <w:p w14:paraId="7CBF9989" w14:textId="77777777" w:rsidR="001C7538" w:rsidRPr="001C7538" w:rsidRDefault="001C7538" w:rsidP="001C7538">
      <w:pPr>
        <w:pStyle w:val="JenniRefBody"/>
        <w:spacing w:line="240" w:lineRule="auto"/>
        <w:ind w:left="720" w:hanging="720"/>
        <w:rPr>
          <w:lang w:val="en-GB"/>
        </w:rPr>
      </w:pPr>
      <w:r w:rsidRPr="001C7538">
        <w:rPr>
          <w:lang w:val="en-GB"/>
        </w:rPr>
        <w:t>59.</w:t>
      </w:r>
    </w:p>
    <w:p w14:paraId="7E32E9C0" w14:textId="376C7C93" w:rsidR="001C7538" w:rsidRPr="001C7538" w:rsidRDefault="001C7538" w:rsidP="001C7538">
      <w:pPr>
        <w:pStyle w:val="JenniRefBody"/>
        <w:spacing w:line="240" w:lineRule="auto"/>
        <w:ind w:left="720" w:hanging="720"/>
      </w:pPr>
      <w:r w:rsidRPr="001C7538">
        <w:rPr>
          <w:lang w:val="en-GB"/>
        </w:rPr>
        <w:t xml:space="preserve">Moore GF, Audrey S, Barker M, Bond L, Bonell C, Hardeman W, et al. Process evaluation of complex interventions: Medical Research Council guidance. </w:t>
      </w:r>
      <w:r w:rsidRPr="001C7538">
        <w:t>BMJ [Internet]. 2015 Mar 19 [</w:t>
      </w:r>
      <w:proofErr w:type="spellStart"/>
      <w:r w:rsidRPr="001C7538">
        <w:t>cited</w:t>
      </w:r>
      <w:proofErr w:type="spellEnd"/>
      <w:r w:rsidRPr="001C7538">
        <w:t xml:space="preserve"> 2026 Sept];350. Available </w:t>
      </w:r>
      <w:proofErr w:type="spellStart"/>
      <w:r w:rsidRPr="001C7538">
        <w:t>from</w:t>
      </w:r>
      <w:proofErr w:type="spellEnd"/>
      <w:r w:rsidRPr="001C7538">
        <w:t xml:space="preserve">: </w:t>
      </w:r>
      <w:hyperlink r:id="rId71" w:tgtFrame="_blank" w:history="1">
        <w:r w:rsidRPr="001C7538">
          <w:rPr>
            <w:rStyle w:val="Hyperlink"/>
          </w:rPr>
          <w:t>https://doi.org/10.1136/bmj.h1258</w:t>
        </w:r>
      </w:hyperlink>
    </w:p>
    <w:p w14:paraId="023E5B4C" w14:textId="77777777" w:rsidR="001C7538" w:rsidRPr="001C7538" w:rsidRDefault="001C7538" w:rsidP="001C7538">
      <w:pPr>
        <w:pStyle w:val="JenniRefBody"/>
        <w:spacing w:line="240" w:lineRule="auto"/>
        <w:ind w:left="720" w:hanging="720"/>
        <w:rPr>
          <w:lang w:val="en-GB"/>
        </w:rPr>
      </w:pPr>
      <w:r w:rsidRPr="001C7538">
        <w:rPr>
          <w:lang w:val="en-GB"/>
        </w:rPr>
        <w:t>60.</w:t>
      </w:r>
    </w:p>
    <w:p w14:paraId="3661F70C" w14:textId="57F3E5F9" w:rsidR="001C7538" w:rsidRPr="001C7538" w:rsidRDefault="001C7538" w:rsidP="001C7538">
      <w:pPr>
        <w:pStyle w:val="JenniRefBody"/>
        <w:spacing w:line="240" w:lineRule="auto"/>
        <w:ind w:left="720" w:hanging="720"/>
        <w:rPr>
          <w:lang w:val="en-GB"/>
        </w:rPr>
      </w:pPr>
      <w:r w:rsidRPr="001C7538">
        <w:rPr>
          <w:lang w:val="en-GB"/>
        </w:rPr>
        <w:lastRenderedPageBreak/>
        <w:t xml:space="preserve">May C, Johnson MJ, Finch T. Implementation, context and complexity. Implementation Science [Internet]. 2016 Oct 19 [cited 2026 Jan];11(1):141. Available from: </w:t>
      </w:r>
      <w:hyperlink r:id="rId72" w:tgtFrame="_blank" w:history="1">
        <w:r w:rsidRPr="001C7538">
          <w:rPr>
            <w:rStyle w:val="Hyperlink"/>
            <w:lang w:val="en-GB"/>
          </w:rPr>
          <w:t>https://doi.org/10.1186/s13012-016-0506-3</w:t>
        </w:r>
      </w:hyperlink>
    </w:p>
    <w:p w14:paraId="674F62C5" w14:textId="77777777" w:rsidR="001C7538" w:rsidRPr="001C7538" w:rsidRDefault="001C7538" w:rsidP="001C7538">
      <w:pPr>
        <w:pStyle w:val="JenniRefBody"/>
        <w:spacing w:line="240" w:lineRule="auto"/>
        <w:ind w:left="720" w:hanging="720"/>
        <w:rPr>
          <w:del w:id="90403" w:author="Claude" w:date="2026-10-18T12:00:00Z"/>
          <w:lang w:val="en-GB"/>
        </w:rPr>
      </w:pPr>
      <w:del w:id="90402" w:author="Claude" w:date="2026-10-18T12:00:00Z">
        <w:r w:rsidRPr="001C7538">
          <w:rPr>
            <w:lang w:val="en-GB"/>
          </w:rPr>
          <w:delText>66.</w:delText>
        </w:r>
      </w:del>
    </w:p>
    <w:p w14:paraId="1DBE34A0" w14:textId="42CA61BD" w:rsidR="001C7538" w:rsidRPr="001C7538" w:rsidRDefault="001C7538" w:rsidP="001C7538">
      <w:pPr>
        <w:pStyle w:val="JenniRefBody"/>
        <w:spacing w:line="240" w:lineRule="auto"/>
        <w:ind w:left="720" w:hanging="720"/>
        <w:rPr>
          <w:del w:id="90416" w:author="Claude" w:date="2026-10-18T12:00:00Z"/>
          <w:lang w:val="en-GB"/>
        </w:rPr>
      </w:pPr>
      <w:del w:id="90404" w:author="Claude" w:date="2026-10-18T12:00:00Z">
        <w:r w:rsidRPr="001C7538">
          <w:rPr>
            <w:lang w:val="en-GB"/>
          </w:rPr>
          <w:delText xml:space="preserve">Chan A, </w:delText>
        </w:r>
      </w:del>
      <w:proofErr w:type="spellStart"/>
      <w:del w:id="90405" w:author="Claude" w:date="2026-10-18T12:00:00Z">
        <w:r w:rsidRPr="001C7538">
          <w:rPr>
            <w:lang w:val="en-GB"/>
          </w:rPr>
          <w:delText>Boutron</w:delText>
        </w:r>
      </w:del>
      <w:proofErr w:type="spellEnd"/>
      <w:del w:id="90406" w:author="Claude" w:date="2026-10-18T12:00:00Z">
        <w:r w:rsidRPr="001C7538">
          <w:rPr>
            <w:lang w:val="en-GB"/>
          </w:rPr>
          <w:delText xml:space="preserve"> I, Hopewell S, Moher D, Schulz KF, Collins GS, et al. </w:delText>
        </w:r>
      </w:del>
      <w:del w:id="90407" w:author="Claude" w:date="2026-10-18T12:00:00Z">
        <w:r w:rsidRPr="001C7538">
          <w:delText xml:space="preserve">SPIRIT 2025 statement: </w:delText>
        </w:r>
      </w:del>
      <w:proofErr w:type="spellStart"/>
      <w:del w:id="90408" w:author="Claude" w:date="2026-10-18T12:00:00Z">
        <w:r w:rsidRPr="001C7538">
          <w:delText>updated</w:delText>
        </w:r>
      </w:del>
      <w:proofErr w:type="spellEnd"/>
      <w:del w:id="90409" w:author="Claude" w:date="2026-10-18T12:00:00Z">
        <w:r w:rsidRPr="001C7538">
          <w:delText xml:space="preserve"> guideline for </w:delText>
        </w:r>
      </w:del>
      <w:proofErr w:type="spellStart"/>
      <w:del w:id="90410" w:author="Claude" w:date="2026-10-18T12:00:00Z">
        <w:r w:rsidRPr="001C7538">
          <w:delText>protocols</w:delText>
        </w:r>
      </w:del>
      <w:proofErr w:type="spellEnd"/>
      <w:del w:id="90411" w:author="Claude" w:date="2026-10-18T12:00:00Z">
        <w:r w:rsidRPr="001C7538">
          <w:delText xml:space="preserve"> of </w:delText>
        </w:r>
      </w:del>
      <w:proofErr w:type="spellStart"/>
      <w:del w:id="90412" w:author="Claude" w:date="2026-10-18T12:00:00Z">
        <w:r w:rsidRPr="001C7538">
          <w:delText>randomised</w:delText>
        </w:r>
      </w:del>
      <w:proofErr w:type="spellEnd"/>
      <w:del w:id="90413" w:author="Claude" w:date="2026-10-18T12:00:00Z">
        <w:r w:rsidRPr="001C7538">
          <w:delText xml:space="preserve"> trials. </w:delText>
        </w:r>
      </w:del>
      <w:del w:id="90414" w:author="Claude" w:date="2026-10-18T12:00:00Z">
        <w:r w:rsidRPr="001C7538">
          <w:rPr>
            <w:lang w:val="en-GB"/>
          </w:rPr>
          <w:delText xml:space="preserve">The Lancet [Internet]. 2025 Apr 28 [cited 2026 Mar];405(10491). Available from: </w:delText>
        </w:r>
      </w:del>
      <w:hyperlink r:id="rId73" w:tgtFrame="_blank" w:history="1">
        <w:del w:id="90415" w:author="Claude" w:date="2026-10-18T12:00:00Z">
          <w:r w:rsidRPr="001C7538">
            <w:rPr>
              <w:rStyle w:val="Hyperlink"/>
              <w:lang w:val="en-GB"/>
            </w:rPr>
            <w:delText>https://doi.org/10.1016/s0140-6736(25)00770-6</w:delText>
          </w:r>
        </w:del>
      </w:hyperlink>
    </w:p>
    <w:p w14:paraId="24F58E02" w14:textId="77777777" w:rsidR="001C7538" w:rsidRPr="001C7538" w:rsidRDefault="001C7538" w:rsidP="001C7538">
      <w:pPr>
        <w:pStyle w:val="JenniRefBody"/>
        <w:spacing w:line="240" w:lineRule="auto"/>
        <w:ind w:left="720" w:hanging="720"/>
        <w:rPr>
          <w:del w:id="90418" w:author="Claude" w:date="2026-10-18T12:00:00Z"/>
          <w:lang w:val="en-GB"/>
        </w:rPr>
      </w:pPr>
      <w:del w:id="90417" w:author="Claude" w:date="2026-10-18T12:00:00Z">
        <w:r w:rsidRPr="001C7538">
          <w:rPr>
            <w:lang w:val="en-GB"/>
          </w:rPr>
          <w:delText>67.</w:delText>
        </w:r>
      </w:del>
    </w:p>
    <w:p w14:paraId="1DD4B60A" w14:textId="69147928" w:rsidR="001C7538" w:rsidRPr="001C7538" w:rsidRDefault="001C7538" w:rsidP="001C7538">
      <w:pPr>
        <w:pStyle w:val="JenniRefBody"/>
        <w:spacing w:line="240" w:lineRule="auto"/>
        <w:ind w:left="720" w:hanging="720"/>
        <w:rPr>
          <w:del w:id="90421" w:author="Claude" w:date="2026-10-18T12:00:00Z"/>
          <w:lang w:val="en-GB"/>
        </w:rPr>
      </w:pPr>
      <w:del w:id="90419" w:author="Claude" w:date="2026-10-18T12:00:00Z">
        <w:r w:rsidRPr="001C7538">
          <w:rPr>
            <w:lang w:val="en-GB"/>
          </w:rPr>
          <w:delText xml:space="preserve">Bonell C, Fletcher A, Morton M, Lorenc T, Moore L. Realist randomised controlled trials: A new approach to evaluating complex public health interventions. Social Science &amp; Medicine [Internet]. 2012 Sept 7 [cited 2026 Jan];75(12):2299–306. Available from: </w:delText>
        </w:r>
      </w:del>
      <w:hyperlink r:id="rId74" w:tgtFrame="_blank" w:history="1">
        <w:del w:id="90420" w:author="Claude" w:date="2026-10-18T12:00:00Z">
          <w:r w:rsidRPr="001C7538">
            <w:rPr>
              <w:rStyle w:val="Hyperlink"/>
              <w:lang w:val="en-GB"/>
            </w:rPr>
            <w:delText>https://doi.org/10.1016/j.socscimed.2012.08.032</w:delText>
          </w:r>
        </w:del>
      </w:hyperlink>
    </w:p>
    <w:p w14:paraId="045859F4" w14:textId="77777777" w:rsidR="001C7538" w:rsidRPr="001C7538" w:rsidRDefault="001C7538" w:rsidP="001C7538">
      <w:pPr>
        <w:pStyle w:val="JenniRefBody"/>
        <w:spacing w:line="240" w:lineRule="auto"/>
        <w:ind w:left="720" w:hanging="720"/>
        <w:rPr>
          <w:del w:id="90423" w:author="Claude" w:date="2026-10-18T12:00:00Z"/>
          <w:lang w:val="en-GB"/>
        </w:rPr>
      </w:pPr>
      <w:del w:id="90422" w:author="Claude" w:date="2026-10-18T12:00:00Z">
        <w:r w:rsidRPr="001C7538">
          <w:rPr>
            <w:lang w:val="en-GB"/>
          </w:rPr>
          <w:delText>68.</w:delText>
        </w:r>
      </w:del>
    </w:p>
    <w:p w14:paraId="5766B6F5" w14:textId="5178EA24" w:rsidR="001C7538" w:rsidRPr="001C7538" w:rsidRDefault="001C7538" w:rsidP="001C7538">
      <w:pPr>
        <w:pStyle w:val="JenniRefBody"/>
        <w:spacing w:line="240" w:lineRule="auto"/>
        <w:ind w:left="720" w:hanging="720"/>
        <w:rPr>
          <w:del w:id="90431" w:author="Claude" w:date="2026-10-18T12:00:00Z"/>
          <w:lang w:val="en-GB"/>
        </w:rPr>
      </w:pPr>
      <w:proofErr w:type="spellStart"/>
      <w:del w:id="90424" w:author="Claude" w:date="2026-10-18T12:00:00Z">
        <w:r w:rsidRPr="001C7538">
          <w:rPr>
            <w:lang w:val="en-GB"/>
          </w:rPr>
          <w:delText>Vrijens</w:delText>
        </w:r>
      </w:del>
      <w:proofErr w:type="spellEnd"/>
      <w:del w:id="90425" w:author="Claude" w:date="2026-10-18T12:00:00Z">
        <w:r w:rsidRPr="001C7538">
          <w:rPr>
            <w:lang w:val="en-GB"/>
          </w:rPr>
          <w:delText xml:space="preserve"> B, </w:delText>
        </w:r>
      </w:del>
      <w:proofErr w:type="spellStart"/>
      <w:del w:id="90426" w:author="Claude" w:date="2026-10-18T12:00:00Z">
        <w:r w:rsidRPr="001C7538">
          <w:rPr>
            <w:lang w:val="en-GB"/>
          </w:rPr>
          <w:delText>Pironet</w:delText>
        </w:r>
      </w:del>
      <w:proofErr w:type="spellEnd"/>
      <w:del w:id="90427" w:author="Claude" w:date="2026-10-18T12:00:00Z">
        <w:r w:rsidRPr="001C7538">
          <w:rPr>
            <w:lang w:val="en-GB"/>
          </w:rPr>
          <w:delText xml:space="preserve"> A, </w:delText>
        </w:r>
      </w:del>
      <w:proofErr w:type="spellStart"/>
      <w:del w:id="90428" w:author="Claude" w:date="2026-10-18T12:00:00Z">
        <w:r w:rsidRPr="001C7538">
          <w:rPr>
            <w:lang w:val="en-GB"/>
          </w:rPr>
          <w:delText>Tousset</w:delText>
        </w:r>
      </w:del>
      <w:proofErr w:type="spellEnd"/>
      <w:del w:id="90429" w:author="Claude" w:date="2026-10-18T12:00:00Z">
        <w:r w:rsidRPr="001C7538">
          <w:rPr>
            <w:lang w:val="en-GB"/>
          </w:rPr>
          <w:delText xml:space="preserve"> E. The Importance of Assessing Drug Exposure and Medication Adherence in Evaluating Investigational Medications: Ensuring Validity and Reliability of Clinical Trial Results. Pharmaceutical Medicine [Internet]. 2023 Dec 22 [cited 2026 Jan];38(1):9–18. Available from: </w:delText>
        </w:r>
      </w:del>
      <w:hyperlink r:id="rId75" w:tgtFrame="_blank" w:history="1">
        <w:del w:id="90430" w:author="Claude" w:date="2026-10-18T12:00:00Z">
          <w:r w:rsidRPr="001C7538">
            <w:rPr>
              <w:rStyle w:val="Hyperlink"/>
              <w:lang w:val="en-GB"/>
            </w:rPr>
            <w:delText>https://doi.org/10.1007/s40290-023-00503-w</w:delText>
          </w:r>
        </w:del>
      </w:hyperlink>
    </w:p>
    <w:p w14:paraId="1A85A913" w14:textId="77777777" w:rsidR="001C7538" w:rsidRPr="001C7538" w:rsidRDefault="001C7538" w:rsidP="001C7538">
      <w:pPr>
        <w:pStyle w:val="JenniRefBody"/>
        <w:spacing w:line="240" w:lineRule="auto"/>
        <w:ind w:left="720" w:hanging="720"/>
        <w:rPr>
          <w:del w:id="90433" w:author="Claude" w:date="2026-10-18T12:00:00Z"/>
          <w:lang w:val="en-GB"/>
        </w:rPr>
      </w:pPr>
      <w:del w:id="90432" w:author="Claude" w:date="2026-10-18T12:00:00Z">
        <w:r w:rsidRPr="001C7538">
          <w:rPr>
            <w:lang w:val="en-GB"/>
          </w:rPr>
          <w:delText>69.</w:delText>
        </w:r>
      </w:del>
    </w:p>
    <w:p w14:paraId="5ADA72E3" w14:textId="26BB5586" w:rsidR="001C7538" w:rsidRPr="001C7538" w:rsidRDefault="001C7538" w:rsidP="001C7538">
      <w:pPr>
        <w:pStyle w:val="JenniRefBody"/>
        <w:spacing w:line="240" w:lineRule="auto"/>
        <w:ind w:left="720" w:hanging="720"/>
        <w:rPr>
          <w:del w:id="90436" w:author="Claude" w:date="2026-10-18T12:00:00Z"/>
          <w:lang w:val="en-GB"/>
        </w:rPr>
      </w:pPr>
      <w:del w:id="90434" w:author="Claude" w:date="2026-10-18T12:00:00Z">
        <w:r w:rsidRPr="001C7538">
          <w:rPr>
            <w:lang w:val="en-GB"/>
          </w:rPr>
          <w:delText xml:space="preserve">McCormick CJ, Bonanno DR, Landorf KB. The effect of customised and sham foot orthoses on plantar pressures. Journal of Foot and Ankle Research [Internet]. 2013 Jan 1 [cited 2025 Nov];6(1):19. Available from: </w:delText>
        </w:r>
      </w:del>
      <w:hyperlink r:id="rId76" w:tgtFrame="_blank" w:history="1">
        <w:del w:id="90435" w:author="Claude" w:date="2026-10-18T12:00:00Z">
          <w:r w:rsidRPr="001C7538">
            <w:rPr>
              <w:rStyle w:val="Hyperlink"/>
              <w:lang w:val="en-GB"/>
            </w:rPr>
            <w:delText>https://doi.org/10.1186/1757-1146-6-19</w:delText>
          </w:r>
        </w:del>
      </w:hyperlink>
    </w:p>
    <w:p w14:paraId="4B5CECD6" w14:textId="77777777" w:rsidR="001C7538" w:rsidRPr="001C7538" w:rsidRDefault="001C7538" w:rsidP="001C7538">
      <w:pPr>
        <w:pStyle w:val="JenniRefBody"/>
        <w:spacing w:line="240" w:lineRule="auto"/>
        <w:ind w:left="720" w:hanging="720"/>
        <w:rPr>
          <w:ins w:id="90253" w:author="Claude" w:date="2026-10-18T12:00:00Z"/>
        </w:rPr>
      </w:pPr>
      <w:ins w:id="90252" w:author="Claude" w:date="2026-10-18T12:00:00Z">
        <w:r>
          <w:t xml:space="preserve">61.</w:t>
        </w:r>
      </w:ins>
    </w:p>
    <w:p w14:paraId="01EEF521" w14:textId="63ADBB1D" w:rsidR="001C7538" w:rsidRPr="001C7538" w:rsidRDefault="001C7538" w:rsidP="001C7538">
      <w:pPr>
        <w:pStyle w:val="JenniRefBody"/>
        <w:spacing w:line="240" w:lineRule="auto"/>
        <w:ind w:left="720" w:hanging="720"/>
        <w:rPr>
          <w:ins w:id="90256" w:author="Claude" w:date="2026-10-18T12:00:00Z"/>
          <w:lang w:val="en-GB"/>
        </w:rPr>
      </w:pPr>
      <w:ins w:id="90254" w:author="Claude" w:date="2026-10-18T12:00:00Z">
        <w:r>
          <w:rPr>
            <w:lang w:val="en-GB"/>
          </w:rPr>
          <w:t xml:space="preserve">World Medical Association. World Medical Association Declaration of Helsinki: Ethical Principles for Medical Research Involving Human Participants. JAMA [Internet]. 2025 [cited 2026 Oct];333(1):71–4. Available from: </w:t>
        </w:r>
      </w:ins>
      <w:hyperlink r:id="rIdRev9" w:history="1">
        <w:ins w:id="90255" w:author="Claude" w:date="2026-10-18T12:00:00Z">
          <w:r>
            <w:rPr>
              <w:rStyle w:val="Hyperlink"/>
            </w:rPr>
            <w:t xml:space="preserve">https://doi.org/10.1001/jama.2024.21972</w:t>
          </w:r>
        </w:ins>
      </w:hyperlink>
    </w:p>
    <w:p w14:paraId="1B2371F4" w14:textId="77777777" w:rsidR="001C7538" w:rsidRPr="001C7538" w:rsidRDefault="001C7538" w:rsidP="001C7538">
      <w:pPr>
        <w:pStyle w:val="JenniRefBody"/>
        <w:spacing w:line="240" w:lineRule="auto"/>
        <w:ind w:left="720" w:hanging="720"/>
        <w:rPr>
          <w:lang w:val="en-GB"/>
        </w:rPr>
      </w:pPr>
      <w:r w:rsidRPr="001C7538">
        <w:rPr>
          <w:lang w:val="en-GB"/>
        </w:rPr>
        <w:t>62.</w:t>
      </w:r>
    </w:p>
    <w:p w14:paraId="152FF37C" w14:textId="484AF708" w:rsidR="001C7538" w:rsidRPr="001C7538" w:rsidRDefault="001C7538" w:rsidP="001C7538">
      <w:pPr>
        <w:pStyle w:val="JenniRefBody"/>
        <w:spacing w:line="240" w:lineRule="auto"/>
        <w:ind w:left="720" w:hanging="720"/>
        <w:rPr>
          <w:lang w:val="en-GB"/>
        </w:rPr>
      </w:pPr>
      <w:r w:rsidRPr="001C7538">
        <w:rPr>
          <w:lang w:val="en-GB"/>
        </w:rPr>
        <w:t xml:space="preserve">Crawford F, Nicolson D, </w:t>
      </w:r>
      <w:proofErr w:type="spellStart"/>
      <w:r w:rsidRPr="001C7538">
        <w:rPr>
          <w:lang w:val="en-GB"/>
        </w:rPr>
        <w:t>Amanna</w:t>
      </w:r>
      <w:proofErr w:type="spellEnd"/>
      <w:r w:rsidRPr="001C7538">
        <w:rPr>
          <w:lang w:val="en-GB"/>
        </w:rPr>
        <w:t xml:space="preserve"> AE, Martin A, Gupta S, Leese G, et al. Preventing foot ulceration in diabetes: systematic review and meta-analyses of RCT data. </w:t>
      </w:r>
      <w:proofErr w:type="spellStart"/>
      <w:r w:rsidRPr="001C7538">
        <w:rPr>
          <w:lang w:val="en-GB"/>
        </w:rPr>
        <w:t>Diabetologia</w:t>
      </w:r>
      <w:proofErr w:type="spellEnd"/>
      <w:r w:rsidRPr="001C7538">
        <w:rPr>
          <w:lang w:val="en-GB"/>
        </w:rPr>
        <w:t xml:space="preserve"> [Internet]. 2019 Nov 27 [cited 2026 Jan];63(1):49–64. Available from: </w:t>
      </w:r>
      <w:hyperlink r:id="rId24" w:tgtFrame="_blank" w:history="1">
        <w:r w:rsidRPr="001C7538">
          <w:rPr>
            <w:rStyle w:val="Hyperlink"/>
            <w:lang w:val="en-GB"/>
          </w:rPr>
          <w:t>https://doi.org/10.1007/s00125-019-05020-7</w:t>
        </w:r>
      </w:hyperlink>
    </w:p>
    <w:p w14:paraId="4B5CECD6" w14:textId="77777777" w:rsidR="001C7538" w:rsidRPr="001C7538" w:rsidRDefault="001C7538" w:rsidP="001C7538">
      <w:pPr>
        <w:pStyle w:val="JenniRefBody"/>
        <w:spacing w:line="240" w:lineRule="auto"/>
        <w:ind w:left="720" w:hanging="720"/>
        <w:rPr>
          <w:ins w:id="90258" w:author="Claude" w:date="2026-10-18T12:00:00Z"/>
        </w:rPr>
      </w:pPr>
      <w:ins w:id="90257" w:author="Claude" w:date="2026-10-18T12:00:00Z">
        <w:r>
          <w:t xml:space="preserve">63.</w:t>
        </w:r>
      </w:ins>
    </w:p>
    <w:p w14:paraId="01EEF521" w14:textId="63ADBB1D" w:rsidR="001C7538" w:rsidRPr="001C7538" w:rsidRDefault="001C7538" w:rsidP="001C7538">
      <w:pPr>
        <w:pStyle w:val="JenniRefBody"/>
        <w:spacing w:line="240" w:lineRule="auto"/>
        <w:ind w:left="720" w:hanging="720"/>
        <w:rPr>
          <w:ins w:id="90261" w:author="Claude" w:date="2026-10-18T12:00:00Z"/>
          <w:lang w:val="en-GB"/>
        </w:rPr>
      </w:pPr>
      <w:ins w:id="90259" w:author="Claude" w:date="2026-10-18T12:00:00Z">
        <w:r>
          <w:rPr>
            <w:lang w:val="en-GB"/>
          </w:rPr>
          <w:t xml:space="preserve">Boutron I, Altman DG, Moher D, Schulz KF, Ravaud P. CONSORT Statement for Randomized Trials of Nonpharmacologic Treatments: A 2017 Update and a CONSORT Extension for Nonpharmacologic Trial Abstracts. Annals of Internal Medicine [Internet]. 2017 [cited 2026 Oct];167(1):40–7. Available from: </w:t>
        </w:r>
      </w:ins>
      <w:hyperlink r:id="rIdRev10" w:history="1">
        <w:ins w:id="90260" w:author="Claude" w:date="2026-10-18T12:00:00Z">
          <w:r>
            <w:rPr>
              <w:rStyle w:val="Hyperlink"/>
            </w:rPr>
            <w:t xml:space="preserve">https://doi.org/10.7326/m17-0046</w:t>
          </w:r>
        </w:ins>
      </w:hyperlink>
    </w:p>
    <w:p w14:paraId="09764636" w14:textId="77777777" w:rsidR="001C7538" w:rsidRPr="001C7538" w:rsidRDefault="001C7538" w:rsidP="001C7538">
      <w:pPr>
        <w:pStyle w:val="JenniRefBody"/>
        <w:spacing w:line="240" w:lineRule="auto"/>
        <w:ind w:left="720" w:hanging="720"/>
        <w:rPr>
          <w:lang w:val="en-GB"/>
        </w:rPr>
      </w:pPr>
      <w:r w:rsidRPr="001C7538">
        <w:rPr>
          <w:lang w:val="en-GB"/>
        </w:rPr>
        <w:t>64.</w:t>
      </w:r>
    </w:p>
    <w:p w14:paraId="7F93532D" w14:textId="7BCCC57A" w:rsidR="001C7538" w:rsidRPr="001C7538" w:rsidRDefault="001C7538" w:rsidP="001C7538">
      <w:pPr>
        <w:pStyle w:val="JenniRefBody"/>
        <w:spacing w:line="240" w:lineRule="auto"/>
        <w:ind w:left="720" w:hanging="720"/>
        <w:rPr>
          <w:lang w:val="en-GB"/>
        </w:rPr>
      </w:pPr>
      <w:r w:rsidRPr="001C7538">
        <w:rPr>
          <w:lang w:val="en-GB"/>
        </w:rPr>
        <w:t>Jacobsen P, Wood L. Risk of contamination when planning psychological therapy trials can be assessed using a simple framework. Journal of Clinical Epidemiology [Internet]. 2020 Apr 12 [cited 2026 Jan</w:t>
      </w:r>
      <w:proofErr w:type="gramStart"/>
      <w:r w:rsidRPr="001C7538">
        <w:rPr>
          <w:lang w:val="en-GB"/>
        </w:rPr>
        <w:t>];124:8</w:t>
      </w:r>
      <w:proofErr w:type="gramEnd"/>
      <w:r w:rsidRPr="001C7538">
        <w:rPr>
          <w:lang w:val="en-GB"/>
        </w:rPr>
        <w:t xml:space="preserve">–15. Available from: </w:t>
      </w:r>
      <w:hyperlink r:id="rId77" w:tgtFrame="_blank" w:history="1">
        <w:r w:rsidRPr="001C7538">
          <w:rPr>
            <w:rStyle w:val="Hyperlink"/>
            <w:lang w:val="en-GB"/>
          </w:rPr>
          <w:t>https://doi.org/10.1016/j.jclinepi.2020.04.005</w:t>
        </w:r>
      </w:hyperlink>
    </w:p>
    <w:p w14:paraId="51EACF72" w14:textId="77777777" w:rsidR="001C7538" w:rsidRPr="001C7538" w:rsidRDefault="001C7538" w:rsidP="001C7538">
      <w:pPr>
        <w:pStyle w:val="JenniRefBody"/>
        <w:spacing w:line="240" w:lineRule="auto"/>
        <w:ind w:left="720" w:hanging="720"/>
        <w:rPr>
          <w:del w:id="90438" w:author="Claude" w:date="2026-10-18T12:00:00Z"/>
          <w:lang w:val="en-GB"/>
        </w:rPr>
      </w:pPr>
      <w:del w:id="90437" w:author="Claude" w:date="2026-10-18T12:00:00Z">
        <w:r w:rsidRPr="001C7538">
          <w:rPr>
            <w:lang w:val="en-GB"/>
          </w:rPr>
          <w:delText>71.</w:delText>
        </w:r>
      </w:del>
    </w:p>
    <w:p w14:paraId="04CADBD7" w14:textId="79C0C451" w:rsidR="001C7538" w:rsidRPr="001C7538" w:rsidRDefault="001C7538" w:rsidP="001C7538">
      <w:pPr>
        <w:pStyle w:val="JenniRefBody"/>
        <w:spacing w:line="240" w:lineRule="auto"/>
        <w:ind w:left="720" w:hanging="720"/>
        <w:rPr>
          <w:del w:id="90441" w:author="Claude" w:date="2026-10-18T12:00:00Z"/>
          <w:lang w:val="en-GB"/>
        </w:rPr>
      </w:pPr>
      <w:del w:id="90439" w:author="Claude" w:date="2026-10-18T12:00:00Z">
        <w:r w:rsidRPr="001C7538">
          <w:rPr>
            <w:lang w:val="en-GB"/>
          </w:rPr>
          <w:delText xml:space="preserve">Man W, Guo F, He X, Zheng D, Ye W, Li S, et al. Analysis of Distribution and Drug Susceptibility Test Results of Pathogenic Bacteria in Diabetic Foot Ulcers. Diabetes Therapy [Internet]. 2024 May 21 [cited 2026 Jan];15(7):1627–37. Available from: </w:delText>
        </w:r>
      </w:del>
      <w:hyperlink r:id="rId78" w:tgtFrame="_blank" w:history="1">
        <w:del w:id="90440" w:author="Claude" w:date="2026-10-18T12:00:00Z">
          <w:r w:rsidRPr="001C7538">
            <w:rPr>
              <w:rStyle w:val="Hyperlink"/>
              <w:lang w:val="en-GB"/>
            </w:rPr>
            <w:delText>https://doi.org/10.1007/s13300-024-01601-x</w:delText>
          </w:r>
        </w:del>
      </w:hyperlink>
    </w:p>
    <w:p w14:paraId="4B5CECD6" w14:textId="77777777" w:rsidR="001C7538" w:rsidRPr="001C7538" w:rsidRDefault="001C7538" w:rsidP="001C7538">
      <w:pPr>
        <w:pStyle w:val="JenniRefBody"/>
        <w:spacing w:line="240" w:lineRule="auto"/>
        <w:ind w:left="720" w:hanging="720"/>
        <w:rPr>
          <w:ins w:id="90263" w:author="Claude" w:date="2026-10-18T12:00:00Z"/>
        </w:rPr>
      </w:pPr>
      <w:ins w:id="90262" w:author="Claude" w:date="2026-10-18T12:00:00Z">
        <w:r>
          <w:t xml:space="preserve">65.</w:t>
        </w:r>
      </w:ins>
    </w:p>
    <w:p w14:paraId="01EEF521" w14:textId="63ADBB1D" w:rsidR="001C7538" w:rsidRPr="001C7538" w:rsidRDefault="001C7538" w:rsidP="001C7538">
      <w:pPr>
        <w:pStyle w:val="JenniRefBody"/>
        <w:spacing w:line="240" w:lineRule="auto"/>
        <w:ind w:left="720" w:hanging="720"/>
        <w:rPr>
          <w:ins w:id="90266" w:author="Claude" w:date="2026-10-18T12:00:00Z"/>
          <w:lang w:val="en-GB"/>
        </w:rPr>
      </w:pPr>
      <w:ins w:id="90264" w:author="Claude" w:date="2026-10-18T12:00:00Z">
        <w:r>
          <w:rPr>
            <w:lang w:val="en-GB"/>
          </w:rPr>
          <w:t xml:space="preserve">Armstrong DG, Swerdlow MA, Armstrong AA, Conte MS, Padula WV, Bus SA. Five year mortality and direct costs of care for people with diabetic foot complications are comparable to cancer. Journal of Foot and Ankle Research [Internet]. 2020 [cited 2026 Oct];13(1):16. Available from: </w:t>
        </w:r>
      </w:ins>
      <w:hyperlink r:id="rIdRev11" w:history="1">
        <w:ins w:id="90265" w:author="Claude" w:date="2026-10-18T12:00:00Z">
          <w:r>
            <w:rPr>
              <w:rStyle w:val="Hyperlink"/>
            </w:rPr>
            <w:t xml:space="preserve">https://doi.org/10.1186/s13047-020-00383-2</w:t>
          </w:r>
        </w:ins>
      </w:hyperlink>
    </w:p>
    <w:p w14:paraId="75607389" w14:textId="77777777" w:rsidR="001C7538" w:rsidRPr="001C7538" w:rsidRDefault="001C7538" w:rsidP="001C7538">
      <w:pPr>
        <w:pStyle w:val="JenniRefBody"/>
        <w:spacing w:line="240" w:lineRule="auto"/>
        <w:ind w:left="720" w:hanging="720"/>
        <w:rPr>
          <w:lang w:val="en-GB"/>
        </w:rPr>
      </w:pPr>
      <w:r w:rsidRPr="001C7538">
        <w:rPr>
          <w:lang w:val="en-GB"/>
        </w:rPr>
        <w:t>66.</w:t>
      </w:r>
    </w:p>
    <w:p w14:paraId="1964EB24" w14:textId="73383FF3" w:rsidR="001C7538" w:rsidRPr="001C7538" w:rsidRDefault="001C7538" w:rsidP="001C7538">
      <w:pPr>
        <w:pStyle w:val="JenniRefBody"/>
        <w:spacing w:line="240" w:lineRule="auto"/>
        <w:ind w:left="720" w:hanging="720"/>
        <w:rPr>
          <w:lang w:val="en-GB"/>
        </w:rPr>
      </w:pPr>
      <w:r w:rsidRPr="001C7538">
        <w:rPr>
          <w:lang w:val="en-GB"/>
        </w:rPr>
        <w:t xml:space="preserve">Fu X, Ding H, Miao W, Mao C, Zhan M, Chen H. Global recurrence rates in diabetic foot ulcers: A systematic review and meta‐analysis. Diabetes/Metabolism Research and Reviews [Internet]. 2019 Mar 27 [cited 2025 Nov];35(6). Available from: </w:t>
      </w:r>
      <w:hyperlink r:id="rId79" w:tgtFrame="_blank" w:history="1">
        <w:r w:rsidRPr="001C7538">
          <w:rPr>
            <w:rStyle w:val="Hyperlink"/>
            <w:lang w:val="en-GB"/>
          </w:rPr>
          <w:t>https://doi.org/10.1002/dmrr.3160</w:t>
        </w:r>
      </w:hyperlink>
    </w:p>
    <w:p w14:paraId="4F9D9573" w14:textId="77777777" w:rsidR="001C7538" w:rsidRPr="001C7538" w:rsidRDefault="001C7538" w:rsidP="001C7538">
      <w:pPr>
        <w:pStyle w:val="JenniRefBody"/>
        <w:spacing w:line="240" w:lineRule="auto"/>
        <w:ind w:left="720" w:hanging="720"/>
        <w:rPr>
          <w:del w:id="90443" w:author="Claude" w:date="2026-10-18T12:00:00Z"/>
          <w:lang w:val="en-GB"/>
        </w:rPr>
      </w:pPr>
      <w:del w:id="90442" w:author="Claude" w:date="2026-10-18T12:00:00Z">
        <w:r w:rsidRPr="001C7538">
          <w:rPr>
            <w:lang w:val="en-GB"/>
          </w:rPr>
          <w:delText>73.</w:delText>
        </w:r>
      </w:del>
    </w:p>
    <w:p w14:paraId="726C4BBD" w14:textId="4FFA361A" w:rsidR="001C7538" w:rsidRPr="001C7538" w:rsidRDefault="001C7538" w:rsidP="001C7538">
      <w:pPr>
        <w:pStyle w:val="JenniRefBody"/>
        <w:spacing w:line="240" w:lineRule="auto"/>
        <w:ind w:left="720" w:hanging="720"/>
        <w:rPr>
          <w:del w:id="90451" w:author="Claude" w:date="2026-10-18T12:00:00Z"/>
          <w:lang w:val="en-GB"/>
        </w:rPr>
      </w:pPr>
      <w:del w:id="90444" w:author="Claude" w:date="2026-10-18T12:00:00Z">
        <w:r w:rsidRPr="001C7538">
          <w:rPr>
            <w:lang w:val="en-GB"/>
          </w:rPr>
          <w:delText xml:space="preserve">Monteiro‐Soares M, Russell D, Boyko EJ, </w:delText>
        </w:r>
      </w:del>
      <w:proofErr w:type="spellStart"/>
      <w:del w:id="90445" w:author="Claude" w:date="2026-10-18T12:00:00Z">
        <w:r w:rsidRPr="001C7538">
          <w:rPr>
            <w:lang w:val="en-GB"/>
          </w:rPr>
          <w:delText>Jeffcoate</w:delText>
        </w:r>
      </w:del>
      <w:proofErr w:type="spellEnd"/>
      <w:del w:id="90446" w:author="Claude" w:date="2026-10-18T12:00:00Z">
        <w:r w:rsidRPr="001C7538">
          <w:rPr>
            <w:lang w:val="en-GB"/>
          </w:rPr>
          <w:delText xml:space="preserve"> W, Mills JL, </w:delText>
        </w:r>
      </w:del>
      <w:proofErr w:type="spellStart"/>
      <w:del w:id="90447" w:author="Claude" w:date="2026-10-18T12:00:00Z">
        <w:r w:rsidRPr="001C7538">
          <w:rPr>
            <w:lang w:val="en-GB"/>
          </w:rPr>
          <w:delText>Morbach</w:delText>
        </w:r>
      </w:del>
      <w:proofErr w:type="spellEnd"/>
      <w:del w:id="90448" w:author="Claude" w:date="2026-10-18T12:00:00Z">
        <w:r w:rsidRPr="001C7538">
          <w:rPr>
            <w:lang w:val="en-GB"/>
          </w:rPr>
          <w:delText xml:space="preserve"> S, et al. Guidelines on the classification of diabetic foot ulcers (IWGDF 2019). </w:delText>
        </w:r>
      </w:del>
      <w:del w:id="90449" w:author="Claude" w:date="2026-10-18T12:00:00Z">
        <w:r w:rsidRPr="001C7538">
          <w:rPr>
            <w:lang w:val="en-GB"/>
          </w:rPr>
          <w:lastRenderedPageBreak/>
          <w:delText xml:space="preserve">Diabetes/Metabolism Research and Reviews [Internet]. 2020 Mar 1 [cited 2026 Jan];36. Available from: </w:delText>
        </w:r>
      </w:del>
      <w:hyperlink r:id="rId80" w:tgtFrame="_blank" w:history="1">
        <w:del w:id="90450" w:author="Claude" w:date="2026-10-18T12:00:00Z">
          <w:r w:rsidRPr="001C7538">
            <w:rPr>
              <w:rStyle w:val="Hyperlink"/>
              <w:lang w:val="en-GB"/>
            </w:rPr>
            <w:delText>https://doi.org/10.1002/dmrr.3273</w:delText>
          </w:r>
        </w:del>
      </w:hyperlink>
    </w:p>
    <w:p w14:paraId="3FA28247" w14:textId="77777777" w:rsidR="001C7538" w:rsidRPr="001C7538" w:rsidRDefault="001C7538" w:rsidP="001C7538">
      <w:pPr>
        <w:pStyle w:val="JenniRefBody"/>
        <w:spacing w:line="240" w:lineRule="auto"/>
        <w:ind w:left="720" w:hanging="720"/>
        <w:rPr>
          <w:lang w:val="en-GB"/>
        </w:rPr>
      </w:pPr>
      <w:r w:rsidRPr="001C7538">
        <w:rPr>
          <w:lang w:val="en-GB"/>
        </w:rPr>
        <w:t>67.</w:t>
      </w:r>
    </w:p>
    <w:p w14:paraId="5DD91301" w14:textId="4CFA61C8" w:rsidR="001C7538" w:rsidRPr="001C7538" w:rsidRDefault="001C7538" w:rsidP="001C7538">
      <w:pPr>
        <w:pStyle w:val="JenniRefBody"/>
        <w:spacing w:line="240" w:lineRule="auto"/>
        <w:ind w:left="720" w:hanging="720"/>
        <w:rPr>
          <w:lang w:val="en-GB"/>
        </w:rPr>
      </w:pPr>
      <w:r w:rsidRPr="001C7538">
        <w:rPr>
          <w:lang w:val="en-GB"/>
        </w:rPr>
        <w:t xml:space="preserve">Senussi M, Lincoln NB, </w:t>
      </w:r>
      <w:proofErr w:type="spellStart"/>
      <w:r w:rsidRPr="001C7538">
        <w:rPr>
          <w:lang w:val="en-GB"/>
        </w:rPr>
        <w:t>Jeffcoate</w:t>
      </w:r>
      <w:proofErr w:type="spellEnd"/>
      <w:r w:rsidRPr="001C7538">
        <w:rPr>
          <w:lang w:val="en-GB"/>
        </w:rPr>
        <w:t xml:space="preserve"> W. Psychometric Properties of the Nottingham Assessment of Functional Footcare (NAFF). International Journal of Therapy and Rehabilitation [Internet]. 2011 June 1 [cited 2025 Nov];18(6):330–4. Available from: </w:t>
      </w:r>
      <w:hyperlink r:id="rId81" w:tgtFrame="_blank" w:history="1">
        <w:r w:rsidRPr="001C7538">
          <w:rPr>
            <w:rStyle w:val="Hyperlink"/>
            <w:lang w:val="en-GB"/>
          </w:rPr>
          <w:t>https://doi.org/10.12968/ijtr.2011.18.6.330</w:t>
        </w:r>
      </w:hyperlink>
    </w:p>
    <w:p w14:paraId="6BBAFCA1" w14:textId="77777777" w:rsidR="001C7538" w:rsidRPr="001C7538" w:rsidRDefault="001C7538" w:rsidP="001C7538">
      <w:pPr>
        <w:pStyle w:val="JenniRefBody"/>
        <w:spacing w:line="240" w:lineRule="auto"/>
        <w:ind w:left="720" w:hanging="720"/>
        <w:rPr>
          <w:lang w:val="en-GB"/>
        </w:rPr>
      </w:pPr>
      <w:r w:rsidRPr="001C7538">
        <w:rPr>
          <w:lang w:val="en-GB"/>
        </w:rPr>
        <w:t>68.</w:t>
      </w:r>
    </w:p>
    <w:p w14:paraId="7F7AA292" w14:textId="77777777" w:rsidR="001C7538" w:rsidRPr="001C7538" w:rsidRDefault="001C7538" w:rsidP="001C7538">
      <w:pPr>
        <w:pStyle w:val="JenniRefBody"/>
        <w:spacing w:line="240" w:lineRule="auto"/>
        <w:ind w:left="720" w:hanging="720"/>
        <w:rPr>
          <w:lang w:val="en-GB"/>
        </w:rPr>
      </w:pPr>
      <w:r w:rsidRPr="001C7538">
        <w:rPr>
          <w:lang w:val="en-GB"/>
        </w:rPr>
        <w:t xml:space="preserve">Herdman M, Gudex C, Lloyd A, Janssen MHM, Kind P, Parkin D, et al. Development and preliminary testing of the new five-level version of EQ-5D (EQ-5D-5L). Quality of Life Research [Internet]. 2011 Apr 9 [cited 2026 Mar];20(10):1727–36. Available from: </w:t>
      </w:r>
      <w:hyperlink r:id="rId82" w:tgtFrame="_blank" w:history="1">
        <w:r w:rsidRPr="001C7538">
          <w:rPr>
            <w:rStyle w:val="Hyperlink"/>
            <w:lang w:val="en-GB"/>
          </w:rPr>
          <w:t>https://doi.org/10.1007/s11136-011-9903-x</w:t>
        </w:r>
      </w:hyperlink>
    </w:p>
    <w:p w14:paraId="4B5CECD6" w14:textId="77777777" w:rsidR="001C7538" w:rsidRPr="001C7538" w:rsidRDefault="001C7538" w:rsidP="001C7538">
      <w:pPr>
        <w:pStyle w:val="JenniRefBody"/>
        <w:spacing w:line="240" w:lineRule="auto"/>
        <w:ind w:left="720" w:hanging="720"/>
        <w:rPr>
          <w:ins w:id="90268" w:author="Claude" w:date="2026-10-18T12:00:00Z"/>
        </w:rPr>
      </w:pPr>
      <w:ins w:id="90267" w:author="Claude" w:date="2026-10-18T12:00:00Z">
        <w:r>
          <w:t xml:space="preserve">69.</w:t>
        </w:r>
      </w:ins>
    </w:p>
    <w:p w14:paraId="01EEF521" w14:textId="63ADBB1D" w:rsidR="001C7538" w:rsidRPr="001C7538" w:rsidRDefault="001C7538" w:rsidP="001C7538">
      <w:pPr>
        <w:pStyle w:val="JenniRefBody"/>
        <w:spacing w:line="240" w:lineRule="auto"/>
        <w:ind w:left="720" w:hanging="720"/>
        <w:rPr>
          <w:ins w:id="90271" w:author="Claude" w:date="2026-10-18T12:00:00Z"/>
          <w:lang w:val="en-GB"/>
        </w:rPr>
      </w:pPr>
      <w:ins w:id="90269" w:author="Claude" w:date="2026-10-18T12:00:00Z">
        <w:r>
          <w:rPr>
            <w:lang w:val="en-GB"/>
          </w:rPr>
          <w:t xml:space="preserve">Monteiro-Soares M, Hamilton EJ, Russell DA, Srisawasdi G, Boyko EJ, Mills JL, et al. Guidelines on the classification of foot ulcers in people with diabetes (IWGDF 2023 update). Diabetes/Metabolism Research and Reviews [Internet]. 2024 [cited 2026 Oct];40(3):e3648. Available from: </w:t>
        </w:r>
      </w:ins>
      <w:hyperlink r:id="rIdRev12" w:history="1">
        <w:ins w:id="90270" w:author="Claude" w:date="2026-10-18T12:00:00Z">
          <w:r>
            <w:rPr>
              <w:rStyle w:val="Hyperlink"/>
            </w:rPr>
            <w:t xml:space="preserve">https://doi.org/10.1002/dmrr.3648</w:t>
          </w:r>
        </w:ins>
      </w:hyperlink>
    </w:p>
    <w:p w14:paraId="2374E025" w14:textId="76E85DA1" w:rsidR="0083430E" w:rsidRPr="001C7538" w:rsidRDefault="0083430E" w:rsidP="001C7538">
      <w:pPr>
        <w:pStyle w:val="JenniRefBody"/>
        <w:ind w:left="720" w:hanging="720"/>
        <w:rPr>
          <w:lang w:val="en-GB"/>
        </w:rPr>
      </w:pPr>
    </w:p>
    <w:sectPr w:rsidR="0083430E" w:rsidRPr="001C7538">
      <w:headerReference w:type="even" r:id="rId83"/>
      <w:headerReference w:type="default" r:id="rId84"/>
      <w:footerReference w:type="even" r:id="rId85"/>
      <w:footerReference w:type="default" r:id="rId86"/>
      <w:headerReference w:type="first" r:id="rId87"/>
      <w:footerReference w:type="first" r:id="rId8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7BED8" w14:textId="77777777" w:rsidR="0083138E" w:rsidRDefault="0083138E">
      <w:pPr>
        <w:spacing w:before="0" w:after="0" w:line="240" w:lineRule="auto"/>
      </w:pPr>
      <w:r>
        <w:separator/>
      </w:r>
    </w:p>
  </w:endnote>
  <w:endnote w:type="continuationSeparator" w:id="0">
    <w:p w14:paraId="0681F648" w14:textId="77777777" w:rsidR="0083138E" w:rsidRDefault="008313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0A40" w14:textId="77777777" w:rsidR="006C4E87" w:rsidRDefault="006C4E8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F2C9" w14:textId="77777777" w:rsidR="0083430E" w:rsidRDefault="00BF6FC8">
    <w:pPr>
      <w:jc w:val="center"/>
    </w:pPr>
    <w:r>
      <w:fldChar w:fldCharType="begin"/>
    </w:r>
    <w:r>
      <w:instrText>PAGE</w:instrText>
    </w:r>
    <w:r>
      <w:fldChar w:fldCharType="separate"/>
    </w:r>
    <w:r w:rsidR="0065684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F43B" w14:textId="77777777" w:rsidR="006C4E87" w:rsidRDefault="006C4E8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744BF" w14:textId="77777777" w:rsidR="0083138E" w:rsidRDefault="0083138E">
      <w:pPr>
        <w:spacing w:before="0" w:after="0" w:line="240" w:lineRule="auto"/>
      </w:pPr>
      <w:r>
        <w:separator/>
      </w:r>
    </w:p>
  </w:footnote>
  <w:footnote w:type="continuationSeparator" w:id="0">
    <w:p w14:paraId="1312A804" w14:textId="77777777" w:rsidR="0083138E" w:rsidRDefault="008313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AC43" w14:textId="77777777" w:rsidR="006C4E87" w:rsidRDefault="006C4E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6AC2" w14:textId="77777777" w:rsidR="006C4E87" w:rsidRDefault="006C4E8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3EAF" w14:textId="77777777" w:rsidR="006C4E87" w:rsidRDefault="006C4E8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A22"/>
    <w:multiLevelType w:val="hybridMultilevel"/>
    <w:tmpl w:val="BE38E268"/>
    <w:lvl w:ilvl="0" w:tplc="68563A84">
      <w:start w:val="1"/>
      <w:numFmt w:val="bullet"/>
      <w:lvlText w:val="●"/>
      <w:lvlJc w:val="left"/>
      <w:pPr>
        <w:ind w:left="720" w:hanging="360"/>
      </w:pPr>
    </w:lvl>
    <w:lvl w:ilvl="1" w:tplc="4E5A3E90">
      <w:start w:val="1"/>
      <w:numFmt w:val="bullet"/>
      <w:lvlText w:val="○"/>
      <w:lvlJc w:val="left"/>
      <w:pPr>
        <w:ind w:left="1440" w:hanging="360"/>
      </w:pPr>
    </w:lvl>
    <w:lvl w:ilvl="2" w:tplc="98A6BCBA">
      <w:start w:val="1"/>
      <w:numFmt w:val="bullet"/>
      <w:lvlText w:val="■"/>
      <w:lvlJc w:val="left"/>
      <w:pPr>
        <w:ind w:left="2160" w:hanging="360"/>
      </w:pPr>
    </w:lvl>
    <w:lvl w:ilvl="3" w:tplc="AAD0586A">
      <w:start w:val="1"/>
      <w:numFmt w:val="bullet"/>
      <w:lvlText w:val="●"/>
      <w:lvlJc w:val="left"/>
      <w:pPr>
        <w:ind w:left="2880" w:hanging="360"/>
      </w:pPr>
    </w:lvl>
    <w:lvl w:ilvl="4" w:tplc="4CAE12AA">
      <w:start w:val="1"/>
      <w:numFmt w:val="bullet"/>
      <w:lvlText w:val="○"/>
      <w:lvlJc w:val="left"/>
      <w:pPr>
        <w:ind w:left="3600" w:hanging="360"/>
      </w:pPr>
    </w:lvl>
    <w:lvl w:ilvl="5" w:tplc="50147BD8">
      <w:start w:val="1"/>
      <w:numFmt w:val="bullet"/>
      <w:lvlText w:val="■"/>
      <w:lvlJc w:val="left"/>
      <w:pPr>
        <w:ind w:left="4320" w:hanging="360"/>
      </w:pPr>
    </w:lvl>
    <w:lvl w:ilvl="6" w:tplc="A5E48E34">
      <w:start w:val="1"/>
      <w:numFmt w:val="bullet"/>
      <w:lvlText w:val="●"/>
      <w:lvlJc w:val="left"/>
      <w:pPr>
        <w:ind w:left="5040" w:hanging="360"/>
      </w:pPr>
    </w:lvl>
    <w:lvl w:ilvl="7" w:tplc="E23CB6B6">
      <w:start w:val="1"/>
      <w:numFmt w:val="bullet"/>
      <w:lvlText w:val="●"/>
      <w:lvlJc w:val="left"/>
      <w:pPr>
        <w:ind w:left="5760" w:hanging="360"/>
      </w:pPr>
    </w:lvl>
    <w:lvl w:ilvl="8" w:tplc="FF68EC34">
      <w:start w:val="1"/>
      <w:numFmt w:val="bullet"/>
      <w:lvlText w:val="●"/>
      <w:lvlJc w:val="left"/>
      <w:pPr>
        <w:ind w:left="6480" w:hanging="360"/>
      </w:pPr>
    </w:lvl>
  </w:abstractNum>
  <w:abstractNum w:abstractNumId="1" w15:restartNumberingAfterBreak="0">
    <w:nsid w:val="38C06F25"/>
    <w:multiLevelType w:val="hybridMultilevel"/>
    <w:tmpl w:val="39DE6DFC"/>
    <w:lvl w:ilvl="0" w:tplc="F31E7BA6">
      <w:start w:val="1"/>
      <w:numFmt w:val="decimalEnclosedFullstop"/>
      <w:lvlText w:val="%1"/>
      <w:lvlJc w:val="left"/>
      <w:pPr>
        <w:ind w:left="720" w:hanging="360"/>
      </w:pPr>
    </w:lvl>
    <w:lvl w:ilvl="1" w:tplc="274E4142">
      <w:start w:val="1"/>
      <w:numFmt w:val="decimalEnclosedFullstop"/>
      <w:lvlText w:val="%2"/>
      <w:lvlJc w:val="left"/>
      <w:pPr>
        <w:ind w:left="1440" w:hanging="360"/>
      </w:pPr>
    </w:lvl>
    <w:lvl w:ilvl="2" w:tplc="F77E56EE">
      <w:start w:val="1"/>
      <w:numFmt w:val="decimalEnclosedFullstop"/>
      <w:lvlText w:val="%3"/>
      <w:lvlJc w:val="left"/>
      <w:pPr>
        <w:ind w:left="2160" w:hanging="360"/>
      </w:pPr>
    </w:lvl>
    <w:lvl w:ilvl="3" w:tplc="831E96FE">
      <w:start w:val="1"/>
      <w:numFmt w:val="decimalEnclosedFullstop"/>
      <w:lvlText w:val="%4"/>
      <w:lvlJc w:val="left"/>
      <w:pPr>
        <w:ind w:left="2880" w:hanging="360"/>
      </w:pPr>
    </w:lvl>
    <w:lvl w:ilvl="4" w:tplc="F57AE378">
      <w:start w:val="1"/>
      <w:numFmt w:val="decimalEnclosedFullstop"/>
      <w:lvlText w:val="%5"/>
      <w:lvlJc w:val="left"/>
      <w:pPr>
        <w:ind w:left="3600" w:hanging="360"/>
      </w:pPr>
    </w:lvl>
    <w:lvl w:ilvl="5" w:tplc="072EE098">
      <w:start w:val="1"/>
      <w:numFmt w:val="decimalEnclosedFullstop"/>
      <w:lvlText w:val="%6"/>
      <w:lvlJc w:val="left"/>
      <w:pPr>
        <w:ind w:left="4320" w:hanging="360"/>
      </w:pPr>
    </w:lvl>
    <w:lvl w:ilvl="6" w:tplc="D85267AC">
      <w:start w:val="1"/>
      <w:numFmt w:val="decimalEnclosedFullstop"/>
      <w:lvlText w:val="%7"/>
      <w:lvlJc w:val="left"/>
      <w:pPr>
        <w:ind w:left="5040" w:hanging="360"/>
      </w:pPr>
    </w:lvl>
    <w:lvl w:ilvl="7" w:tplc="99B8CCBE">
      <w:start w:val="1"/>
      <w:numFmt w:val="decimalEnclosedFullstop"/>
      <w:lvlText w:val="%8"/>
      <w:lvlJc w:val="left"/>
      <w:pPr>
        <w:ind w:left="5760" w:hanging="360"/>
      </w:pPr>
    </w:lvl>
    <w:lvl w:ilvl="8" w:tplc="372C01FC">
      <w:start w:val="1"/>
      <w:numFmt w:val="decimalEnclosedFullstop"/>
      <w:lvlText w:val="%9"/>
      <w:lvlJc w:val="left"/>
      <w:pPr>
        <w:ind w:left="6480" w:hanging="360"/>
      </w:pPr>
    </w:lvl>
  </w:abstractNum>
  <w:abstractNum w:abstractNumId="2" w15:restartNumberingAfterBreak="0">
    <w:nsid w:val="5E80222F"/>
    <w:multiLevelType w:val="hybridMultilevel"/>
    <w:tmpl w:val="4DECC776"/>
    <w:lvl w:ilvl="0" w:tplc="9580F598">
      <w:start w:val="1"/>
      <w:numFmt w:val="bullet"/>
      <w:lvlText w:val=""/>
      <w:lvlJc w:val="left"/>
      <w:pPr>
        <w:ind w:left="720" w:hanging="360"/>
      </w:pPr>
    </w:lvl>
    <w:lvl w:ilvl="1" w:tplc="7F742020">
      <w:start w:val="1"/>
      <w:numFmt w:val="bullet"/>
      <w:lvlText w:val=""/>
      <w:lvlJc w:val="left"/>
      <w:pPr>
        <w:ind w:left="1440" w:hanging="360"/>
      </w:pPr>
    </w:lvl>
    <w:lvl w:ilvl="2" w:tplc="DAA2FFE4">
      <w:start w:val="1"/>
      <w:numFmt w:val="bullet"/>
      <w:lvlText w:val=""/>
      <w:lvlJc w:val="left"/>
      <w:pPr>
        <w:ind w:left="2160" w:hanging="360"/>
      </w:pPr>
    </w:lvl>
    <w:lvl w:ilvl="3" w:tplc="8B7E0A1C">
      <w:start w:val="1"/>
      <w:numFmt w:val="bullet"/>
      <w:lvlText w:val=""/>
      <w:lvlJc w:val="left"/>
      <w:pPr>
        <w:ind w:left="2880" w:hanging="360"/>
      </w:pPr>
    </w:lvl>
    <w:lvl w:ilvl="4" w:tplc="214CDCD2">
      <w:start w:val="1"/>
      <w:numFmt w:val="bullet"/>
      <w:lvlText w:val=""/>
      <w:lvlJc w:val="left"/>
      <w:pPr>
        <w:ind w:left="3600" w:hanging="360"/>
      </w:pPr>
    </w:lvl>
    <w:lvl w:ilvl="5" w:tplc="05FCD31E">
      <w:start w:val="1"/>
      <w:numFmt w:val="bullet"/>
      <w:lvlText w:val=""/>
      <w:lvlJc w:val="left"/>
      <w:pPr>
        <w:ind w:left="4320" w:hanging="360"/>
      </w:pPr>
    </w:lvl>
    <w:lvl w:ilvl="6" w:tplc="D9D680D0">
      <w:start w:val="1"/>
      <w:numFmt w:val="bullet"/>
      <w:lvlText w:val=""/>
      <w:lvlJc w:val="left"/>
      <w:pPr>
        <w:ind w:left="5040" w:hanging="360"/>
      </w:pPr>
    </w:lvl>
    <w:lvl w:ilvl="7" w:tplc="2C401410">
      <w:start w:val="1"/>
      <w:numFmt w:val="bullet"/>
      <w:lvlText w:val=""/>
      <w:lvlJc w:val="left"/>
      <w:pPr>
        <w:ind w:left="5760" w:hanging="360"/>
      </w:pPr>
    </w:lvl>
    <w:lvl w:ilvl="8" w:tplc="217E66EA">
      <w:start w:val="1"/>
      <w:numFmt w:val="bullet"/>
      <w:lvlText w:val=""/>
      <w:lvlJc w:val="left"/>
      <w:pPr>
        <w:ind w:left="6480" w:hanging="360"/>
      </w:pPr>
    </w:lvl>
  </w:abstractNum>
  <w:num w:numId="1" w16cid:durableId="1995257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30E"/>
    <w:rsid w:val="00097671"/>
    <w:rsid w:val="00121B79"/>
    <w:rsid w:val="00160617"/>
    <w:rsid w:val="00180B65"/>
    <w:rsid w:val="001C7538"/>
    <w:rsid w:val="001E4F4B"/>
    <w:rsid w:val="00221697"/>
    <w:rsid w:val="002335A1"/>
    <w:rsid w:val="002D18A5"/>
    <w:rsid w:val="003E0E65"/>
    <w:rsid w:val="00505004"/>
    <w:rsid w:val="005E6EAF"/>
    <w:rsid w:val="00622176"/>
    <w:rsid w:val="0065684E"/>
    <w:rsid w:val="006C4E87"/>
    <w:rsid w:val="00746DB6"/>
    <w:rsid w:val="0077498C"/>
    <w:rsid w:val="00801D0A"/>
    <w:rsid w:val="0083138E"/>
    <w:rsid w:val="0083430E"/>
    <w:rsid w:val="00836059"/>
    <w:rsid w:val="008440F8"/>
    <w:rsid w:val="008C7E50"/>
    <w:rsid w:val="00932236"/>
    <w:rsid w:val="00B129AE"/>
    <w:rsid w:val="00B2293E"/>
    <w:rsid w:val="00B36F7E"/>
    <w:rsid w:val="00B91FCC"/>
    <w:rsid w:val="00BF6FC8"/>
    <w:rsid w:val="00D0627E"/>
    <w:rsid w:val="00D200D0"/>
    <w:rsid w:val="00D5716B"/>
    <w:rsid w:val="00D84339"/>
    <w:rsid w:val="00D85518"/>
    <w:rsid w:val="00FC057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B0BF"/>
  <w15:docId w15:val="{E193ACBD-89B1-4BDF-B477-A37E525B8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BE" w:eastAsia="nl-BE" w:bidi="ar-SA"/>
      </w:rPr>
    </w:rPrDefault>
    <w:pPrDefault>
      <w:pPr>
        <w:spacing w:before="144" w:after="72"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pPr>
      <w:spacing w:after="0" w:line="240" w:lineRule="auto"/>
    </w:pPr>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pPr>
      <w:spacing w:after="0" w:line="240" w:lineRule="auto"/>
    </w:pPr>
    <w:rPr>
      <w:sz w:val="20"/>
      <w:szCs w:val="20"/>
    </w:rPr>
  </w:style>
  <w:style w:type="character" w:customStyle="1" w:styleId="EindnoottekstChar">
    <w:name w:val="Eindnoottekst Char"/>
    <w:link w:val="Eindnoottekst"/>
    <w:uiPriority w:val="99"/>
    <w:semiHidden/>
    <w:unhideWhenUsed/>
    <w:rPr>
      <w:sz w:val="20"/>
      <w:szCs w:val="20"/>
    </w:rPr>
  </w:style>
  <w:style w:type="paragraph" w:customStyle="1" w:styleId="JenniRefHeader">
    <w:name w:val="JenniRefHeader"/>
    <w:basedOn w:val="Kop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sz w:val="20"/>
      <w:szCs w:val="20"/>
    </w:rPr>
  </w:style>
  <w:style w:type="paragraph" w:customStyle="1" w:styleId="JenniFigureCaption">
    <w:name w:val="JenniFigureCaption"/>
    <w:qFormat/>
    <w:pPr>
      <w:spacing w:after="120"/>
    </w:pPr>
    <w:rPr>
      <w:i/>
      <w:iCs/>
      <w:sz w:val="20"/>
      <w:szCs w:val="20"/>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sz w:val="20"/>
      <w:szCs w:val="20"/>
    </w:rPr>
  </w:style>
  <w:style w:type="paragraph" w:styleId="Koptekst">
    <w:name w:val="header"/>
    <w:basedOn w:val="Standaard"/>
    <w:link w:val="KoptekstChar"/>
    <w:uiPriority w:val="99"/>
    <w:unhideWhenUsed/>
    <w:rsid w:val="006C4E87"/>
    <w:pPr>
      <w:tabs>
        <w:tab w:val="center" w:pos="4536"/>
        <w:tab w:val="right" w:pos="9072"/>
      </w:tabs>
      <w:spacing w:before="0" w:after="0" w:line="240" w:lineRule="auto"/>
    </w:pPr>
  </w:style>
  <w:style w:type="character" w:customStyle="1" w:styleId="KoptekstChar">
    <w:name w:val="Koptekst Char"/>
    <w:basedOn w:val="Standaardalinea-lettertype"/>
    <w:link w:val="Koptekst"/>
    <w:uiPriority w:val="99"/>
    <w:rsid w:val="006C4E87"/>
  </w:style>
  <w:style w:type="paragraph" w:styleId="Voettekst">
    <w:name w:val="footer"/>
    <w:basedOn w:val="Standaard"/>
    <w:link w:val="VoettekstChar"/>
    <w:uiPriority w:val="99"/>
    <w:unhideWhenUsed/>
    <w:rsid w:val="006C4E87"/>
    <w:pPr>
      <w:tabs>
        <w:tab w:val="center" w:pos="4536"/>
        <w:tab w:val="right" w:pos="9072"/>
      </w:tabs>
      <w:spacing w:before="0" w:after="0" w:line="240" w:lineRule="auto"/>
    </w:pPr>
  </w:style>
  <w:style w:type="character" w:customStyle="1" w:styleId="VoettekstChar">
    <w:name w:val="Voettekst Char"/>
    <w:basedOn w:val="Standaardalinea-lettertype"/>
    <w:link w:val="Voettekst"/>
    <w:uiPriority w:val="99"/>
    <w:rsid w:val="006C4E87"/>
  </w:style>
  <w:style w:type="character" w:styleId="Verwijzingopmerking">
    <w:name w:val="annotation reference"/>
    <w:basedOn w:val="Standaardalinea-lettertype"/>
    <w:uiPriority w:val="99"/>
    <w:semiHidden/>
    <w:unhideWhenUsed/>
    <w:rsid w:val="008C7E50"/>
    <w:rPr>
      <w:sz w:val="16"/>
      <w:szCs w:val="16"/>
    </w:rPr>
  </w:style>
  <w:style w:type="paragraph" w:styleId="Tekstopmerking">
    <w:name w:val="annotation text"/>
    <w:basedOn w:val="Standaard"/>
    <w:link w:val="TekstopmerkingChar"/>
    <w:uiPriority w:val="99"/>
    <w:unhideWhenUsed/>
    <w:rsid w:val="008C7E50"/>
    <w:pPr>
      <w:spacing w:line="240" w:lineRule="auto"/>
    </w:pPr>
    <w:rPr>
      <w:sz w:val="20"/>
      <w:szCs w:val="20"/>
    </w:rPr>
  </w:style>
  <w:style w:type="character" w:customStyle="1" w:styleId="TekstopmerkingChar">
    <w:name w:val="Tekst opmerking Char"/>
    <w:basedOn w:val="Standaardalinea-lettertype"/>
    <w:link w:val="Tekstopmerking"/>
    <w:uiPriority w:val="99"/>
    <w:rsid w:val="008C7E50"/>
    <w:rPr>
      <w:sz w:val="20"/>
      <w:szCs w:val="20"/>
    </w:rPr>
  </w:style>
  <w:style w:type="paragraph" w:styleId="Onderwerpvanopmerking">
    <w:name w:val="annotation subject"/>
    <w:basedOn w:val="Tekstopmerking"/>
    <w:next w:val="Tekstopmerking"/>
    <w:link w:val="OnderwerpvanopmerkingChar"/>
    <w:uiPriority w:val="99"/>
    <w:semiHidden/>
    <w:unhideWhenUsed/>
    <w:rsid w:val="008C7E50"/>
    <w:rPr>
      <w:b/>
      <w:bCs/>
    </w:rPr>
  </w:style>
  <w:style w:type="character" w:customStyle="1" w:styleId="OnderwerpvanopmerkingChar">
    <w:name w:val="Onderwerp van opmerking Char"/>
    <w:basedOn w:val="TekstopmerkingChar"/>
    <w:link w:val="Onderwerpvanopmerking"/>
    <w:uiPriority w:val="99"/>
    <w:semiHidden/>
    <w:rsid w:val="008C7E50"/>
    <w:rPr>
      <w:b/>
      <w:bCs/>
      <w:sz w:val="20"/>
      <w:szCs w:val="20"/>
    </w:rPr>
  </w:style>
  <w:style w:type="character" w:styleId="Onopgelostemelding">
    <w:name w:val="Unresolved Mention"/>
    <w:basedOn w:val="Standaardalinea-lettertype"/>
    <w:uiPriority w:val="99"/>
    <w:semiHidden/>
    <w:unhideWhenUsed/>
    <w:rsid w:val="001C7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86/s13063-023-07635-z" TargetMode="External"/><Relationship Id="rId21" Type="http://schemas.openxmlformats.org/officeDocument/2006/relationships/hyperlink" Target="https://doi.org/10.3390/s24082411" TargetMode="External"/><Relationship Id="rId42" Type="http://schemas.openxmlformats.org/officeDocument/2006/relationships/hyperlink" Target="https://doi.org/10.1186/s13063-021-05680-0" TargetMode="External"/><Relationship Id="rId47" Type="http://schemas.openxmlformats.org/officeDocument/2006/relationships/hyperlink" Target="https://doi.org/10.1136/bmjdrc-2021-002593" TargetMode="External"/><Relationship Id="rId63" Type="http://schemas.openxmlformats.org/officeDocument/2006/relationships/hyperlink" Target="https://doi.org/10.1002/dmrr.2697" TargetMode="External"/><Relationship Id="rId68" Type="http://schemas.openxmlformats.org/officeDocument/2006/relationships/hyperlink" Target="https://doi.org/10.1007/s001250100013" TargetMode="External"/><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hyperlink" Target="https://doi.org/10.2337/dc13-0996" TargetMode="External"/><Relationship Id="rId11" Type="http://schemas.openxmlformats.org/officeDocument/2006/relationships/hyperlink" Target="https://doi.org/10.1002/dmrr.2738" TargetMode="External"/><Relationship Id="rId32" Type="http://schemas.openxmlformats.org/officeDocument/2006/relationships/hyperlink" Target="https://doi.org/10.1002/dmrr.3654" TargetMode="External"/><Relationship Id="rId37" Type="http://schemas.openxmlformats.org/officeDocument/2006/relationships/hyperlink" Target="https://doi.org/10.1002/14651858.cd001488.pub4" TargetMode="External"/><Relationship Id="rId53" Type="http://schemas.openxmlformats.org/officeDocument/2006/relationships/hyperlink" Target="https://doi.org/10.1186/s13063-019-3479-0" TargetMode="External"/><Relationship Id="rId58" Type="http://schemas.openxmlformats.org/officeDocument/2006/relationships/hyperlink" Target="https://doi.org/10.1056/nejmp068080" TargetMode="External"/><Relationship Id="rId74" Type="http://schemas.openxmlformats.org/officeDocument/2006/relationships/hyperlink" Target="https://doi.org/10.1016/j.socscimed.2012.08.032" TargetMode="External"/><Relationship Id="rId79" Type="http://schemas.openxmlformats.org/officeDocument/2006/relationships/hyperlink" Target="https://doi.org/10.1002/dmrr.3160"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doi.org/10.1002/dmrr.3237" TargetMode="External"/><Relationship Id="rId22" Type="http://schemas.openxmlformats.org/officeDocument/2006/relationships/hyperlink" Target="https://doi.org/10.1111/dme.70099" TargetMode="External"/><Relationship Id="rId27" Type="http://schemas.openxmlformats.org/officeDocument/2006/relationships/hyperlink" Target="https://doi.org/10.1002/dmrr.2752" TargetMode="External"/><Relationship Id="rId30" Type="http://schemas.openxmlformats.org/officeDocument/2006/relationships/hyperlink" Target="https://doi.org/10.1136/bmj.h2147" TargetMode="External"/><Relationship Id="rId35" Type="http://schemas.openxmlformats.org/officeDocument/2006/relationships/hyperlink" Target="https://doi.org/10.1002/pdi.1099" TargetMode="External"/><Relationship Id="rId43" Type="http://schemas.openxmlformats.org/officeDocument/2006/relationships/hyperlink" Target="https://doi.org/10.3390/s23031648" TargetMode="External"/><Relationship Id="rId48" Type="http://schemas.openxmlformats.org/officeDocument/2006/relationships/hyperlink" Target="https://doi.org/10.1007/s00125-026-06815-1" TargetMode="External"/><Relationship Id="rId56" Type="http://schemas.openxmlformats.org/officeDocument/2006/relationships/hyperlink" Target="https://doi.org/10.1016/s0140-6736(21)00789-3" TargetMode="External"/><Relationship Id="rId64" Type="http://schemas.openxmlformats.org/officeDocument/2006/relationships/hyperlink" Target="https://doi.org/10.1007/s40273-013-0032-y" TargetMode="External"/><Relationship Id="rId69" Type="http://schemas.openxmlformats.org/officeDocument/2006/relationships/hyperlink" Target="https://doi.org/10.2337/diacare.27.4.901" TargetMode="External"/><Relationship Id="rId77" Type="http://schemas.openxmlformats.org/officeDocument/2006/relationships/hyperlink" Target="https://doi.org/10.1016/j.jclinepi.2020.04.005" TargetMode="External"/><Relationship Id="rId8" Type="http://schemas.openxmlformats.org/officeDocument/2006/relationships/hyperlink" Target="https://doi.org/10.1056/nejmra1615439" TargetMode="External"/><Relationship Id="rId51" Type="http://schemas.openxmlformats.org/officeDocument/2006/relationships/hyperlink" Target="https://www.ncbi.nlm.nih.gov/pmc/articles/10679570" TargetMode="External"/><Relationship Id="rId72" Type="http://schemas.openxmlformats.org/officeDocument/2006/relationships/hyperlink" Target="https://doi.org/10.1186/s13012-016-0506-3" TargetMode="External"/><Relationship Id="rId80" Type="http://schemas.openxmlformats.org/officeDocument/2006/relationships/hyperlink" Target="https://doi.org/10.1002/dmrr.3273"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oi.org/10.1002/dmrr.3239" TargetMode="External"/><Relationship Id="rId17" Type="http://schemas.openxmlformats.org/officeDocument/2006/relationships/hyperlink" Target="https://doi.org/10.1002/dmrr.2701" TargetMode="External"/><Relationship Id="rId25" Type="http://schemas.openxmlformats.org/officeDocument/2006/relationships/hyperlink" Target="https://doi.org/10.2340/16501977-2494" TargetMode="External"/><Relationship Id="rId33" Type="http://schemas.openxmlformats.org/officeDocument/2006/relationships/hyperlink" Target="https://doi.org/10.1186/s12933-018-0781-1" TargetMode="External"/><Relationship Id="rId38" Type="http://schemas.openxmlformats.org/officeDocument/2006/relationships/hyperlink" Target="http://dx.doi.org/10.3390/s24061795" TargetMode="External"/><Relationship Id="rId46" Type="http://schemas.openxmlformats.org/officeDocument/2006/relationships/hyperlink" Target="https://doi.org/10.3390/medicina58020166" TargetMode="External"/><Relationship Id="rId59" Type="http://schemas.openxmlformats.org/officeDocument/2006/relationships/hyperlink" Target="https://doi.org/10.1080/19466315.2022.2081601" TargetMode="External"/><Relationship Id="rId67" Type="http://schemas.openxmlformats.org/officeDocument/2006/relationships/hyperlink" Target="https://doi.org/10.1007/s00125-008-1089-6" TargetMode="External"/><Relationship Id="rId20" Type="http://schemas.openxmlformats.org/officeDocument/2006/relationships/hyperlink" Target="https://doi.org/10.1177/1932296819849092" TargetMode="External"/><Relationship Id="rId41" Type="http://schemas.openxmlformats.org/officeDocument/2006/relationships/hyperlink" Target="https://doi.org/10.1186/s13047-023-00656-6" TargetMode="External"/><Relationship Id="rId54" Type="http://schemas.openxmlformats.org/officeDocument/2006/relationships/hyperlink" Target="https://doi.org/10.36076/ppj.2010/13/e91" TargetMode="External"/><Relationship Id="rId62" Type="http://schemas.openxmlformats.org/officeDocument/2006/relationships/hyperlink" Target="https://doi.org/10.1016/s2213-2600(16)30179-5" TargetMode="External"/><Relationship Id="rId70" Type="http://schemas.openxmlformats.org/officeDocument/2006/relationships/hyperlink" Target="https://doi.org/10.1002/dmrr.3805" TargetMode="External"/><Relationship Id="rId75" Type="http://schemas.openxmlformats.org/officeDocument/2006/relationships/hyperlink" Target="https://doi.org/10.1007/s40290-023-00503-w" TargetMode="External"/><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2/dmrr.3651" TargetMode="External"/><Relationship Id="rId23" Type="http://schemas.openxmlformats.org/officeDocument/2006/relationships/hyperlink" Target="https://doi.org/10.2337/dc13-2470" TargetMode="External"/><Relationship Id="rId28" Type="http://schemas.openxmlformats.org/officeDocument/2006/relationships/hyperlink" Target="https://doi.org/10.1136/bmj-2024-081477" TargetMode="External"/><Relationship Id="rId36" Type="http://schemas.openxmlformats.org/officeDocument/2006/relationships/hyperlink" Target="https://doi.org/10.2337/dc12-1330" TargetMode="External"/><Relationship Id="rId49" Type="http://schemas.openxmlformats.org/officeDocument/2006/relationships/hyperlink" Target="https://doi.org/10.1186/s12910-021-00605-7" TargetMode="External"/><Relationship Id="rId57" Type="http://schemas.openxmlformats.org/officeDocument/2006/relationships/hyperlink" Target="https://doi.org/10.1186/s40814-017-0182-3" TargetMode="External"/><Relationship Id="rId10" Type="http://schemas.openxmlformats.org/officeDocument/2006/relationships/hyperlink" Target="https://doi.org/10.1007/s00125-008-0940-0" TargetMode="External"/><Relationship Id="rId31" Type="http://schemas.openxmlformats.org/officeDocument/2006/relationships/hyperlink" Target="https://doi.org/10.1136/bmj-2024-081123" TargetMode="External"/><Relationship Id="rId44" Type="http://schemas.openxmlformats.org/officeDocument/2006/relationships/hyperlink" Target="https://doi.org/10.2340/16501977-2339" TargetMode="External"/><Relationship Id="rId52" Type="http://schemas.openxmlformats.org/officeDocument/2006/relationships/hyperlink" Target="https://doi.org/10.1080/17434440.2023.2184685" TargetMode="External"/><Relationship Id="rId60" Type="http://schemas.openxmlformats.org/officeDocument/2006/relationships/hyperlink" Target="https://doi.org/10.3325/cmj.2007.6.871" TargetMode="External"/><Relationship Id="rId65" Type="http://schemas.openxmlformats.org/officeDocument/2006/relationships/hyperlink" Target="https://doi.org/10.1007/s41669-022-00353-3" TargetMode="External"/><Relationship Id="rId73" Type="http://schemas.openxmlformats.org/officeDocument/2006/relationships/hyperlink" Target="https://doi.org/10.1016/s0140-6736(25)00770-6" TargetMode="External"/><Relationship Id="rId78" Type="http://schemas.openxmlformats.org/officeDocument/2006/relationships/hyperlink" Target="https://doi.org/10.1007/s13300-024-01601-x" TargetMode="External"/><Relationship Id="rId81" Type="http://schemas.openxmlformats.org/officeDocument/2006/relationships/hyperlink" Target="https://doi.org/10.12968/ijtr.2011.18.6.330" TargetMode="External"/><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1111/dme.13973" TargetMode="External"/><Relationship Id="rId13" Type="http://schemas.openxmlformats.org/officeDocument/2006/relationships/hyperlink" Target="https://doi.org/10.2337/dc10-2206" TargetMode="External"/><Relationship Id="rId18" Type="http://schemas.openxmlformats.org/officeDocument/2006/relationships/hyperlink" Target="https://doi.org/10.1007/s00125-008-1110-0" TargetMode="External"/><Relationship Id="rId39" Type="http://schemas.openxmlformats.org/officeDocument/2006/relationships/hyperlink" Target="https://doi.org/10.3390/jcm14113635" TargetMode="External"/><Relationship Id="rId34" Type="http://schemas.openxmlformats.org/officeDocument/2006/relationships/hyperlink" Target="https://doi.org/10.1002/dmrr.3751" TargetMode="External"/><Relationship Id="rId50" Type="http://schemas.openxmlformats.org/officeDocument/2006/relationships/hyperlink" Target="https://doi.org/10.1186/s13063-018-2890-2" TargetMode="External"/><Relationship Id="rId55" Type="http://schemas.openxmlformats.org/officeDocument/2006/relationships/hyperlink" Target="https://doi.org/10.1515/cclm-2020-0869" TargetMode="External"/><Relationship Id="rId76" Type="http://schemas.openxmlformats.org/officeDocument/2006/relationships/hyperlink" Target="https://doi.org/10.1186/1757-1146-6-19" TargetMode="External"/><Relationship Id="rId7" Type="http://schemas.openxmlformats.org/officeDocument/2006/relationships/endnotes" Target="endnotes.xml"/><Relationship Id="rId71" Type="http://schemas.openxmlformats.org/officeDocument/2006/relationships/hyperlink" Target="https://doi.org/10.1136/bmj.h1258" TargetMode="External"/><Relationship Id="rId2" Type="http://schemas.openxmlformats.org/officeDocument/2006/relationships/numbering" Target="numbering.xml"/><Relationship Id="rId29" Type="http://schemas.openxmlformats.org/officeDocument/2006/relationships/hyperlink" Target="https://doi.org/10.1136/bmj.g1687" TargetMode="External"/><Relationship Id="rId24" Type="http://schemas.openxmlformats.org/officeDocument/2006/relationships/hyperlink" Target="https://doi.org/10.1007/s00125-019-05020-7" TargetMode="External"/><Relationship Id="rId40" Type="http://schemas.openxmlformats.org/officeDocument/2006/relationships/hyperlink" Target="https://doi.org/10.2337/dci22-0043" TargetMode="External"/><Relationship Id="rId45" Type="http://schemas.openxmlformats.org/officeDocument/2006/relationships/hyperlink" Target="https://doi.org/10.2337/dc24-1112" TargetMode="External"/><Relationship Id="rId66" Type="http://schemas.openxmlformats.org/officeDocument/2006/relationships/hyperlink" Target="https://pure.eur.nl/en/publications/8ff97d79-c1e5-4d66-a13f-3128f892f6b5" TargetMode="External"/><Relationship Id="rId87" Type="http://schemas.openxmlformats.org/officeDocument/2006/relationships/header" Target="header3.xml"/><Relationship Id="rId61" Type="http://schemas.openxmlformats.org/officeDocument/2006/relationships/hyperlink" Target="https://doi.org/10.4103/2229-3485.83221" TargetMode="External"/><Relationship Id="rId82" Type="http://schemas.openxmlformats.org/officeDocument/2006/relationships/hyperlink" Target="https://doi.org/10.1007/s11136-011-9903-x" TargetMode="External"/><Relationship Id="rId19" Type="http://schemas.openxmlformats.org/officeDocument/2006/relationships/hyperlink" Target="https://doi.org/10.1016/s2589-7500(19)30128-1" TargetMode="External"/><Relationship Id="rIdRev1" Type="http://schemas.openxmlformats.org/officeDocument/2006/relationships/hyperlink" Target="https://doi.org/10.2337/dc25-3113" TargetMode="External"/><Relationship Id="rIdRev2" Type="http://schemas.openxmlformats.org/officeDocument/2006/relationships/hyperlink" Target="https://eur-lex.europa.eu/eli/reg/2016/679/oj" TargetMode="External"/><Relationship Id="rIdRev3" Type="http://schemas.openxmlformats.org/officeDocument/2006/relationships/hyperlink" Target="https://eur-lex.europa.eu/eli/reg/2017/745/oj" TargetMode="External"/><Relationship Id="rIdRev4" Type="http://schemas.openxmlformats.org/officeDocument/2006/relationships/hyperlink" Target="https://www.ich.org/page/efficacy-guidelines" TargetMode="External"/><Relationship Id="rIdRev5" Type="http://schemas.openxmlformats.org/officeDocument/2006/relationships/hyperlink" Target="https://www.ich.org/page/efficacy-guidelines" TargetMode="External"/><Relationship Id="rIdRev6" Type="http://schemas.openxmlformats.org/officeDocument/2006/relationships/hyperlink" Target="https://www.ich.org/page/efficacy-guidelines" TargetMode="External"/><Relationship Id="rIdRev7" Type="http://schemas.openxmlformats.org/officeDocument/2006/relationships/hyperlink" Target="https://doi.org/10.3390/diabetology7040070" TargetMode="External"/><Relationship Id="rIdRev8" Type="http://schemas.openxmlformats.org/officeDocument/2006/relationships/hyperlink" Target="https://doi.org/10.1136/bmj-2021-067975" TargetMode="External"/><Relationship Id="rIdRev9" Type="http://schemas.openxmlformats.org/officeDocument/2006/relationships/hyperlink" Target="https://doi.org/10.1001/jama.2024.21972" TargetMode="External"/><Relationship Id="rIdRev10" Type="http://schemas.openxmlformats.org/officeDocument/2006/relationships/hyperlink" Target="https://doi.org/10.7326/m17-0046" TargetMode="External"/><Relationship Id="rIdRev11" Type="http://schemas.openxmlformats.org/officeDocument/2006/relationships/hyperlink" Target="https://doi.org/10.1186/s13047-020-00383-2" TargetMode="External"/><Relationship Id="rIdRev12" Type="http://schemas.openxmlformats.org/officeDocument/2006/relationships/hyperlink" Target="https://doi.org/10.1002/dmrr.364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BD0662-5365-46AF-8DDA-847FC2127108}">
  <we:reference id="WA200010453" version="1.0.0.1" store="Omex" storeType="OMEX"/>
  <we:alternateReferences>
    <we:reference id="WA200010453" version="1.0.0.1" store="WA200010453" storeType="OMEX"/>
  </we:alternateReferences>
  <we:properties>
    <we:property name="claude.fileId" value="&quot;1f94da26-58c9-45a3-8a7d-e0db5ff933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ArmstrongD17</b:Tag>
    <b:SourceType>JournalArticle</b:SourceType>
    <b:Guid>{9ec08845-75e8-45cf-83d4-0aff69c2066b}</b:Guid>
    <b:Title>Diabetic Foot Ulcers and Their Recurrence</b:Title>
    <b:Year>2017</b:Year>
    <b:JournalName>New England Journal of Medicine</b:JournalName>
    <b:BookTitle>New England Journal of Medicine</b:BookTitle>
    <b:Volume>376</b:Volume>
    <b:Issue>24</b:Issue>
    <b:Pages>2367-2375</b:Pages>
    <b:Publisher>Massachusetts Medical Society</b:Publisher>
    <b:URL>https://doi.org/10.1056/nejmra1615439</b:URL>
    <b:DOI>10.1056/nejmra1615439</b:DOI>
    <b:Author>
      <b:Author>
        <b:NameList>
          <b:Person>
            <b:Last>Armstrong</b:Last>
            <b:First>David G.</b:First>
          </b:Person>
          <b:Person>
            <b:Last>Boulton</b:Last>
            <b:First>Andrew J.M.</b:First>
          </b:Person>
          <b:Person>
            <b:Last>Bus</b:Last>
            <b:First>Sicco A.</b:First>
          </b:Person>
        </b:NameList>
      </b:Author>
    </b:Author>
    <b:JenniData>z: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</b:JenniData>
  </b:Source>
  <b:Source>
    <b:Tag>KerrM19</b:Tag>
    <b:SourceType>JournalArticle</b:SourceType>
    <b:Guid>{8381be45-6507-4628-808e-114813a9dcd1}</b:Guid>
    <b:Title>The cost of diabetic foot ulcers and amputations to the National Health Service in England</b:Title>
    <b:Year>2019</b:Year>
    <b:JournalName>Diabetic Medicine</b:JournalName>
    <b:BookTitle>Diabetic Medicine</b:BookTitle>
    <b:Volume>36</b:Volume>
    <b:Issue>8</b:Issue>
    <b:Pages>995-1002</b:Pages>
    <b:Publisher>Wiley</b:Publisher>
    <b:URL>https://doi.org/10.1111/dme.13973</b:URL>
    <b:DOI>10.1111/dme.13973</b:DOI>
    <b:Author>
      <b:Author>
        <b:NameList>
          <b:Person>
            <b:Last>Kerr</b:Last>
            <b:First>Marion</b:First>
          </b:Person>
          <b:Person>
            <b:Last>Barron</b:Last>
            <b:First>Emma</b:First>
          </b:Person>
          <b:Person>
            <b:Last>Chadwick</b:Last>
            <b:First>Paul</b:First>
          </b:Person>
          <b:Person>
            <b:Last>Evans</b:Last>
            <b:First>T.</b:First>
          </b:Person>
          <b:Person>
            <b:Last>Kong</b:Last>
            <b:First>W. M.</b:First>
          </b:Person>
          <b:Person>
            <b:Last>Rayman</b:Last>
            <b:First>Gerry</b:First>
          </b:Person>
          <b:Person>
            <b:Last>Sutton‐Smith</b:Last>
            <b:First>Mark</b:First>
          </b:Person>
          <b:Person>
            <b:Last>Todd</b:Last>
            <b:First>George</b:First>
          </b:Person>
          <b:Person>
            <b:Last>Young</b:Last>
            <b:First>Bob</b:First>
          </b:Person>
          <b:Person>
            <b:Last>Jeffcoate</b:Last>
            <b:First>William</b:First>
          </b:Person>
        </b:NameList>
      </b:Author>
    </b:Author>
    <b:JenniData>z: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</b:JenniData>
  </b:Source>
  <b:Source>
    <b:Tag>PrompersL08</b:Tag>
    <b:SourceType>JournalArticle</b:SourceType>
    <b:Guid>{1b2fdbe7-c5d9-40e4-893c-3b58ce6457d7}</b:Guid>
    <b:Title>Prediction of outcome in individuals with diabetic foot ulcers: focus on the differences between individuals with and without peripheral arterial disease. The EURODIALE Study</b:Title>
    <b:Year>2008</b:Year>
    <b:JournalName>Diabetologia</b:JournalName>
    <b:BookTitle>Diabetologia</b:BookTitle>
    <b:Volume>51</b:Volume>
    <b:Issue>5</b:Issue>
    <b:Pages>747-755</b:Pages>
    <b:Publisher>Springer Science+Business Media</b:Publisher>
    <b:URL>https://doi.org/10.1007/s00125-008-0940-0</b:URL>
    <b:DOI>10.1007/s00125-008-0940-0</b:DOI>
    <b:Author>
      <b:Author>
        <b:NameList>
          <b:Person>
            <b:Last>Prompers</b:Last>
            <b:First>L.</b:First>
          </b:Person>
          <b:Person>
            <b:Last>Schaper</b:Last>
            <b:First>Nicolaas C.</b:First>
          </b:Person>
          <b:Person>
            <b:Last>Apelqvist</b:Last>
            <b:First>Jan</b:First>
          </b:Person>
          <b:Person>
            <b:Last>Edmonds</b:Last>
            <b:First>Michael</b:First>
          </b:Person>
          <b:Person>
            <b:Last>Jude</b:Last>
            <b:First>Edward B.</b:First>
          </b:Person>
          <b:Person>
            <b:Last>Mauricio</b:Last>
            <b:First>Dı́dac</b:First>
          </b:Person>
          <b:Person>
            <b:Last>Uccioli</b:Last>
            <b:First>Luigi</b:First>
          </b:Person>
          <b:Person>
            <b:Last>Urbančič</b:Last>
            <b:First>V.</b:First>
          </b:Person>
          <b:Person>
            <b:Last>Bakker</b:Last>
            <b:First>K.</b:First>
          </b:Person>
          <b:Person>
            <b:Last>Holstein</b:Last>
            <b:First>P.</b:First>
          </b:Person>
          <b:Person>
            <b:Last>Jirkovská</b:Last>
            <b:First>Alexandra</b:First>
          </b:Person>
          <b:Person>
            <b:Last>Piaggesi</b:Last>
            <b:First>Alberto</b:First>
          </b:Person>
          <b:Person>
            <b:Last>Ragnarson-Tennvall</b:Last>
            <b:First>Gunnel</b:First>
          </b:Person>
          <b:Person>
            <b:Last>Reike</b:Last>
            <b:First>Heinrich</b:First>
          </b:Person>
          <b:Person>
            <b:Last>Spraul</b:Last>
            <b:First>Maximilian</b:First>
          </b:Person>
          <b:Person>
            <b:Last>Acker</b:Last>
            <b:First>K. Van</b:First>
          </b:Person>
          <b:Person>
            <b:Last>Baal</b:Last>
            <b:First>J. van</b:First>
          </b:Person>
          <b:Person>
            <b:Last>Merode</b:Last>
            <b:First>Frits van</b:First>
          </b:Person>
          <b:Person>
            <b:Last>Ferreira</b:Last>
            <b:First>Isabel</b:First>
          </b:Person>
          <b:Person>
            <b:Last>Huijberts</b:Last>
            <b:First>M.</b:First>
          </b:Person>
        </b:NameList>
      </b:Author>
    </b:Author>
    <b:JenniData>z: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</b:JenniData>
  </b:Source>
  <b:Source>
    <b:Tag>BusS15</b:Tag>
    <b:SourceType>JournalArticle</b:SourceType>
    <b:Guid>{7469fad4-9edd-40b6-9762-4cdd44c170bc}</b:Guid>
    <b:Title>A shift in priority in diabetic foot care and research: 75% of foot ulcers are preventable</b:Title>
    <b:Year>2015</b:Year>
    <b:JournalName>Diabetes/Metabolism Research and Reviews</b:JournalName>
    <b:BookTitle>Diabetes/Metabolism Research and Reviews</b:BookTitle>
    <b:Volume>32</b:Volume>
    <b:Pages>195-200</b:Pages>
    <b:Publisher>Wiley</b:Publisher>
    <b:URL>https://doi.org/10.1002/dmrr.2738</b:URL>
    <b:DOI>10.1002/dmrr.2738</b:DOI>
    <b:Author>
      <b:Author>
        <b:NameList>
          <b:Person>
            <b:Last>Bus</b:Last>
            <b:First>Sicco A.</b:First>
          </b:Person>
          <b:Person>
            <b:Last>Netten</b:Last>
            <b:First>Jaap J. van</b:First>
          </b:Person>
        </b:NameList>
      </b:Author>
    </b:Author>
    <b:JenniData>z: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</b:JenniData>
  </b:Source>
  <b:Source>
    <b:Tag>NajafiB20</b:Tag>
    <b:SourceType>JournalArticle</b:SourceType>
    <b:Guid>{03a754f0-3317-4792-8690-f7c21823c800}</b:Guid>
    <b:Title>Leveraging smart technologies to improve the management of diabetic foot ulcers and extend ulcer‐free days in remission</b:Title>
    <b:Year>2020</b:Year>
    <b:JournalName>Diabetes/Metabolism Research and Reviews</b:JournalName>
    <b:BookTitle>Diabetes/Metabolism Research and Reviews</b:BookTitle>
    <b:Volume>36</b:Volume>
    <b:Publisher>Wiley</b:Publisher>
    <b:URL>https://doi.org/10.1002/dmrr.3239</b:URL>
    <b:DOI>10.1002/dmrr.3239</b:DOI>
    <b:Author>
      <b:Author>
        <b:NameList>
          <b:Person>
            <b:Last>Najafi</b:Last>
            <b:First>Bijan</b:First>
          </b:Person>
          <b:Person>
            <b:Last>Reeves</b:Last>
            <b:First>Neil D.</b:First>
          </b:Person>
          <b:Person>
            <b:Last>Armstrong</b:Last>
            <b:First>David G.</b:First>
          </b:Person>
        </b:NameList>
      </b:Author>
    </b:Author>
    <b:JenniData>z: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</b:JenniData>
  </b:Source>
  <b:Source>
    <b:Tag>BusS11</b:Tag>
    <b:SourceType>JournalArticle</b:SourceType>
    <b:Guid>{5f90204c-c572-48d3-b0e6-bafda83d51cc}</b:Guid>
    <b:Title>Evaluation and Optimization of Therapeutic Footwear for Neuropathic Diabetic Foot Patients Using In-Shoe Plantar Pressure Analysis</b:Title>
    <b:Year>2011</b:Year>
    <b:JournalName>Diabetes Care</b:JournalName>
    <b:BookTitle>Diabetes Care</b:BookTitle>
    <b:Volume>34</b:Volume>
    <b:Issue>7</b:Issue>
    <b:Pages>1595-1600</b:Pages>
    <b:Publisher>American Diabetes Association</b:Publisher>
    <b:URL>https://doi.org/10.2337/dc10-2206</b:URL>
    <b:DOI>10.2337/dc10-2206</b:DOI>
    <b:Author>
      <b:Author>
        <b:NameList>
          <b:Person>
            <b:Last>Bus</b:Last>
            <b:First>Sicco A.</b:First>
          </b:Person>
          <b:Person>
            <b:Last>Haspels</b:Last>
            <b:First>Rob</b:First>
          </b:Person>
          <b:Person>
            <b:Last>Busch‐Westbroek</b:Last>
            <b:First>Tessa E.</b:First>
          </b:Person>
        </b:NameList>
      </b:Author>
    </b:Author>
    <b:JenniData>z: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</b:JenniData>
  </b:Source>
  <b:Source>
    <b:Tag>BusS19</b:Tag>
    <b:SourceType>JournalArticle</b:SourceType>
    <b:Guid>{185add9c-4d74-4e3a-909f-7fbe95471ecf}</b:Guid>
    <b:Title>State of the art design protocol for custom made footwear for people with diabetes and peripheral neuropathy</b:Title>
    <b:Year>2019</b:Year>
    <b:JournalName>Diabetes/Metabolism Research and Reviews</b:JournalName>
    <b:BookTitle>Diabetes/Metabolism Research and Reviews</b:BookTitle>
    <b:Volume>36</b:Volume>
    <b:Publisher>Wiley</b:Publisher>
    <b:URL>https://doi.org/10.1002/dmrr.3237</b:URL>
    <b:DOI>10.1002/dmrr.3237</b:DOI>
    <b:Author>
      <b:Author>
        <b:NameList>
          <b:Person>
            <b:Last>Bus</b:Last>
            <b:First>Sicco A.</b:First>
          </b:Person>
          <b:Person>
            <b:Last>Zwaferink</b:Last>
            <b:First>Jennefer</b:First>
          </b:Person>
          <b:Person>
            <b:Last>Dahmen</b:Last>
            <b:First>Rutger</b:First>
          </b:Person>
          <b:Person>
            <b:Last>Busch‐Westbroek</b:Last>
            <b:First>Tessa E.</b:First>
          </b:Person>
        </b:NameList>
      </b:Author>
    </b:Author>
    <b:JenniData>z: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</b:JenniData>
  </b:Source>
  <b:Source>
    <b:Tag>BusS23</b:Tag>
    <b:SourceType>JournalArticle</b:SourceType>
    <b:Guid>{7d3ca998-37d7-4904-ba64-c99c12efb91e}</b:Guid>
    <b:Title>Guidelines on the prevention of foot ulcers in persons with diabetes (IWGDF 2023 update)</b:Title>
    <b:Year>2023</b:Year>
    <b:JournalName>Diabetes/Metabolism Research and Reviews</b:JournalName>
    <b:BookTitle>Diabetes/Metabolism Research and Reviews</b:BookTitle>
    <b:Volume>40</b:Volume>
    <b:Issue>3</b:Issue>
    <b:Publisher>Wiley</b:Publisher>
    <b:URL>https://doi.org/10.1002/dmrr.3651</b:URL>
    <b:DOI>10.1002/dmrr.3651</b:DOI>
    <b:Author>
      <b:Author>
        <b:NameList>
          <b:Person>
            <b:Last>Bus</b:Last>
            <b:First>Sicco A.</b:First>
          </b:Person>
          <b:Person>
            <b:Last>Sacco</b:Last>
            <b:First>Isabel de Camargo Neves</b:First>
          </b:Person>
          <b:Person>
            <b:Last>Monteiro‐Soares</b:Last>
            <b:First>Matilde</b:First>
          </b:Person>
          <b:Person>
            <b:Last>Raspovic</b:Last>
            <b:First>Anita</b:First>
          </b:Person>
          <b:Person>
            <b:Last>Paton</b:Last>
            <b:First>Joanne</b:First>
          </b:Person>
          <b:Person>
            <b:Last>Rasmussen</b:Last>
            <b:First>Anne</b:First>
          </b:Person>
          <b:Person>
            <b:Last>Lavery</b:Last>
            <b:First>Lawrence A.</b:First>
          </b:Person>
          <b:Person>
            <b:Last>Netten</b:Last>
            <b:First>Jaap J. van</b:First>
          </b:Person>
        </b:NameList>
      </b:Author>
    </b:Author>
    <b:JenniData>z: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</b:JenniData>
  </b:Source>
  <b:Source>
    <b:Tag>BusS13</b:Tag>
    <b:SourceType>JournalArticle</b:SourceType>
    <b:Guid>{3fa3d115-7aca-4061-99e5-b439d45cbe81}</b:Guid>
    <b:Title>Effect of Custom-Made Footwear on Foot Ulcer Recurrence in Diabetes</b:Title>
    <b:Year>2013</b:Year>
    <b:JournalName>Diabetes Care</b:JournalName>
    <b:BookTitle>Diabetes Care</b:BookTitle>
    <b:Volume>36</b:Volume>
    <b:Issue>12</b:Issue>
    <b:Pages>4109-4116</b:Pages>
    <b:Publisher>American Diabetes Association</b:Publisher>
    <b:URL>https://doi.org/10.2337/dc13-0996</b:URL>
    <b:DOI>10.2337/dc13-0996</b:DOI>
    <b:Author>
      <b:Author>
        <b:NameList>
          <b:Person>
            <b:Last>Bus</b:Last>
            <b:First>Sicco A.</b:First>
          </b:Person>
          <b:Person>
            <b:Last>Waaijman</b:Last>
            <b:First>Roelof</b:First>
          </b:Person>
          <b:Person>
            <b:Last>Arts</b:Last>
            <b:First>Mark P.</b:First>
          </b:Person>
          <b:Person>
            <b:Last>Haart</b:Last>
            <b:First>Mirjam de</b:First>
          </b:Person>
          <b:Person>
            <b:Last>Busch‐Westbroek</b:Last>
            <b:First>Tessa E.</b:First>
          </b:Person>
          <b:Person>
            <b:Last>Baal</b:Last>
            <b:First>Jeff Van</b:First>
          </b:Person>
          <b:Person>
            <b:Last>Nollet</b:Last>
            <b:First>Frans</b:First>
          </b:Person>
        </b:NameList>
      </b:Author>
    </b:Author>
    <b:JenniData>z: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</b:JenniData>
  </b:Source>
  <b:Source>
    <b:Tag>NettenJ15</b:Tag>
    <b:SourceType>JournalArticle</b:SourceType>
    <b:Guid>{e5db1358-8e32-4728-8bc6-2f7baccd655c}</b:Guid>
    <b:Title>Prevention of foot ulcers in the at‐risk patient with diabetes: a systematic review</b:Title>
    <b:Year>2015</b:Year>
    <b:JournalName>Diabetes/Metabolism Research and Reviews</b:JournalName>
    <b:BookTitle>Diabetes/Metabolism Research and Reviews</b:BookTitle>
    <b:Volume>32</b:Volume>
    <b:Pages>84-98</b:Pages>
    <b:Publisher>Wiley</b:Publisher>
    <b:URL>https://doi.org/10.1002/dmrr.2701</b:URL>
    <b:DOI>10.1002/dmrr.2701</b:DOI>
    <b:Author>
      <b:Author>
        <b:NameList>
          <b:Person>
            <b:Last>Netten</b:Last>
            <b:First>Jaap J. van</b:First>
          </b:Person>
          <b:Person>
            <b:Last>Price</b:Last>
            <b:First>Patricia</b:First>
          </b:Person>
          <b:Person>
            <b:Last>Lavery</b:Last>
            <b:First>Lawrence A.</b:First>
          </b:Person>
          <b:Person>
            <b:Last>Monteiro‐Soares</b:Last>
            <b:First>Matilde</b:First>
          </b:Person>
          <b:Person>
            <b:Last>Rasmussen</b:Last>
            <b:First>Anne</b:First>
          </b:Person>
          <b:Person>
            <b:Last>Jubiz</b:Last>
            <b:First>Y.</b:First>
          </b:Person>
          <b:Person>
            <b:Last>Bus</b:Last>
            <b:First>Sicco A.</b:First>
          </b:Person>
          <b:Person>
            <b:Last>(IWGDF)</b:Last>
            <b:First>on behalf of the International Working Group on the Diabetic Foot</b:First>
          </b:Person>
        </b:NameList>
      </b:Author>
    </b:Author>
    <b:JenniData>z: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</b:JenniData>
  </b:Source>
  <b:Source>
    <b:Tag>LincolnN08</b:Tag>
    <b:SourceType>JournalArticle</b:SourceType>
    <b:Guid>{5d205833-be5f-48da-8e8e-65d1e05953fa}</b:Guid>
    <b:Title>Education for secondary prevention of foot ulcers in people with diabetes: a randomised controlled trial</b:Title>
    <b:Year>2008</b:Year>
    <b:JournalName>Diabetologia</b:JournalName>
    <b:BookTitle>Diabetologia</b:BookTitle>
    <b:Volume>51</b:Volume>
    <b:Issue>11</b:Issue>
    <b:Pages>1954-1961</b:Pages>
    <b:Publisher>Springer Science+Business Media</b:Publisher>
    <b:URL>https://doi.org/10.1007/s00125-008-1110-0</b:URL>
    <b:DOI>10.1007/s00125-008-1110-0</b:DOI>
    <b:Author>
      <b:Author>
        <b:NameList>
          <b:Person>
            <b:Last>Lincoln</b:Last>
            <b:First>Nadina B.</b:First>
          </b:Person>
          <b:Person>
            <b:Last>Radford</b:Last>
            <b:First>Kate</b:First>
          </b:Person>
          <b:Person>
            <b:Last>Game</b:Last>
            <b:First>Frances L.</b:First>
          </b:Person>
          <b:Person>
            <b:Last>Jeffcoate</b:Last>
            <b:First>William</b:First>
          </b:Person>
        </b:NameList>
      </b:Author>
    </b:Author>
    <b:JenniData>z: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</b:JenniData>
  </b:Source>
  <b:Source>
    <b:Tag>AbbottC19</b:Tag>
    <b:SourceType>JournalArticle</b:SourceType>
    <b:Guid>{7b754863-c67f-4a74-9666-4e5105beb36a}</b:Guid>
    <b:Title>Innovative intelligent insole system reduces diabetic foot ulcer recurrence at plantar sites: a prospective, randomised, proof-of-concept study</b:Title>
    <b:Year>2019</b:Year>
    <b:JournalName>The Lancet Digital Health</b:JournalName>
    <b:BookTitle>The Lancet Digital Health</b:BookTitle>
    <b:Volume>1</b:Volume>
    <b:Issue>6</b:Issue>
    <b:Publisher>Elsevier BV</b:Publisher>
    <b:URL>https://doi.org/10.1016/s2589-7500(19)30128-1</b:URL>
    <b:DOI>10.1016/s2589-7500(19)30128-1</b:DOI>
    <b:Author>
      <b:Author>
        <b:NameList>
          <b:Person>
            <b:Last>Abbott</b:Last>
            <b:First>Caroline A.</b:First>
          </b:Person>
          <b:Person>
            <b:Last>Chatwin</b:Last>
            <b:First>Katie E.</b:First>
          </b:Person>
          <b:Person>
            <b:Last>Foden</b:Last>
            <b:First>Philip</b:First>
          </b:Person>
          <b:Person>
            <b:Last>Hasan</b:Last>
            <b:First>Ahmad Najib</b:First>
          </b:Person>
          <b:Person>
            <b:Last>Sange</b:Last>
            <b:First>C.</b:First>
          </b:Person>
          <b:Person>
            <b:Last>Rajbhandari</b:Last>
            <b:First>Satyan</b:First>
          </b:Person>
          <b:Person>
            <b:Last>Reddy</b:Last>
            <b:First>Prabhav Nadipi</b:First>
          </b:Person>
          <b:Person>
            <b:Last>Vileikytė</b:Last>
            <b:First>Loretta</b:First>
          </b:Person>
          <b:Person>
            <b:Last>Bowling</b:Last>
            <b:First>Frank L.</b:First>
          </b:Person>
          <b:Person>
            <b:Last>Boulton</b:Last>
            <b:First>Andrew J.M.</b:First>
          </b:Person>
          <b:Person>
            <b:Last>Reeves</b:Last>
            <b:First>Neil D.</b:First>
          </b:Person>
        </b:NameList>
      </b:Author>
    </b:Author>
    <b:JenniData>z: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</b:JenniData>
  </b:Source>
  <b:Source>
    <b:Tag>LazzariniP19</b:Tag>
    <b:SourceType>JournalArticle</b:SourceType>
    <b:Guid>{3e3c72cd-985f-4869-bd18-ed3b19f3f681}</b:Guid>
    <b:Title>Measuring Plantar Tissue Stress in People With Diabetic Peripheral Neuropathy: A Critical Concept in Diabetic Foot Management</b:Title>
    <b:Year>2019</b:Year>
    <b:JournalName>Journal of Diabetes Science and Technology</b:JournalName>
    <b:BookTitle>Journal of Diabetes Science and Technology</b:BookTitle>
    <b:Volume>13</b:Volume>
    <b:Issue>5</b:Issue>
    <b:Pages>869-880</b:Pages>
    <b:Publisher>SAGE Publishing</b:Publisher>
    <b:URL>https://doi.org/10.1177/1932296819849092</b:URL>
    <b:DOI>10.1177/1932296819849092</b:DOI>
    <b:Author>
      <b:Author>
        <b:NameList>
          <b:Person>
            <b:Last>Lazzarini</b:Last>
            <b:First>Peter A</b:First>
          </b:Person>
          <b:Person>
            <b:Last>Crews</b:Last>
            <b:First>Ryan T.</b:First>
          </b:Person>
          <b:Person>
            <b:Last>Netten</b:Last>
            <b:First>Jaap J. van</b:First>
          </b:Person>
          <b:Person>
            <b:Last>Bus</b:Last>
            <b:First>Sicco A.</b:First>
          </b:Person>
          <b:Person>
            <b:Last>Fernando</b:Last>
            <b:First>Malindu E.</b:First>
          </b:Person>
          <b:Person>
            <b:Last>Chadwick</b:Last>
            <b:First>Paul</b:First>
          </b:Person>
          <b:Person>
            <b:Last>Najafi</b:Last>
            <b:First>Bijan</b:First>
          </b:Person>
        </b:NameList>
      </b:Author>
    </b:Author>
    <b:JenniData>z: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</b:JenniData>
  </b:Source>
  <b:Source>
    <b:Tag>HulshofC24</b:Tag>
    <b:SourceType>JournalArticle</b:SourceType>
    <b:Guid>{56971f57-7983-490f-a808-e6d4816390aa}</b:Guid>
    <b:Title>The Stress of Measuring Plantar Tissue Stress in People with Diabetes-Related Foot Ulcers: Biomechanical and Feasibility Findings from Two Prospective Cohort Studies</b:Title>
    <b:Year>2024</b:Year>
    <b:JournalName>Sensors</b:JournalName>
    <b:BookTitle>Sensors</b:BookTitle>
    <b:Volume>24</b:Volume>
    <b:Issue>8</b:Issue>
    <b:Pages>2411</b:Pages>
    <b:Publisher>Multidisciplinary Digital Publishing Institute</b:Publisher>
    <b:URL>https://doi.org/10.3390/s24082411</b:URL>
    <b:DOI>10.3390/s24082411</b:DOI>
    <b:Author>
      <b:Author>
        <b:NameList>
          <b:Person>
            <b:Last>Hulshof</b:Last>
            <b:First>Chantal M.</b:First>
          </b:Person>
          <b:Person>
            <b:Last>Page</b:Last>
            <b:First>Madelyn</b:First>
          </b:Person>
          <b:Person>
            <b:Last>Baal</b:Last>
            <b:First>Sjef G. van</b:First>
          </b:Person>
          <b:Person>
            <b:Last>Bus</b:Last>
            <b:First>Sicco A.</b:First>
          </b:Person>
          <b:Person>
            <b:Last>Fernando</b:Last>
            <b:First>Malindu E.</b:First>
          </b:Person>
          <b:Person>
            <b:Last>Gemert-Pijnen</b:Last>
            <b:First>Lisette van</b:First>
          </b:Person>
          <b:Person>
            <b:Last>Kappert</b:Last>
            <b:First>K.D.R.</b:First>
          </b:Person>
          <b:Person>
            <b:Last>Lucadou-Wells</b:Last>
            <b:First>Scott</b:First>
          </b:Person>
          <b:Person>
            <b:Last>Najafi</b:Last>
            <b:First>Bijan</b:First>
          </b:Person>
          <b:Person>
            <b:Last>Netten</b:Last>
            <b:First>Jaap J. van</b:First>
          </b:Person>
          <b:Person>
            <b:Last>Lazzarini</b:Last>
            <b:First>Peter A</b:First>
          </b:Person>
        </b:NameList>
      </b:Author>
    </b:Author>
    <b:JenniData>z: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</b:JenniData>
  </b:Source>
  <b:Source>
    <b:Tag>HulshofC25</b:Tag>
    <b:SourceType>JournalArticle</b:SourceType>
    <b:Guid>{1eba5631-e990-467b-99f3-eec6da9c6ce7}</b:Guid>
    <b:Title>The predictive value of cumulative plantar tissue stress on future plantar foot ulceration in people with diabetes—A 12‐month prospective observational study</b:Title>
    <b:Year>2025</b:Year>
    <b:JournalName>Diabetic Medicine</b:JournalName>
    <b:BookTitle>Diabetic Medicine</b:BookTitle>
    <b:Volume>42</b:Volume>
    <b:Issue>10</b:Issue>
    <b:Publisher>Wiley</b:Publisher>
    <b:URL>https://doi.org/10.1111/dme.70099</b:URL>
    <b:DOI>10.1111/dme.70099</b:DOI>
    <b:Author>
      <b:Author>
        <b:NameList>
          <b:Person>
            <b:Last>Hulshof</b:Last>
            <b:First>Chantal M.</b:First>
          </b:Person>
          <b:Person>
            <b:Last>Netten</b:Last>
            <b:First>Jaap J. van</b:First>
          </b:Person>
          <b:Person>
            <b:Last>Busch‐Westbroek</b:Last>
            <b:First>Tessa E.</b:First>
          </b:Person>
          <b:Person>
            <b:Last>Sabelis</b:Last>
            <b:First>Louise Willy Elizabeth</b:First>
          </b:Person>
          <b:Person>
            <b:Last>Peters</b:Last>
            <b:First>Edgar J.G.</b:First>
          </b:Person>
          <b:Person>
            <b:Last>Pijnappels</b:Last>
            <b:First>Mirjam</b:First>
          </b:Person>
          <b:Person>
            <b:Last>Bus</b:Last>
            <b:First>Sicco A.</b:First>
          </b:Person>
        </b:NameList>
      </b:Author>
    </b:Author>
    <b:JenniData>z: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</b:JenniData>
  </b:Source>
  <b:Source>
    <b:Tag>WaaijmanR14</b:Tag>
    <b:SourceType>JournalArticle</b:SourceType>
    <b:Guid>{cef018a1-476d-4bd1-8db4-f6dd880b19ce}</b:Guid>
    <b:Title>Risk Factors for Plantar Foot Ulcer Recurrence in Neuropathic Diabetic Patients</b:Title>
    <b:Year>2014</b:Year>
    <b:JournalName>Diabetes Care</b:JournalName>
    <b:BookTitle>Diabetes Care</b:BookTitle>
    <b:Volume>37</b:Volume>
    <b:Issue>6</b:Issue>
    <b:Pages>1697-1705</b:Pages>
    <b:Publisher>American Diabetes Association</b:Publisher>
    <b:URL>https://doi.org/10.2337/dc13-2470</b:URL>
    <b:DOI>10.2337/dc13-2470</b:DOI>
    <b:Author>
      <b:Author>
        <b:NameList>
          <b:Person>
            <b:Last>Waaijman</b:Last>
            <b:First>Roelof</b:First>
          </b:Person>
          <b:Person>
            <b:Last>Haart</b:Last>
            <b:First>Mirjam de</b:First>
          </b:Person>
          <b:Person>
            <b:Last>Arts</b:Last>
            <b:First>Mark L.J.</b:First>
          </b:Person>
          <b:Person>
            <b:Last>Wever</b:Last>
            <b:First>Daniël</b:First>
          </b:Person>
          <b:Person>
            <b:Last>Verlouw</b:Last>
            <b:First>Anke J.W.E.</b:First>
          </b:Person>
          <b:Person>
            <b:Last>Nollet</b:Last>
            <b:First>Frans</b:First>
          </b:Person>
          <b:Person>
            <b:Last>Bus</b:Last>
            <b:First>Sicco A.</b:First>
          </b:Person>
        </b:NameList>
      </b:Author>
    </b:Author>
    <b:JenniData>z: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</b:JenniData>
  </b:Source>
  <b:Source>
    <b:Tag>CrawfordF19</b:Tag>
    <b:SourceType>JournalArticle</b:SourceType>
    <b:Guid>{104faacf-2fda-4027-9dc1-11d6d929826c}</b:Guid>
    <b:Title>Preventing foot ulceration in diabetes: systematic review and meta-analyses of RCT data</b:Title>
    <b:Year>2019</b:Year>
    <b:JournalName>Diabetologia</b:JournalName>
    <b:BookTitle>Diabetologia</b:BookTitle>
    <b:Volume>63</b:Volume>
    <b:Issue>1</b:Issue>
    <b:Pages>49-64</b:Pages>
    <b:Publisher>Springer Science+Business Media</b:Publisher>
    <b:URL>https://doi.org/10.1007/s00125-019-05020-7</b:URL>
    <b:DOI>10.1007/s00125-019-05020-7</b:DOI>
    <b:Author>
      <b:Author>
        <b:NameList>
          <b:Person>
            <b:Last>Crawford</b:Last>
            <b:First>Fay</b:First>
          </b:Person>
          <b:Person>
            <b:Last>Nicolson</b:Last>
            <b:First>Donald</b:First>
          </b:Person>
          <b:Person>
            <b:Last>Amanna</b:Last>
            <b:First>Aparna E.</b:First>
          </b:Person>
          <b:Person>
            <b:Last>Martin</b:Last>
            <b:First>Angela</b:First>
          </b:Person>
          <b:Person>
            <b:Last>Gupta</b:Last>
            <b:First>Saket</b:First>
          </b:Person>
          <b:Person>
            <b:Last>Leese</b:Last>
            <b:First>Graham</b:First>
          </b:Person>
          <b:Person>
            <b:Last>Heggie</b:Last>
            <b:First>Robert</b:First>
          </b:Person>
          <b:Person>
            <b:Last>Chappell</b:Last>
            <b:First>Francesca M.</b:First>
          </b:Person>
          <b:Person>
            <b:Last>McIntosh</b:Last>
            <b:First>Heather H.</b:First>
          </b:Person>
        </b:NameList>
      </b:Author>
    </b:Author>
    <b:JenniData>z: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</b:JenniData>
  </b:Source>
  <b:Source>
    <b:Tag>LutjeboerT18</b:Tag>
    <b:SourceType>JournalArticle</b:SourceType>
    <b:Guid>{e0e6c465-291c-4aca-8a64-a000c0ff11b9}</b:Guid>
    <b:Title>Validity and feasibility of a temperature sensor for measuring use and non-use of orthopaedic footwear</b:Title>
    <b:Year>2018</b:Year>
    <b:JournalName>Journal of Rehabilitation Medicine</b:JournalName>
    <b:BookTitle>Journal of Rehabilitation Medicine</b:BookTitle>
    <b:Volume>50</b:Volume>
    <b:Issue>10</b:Issue>
    <b:Pages>920-926</b:Pages>
    <b:Publisher>Foundation for Rehabilitation Information</b:Publisher>
    <b:URL>https://doi.org/10.2340/16501977-2494</b:URL>
    <b:DOI>10.2340/16501977-2494</b:DOI>
    <b:Author>
      <b:Author>
        <b:NameList>
          <b:Person>
            <b:Last>Lutjeboer</b:Last>
            <b:First>T</b:First>
          </b:Person>
          <b:Person>
            <b:Last>Netten</b:Last>
            <b:First>Jaap J. van</b:First>
          </b:Person>
          <b:Person>
            <b:Last>Postema</b:Last>
            <b:First>Klaas</b:First>
          </b:Person>
          <b:Person>
            <b:Last>Hijmans</b:Last>
            <b:First>J</b:First>
          </b:Person>
        </b:NameList>
      </b:Author>
    </b:Author>
    <b:JenniData>z: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</b:JenniData>
  </b:Source>
  <b:Source>
    <b:Tag>VossenL23</b:Tag>
    <b:SourceType>JournalArticle</b:SourceType>
    <b:Guid>{5cb2cf42-74a1-4e3d-bf6a-396a01d74f3b}</b:Guid>
    <b:Title>An integrated personalized assistive devices approach to reduce the risk of foot ulcer recurrence in diabetes (DIASSIST): study protocol for a multicenter randomized controlled trial</b:Title>
    <b:Year>2023</b:Year>
    <b:JournalName>Trials</b:JournalName>
    <b:BookTitle>Trials</b:BookTitle>
    <b:Volume>24</b:Volume>
    <b:Issue>1</b:Issue>
    <b:Pages>663</b:Pages>
    <b:Publisher>Springer Science+Business Media</b:Publisher>
    <b:URL>https://doi.org/10.1186/s13063-023-07635-z</b:URL>
    <b:DOI>10.1186/s13063-023-07635-z</b:DOI>
    <b:Author>
      <b:Author>
        <b:NameList>
          <b:Person>
            <b:Last>Vossen</b:Last>
            <b:First>Lisa E.</b:First>
          </b:Person>
          <b:Person>
            <b:Last>Netten</b:Last>
            <b:First>Jaap J. van</b:First>
          </b:Person>
          <b:Person>
            <b:Last>Bakker</b:Last>
            <b:First>C.D.</b:First>
          </b:Person>
          <b:Person>
            <b:Last>Berendsen</b:Last>
            <b:First>Heleen A.</b:First>
          </b:Person>
          <b:Person>
            <b:Last>Busch‐Westbroek</b:Last>
            <b:First>Tessa E.</b:First>
          </b:Person>
          <b:Person>
            <b:Last>Peters</b:Last>
            <b:First>Edgar J.G.</b:First>
          </b:Person>
          <b:Person>
            <b:Last>Sabelis</b:Last>
            <b:First>Louise Willy Elizabeth</b:First>
          </b:Person>
          <b:Person>
            <b:Last>Dijkgraaf</b:Last>
            <b:First>Marcel G. W.</b:First>
          </b:Person>
          <b:Person>
            <b:Last>Bus</b:Last>
            <b:First>Sicco A.</b:First>
          </b:Person>
        </b:NameList>
      </b:Author>
    </b:Author>
    <b:JenniData>z: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</b:JenniData>
  </b:Source>
  <b:Source>
    <b:Tag>MorbachS15</b:Tag>
    <b:SourceType>JournalArticle</b:SourceType>
    <b:Guid>{a6441743-aff7-4abb-8761-05ee84215d2a}</b:Guid>
    <b:Title>The German and Belgian accreditation models for diabetic foot services</b:Title>
    <b:Year>2015</b:Year>
    <b:JournalName>Diabetes/Metabolism Research and Reviews</b:JournalName>
    <b:BookTitle>Diabetes/Metabolism Research and Reviews</b:BookTitle>
    <b:Volume>32</b:Volume>
    <b:Pages>318-325</b:Pages>
    <b:Publisher>Wiley</b:Publisher>
    <b:URL>https://doi.org/10.1002/dmrr.2752</b:URL>
    <b:DOI>10.1002/dmrr.2752</b:DOI>
    <b:Author>
      <b:Author>
        <b:NameList>
          <b:Person>
            <b:Last>Morbach</b:Last>
            <b:First>Stephan</b:First>
          </b:Person>
          <b:Person>
            <b:Last>Kersken</b:Last>
            <b:First>J.</b:First>
          </b:Person>
          <b:Person>
            <b:Last>Lobmann</b:Last>
            <b:First>Ralf</b:First>
          </b:Person>
          <b:Person>
            <b:Last>Nobels</b:Last>
            <b:First>Frank</b:First>
          </b:Person>
          <b:Person>
            <b:Last>Doggen</b:Last>
            <b:First>Kris</b:First>
          </b:Person>
          <b:Person>
            <b:Last>Acker</b:Last>
            <b:First>Kristien Van</b:First>
          </b:Person>
        </b:NameList>
      </b:Author>
    </b:Author>
    <b:JenniData>z: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</b:JenniData>
  </b:Source>
  <b:Source>
    <b:Tag>ChanA25</b:Tag>
    <b:SourceType>JournalArticle</b:SourceType>
    <b:Guid>{0adc4ad0-9691-407c-a85c-b9b5e608d613}</b:Guid>
    <b:Title>SPIRIT 2025 statement: updated guideline for protocols of randomised trials</b:Title>
    <b:Year>2025</b:Year>
    <b:JournalName>BMJ</b:JournalName>
    <b:BookTitle>BMJ</b:BookTitle>
    <b:Volume>389</b:Volume>
    <b:URL>https://doi.org/10.1136/bmj-2024-081477</b:URL>
    <b:DOI>10.1136/bmj-2024-081477</b:DOI>
    <b:Author>
      <b:Author>
        <b:NameList>
          <b:Person>
            <b:Last>Chan</b:Last>
            <b:First>An‐Wen</b:First>
          </b:Person>
          <b:Person>
            <b:Last>Boutron</b:Last>
            <b:First>Isabelle</b:First>
          </b:Person>
          <b:Person>
            <b:Last>Hopewell</b:Last>
            <b:First>Sally</b:First>
          </b:Person>
          <b:Person>
            <b:Last>Moher</b:Last>
            <b:First>David</b:First>
          </b:Person>
          <b:Person>
            <b:Last>Schulz</b:Last>
            <b:First>Kenneth F.</b:First>
          </b:Person>
          <b:Person>
            <b:Last>Collins</b:Last>
            <b:First>Professor Gary S.</b:First>
          </b:Person>
          <b:Person>
            <b:Last>Tunn</b:Last>
            <b:First>R.</b:First>
          </b:Person>
          <b:Person>
            <b:Last>Aggarwal</b:Last>
            <b:First>Rakesh</b:First>
          </b:Person>
          <b:Person>
            <b:Last>Berkwits</b:Last>
            <b:First>Michael</b:First>
          </b:Person>
          <b:Person>
            <b:Last>Berlin</b:Last>
            <b:First>Jesse A.</b:First>
          </b:Person>
          <b:Person>
            <b:Last>Bhandari</b:Last>
            <b:First>Nita</b:First>
          </b:Person>
          <b:Person>
            <b:Last>Butcher</b:Last>
            <b:First>Nancy J.</b:First>
          </b:Person>
          <b:Person>
            <b:Last>Campbell</b:Last>
            <b:First>Marion</b:First>
          </b:Person>
          <b:Person>
            <b:Last>Chidebe</b:Last>
            <b:First>Runcie C.W.</b:First>
          </b:Person>
          <b:Person>
            <b:Last>Elbourne</b:Last>
            <b:First>Diana</b:First>
          </b:Person>
          <b:Person>
            <b:Last>Farmer</b:Last>
            <b:First>Andrew</b:First>
          </b:Person>
          <b:Person>
            <b:Last>Fergusson</b:Last>
            <b:First>Dean</b:First>
          </b:Person>
          <b:Person>
            <b:Last>Golub</b:Last>
            <b:First>Robert M.</b:First>
          </b:Person>
          <b:Person>
            <b:Last>Goodman</b:Last>
            <b:First>Steven N.</b:First>
          </b:Person>
          <b:Person>
            <b:Last>Hoffmann</b:Last>
            <b:First>Tammy</b:First>
          </b:Person>
          <b:Person>
            <b:Last>Ioannidis</b:Last>
            <b:First>John P. A.</b:First>
          </b:Person>
          <b:Person>
            <b:Last>Kahan</b:Last>
            <b:First>Brennan C</b:First>
          </b:Person>
          <b:Person>
            <b:Last>Knowles</b:Last>
            <b:First>Rachel L</b:First>
          </b:Person>
          <b:Person>
            <b:Last>Lamb</b:Last>
            <b:First>Sarah E</b:First>
          </b:Person>
          <b:Person>
            <b:Last>Lewis</b:Last>
            <b:First>Steff</b:First>
          </b:Person>
          <b:Person>
            <b:Last>Loder</b:Last>
            <b:First>Elizabeth</b:First>
          </b:Person>
          <b:Person>
            <b:Last>Offringa</b:Last>
            <b:First>Martin</b:First>
          </b:Person>
          <b:Person>
            <b:Last>Ravaud</b:Last>
            <b:First>Philippe</b:First>
          </b:Person>
          <b:Person>
            <b:Last>Richards</b:Last>
            <b:First>Dawn P.</b:First>
          </b:Person>
          <b:Person>
            <b:Last>Rockhold</b:Last>
            <b:First>Frank W.</b:First>
          </b:Person>
          <b:Person>
            <b:Last>Schriger</b:Last>
            <b:First>David L.</b:First>
          </b:Person>
          <b:Person>
            <b:Last>Siegfried</b:Last>
            <b:First>Nandi</b:First>
          </b:Person>
          <b:Person>
            <b:Last>Staniszewska</b:Last>
            <b:First>Sophie</b:First>
          </b:Person>
          <b:Person>
            <b:Last>Taylor</b:Last>
            <b:First>R.</b:First>
          </b:Person>
          <b:Person>
            <b:Last>Thabane</b:Last>
            <b:First>Lehana</b:First>
          </b:Person>
          <b:Person>
            <b:Last>Torgerson</b:Last>
            <b:First>David</b:First>
          </b:Person>
          <b:Person>
            <b:Last>Vohra</b:Last>
            <b:First>Sunita</b:First>
          </b:Person>
          <b:Person>
            <b:Last>White</b:Last>
            <b:First>Ian R.</b:First>
          </b:Person>
          <b:Person>
            <b:Last>Hróbjartsson</b:Last>
            <b:First>Asbjørn</b:First>
          </b:Person>
        </b:NameList>
      </b:Author>
    </b:Author>
    <b:JenniData>z: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</b:JenniData>
  </b:Source>
  <b:Source>
    <b:Tag>HoffmannT14</b:Tag>
    <b:SourceType>JournalArticle</b:SourceType>
    <b:Guid>{7408e419-01f5-4a0b-be00-c4497f294d68}</b:Guid>
    <b:Title>Better reporting of interventions: template for intervention description and replication (TIDieR) checklist and guide</b:Title>
    <b:Year>2014</b:Year>
    <b:JournalName>BMJ</b:JournalName>
    <b:BookTitle>BMJ</b:BookTitle>
    <b:Volume>348</b:Volume>
    <b:URL>https://doi.org/10.1136/bmj.g1687</b:URL>
    <b:DOI>10.1136/bmj.g1687</b:DOI>
    <b:Author>
      <b:Author>
        <b:NameList>
          <b:Person>
            <b:Last>Hoffmann</b:Last>
            <b:First>Tammy</b:First>
          </b:Person>
          <b:Person>
            <b:Last>Glasziou</b:Last>
            <b:First>Paul</b:First>
          </b:Person>
          <b:Person>
            <b:Last>Boutron</b:Last>
            <b:First>Isabelle</b:First>
          </b:Person>
          <b:Person>
            <b:Last>Milne</b:Last>
            <b:First>Ruairidh</b:First>
          </b:Person>
          <b:Person>
            <b:Last>Perera</b:Last>
            <b:First>Rafael</b:First>
          </b:Person>
          <b:Person>
            <b:Last>Moher</b:Last>
            <b:First>David</b:First>
          </b:Person>
          <b:Person>
            <b:Last>Altman</b:Last>
            <b:First>Douglas G.</b:First>
          </b:Person>
          <b:Person>
            <b:Last>Barbour</b:Last>
            <b:First>Virginia</b:First>
          </b:Person>
          <b:Person>
            <b:Last>Macdonald</b:Last>
            <b:First>H.</b:First>
          </b:Person>
          <b:Person>
            <b:Last>Johnston</b:Last>
            <b:First>Michelle</b:First>
          </b:Person>
          <b:Person>
            <b:Last>Lamb</b:Last>
            <b:First>Sarah E</b:First>
          </b:Person>
          <b:Person>
            <b:Last>Dixon‐Woods</b:Last>
            <b:First>Mary</b:First>
          </b:Person>
          <b:Person>
            <b:Last>McCulloch</b:Last>
            <b:First>Peter</b:First>
          </b:Person>
          <b:Person>
            <b:Last>Wyatt</b:Last>
            <b:First>Jeremy C</b:First>
          </b:Person>
          <b:Person>
            <b:Last>Chan</b:Last>
            <b:First>A.-W.</b:First>
          </b:Person>
          <b:Person>
            <b:Last>Michie</b:Last>
            <b:First>Susan</b:First>
          </b:Person>
        </b:NameList>
      </b:Author>
    </b:Author>
    <b:JenniData>z: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</b:JenniData>
  </b:Source>
  <b:Source>
    <b:Tag>LoudonK15</b:Tag>
    <b:SourceType>JournalArticle</b:SourceType>
    <b:Guid>{d4c456a6-c8d2-45b3-a2d6-fdd579c875d7}</b:Guid>
    <b:Title>The PRECIS-2 tool: designing trials that are fit for purpose</b:Title>
    <b:Year>2015</b:Year>
    <b:JournalName>BMJ</b:JournalName>
    <b:BookTitle>BMJ</b:BookTitle>
    <b:Volume>350</b:Volume>
    <b:URL>https://doi.org/10.1136/bmj.h2147</b:URL>
    <b:DOI>10.1136/bmj.h2147</b:DOI>
    <b:Author>
      <b:Author>
        <b:NameList>
          <b:Person>
            <b:Last>Loudon</b:Last>
            <b:First>Kirsty</b:First>
          </b:Person>
          <b:Person>
            <b:Last>Treweek</b:Last>
            <b:First>Shaun</b:First>
          </b:Person>
          <b:Person>
            <b:Last>Sullivan</b:Last>
            <b:First>Frank</b:First>
          </b:Person>
          <b:Person>
            <b:Last>Donnan</b:Last>
            <b:First>Peter T.</b:First>
          </b:Person>
          <b:Person>
            <b:Last>Thorpe</b:Last>
            <b:First>Kevin E.</b:First>
          </b:Person>
          <b:Person>
            <b:Last>Zwarenstein</b:Last>
            <b:First>Merrick</b:First>
          </b:Person>
        </b:NameList>
      </b:Author>
    </b:Author>
    <b:JenniData>z: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</b:JenniData>
  </b:Source>
  <b:Source>
    <b:Tag>HopewellS25</b:Tag>
    <b:SourceType>JournalArticle</b:SourceType>
    <b:Guid>{5b56abb2-185a-4bef-85fa-2e713ec55f54}</b:Guid>
    <b:Title>CONSORT 2025 statement: updated guideline for reporting randomised trials</b:Title>
    <b:Year>2025</b:Year>
    <b:JournalName>BMJ</b:JournalName>
    <b:BookTitle>BMJ</b:BookTitle>
    <b:Volume>389</b:Volume>
    <b:URL>https://doi.org/10.1136/bmj-2024-081123</b:URL>
    <b:DOI>10.1136/bmj-2024-081123</b:DOI>
    <b:Author>
      <b:Author>
        <b:NameList>
          <b:Person>
            <b:Last>Hopewell</b:Last>
            <b:First>Sally</b:First>
          </b:Person>
          <b:Person>
            <b:Last>Chan</b:Last>
            <b:First>An‐Wen</b:First>
          </b:Person>
          <b:Person>
            <b:Last>Collins</b:Last>
            <b:First>Professor Gary S.</b:First>
          </b:Person>
          <b:Person>
            <b:Last>Hróbjartsson</b:Last>
            <b:First>Asbjørn</b:First>
          </b:Person>
          <b:Person>
            <b:Last>Moher</b:Last>
            <b:First>David</b:First>
          </b:Person>
          <b:Person>
            <b:Last>Schulz</b:Last>
            <b:First>Kenneth F.</b:First>
          </b:Person>
          <b:Person>
            <b:Last>Tunn</b:Last>
            <b:First>R.</b:First>
          </b:Person>
          <b:Person>
            <b:Last>Aggarwal</b:Last>
            <b:First>Rakesh</b:First>
          </b:Person>
          <b:Person>
            <b:Last>Berkwits</b:Last>
            <b:First>Michael</b:First>
          </b:Person>
          <b:Person>
            <b:Last>Berlin</b:Last>
            <b:First>Jesse A.</b:First>
          </b:Person>
          <b:Person>
            <b:Last>Bhandari</b:Last>
            <b:First>Nita</b:First>
          </b:Person>
          <b:Person>
            <b:Last>Butcher</b:Last>
            <b:First>Nancy J.</b:First>
          </b:Person>
          <b:Person>
            <b:Last>Campbell</b:Last>
            <b:First>Marion</b:First>
          </b:Person>
          <b:Person>
            <b:Last>Chidebe</b:Last>
            <b:First>Runcie C.W.</b:First>
          </b:Person>
          <b:Person>
            <b:Last>Elbourne</b:Last>
            <b:First>Diana</b:First>
          </b:Person>
          <b:Person>
            <b:Last>Farmer</b:Last>
            <b:First>Andrew</b:First>
          </b:Person>
          <b:Person>
            <b:Last>Fergusson</b:Last>
            <b:First>Dean</b:First>
          </b:Person>
          <b:Person>
            <b:Last>Golub</b:Last>
            <b:First>Robert M.</b:First>
          </b:Person>
          <b:Person>
            <b:Last>Goodman</b:Last>
            <b:First>Steven N.</b:First>
          </b:Person>
          <b:Person>
            <b:Last>Hoffmann</b:Last>
            <b:First>Tammy</b:First>
          </b:Person>
          <b:Person>
            <b:Last>Ioannidis</b:Last>
            <b:First>John P. A.</b:First>
          </b:Person>
          <b:Person>
            <b:Last>Kahan</b:Last>
            <b:First>Brennan C</b:First>
          </b:Person>
          <b:Person>
            <b:Last>Knowles</b:Last>
            <b:First>Rachel L</b:First>
          </b:Person>
          <b:Person>
            <b:Last>Lamb</b:Last>
            <b:First>Sarah E</b:First>
          </b:Person>
          <b:Person>
            <b:Last>Lewis</b:Last>
            <b:First>Steff</b:First>
          </b:Person>
          <b:Person>
            <b:Last>Loder</b:Last>
            <b:First>Elizabeth</b:First>
          </b:Person>
          <b:Person>
            <b:Last>Offringa</b:Last>
            <b:First>Martin</b:First>
          </b:Person>
          <b:Person>
            <b:Last>Ravaud</b:Last>
            <b:First>Philippe</b:First>
          </b:Person>
          <b:Person>
            <b:Last>Richards</b:Last>
            <b:First>Dawn P.</b:First>
          </b:Person>
          <b:Person>
            <b:Last>Rockhold</b:Last>
            <b:First>Frank W.</b:First>
          </b:Person>
          <b:Person>
            <b:Last>Schriger</b:Last>
            <b:First>David L.</b:First>
          </b:Person>
          <b:Person>
            <b:Last>Siegfried</b:Last>
            <b:First>Nandi</b:First>
          </b:Person>
          <b:Person>
            <b:Last>Staniszewska</b:Last>
            <b:First>Sophie</b:First>
          </b:Person>
          <b:Person>
            <b:Last>Taylor</b:Last>
            <b:First>R.</b:First>
          </b:Person>
          <b:Person>
            <b:Last>Thabane</b:Last>
            <b:First>Lehana</b:First>
          </b:Person>
          <b:Person>
            <b:Last>Torgerson</b:Last>
            <b:First>David</b:First>
          </b:Person>
          <b:Person>
            <b:Last>Vohra</b:Last>
            <b:First>Sunita</b:First>
          </b:Person>
          <b:Person>
            <b:Last>White</b:Last>
            <b:First>Ian R.</b:First>
          </b:Person>
          <b:Person>
            <b:Last>Boutron</b:Last>
            <b:First>Isabelle</b:First>
          </b:Person>
        </b:NameList>
      </b:Author>
    </b:Author>
    <b:JenniData>z: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</b:JenniData>
  </b:Source>
  <b:Source>
    <b:Tag>NettenJ23</b:Tag>
    <b:SourceType>JournalArticle</b:SourceType>
    <b:Guid>{b918cb64-aa00-4cfc-b23c-d945261bbea1}</b:Guid>
    <b:Title>Definitions and criteria for diabetes‐related foot disease (IWGDF 2023 update)</b:Title>
    <b:Year>2023</b:Year>
    <b:JournalName>Diabetes/Metabolism Research and Reviews</b:JournalName>
    <b:BookTitle>Diabetes/Metabolism Research and Reviews</b:BookTitle>
    <b:Volume>40</b:Volume>
    <b:Issue>3</b:Issue>
    <b:Publisher>Wiley</b:Publisher>
    <b:URL>https://doi.org/10.1002/dmrr.3654</b:URL>
    <b:DOI>10.1002/dmrr.3654</b:DOI>
    <b:Author>
      <b:Author>
        <b:NameList>
          <b:Person>
            <b:Last>Netten</b:Last>
            <b:First>Jaap J. van</b:First>
          </b:Person>
          <b:Person>
            <b:Last>Bus</b:Last>
            <b:First>Sicco A.</b:First>
          </b:Person>
          <b:Person>
            <b:Last>Apelqvist</b:Last>
            <b:First>Jan</b:First>
          </b:Person>
          <b:Person>
            <b:Last>Chen</b:Last>
            <b:First>Pamela</b:First>
          </b:Person>
          <b:Person>
            <b:Last>Chuter</b:Last>
            <b:First>Vivienne</b:First>
          </b:Person>
          <b:Person>
            <b:Last>Fitridge</b:Last>
            <b:First>Robert</b:First>
          </b:Person>
          <b:Person>
            <b:Last>Game</b:Last>
            <b:First>Frances L.</b:First>
          </b:Person>
          <b:Person>
            <b:Last>Hinchliffe</b:Last>
            <b:First>Robert J.</b:First>
          </b:Person>
          <b:Person>
            <b:Last>Lazzarini</b:Last>
            <b:First>Peter A</b:First>
          </b:Person>
          <b:Person>
            <b:Last>Mills</b:Last>
            <b:First>Joseph L.</b:First>
          </b:Person>
          <b:Person>
            <b:Last>Monteiro‐Soares</b:Last>
            <b:First>Matilde</b:First>
          </b:Person>
          <b:Person>
            <b:Last>Peters</b:Last>
            <b:First>Edgar J.G.</b:First>
          </b:Person>
          <b:Person>
            <b:Last>Raspovic</b:Last>
            <b:First>Katherine M.</b:First>
          </b:Person>
          <b:Person>
            <b:Last>Senneville</b:Last>
            <b:First>Éric</b:First>
          </b:Person>
          <b:Person>
            <b:Last>Wukich</b:Last>
            <b:First>Dane K.</b:First>
          </b:Person>
          <b:Person>
            <b:Last>Schaper</b:Last>
            <b:First>Nicolaas C.</b:First>
          </b:Person>
          <b:Person>
            <b:Last>Foot</b:Last>
            <b:First>International Working Group on the Diabetic</b:First>
          </b:Person>
        </b:NameList>
      </b:Author>
    </b:Author>
    <b:JenniData>z: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</b:JenniData>
  </b:Source>
  <b:Source>
    <b:Tag>NativelM18</b:Tag>
    <b:SourceType>JournalArticle</b:SourceType>
    <b:Guid>{1d713ea7-47b7-4d2b-9958-e8508c0fc0ab}</b:Guid>
    <b:Title>Lower extremity arterial disease in patients with diabetes: a contemporary narrative review</b:Title>
    <b:Year>2018</b:Year>
    <b:JournalName>Cardiovascular Diabetology</b:JournalName>
    <b:BookTitle>Cardiovascular Diabetology</b:BookTitle>
    <b:Volume>17</b:Volume>
    <b:Issue>1</b:Issue>
    <b:Pages>138</b:Pages>
    <b:Publisher>BioMed Central</b:Publisher>
    <b:URL>https://doi.org/10.1186/s12933-018-0781-1</b:URL>
    <b:DOI>10.1186/s12933-018-0781-1</b:DOI>
    <b:Author>
      <b:Author>
        <b:NameList>
          <b:Person>
            <b:Last>Nativel</b:Last>
            <b:First>Mathilde</b:First>
          </b:Person>
          <b:Person>
            <b:Last>Potier</b:Last>
            <b:First>Louis</b:First>
          </b:Person>
          <b:Person>
            <b:Last>Alexandre</b:Last>
            <b:First>Laure</b:First>
          </b:Person>
          <b:Person>
            <b:Last>Baillet‐Blanco</b:Last>
            <b:First>Laurence</b:First>
          </b:Person>
          <b:Person>
            <b:Last>Ducasse</b:Last>
            <b:First>Éric</b:First>
          </b:Person>
          <b:Person>
            <b:Last>Velho</b:Last>
            <b:First>Gilberto</b:First>
          </b:Person>
          <b:Person>
            <b:Last>Marre</b:Last>
            <b:First>Michel</b:First>
          </b:Person>
          <b:Person>
            <b:Last>Roussel</b:Last>
            <b:First>Ronan</b:First>
          </b:Person>
          <b:Person>
            <b:Last>Rigalleau</b:Last>
            <b:First>Vincent</b:First>
          </b:Person>
          <b:Person>
            <b:Last>Mohammedi</b:Last>
            <b:First>Kamel</b:First>
          </b:Person>
        </b:NameList>
      </b:Author>
    </b:Author>
    <b:JenniData>z: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</b:JenniData>
  </b:Source>
  <b:Source>
    <b:Tag>PouwerF23</b:Tag>
    <b:SourceType>JournalArticle</b:SourceType>
    <b:Guid>{bed6b3bc-fadf-4684-a39d-9cc82f074476}</b:Guid>
    <b:Title>The quest for wellness: How to optimise self‐care strategies for diabetic foot management?</b:Title>
    <b:Year>2023</b:Year>
    <b:JournalName>Diabetes/Metabolism Research and Reviews</b:JournalName>
    <b:BookTitle>Diabetes/Metabolism Research and Reviews</b:BookTitle>
    <b:Volume>40</b:Volume>
    <b:Issue>3</b:Issue>
    <b:Publisher>Wiley</b:Publisher>
    <b:URL>https://doi.org/10.1002/dmrr.3751</b:URL>
    <b:DOI>10.1002/dmrr.3751</b:DOI>
    <b:Author>
      <b:Author>
        <b:NameList>
          <b:Person>
            <b:Last>Pouwer</b:Last>
            <b:First>Frans</b:First>
          </b:Person>
          <b:Person>
            <b:Last>Perrin</b:Last>
            <b:First>Byron</b:First>
          </b:Person>
          <b:Person>
            <b:Last>Lavender</b:Last>
            <b:First>Andy</b:First>
          </b:Person>
          <b:Person>
            <b:Last>Najafi</b:Last>
            <b:First>Bijan</b:First>
          </b:Person>
          <b:Person>
            <b:Last>Ismail</b:Last>
            <b:First>Khalida</b:First>
          </b:Person>
          <b:Person>
            <b:Last>Vileikytė</b:Last>
            <b:First>Loretta</b:First>
          </b:Person>
        </b:NameList>
      </b:Author>
    </b:Author>
    <b:JenniData>z: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</b:JenniData>
  </b:Source>
  <b:Source>
    <b:Tag>LincolnN07</b:Tag>
    <b:SourceType>JournalArticle</b:SourceType>
    <b:Guid>{83c0acdf-7136-4f6a-9893-919c7d4d26e5}</b:Guid>
    <b:Title>Validation of a new measure of protective footcare behaviour: the Nottingham Assessment of Functional Footcare (NAFF)</b:Title>
    <b:Year>2007</b:Year>
    <b:JournalName>Practical Diabetes</b:JournalName>
    <b:BookTitle>Practical Diabetes</b:BookTitle>
    <b:Volume>24</b:Volume>
    <b:Issue>4</b:Issue>
    <b:Pages>207-211</b:Pages>
    <b:URL>https://doi.org/10.1002/pdi.1099</b:URL>
    <b:DOI>10.1002/pdi.1099</b:DOI>
    <b:Author>
      <b:Author>
        <b:NameList>
          <b:Person>
            <b:Last>Lincoln</b:Last>
            <b:First>NB</b:First>
          </b:Person>
          <b:Person>
            <b:Last>Jeffcoate</b:Last>
            <b:First>W. J.</b:First>
          </b:Person>
          <b:Person>
            <b:Last>Ince</b:Last>
            <b:First>Paul G.</b:First>
          </b:Person>
          <b:Person>
            <b:Last>Smith</b:Last>
            <b:First>Marie</b:First>
          </b:Person>
          <b:Person>
            <b:Last>Radford</b:Last>
            <b:First>Kate</b:First>
          </b:Person>
        </b:NameList>
      </b:Author>
    </b:Author>
    <b:JenniData>z: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</b:JenniData>
  </b:Source>
  <b:Source>
    <b:Tag>WaaijmanR13</b:Tag>
    <b:SourceType>JournalArticle</b:SourceType>
    <b:Guid>{0157fd80-8f5d-404f-8eed-9f8a3bb65a4a}</b:Guid>
    <b:Title>Adherence to Wearing Prescription Custom-Made Footwear in Patients With Diabetes at High Risk for Plantar Foot Ulceration</b:Title>
    <b:Year>2013</b:Year>
    <b:JournalName>Diabetes Care</b:JournalName>
    <b:BookTitle>Diabetes Care</b:BookTitle>
    <b:Volume>36</b:Volume>
    <b:Issue>6</b:Issue>
    <b:Pages>1613-1618</b:Pages>
    <b:Publisher>American Diabetes Association</b:Publisher>
    <b:URL>https://doi.org/10.2337/dc12-1330</b:URL>
    <b:DOI>10.2337/dc12-1330</b:DOI>
    <b:Author>
      <b:Author>
        <b:NameList>
          <b:Person>
            <b:Last>Waaijman</b:Last>
            <b:First>Roelof</b:First>
          </b:Person>
          <b:Person>
            <b:Last>Keukenkamp</b:Last>
            <b:First>Renske</b:First>
          </b:Person>
          <b:Person>
            <b:Last>Haart</b:Last>
            <b:First>Mirjam de</b:First>
          </b:Person>
          <b:Person>
            <b:Last>Polomski</b:Last>
            <b:First>Wojtek</b:First>
          </b:Person>
          <b:Person>
            <b:Last>Nollet</b:Last>
            <b:First>Frans</b:First>
          </b:Person>
          <b:Person>
            <b:Last>Bus</b:Last>
            <b:First>Sicco A.</b:First>
          </b:Person>
        </b:NameList>
      </b:Author>
    </b:Author>
    <b:JenniData>z: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</b:JenniData>
  </b:Source>
  <b:Source>
    <b:Tag>DorresteijnJ12</b:Tag>
    <b:SourceType>JournalArticle</b:SourceType>
    <b:Guid>{3992061a-748d-496b-b889-953d2531ea6f}</b:Guid>
    <b:Title>Patient education for preventing diabetic foot ulceration</b:Title>
    <b:Year>2012</b:Year>
    <b:JournalName>Cochrane Database of Systematic Reviews</b:JournalName>
    <b:BookTitle>Cochrane Database of Systematic Reviews</b:BookTitle>
    <b:Volume>10</b:Volume>
    <b:Issue>12</b:Issue>
    <b:Publisher>Elsevier BV</b:Publisher>
    <b:URL>https://doi.org/10.1002/14651858.cd001488.pub4</b:URL>
    <b:DOI>10.1002/14651858.cd001488.pub4</b:DOI>
    <b:Author>
      <b:Author>
        <b:NameList>
          <b:Person>
            <b:Last>Dorresteijn</b:Last>
            <b:First>Johannes A N</b:First>
          </b:Person>
          <b:Person>
            <b:Last>Kriegsman</b:Last>
            <b:First>Didi M. W.</b:First>
          </b:Person>
          <b:Person>
            <b:Last>Assendelft</b:Last>
            <b:First>Willem JJ</b:First>
          </b:Person>
          <b:Person>
            <b:Last>Valk</b:Last>
            <b:First>Gerlof D.</b:First>
          </b:Person>
        </b:NameList>
      </b:Author>
    </b:Author>
    <b:JenniData>z: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</b:JenniData>
  </b:Source>
  <b:Source>
    <b:Tag>ZwaferinkJ24</b:Tag>
    <b:SourceType>JournalArticle</b:SourceType>
    <b:Guid>{318db954-8138-4c72-a7f6-779bb968be4b}</b:Guid>
    <b:Title>In-Shoe Pressure Measurements in Diabetic Footwear Practice: Success Rate and Facilitators of and Barriers to Implementation</b:Title>
    <b:Year>2024</b:Year>
    <b:JournalName>Sensors</b:JournalName>
    <b:BookTitle>Sensors</b:BookTitle>
    <b:Volume>24</b:Volume>
    <b:Issue>6</b:Issue>
    <b:Pages>1795</b:Pages>
    <b:Publisher>Multidisciplinary Digital Publishing Institute</b:Publisher>
    <b:URL>http://dx.doi.org/10.3390/s24061795</b:URL>
    <b:DOI>10.3390/s24061795</b:DOI>
    <b:Author>
      <b:Author>
        <b:NameList>
          <b:Person>
            <b:Last>Zwaferink</b:Last>
            <b:First>Jennefer</b:First>
          </b:Person>
          <b:Person>
            <b:Last>Nollet</b:Last>
            <b:First>Frans</b:First>
          </b:Person>
          <b:Person>
            <b:Last>Bus</b:Last>
            <b:First>Sicco A.</b:First>
          </b:Person>
        </b:NameList>
      </b:Author>
    </b:Author>
    <b:JenniData>z: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</b:JenniData>
  </b:Source>
  <b:Source>
    <b:Tag>NettenJ25</b:Tag>
    <b:SourceType>JournalArticle</b:SourceType>
    <b:Guid>{10ca5080-2482-4d33-965a-a22dd2bf0f97}</b:Guid>
    <b:Title>Short-Term Efficacy of a Multi-Modal Intervention Program to Improve Custom-Made Footwear Use in People at High Risk of Diabetes-Related Foot Ulceration</b:Title>
    <b:Year>2025</b:Year>
    <b:JournalName>Journal of Clinical Medicine</b:JournalName>
    <b:BookTitle>Journal of Clinical Medicine</b:BookTitle>
    <b:Volume>14</b:Volume>
    <b:Issue>11</b:Issue>
    <b:Pages>3635</b:Pages>
    <b:Publisher>Multidisciplinary Digital Publishing Institute</b:Publisher>
    <b:URL>https://doi.org/10.3390/jcm14113635</b:URL>
    <b:DOI>10.3390/jcm14113635</b:DOI>
    <b:Author>
      <b:Author>
        <b:NameList>
          <b:Person>
            <b:Last>Netten</b:Last>
            <b:First>Jaap J. van</b:First>
          </b:Person>
          <b:Person>
            <b:Last>Vossen</b:Last>
            <b:First>Lisa E.</b:First>
          </b:Person>
          <b:Person>
            <b:Last>Driebergen</b:Last>
            <b:First>Faye M.</b:First>
          </b:Person>
          <b:Person>
            <b:Last>Wolthuis</b:Last>
            <b:First>Danne</b:First>
          </b:Person>
          <b:Person>
            <b:Last>Merkx</b:Last>
            <b:First>Maarten J. M.</b:First>
          </b:Person>
          <b:Person>
            <b:Last>Bus</b:Last>
            <b:First>Sicco A.</b:First>
          </b:Person>
        </b:NameList>
      </b:Author>
    </b:Author>
    <b:JenniData>z: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</b:JenniData>
  </b:Source>
  <b:Source>
    <b:Tag>McDermottK22</b:Tag>
    <b:SourceType>JournalArticle</b:SourceType>
    <b:Guid>{ee3dc014-bd14-49cb-aa5d-6c8f1a34b982}</b:Guid>
    <b:Title>Etiology, Epidemiology, and Disparities in the Burden of Diabetic Foot Ulcers</b:Title>
    <b:Year>2022</b:Year>
    <b:JournalName>Diabetes Care</b:JournalName>
    <b:BookTitle>Diabetes Care</b:BookTitle>
    <b:Volume>46</b:Volume>
    <b:Issue>1</b:Issue>
    <b:Pages>209-221</b:Pages>
    <b:Publisher>American Diabetes Association</b:Publisher>
    <b:URL>https://doi.org/10.2337/dci22-0043</b:URL>
    <b:DOI>10.2337/dci22-0043</b:DOI>
    <b:Author>
      <b:Author>
        <b:NameList>
          <b:Person>
            <b:Last>McDermott</b:Last>
            <b:First>Katherine M.</b:First>
          </b:Person>
          <b:Person>
            <b:Last>Fang</b:Last>
            <b:First>Michael</b:First>
          </b:Person>
          <b:Person>
            <b:Last>Boulton</b:Last>
            <b:First>Andrew J.M.</b:First>
          </b:Person>
          <b:Person>
            <b:Last>Selvin</b:Last>
            <b:First>Elizabeth</b:First>
          </b:Person>
          <b:Person>
            <b:Last>Hicks</b:Last>
            <b:First>Caitlin W.</b:First>
          </b:Person>
        </b:NameList>
      </b:Author>
    </b:Author>
    <b:JenniData>z: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</b:JenniData>
  </b:Source>
  <b:Source>
    <b:Tag>ExterkateS23</b:Tag>
    <b:SourceType>JournalArticle</b:SourceType>
    <b:Guid>{b776e633-c387-4e83-a315-feea8145f63a}</b:Guid>
    <b:Title>Objectively assessed long‐term wearing patterns and predictors of wearing orthopaedic footwear in people with diabetes at moderate‐to‐high risk of foot ulceration: a 12 months observational study</b:Title>
    <b:Year>2023</b:Year>
    <b:JournalName>Journal of Foot and Ankle Research</b:JournalName>
    <b:BookTitle>Journal of Foot and Ankle Research</b:BookTitle>
    <b:Volume>16</b:Volume>
    <b:Issue>1</b:Issue>
    <b:Pages>60</b:Pages>
    <b:Publisher>BioMed Central</b:Publisher>
    <b:URL>https://doi.org/10.1186/s13047-023-00656-6</b:URL>
    <b:DOI>10.1186/s13047-023-00656-6</b:DOI>
    <b:Author>
      <b:Author>
        <b:NameList>
          <b:Person>
            <b:Last>Exterkate</b:Last>
            <b:First>S. H.</b:First>
          </b:Person>
          <b:Person>
            <b:Last>Jongebloed-Westra</b:Last>
            <b:First>M.</b:First>
          </b:Person>
          <b:Person>
            <b:Last>Klooster</b:Last>
            <b:First>Peter M. ten</b:First>
          </b:Person>
          <b:Person>
            <b:Last>Koffijberg</b:Last>
            <b:First>Hendrik</b:First>
          </b:Person>
          <b:Person>
            <b:Last>Bode</b:Last>
            <b:First>Christina</b:First>
          </b:Person>
          <b:Person>
            <b:Last>Gemert‐Pijnen</b:Last>
            <b:First>Julia E.W.C. van</b:First>
          </b:Person>
          <b:Person>
            <b:Last>Baal</b:Last>
            <b:First>J.G.</b:First>
          </b:Person>
          <b:Person>
            <b:Last>Netten</b:Last>
            <b:First>Jaap J. van</b:First>
          </b:Person>
        </b:NameList>
      </b:Author>
    </b:Author>
    <b:JenniData>z: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</b:JenniData>
  </b:Source>
  <b:Source>
    <b:Tag>JongebloedWestraM21</b:Tag>
    <b:SourceType>JournalArticle</b:SourceType>
    <b:Guid>{3634179c-b153-4f07-b48d-9c0f8638de72}</b:Guid>
    <b:Title>Using motivational interviewing combined with digital shoe-fitting to improve adherence to wearing orthopedic shoes in people with diabetes at risk of foot ulceration: study protocol for a cluster-randomized controlled trial</b:Title>
    <b:Year>2021</b:Year>
    <b:JournalName>Trials</b:JournalName>
    <b:BookTitle>Trials</b:BookTitle>
    <b:Volume>22</b:Volume>
    <b:Issue>1</b:Issue>
    <b:Pages>750</b:Pages>
    <b:Publisher>Springer Science+Business Media</b:Publisher>
    <b:URL>https://doi.org/10.1186/s13063-021-05680-0</b:URL>
    <b:DOI>10.1186/s13063-021-05680-0</b:DOI>
    <b:Author>
      <b:Author>
        <b:NameList>
          <b:Person>
            <b:Last>Jongebloed-Westra</b:Last>
            <b:First>M.</b:First>
          </b:Person>
          <b:Person>
            <b:Last>Bode</b:Last>
            <b:First>Christina</b:First>
          </b:Person>
          <b:Person>
            <b:Last>Netten</b:Last>
            <b:First>Jaap J. van</b:First>
          </b:Person>
          <b:Person>
            <b:Last>Klooster</b:Last>
            <b:First>Peter M. ten</b:First>
          </b:Person>
          <b:Person>
            <b:Last>Exterkate</b:Last>
            <b:First>S. H.</b:First>
          </b:Person>
          <b:Person>
            <b:Last>Koffijberg</b:Last>
            <b:First>Hendrik</b:First>
          </b:Person>
          <b:Person>
            <b:Last>Gemert‐Pijnen</b:Last>
            <b:First>Julia E.W.C. van</b:First>
          </b:Person>
        </b:NameList>
      </b:Author>
    </b:Author>
    <b:JenniData>z: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</b:JenniData>
  </b:Source>
  <b:Source>
    <b:Tag>JarlG23</b:Tag>
    <b:SourceType>JournalArticle</b:SourceType>
    <b:Guid>{ac1436e8-8095-4396-ab4d-12a195de1027}</b:Guid>
    <b:Title>Adherence and Wearing Time of Prescribed Footwear among People at Risk of Diabetes-Related Foot Ulcers: Which Measure to Use?</b:Title>
    <b:Year>2023</b:Year>
    <b:JournalName>Sensors</b:JournalName>
    <b:BookTitle>Sensors</b:BookTitle>
    <b:Volume>23</b:Volume>
    <b:Issue>3</b:Issue>
    <b:Pages>1648</b:Pages>
    <b:Publisher>Multidisciplinary Digital Publishing Institute</b:Publisher>
    <b:URL>https://doi.org/10.3390/s23031648</b:URL>
    <b:DOI>10.3390/s23031648</b:DOI>
    <b:Author>
      <b:Author>
        <b:NameList>
          <b:Person>
            <b:Last>Jarl</b:Last>
            <b:First>Gustav</b:First>
          </b:Person>
          <b:Person>
            <b:Last>Hulshof</b:Last>
            <b:First>Chantal M.</b:First>
          </b:Person>
          <b:Person>
            <b:Last>Busch‐Westbroek</b:Last>
            <b:First>Tessa E.</b:First>
          </b:Person>
          <b:Person>
            <b:Last>Bus</b:Last>
            <b:First>Sicco A.</b:First>
          </b:Person>
          <b:Person>
            <b:Last>Netten</b:Last>
            <b:First>Jaap J. van</b:First>
          </b:Person>
        </b:NameList>
      </b:Author>
    </b:Author>
    <b:JenniData>z: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</b:JenniData>
  </b:Source>
  <b:Source>
    <b:Tag>DahmenR18</b:Tag>
    <b:SourceType>JournalArticle</b:SourceType>
    <b:Guid>{14572f26-7ff2-44e3-81c8-255b62c8ca95}</b:Guid>
    <b:Title>Evaluation of the wear-and-tear scale for therapeutic footwear, results of a generalizability study</b:Title>
    <b:Year>2018</b:Year>
    <b:JournalName>Journal of Rehabilitation Medicine</b:JournalName>
    <b:BookTitle>Journal of Rehabilitation Medicine</b:BookTitle>
    <b:Volume>50</b:Volume>
    <b:Issue>6</b:Issue>
    <b:Pages>569-574</b:Pages>
    <b:Publisher>Foundation for Rehabilitation Information</b:Publisher>
    <b:URL>https://doi.org/10.2340/16501977-2339</b:URL>
    <b:DOI>10.2340/16501977-2339</b:DOI>
    <b:Author>
      <b:Author>
        <b:NameList>
          <b:Person>
            <b:Last>Dahmen</b:Last>
            <b:First>R.</b:First>
          </b:Person>
          <b:Person>
            <b:Last>Siemonsma</b:Last>
            <b:First>Petra</b:First>
          </b:Person>
          <b:Person>
            <b:Last>Monteiro</b:Last>
            <b:First>Sandra</b:First>
          </b:Person>
          <b:Person>
            <b:Last>Norman</b:Last>
            <b:First>Geoff</b:First>
          </b:Person>
          <b:Person>
            <b:Last>Boers</b:Last>
            <b:First>Maarten</b:First>
          </b:Person>
          <b:Person>
            <b:Last>Lankhorst</b:Last>
            <b:First>Gustaaf J.</b:First>
          </b:Person>
          <b:Person>
            <b:Last>Roorda</b:Last>
            <b:First>L.D.</b:First>
          </b:Person>
        </b:NameList>
      </b:Author>
    </b:Author>
    <b:JenniData>z: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</b:JenniData>
  </b:Source>
  <b:Source>
    <b:Tag>StaniszewskaA24</b:Tag>
    <b:SourceType>JournalArticle</b:SourceType>
    <b:Guid>{471a7788-74ee-4c9a-a6fe-17e45b8d32b6}</b:Guid>
    <b:Title>Development of a Core Outcome Set for Studies Assessing Interventions for Diabetes-Related Foot Ulceration</b:Title>
    <b:Year>2024</b:Year>
    <b:JournalName>Diabetes Care</b:JournalName>
    <b:BookTitle>Diabetes Care</b:BookTitle>
    <b:Volume>47</b:Volume>
    <b:Issue>11</b:Issue>
    <b:Pages>1958-1968</b:Pages>
    <b:Publisher>American Diabetes Association</b:Publisher>
    <b:URL>https://doi.org/10.2337/dc24-1112</b:URL>
    <b:DOI>10.2337/dc24-1112</b:DOI>
    <b:Author>
      <b:Author>
        <b:NameList>
          <b:Person>
            <b:Last>Staniszewska</b:Last>
            <b:First>Aleksandra</b:First>
          </b:Person>
          <b:Person>
            <b:Last>Game</b:Last>
            <b:First>Frances L.</b:First>
          </b:Person>
          <b:Person>
            <b:Last>Nixon</b:Last>
            <b:First>Jane</b:First>
          </b:Person>
          <b:Person>
            <b:Last>Russell</b:Last>
            <b:First>David</b:First>
          </b:Person>
          <b:Person>
            <b:Last>Armstrong</b:Last>
            <b:First>David G.</b:First>
          </b:Person>
          <b:Person>
            <b:Last>Ashmore</b:Last>
            <b:First>Christopher</b:First>
          </b:Person>
          <b:Person>
            <b:Last>Bus</b:Last>
            <b:First>Sicco A.</b:First>
          </b:Person>
          <b:Person>
            <b:Last>Chung</b:Last>
            <b:First>Jayer</b:First>
          </b:Person>
          <b:Person>
            <b:Last>Chuter</b:Last>
            <b:First>Vivienne</b:First>
          </b:Person>
          <b:Person>
            <b:Last>Dhatariya</b:Last>
            <b:First>Ketan</b:First>
          </b:Person>
          <b:Person>
            <b:Last>Dovell</b:Last>
            <b:First>George</b:First>
          </b:Person>
          <b:Person>
            <b:Last>Edmonds</b:Last>
            <b:First>Michael</b:First>
          </b:Person>
          <b:Person>
            <b:Last>Fitridge</b:Last>
            <b:First>Robert</b:First>
          </b:Person>
          <b:Person>
            <b:Last>Gooday</b:Last>
            <b:First>Catherine</b:First>
          </b:Person>
          <b:Person>
            <b:Last>Hamilton</b:Last>
            <b:First>Emma</b:First>
          </b:Person>
          <b:Person>
            <b:Last>Jones</b:Last>
            <b:First>Amy</b:First>
          </b:Person>
          <b:Person>
            <b:Last>Kavarthapu</b:Last>
            <b:First>Venu</b:First>
          </b:Person>
          <b:Person>
            <b:Last>Lavery</b:Last>
            <b:First>Lawrence A.</b:First>
          </b:Person>
          <b:Person>
            <b:Last>Mills</b:Last>
            <b:First>Joseph L.</b:First>
          </b:Person>
          <b:Person>
            <b:Last>Monteiro‐Soares</b:Last>
            <b:First>Matilde</b:First>
          </b:Person>
          <b:Person>
            <b:Last>Osborne-Grinter</b:Last>
            <b:First>Maia</b:First>
          </b:Person>
          <b:Person>
            <b:Last>Peters</b:Last>
            <b:First>Edgar J.G.</b:First>
          </b:Person>
          <b:Person>
            <b:Last>Shalhoub</b:Last>
            <b:First>Joseph</b:First>
          </b:Person>
          <b:Person>
            <b:Last>Netten</b:Last>
            <b:First>Jaap J. van</b:First>
          </b:Person>
          <b:Person>
            <b:Last>Wukich</b:Last>
            <b:First>Dane K.</b:First>
          </b:Person>
          <b:Person>
            <b:Last>Hinchliffe</b:Last>
            <b:First>Robert J.</b:First>
          </b:Person>
        </b:NameList>
      </b:Author>
    </b:Author>
    <b:JenniData>z: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</b:JenniData>
  </b:Source>
  <b:Source>
    <b:Tag>AbbottC22</b:Tag>
    <b:SourceType>JournalArticle</b:SourceType>
    <b:Guid>{33d2bf66-48a5-4e1b-8051-bf03562de10b}</b:Guid>
    <b:Title>Site-Specific, Critical Threshold Barefoot Peak Plantar Pressure Associated with Diabetic Foot Ulcer History: A Novel Approach to Determine DFU Risk in the Clinical Setting</b:Title>
    <b:Year>2022</b:Year>
    <b:JournalName>Medicina</b:JournalName>
    <b:BookTitle>Medicina</b:BookTitle>
    <b:Volume>58</b:Volume>
    <b:Issue>2</b:Issue>
    <b:Pages>166</b:Pages>
    <b:Publisher>Multidisciplinary Digital Publishing Institute</b:Publisher>
    <b:URL>https://doi.org/10.3390/medicina58020166</b:URL>
    <b:DOI>10.3390/medicina58020166</b:DOI>
    <b:Author>
      <b:Author>
        <b:NameList>
          <b:Person>
            <b:Last>Abbott</b:Last>
            <b:First>Caroline A.</b:First>
          </b:Person>
          <b:Person>
            <b:Last>Chatwin</b:Last>
            <b:First>Katie E.</b:First>
          </b:Person>
          <b:Person>
            <b:Last>Rajbhandari</b:Last>
            <b:First>Satyan</b:First>
          </b:Person>
          <b:Person>
            <b:Last>John</b:Last>
            <b:First>Kanwal M.</b:First>
          </b:Person>
          <b:Person>
            <b:Last>Pabbineedi</b:Last>
            <b:First>Sushma</b:First>
          </b:Person>
          <b:Person>
            <b:Last>Bowling</b:Last>
            <b:First>Frank L.</b:First>
          </b:Person>
          <b:Person>
            <b:Last>Boulton</b:Last>
            <b:First>Andrew J.M.</b:First>
          </b:Person>
          <b:Person>
            <b:Last>Reeves</b:Last>
            <b:First>Neil D.</b:First>
          </b:Person>
        </b:NameList>
      </b:Author>
    </b:Author>
    <b:JenniData>z: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</b:JenniData>
  </b:Source>
  <b:Source>
    <b:Tag>KeukenkampR22</b:Tag>
    <b:SourceType>JournalArticle</b:SourceType>
    <b:Guid>{a8750b53-5ca3-4056-a541-abb76c40ae16}</b:Guid>
    <b:Title>Custom-made footwear designed for indoor use increases short-term and long-term adherence in people with diabetes at high ulcer risk</b:Title>
    <b:Year>2022</b:Year>
    <b:JournalName>BMJ Open Diabetes Research &amp; Care</b:JournalName>
    <b:BookTitle>BMJ Open Diabetes Research &amp; Care</b:BookTitle>
    <b:Volume>10</b:Volume>
    <b:Issue>1</b:Issue>
    <b:Publisher>BMJ</b:Publisher>
    <b:URL>https://doi.org/10.1136/bmjdrc-2021-002593</b:URL>
    <b:DOI>10.1136/bmjdrc-2021-002593</b:DOI>
    <b:Author>
      <b:Author>
        <b:NameList>
          <b:Person>
            <b:Last>Keukenkamp</b:Last>
            <b:First>Renske</b:First>
          </b:Person>
          <b:Person>
            <b:Last>Netten</b:Last>
            <b:First>Jaap J. van</b:First>
          </b:Person>
          <b:Person>
            <b:Last>Busch‐Westbroek</b:Last>
            <b:First>Tessa E.</b:First>
          </b:Person>
          <b:Person>
            <b:Last>Bus</b:Last>
            <b:First>Sicco A.</b:First>
          </b:Person>
        </b:NameList>
      </b:Author>
    </b:Author>
    <b:JenniData>z: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</b:JenniData>
  </b:Source>
  <b:Source>
    <b:Tag>StaniszewskaA26</b:Tag>
    <b:SourceType>JournalArticle</b:SourceType>
    <b:Guid>{4fed982b-c19b-4b5d-8a77-96625a3eb260}</b:Guid>
    <b:Title>Development of a core descriptor set for studies assessing interventions for diabetes-related foot ulceration</b:Title>
    <b:Year>2026</b:Year>
    <b:JournalName>Diabetologia</b:JournalName>
    <b:BookTitle>Diabetologia</b:BookTitle>
    <b:Publisher>Springer Science+Business Media</b:Publisher>
    <b:URL>https://doi.org/10.1007/s00125-026-06815-1</b:URL>
    <b:DOI>10.1007/s00125-026-06815-1</b:DOI>
    <b:Author>
      <b:Author>
        <b:NameList>
          <b:Person>
            <b:Last>Staniszewska</b:Last>
            <b:First>Aleksandra</b:First>
          </b:Person>
          <b:Person>
            <b:Last>Jones</b:Last>
            <b:First>Amy</b:First>
          </b:Person>
          <b:Person>
            <b:Last>Davies</b:Last>
            <b:First>Luke</b:First>
          </b:Person>
          <b:Person>
            <b:Last>Game</b:Last>
            <b:First>Frances L.</b:First>
          </b:Person>
          <b:Person>
            <b:Last>Nixon</b:Last>
            <b:First>Jane</b:First>
          </b:Person>
          <b:Person>
            <b:Last>Russell</b:Last>
            <b:First>David</b:First>
          </b:Person>
          <b:Person>
            <b:Last>Bus</b:Last>
            <b:First>Sicco A.</b:First>
          </b:Person>
          <b:Person>
            <b:Last>Chung</b:Last>
            <b:First>Jayer</b:First>
          </b:Person>
          <b:Person>
            <b:Last>Chuter</b:Last>
            <b:First>Vivienne</b:First>
          </b:Person>
          <b:Person>
            <b:Last>Dhatariya</b:Last>
            <b:First>Ketan</b:First>
          </b:Person>
          <b:Person>
            <b:Last>Edmonds</b:Last>
            <b:First>Michael</b:First>
          </b:Person>
          <b:Person>
            <b:Last>Fitridge</b:Last>
            <b:First>Robert</b:First>
          </b:Person>
          <b:Person>
            <b:Last>Gooday</b:Last>
            <b:First>Catherine</b:First>
          </b:Person>
          <b:Person>
            <b:Last>Hamilton</b:Last>
            <b:First>Emma</b:First>
          </b:Person>
          <b:Person>
            <b:Last>Kavarthapu</b:Last>
            <b:First>Venu</b:First>
          </b:Person>
          <b:Person>
            <b:Last>Mills</b:Last>
            <b:First>Joseph L.</b:First>
          </b:Person>
          <b:Person>
            <b:Last>Monteiro‐Soares</b:Last>
            <b:First>Matilde</b:First>
          </b:Person>
          <b:Person>
            <b:Last>Peters</b:Last>
            <b:First>Edgar J.G.</b:First>
          </b:Person>
          <b:Person>
            <b:Last>Shalhoub</b:Last>
            <b:First>Joseph</b:First>
          </b:Person>
          <b:Person>
            <b:Last>Netten</b:Last>
            <b:First>Jaap J. van</b:First>
          </b:Person>
          <b:Person>
            <b:Last>Wukich</b:Last>
            <b:First>Dane K.</b:First>
          </b:Person>
          <b:Person>
            <b:Last>Hinchliffe</b:Last>
            <b:First>Robert J.</b:First>
          </b:Person>
        </b:NameList>
      </b:Author>
    </b:Author>
    <b:JenniData>z: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</b:JenniData>
  </b:Source>
  <b:Source>
    <b:Tag>BenfattoG21</b:Tag>
    <b:SourceType>JournalArticle</b:SourceType>
    <b:Guid>{885197f8-5f2c-4835-93ef-a6ad4c548ec1}</b:Guid>
    <b:Title>Regulatory, scientific, and ethical issues arising from institutional activity in one of the 90 Italian Research Ethics Committees</b:Title>
    <b:Year>2021</b:Year>
    <b:JournalName>BMC Medical Ethics</b:JournalName>
    <b:BookTitle>BMC Medical Ethics</b:BookTitle>
    <b:Volume>22</b:Volume>
    <b:Issue>1</b:Issue>
    <b:Pages>40</b:Pages>
    <b:Publisher>BioMed Central</b:Publisher>
    <b:URL>https://doi.org/10.1186/s12910-021-00605-7</b:URL>
    <b:DOI>10.1186/s12910-021-00605-7</b:DOI>
    <b:Author>
      <b:Author>
        <b:NameList>
          <b:Person>
            <b:Last>Benfatto</b:Last>
            <b:First>Giuseppe</b:First>
          </b:Person>
          <b:Person>
            <b:Last>Group</b:Last>
            <b:First>Regulatory</b:First>
          </b:Person>
          <b:Person>
            <b:Last>Longo</b:Last>
            <b:First>Laura</b:First>
          </b:Person>
          <b:Person>
            <b:Last>Mansueto</b:Last>
            <b:First>Silvana</b:First>
          </b:Person>
          <b:Person>
            <b:Last>Gozzo</b:Last>
            <b:First>Lucia</b:First>
          </b:Person>
          <b:Person>
            <b:Last>Vitale</b:Last>
            <b:First>Daniela Cristina</b:First>
          </b:Person>
          <b:Person>
            <b:Last>Amato</b:Last>
            <b:First>Salvatore</b:First>
          </b:Person>
          <b:Person>
            <b:Last>Basile</b:Last>
            <b:First>Francesco</b:First>
          </b:Person>
          <b:Person>
            <b:Last>Blanco</b:Last>
            <b:First>A. Baturone</b:First>
          </b:Person>
          <b:Person>
            <b:Last>Borzı̀</b:Last>
            <b:First>Vito</b:First>
          </b:Person>
          <b:Person>
            <b:Last>Cavallaro</b:Last>
            <b:First>Patrizia</b:First>
          </b:Person>
          <b:Person>
            <b:Last>Cilia</b:Last>
            <b:First>Sonia</b:First>
          </b:Person>
          <b:Person>
            <b:Last>Conti</b:Last>
            <b:First>M.</b:First>
          </b:Person>
          <b:Person>
            <b:Last>Cristaudo</b:Last>
            <b:First>Concetto</b:First>
          </b:Person>
          <b:Person>
            <b:Last>Daidone</b:Last>
            <b:First>Letterio D.</b:First>
          </b:Person>
          <b:Person>
            <b:Last>Fazzio</b:Last>
            <b:First>Salvatore Di</b:First>
          </b:Person>
          <b:Person>
            <b:Last>Mauro</b:Last>
            <b:First>M. Di</b:First>
          </b:Person>
          <b:Person>
            <b:Last>Garozzo</b:Last>
            <b:First>Rosaria</b:First>
          </b:Person>
          <b:Person>
            <b:Last>Giardina</b:Last>
            <b:First>Gaetano</b:First>
          </b:Person>
          <b:Person>
            <b:Last>Gulino</b:Last>
            <b:First>Antonio</b:First>
          </b:Person>
          <b:Person>
            <b:Last>Iachelli</b:Last>
            <b:First>Liliana</b:First>
          </b:Person>
          <b:Person>
            <b:Last>Bella</b:Last>
            <b:First>Maria L. La</b:First>
          </b:Person>
          <b:Person>
            <b:Last>Rosa</b:Last>
            <b:First>Agata La</b:First>
          </b:Person>
          <b:Person>
            <b:Last>Lazzara</b:Last>
            <b:First>Antonio</b:First>
          </b:Person>
          <b:Person>
            <b:Last>Leonardi</b:Last>
            <b:First>Francesco</b:First>
          </b:Person>
          <b:Person>
            <b:Last>Monaco</b:Last>
            <b:First>Francesca Lo</b:First>
          </b:Person>
          <b:Person>
            <b:Last>Malatino</b:Last>
            <b:First>Lorenzo</b:First>
          </b:Person>
          <b:Person>
            <b:Last>Mattina</b:Last>
            <b:First>Teresa</b:First>
          </b:Person>
          <b:Person>
            <b:Last>Negro</b:Last>
            <b:First>Matteo</b:First>
          </b:Person>
          <b:Person>
            <b:Last>Palermo</b:Last>
            <b:First>Filippo</b:First>
          </b:Person>
          <b:Person>
            <b:Last>Puleo</b:Last>
            <b:First>Stefano</b:First>
          </b:Person>
          <b:Person>
            <b:Last>Raciti</b:Last>
            <b:First>Rosa</b:First>
          </b:Person>
          <b:Person>
            <b:Last>Ruggieri</b:Last>
            <b:First>Martino</b:First>
          </b:Person>
          <b:Person>
            <b:Last>Sapuppo</b:Last>
            <b:First>Antonio</b:First>
          </b:Person>
          <b:Person>
            <b:Last>Scillieri</b:Last>
            <b:First>Renato</b:First>
          </b:Person>
          <b:Person>
            <b:Last>Squatrito</b:Last>
            <b:First>Sebastiano</b:First>
          </b:Person>
          <b:Person>
            <b:Last>Tanasi</b:Last>
            <b:First>Francesco</b:First>
          </b:Person>
          <b:Person>
            <b:Last>Drago</b:Last>
            <b:First>Filippo</b:First>
          </b:Person>
        </b:NameList>
      </b:Author>
    </b:Author>
    <b:JenniData>z: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</b:JenniData>
  </b:Source>
  <b:Source>
    <b:Tag>SteggeW18</b:Tag>
    <b:SourceType>JournalArticle</b:SourceType>
    <b:Guid>{221d1112-2615-45e4-9970-d9685dca9b03}</b:Guid>
    <b:Title>The cost-effectiveness and cost-utility of at-home infrared temperature monitoring in reducing the incidence of foot ulcer recurrence in patients with diabetes (DIATEMP): study protocol for a randomized controlled trial</b:Title>
    <b:Year>2018</b:Year>
    <b:JournalName>Trials</b:JournalName>
    <b:BookTitle>Trials</b:BookTitle>
    <b:Volume>19</b:Volume>
    <b:Issue>1</b:Issue>
    <b:Pages>520</b:Pages>
    <b:Publisher>Springer Science+Business Media</b:Publisher>
    <b:URL>https://doi.org/10.1186/s13063-018-2890-2</b:URL>
    <b:DOI>10.1186/s13063-018-2890-2</b:DOI>
    <b:Author>
      <b:Author>
        <b:NameList>
          <b:Person>
            <b:Last>Stegge</b:Last>
            <b:First>Wouter B. aan de</b:First>
          </b:Person>
          <b:Person>
            <b:Last>Mejaiti</b:Last>
            <b:First>Nora</b:First>
          </b:Person>
          <b:Person>
            <b:Last>Netten</b:Last>
            <b:First>Jaap J. van</b:First>
          </b:Person>
          <b:Person>
            <b:Last>Dijkgraaf</b:Last>
            <b:First>Marcel G. W.</b:First>
          </b:Person>
          <b:Person>
            <b:Last>Baal</b:Last>
            <b:First>Jeff G. van</b:First>
          </b:Person>
          <b:Person>
            <b:Last>Busch‐Westbroek</b:Last>
            <b:First>Tessa E.</b:First>
          </b:Person>
          <b:Person>
            <b:Last>Bus</b:Last>
            <b:First>Sicco A.</b:First>
          </b:Person>
        </b:NameList>
      </b:Author>
    </b:Author>
    <b:JenniData>z: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</b:JenniData>
  </b:Source>
  <b:Source>
    <b:Tag>BhattA23</b:Tag>
    <b:SourceType>JournalArticle</b:SourceType>
    <b:Guid>{5295c90a-ea9f-499e-9f51-90d043ac84f2}</b:Guid>
    <b:Title>The revamped Good Clinical Practice E6(R3) guideline: Profound changes in principles and practice!</b:Title>
    <b:Year>2023</b:Year>
    <b:JournalName>PubMed Central</b:JournalName>
    <b:BookTitle>PubMed Central</b:BookTitle>
    <b:Volume>14</b:Volume>
    <b:Issue>4</b:Issue>
    <b:Pages>167-171</b:Pages>
    <b:Publisher>National Institutes of Health</b:Publisher>
    <b:URL>https://www.ncbi.nlm.nih.gov/pmc/articles/10679570</b:URL>
    <b:DOI>10.4103/picr.picr_184_23</b:DOI>
    <b:Author>
      <b:Author>
        <b:NameList>
          <b:Person>
            <b:Last>Bhatt</b:Last>
            <b:First>Arun</b:First>
          </b:Person>
        </b:NameList>
      </b:Author>
    </b:Author>
    <b:JenniData>z: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</b:JenniData>
  </b:Source>
  <b:Source>
    <b:Tag>FraserA23</b:Tag>
    <b:SourceType>JournalArticle</b:SourceType>
    <b:Guid>{8dd344a6-4a74-45ef-a03f-ba41dfcd3a49}</b:Guid>
    <b:Title>Artificial intelligence in medical device software and high-risk medical devices – a review of definitions, expert recommendations and regulatory initiatives</b:Title>
    <b:Year>2023</b:Year>
    <b:URL>https://doi.org/10.1080/17434440.2023.2184685</b:URL>
    <b:DOI>10.1080/17434440.2023.2184685</b:DOI>
    <b:Author>
      <b:Author>
        <b:NameList>
          <b:Person>
            <b:Last>Fraser</b:Last>
            <b:First>Alan G.</b:First>
          </b:Person>
          <b:Person>
            <b:Last>Biasin</b:Last>
            <b:First>Elisabetta</b:First>
          </b:Person>
          <b:Person>
            <b:Last>Bijnens</b:Last>
            <b:First>Bart</b:First>
          </b:Person>
          <b:Person>
            <b:Last>Bruining</b:Last>
            <b:First>Nico</b:First>
          </b:Person>
          <b:Person>
            <b:Last>Caiani</b:Last>
            <b:First>Enrico G.</b:First>
          </b:Person>
          <b:Person>
            <b:Last>Cobbaert</b:Last>
            <b:First>Koen</b:First>
          </b:Person>
          <b:Person>
            <b:Last>Davies</b:Last>
            <b:First>Rhodri</b:First>
          </b:Person>
          <b:Person>
            <b:Last>Gilbert</b:Last>
            <b:First>Stephen</b:First>
          </b:Person>
          <b:Person>
            <b:Last>Hovestadt</b:Last>
            <b:First>L.</b:First>
          </b:Person>
          <b:Person>
            <b:Last>Kamenjašević</b:Last>
            <b:First>Erik</b:First>
          </b:Person>
          <b:Person>
            <b:Last>Kwade</b:Last>
            <b:First>Zuzanna</b:First>
          </b:Person>
          <b:Person>
            <b:Last>McGauran</b:Last>
            <b:First>Gearóid</b:First>
          </b:Person>
          <b:Person>
            <b:Last>O’Connor</b:Last>
            <b:First>G. A.</b:First>
          </b:Person>
          <b:Person>
            <b:Last>Vasey</b:Last>
            <b:First>Baptiste</b:First>
          </b:Person>
          <b:Person>
            <b:Last>Rademakers</b:Last>
            <b:First>Frank</b:First>
          </b:Person>
        </b:NameList>
      </b:Author>
    </b:Author>
    <b:JenniData>z: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</b:JenniData>
  </b:Source>
  <b:Source>
    <b:Tag>RodgersJ19</b:Tag>
    <b:SourceType>JournalArticle</b:SourceType>
    <b:Guid>{c4f91b76-d853-43e9-b731-88ab755b3679}</b:Guid>
    <b:Title>Coping with Uncertainty in Everyday Situations (CUES©) to address intolerance of uncertainty in autistic children: study protocol for an intervention feasibility trial</b:Title>
    <b:Year>2019</b:Year>
    <b:JournalName>Trials</b:JournalName>
    <b:BookTitle>Trials</b:BookTitle>
    <b:Volume>20</b:Volume>
    <b:Issue>1</b:Issue>
    <b:Pages>385</b:Pages>
    <b:Publisher>Springer Science+Business Media</b:Publisher>
    <b:URL>https://doi.org/10.1186/s13063-019-3479-0</b:URL>
    <b:DOI>10.1186/s13063-019-3479-0</b:DOI>
    <b:Author>
      <b:Author>
        <b:NameList>
          <b:Person>
            <b:Last>Rodgers</b:Last>
            <b:First>Jacqui</b:First>
          </b:Person>
          <b:Person>
            <b:Last>Goodwin</b:Last>
            <b:First>Jane</b:First>
          </b:Person>
          <b:Person>
            <b:Last>Parr</b:Last>
            <b:First>Jeremy</b:First>
          </b:Person>
          <b:Person>
            <b:Last>Grahame</b:Last>
            <b:First>Victoria</b:First>
          </b:Person>
          <b:Person>
            <b:Last>Wright</b:Last>
            <b:First>Catharine</b:First>
          </b:Person>
          <b:Person>
            <b:Last>Padget</b:Last>
            <b:First>John</b:First>
          </b:Person>
          <b:Person>
            <b:Last>Garland</b:Last>
            <b:First>Deborah</b:First>
          </b:Person>
          <b:Person>
            <b:Last>Osborne</b:Last>
            <b:First>Malcolm</b:First>
          </b:Person>
          <b:Person>
            <b:Last>Labus</b:Last>
            <b:First>Marie</b:First>
          </b:Person>
          <b:Person>
            <b:Last>Kernohan</b:Last>
            <b:First>Ashleigh</b:First>
          </b:Person>
          <b:Person>
            <b:Last>Freeston</b:Last>
            <b:First>Mark H.</b:First>
          </b:Person>
        </b:NameList>
      </b:Author>
    </b:Author>
    <b:JenniData>z: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</b:JenniData>
  </b:Source>
  <b:Source>
    <b:Tag>ManchikantiL10</b:Tag>
    <b:SourceType>JournalArticle</b:SourceType>
    <b:Guid>{806a738b-f2b1-415f-bfdc-db878c511f58}</b:Guid>
    <b:Title>Protocol for Evaluation of the ComparativeEffectiveness of Percutaneous Adhesiolysisand Caudal Epidural Steroid Injections in LowBack and/or Lower Extremity Pain without PostSurgery Syndrome or Spinal Stenosis</b:Title>
    <b:Year>2010</b:Year>
    <b:JournalName>Pain Physician</b:JournalName>
    <b:BookTitle>Pain Physician</b:BookTitle>
    <b:Publisher>American Society of Interventional Pain Physicians</b:Publisher>
    <b:URL>https://doi.org/10.36076/ppj.2010/13/e91</b:URL>
    <b:DOI>10.36076/ppj.2010/13/e91</b:DOI>
    <b:Author>
      <b:Author>
        <b:NameList>
          <b:Person>
            <b:Last>Manchikanti</b:Last>
            <b:First>Laxmaiah</b:First>
          </b:Person>
        </b:NameList>
      </b:Author>
    </b:Author>
    <b:JenniData>z: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</b:JenniData>
  </b:Source>
  <b:Source>
    <b:Tag>JoviiS20</b:Tag>
    <b:SourceType>JournalArticle</b:SourceType>
    <b:Guid>{73666e3b-46e3-4768-8e7e-e42e3e5e614a}</b:Guid>
    <b:Title>Quality benchmarking of smartphone laboratory medicine applications: comparison of laboratory medicine specialists’ and non-laboratory medicine professionals’ evaluation</b:Title>
    <b:Year>2020</b:Year>
    <b:JournalName>Clinical Chemistry and Laboratory Medicine (CCLM)</b:JournalName>
    <b:BookTitle>Clinical Chemistry and Laboratory Medicine (CCLM)</b:BookTitle>
    <b:Volume>59</b:Volume>
    <b:Issue>4</b:Issue>
    <b:Pages>693-699</b:Pages>
    <b:Publisher>De Gruyter</b:Publisher>
    <b:URL>https://doi.org/10.1515/cclm-2020-0869</b:URL>
    <b:DOI>10.1515/cclm-2020-0869</b:DOI>
    <b:Author>
      <b:Author>
        <b:NameList>
          <b:Person>
            <b:Last>Jovičić</b:Last>
            <b:First>Snežana</b:First>
          </b:Person>
          <b:Person>
            <b:Last>Siódmiak</b:Last>
            <b:First>Joanna</b:First>
          </b:Person>
          <b:Person>
            <b:Last>Alcorta</b:Last>
            <b:First>Marta Duque</b:First>
          </b:Person>
          <b:Person>
            <b:Last>Kittel</b:Last>
            <b:First>Maximillian</b:First>
          </b:Person>
          <b:Person>
            <b:Last>Oosterhuis</b:Last>
            <b:First>Wytze P.</b:First>
          </b:Person>
          <b:Person>
            <b:Last>Aakre</b:Last>
            <b:First>Kristin M.</b:First>
          </b:Person>
          <b:Person>
            <b:Last>Jørgensen</b:Last>
            <b:First>Per E.</b:First>
          </b:Person>
          <b:Person>
            <b:Last>Palička</b:Last>
            <b:First>Vladimír</b:First>
          </b:Person>
          <b:Person>
            <b:Last>Kütt</b:Last>
            <b:First>Marge</b:First>
          </b:Person>
          <b:Person>
            <b:Last>Anttonen</b:Last>
            <b:First>Mikko</b:First>
          </b:Person>
          <b:Person>
            <b:Last>Velizarova</b:Last>
            <b:First>M.</b:First>
          </b:Person>
          <b:Person>
            <b:Last>Marc</b:Last>
            <b:First>Jania</b:First>
          </b:Person>
          <b:Person>
            <b:Last>Medicine</b:Last>
            <b:First>European Federation of Clinical Chemistry and Laboratory Medicine Working Group on Patient-Focused Laboratory</b:First>
          </b:Person>
        </b:NameList>
      </b:Author>
    </b:Author>
    <b:JenniData>z: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</b:JenniData>
  </b:Source>
  <b:Source>
    <b:Tag>VisserM21</b:Tag>
    <b:SourceType>JournalArticle</b:SourceType>
    <b:Guid>{1d2103d5-5f98-4fdb-a201-4d80b1674749}</b:Guid>
    <b:Title>Comparing real-time and intermittently scanned continuous glucose monitoring in adults with type 1 diabetes (ALERTT1): a 6-month, prospective, multicentre, randomised controlled trial</b:Title>
    <b:Year>2021</b:Year>
    <b:JournalName>The Lancet</b:JournalName>
    <b:BookTitle>The Lancet</b:BookTitle>
    <b:Volume>397</b:Volume>
    <b:Issue>10291</b:Issue>
    <b:Pages>2275-2283</b:Pages>
    <b:Publisher>Elsevier BV</b:Publisher>
    <b:URL>https://doi.org/10.1016/s0140-6736(21)00789-3</b:URL>
    <b:DOI>10.1016/s0140-6736(21)00789-3</b:DOI>
    <b:Author>
      <b:Author>
        <b:NameList>
          <b:Person>
            <b:Last>Visser</b:Last>
            <b:First>Margaretha M.</b:First>
          </b:Person>
          <b:Person>
            <b:Last>Charleer</b:Last>
            <b:First>Sara</b:First>
          </b:Person>
          <b:Person>
            <b:Last>Fieuws</b:Last>
            <b:First>Steffen</b:First>
          </b:Person>
          <b:Person>
            <b:Last>Block</b:Last>
            <b:First>Christophe De</b:First>
          </b:Person>
          <b:Person>
            <b:Last>Hilbrands</b:Last>
            <b:First>Robert</b:First>
          </b:Person>
          <b:Person>
            <b:Last>Huffel</b:Last>
            <b:First>Liesbeth Van</b:First>
          </b:Person>
          <b:Person>
            <b:Last>Maes</b:Last>
            <b:First>Toon</b:First>
          </b:Person>
          <b:Person>
            <b:Last>Vanhaverbeke</b:Last>
            <b:First>Gerd</b:First>
          </b:Person>
          <b:Person>
            <b:Last>Dirinck</b:Last>
            <b:First>Eveline</b:First>
          </b:Person>
          <b:Person>
            <b:Last>Myngheer</b:Last>
            <b:First>Nele</b:First>
          </b:Person>
          <b:Person>
            <b:Last>Vercammen</b:Last>
            <b:First>Chris</b:First>
          </b:Person>
          <b:Person>
            <b:Last>Nobels</b:Last>
            <b:First>Frank</b:First>
          </b:Person>
          <b:Person>
            <b:Last>Keymeulen</b:Last>
            <b:First>Bart</b:First>
          </b:Person>
          <b:Person>
            <b:Last>Mathieu</b:Last>
            <b:First>Chantal</b:First>
          </b:Person>
          <b:Person>
            <b:Last>Gillard</b:Last>
            <b:First>Pieter</b:First>
          </b:Person>
        </b:NameList>
      </b:Author>
    </b:Author>
    <b:JenniData>z: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</b:JenniData>
  </b:Source>
  <b:Source>
    <b:Tag>PowellR17</b:Tag>
    <b:SourceType>JournalArticle</b:SourceType>
    <b:Guid>{f49ce61b-ff3b-4a74-b6a3-b7e113e1c6fb}</b:Guid>
    <b:Title>Pilot parallel randomised controlled trial of protective socks against usual care to reduce skin tears in high risk people: ‘STOPCUTS’</b:Title>
    <b:Year>2017</b:Year>
    <b:JournalName>Pilot and Feasibility Studies</b:JournalName>
    <b:BookTitle>Pilot and Feasibility Studies</b:BookTitle>
    <b:Volume>3</b:Volume>
    <b:Issue>1</b:Issue>
    <b:Pages>43</b:Pages>
    <b:Publisher>BioMed Central</b:Publisher>
    <b:URL>https://doi.org/10.1186/s40814-017-0182-3</b:URL>
    <b:DOI>10.1186/s40814-017-0182-3</b:DOI>
    <b:Author>
      <b:Author>
        <b:NameList>
          <b:Person>
            <b:Last>Powell</b:Last>
            <b:First>Roy</b:First>
          </b:Person>
          <b:Person>
            <b:Last>Hayward</b:Last>
            <b:First>Christopher</b:First>
          </b:Person>
          <b:Person>
            <b:Last>Snelgrove</b:Last>
            <b:First>Caroline L.</b:First>
          </b:Person>
          <b:Person>
            <b:Last>Polverino</b:Last>
            <b:First>Kathleen</b:First>
          </b:Person>
          <b:Person>
            <b:Last>Park</b:Last>
            <b:First>Linda</b:First>
          </b:Person>
          <b:Person>
            <b:Last>Chauhan</b:Last>
            <b:First>Rohan</b:First>
          </b:Person>
          <b:Person>
            <b:Last>Evans</b:Last>
            <b:First>Philip</b:First>
          </b:Person>
          <b:Person>
            <b:Last>Byford</b:Last>
            <b:First>Rachel</b:First>
          </b:Person>
          <b:Person>
            <b:Last>Charman</b:Last>
            <b:First>Carolyn</b:First>
          </b:Person>
          <b:Person>
            <b:Last>Foy</b:Last>
            <b:First>Christopher</b:First>
          </b:Person>
          <b:Person>
            <b:Last>Pritchard</b:Last>
            <b:First>Colin</b:First>
          </b:Person>
          <b:Person>
            <b:Last>Kingsley</b:Last>
            <b:First>Andrew</b:First>
          </b:Person>
        </b:NameList>
      </b:Author>
    </b:Author>
    <b:JenniData>z: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</b:JenniData>
  </b:Source>
  <b:Source>
    <b:Tag>SteinbrookR06</b:Tag>
    <b:SourceType>JournalArticle</b:SourceType>
    <b:Guid>{f1059367-3d3f-401d-ab71-0cfc4db7577f}</b:Guid>
    <b:Title>Compensation for Injured Research Subjects</b:Title>
    <b:Year>2006</b:Year>
    <b:JournalName>New England Journal of Medicine</b:JournalName>
    <b:BookTitle>New England Journal of Medicine</b:BookTitle>
    <b:Volume>354</b:Volume>
    <b:Issue>18</b:Issue>
    <b:Pages>1871-1873</b:Pages>
    <b:Publisher>Massachusetts Medical Society</b:Publisher>
    <b:URL>https://doi.org/10.1056/nejmp068080</b:URL>
    <b:DOI>10.1056/nejmp068080</b:DOI>
    <b:Author>
      <b:Author>
        <b:NameList>
          <b:Person>
            <b:Last>Steinbrook</b:Last>
            <b:First>Robert</b:First>
          </b:Person>
        </b:NameList>
      </b:Author>
    </b:Author>
    <b:JenniData>z: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</b:JenniData>
  </b:Source>
  <b:Source>
    <b:Tag>IonanA22</b:Tag>
    <b:SourceType>JournalArticle</b:SourceType>
    <b:Guid>{58a91119-5844-4b27-acc3-b81c18a3e916}</b:Guid>
    <b:Title>Clinical and Statistical Perspectives on the ICH E9(R1) Estimand Framework Implementation</b:Title>
    <b:Year>2022</b:Year>
    <b:JournalName>Statistics in Biopharmaceutical Research</b:JournalName>
    <b:BookTitle>Statistics in Biopharmaceutical Research</b:BookTitle>
    <b:Volume>15</b:Volume>
    <b:Issue>3</b:Issue>
    <b:Pages>554-559</b:Pages>
    <b:Publisher>Taylor &amp; Francis</b:Publisher>
    <b:URL>https://doi.org/10.1080/19466315.2022.2081601</b:URL>
    <b:DOI>10.1080/19466315.2022.2081601</b:DOI>
    <b:Author>
      <b:Author>
        <b:NameList>
          <b:Person>
            <b:Last>Ionan</b:Last>
            <b:First>Alexei</b:First>
          </b:Person>
          <b:Person>
            <b:Last>Paterniti</b:Last>
            <b:First>Miya</b:First>
          </b:Person>
          <b:Person>
            <b:Last>Mehrotra</b:Last>
            <b:First>Devan V.</b:First>
          </b:Person>
          <b:Person>
            <b:Last>Scott</b:Last>
            <b:First>John</b:First>
          </b:Person>
          <b:Person>
            <b:Last>Ratitch</b:Last>
            <b:First>Bohdana</b:First>
          </b:Person>
          <b:Person>
            <b:Last>Collins</b:Last>
            <b:First>Sylva H.</b:First>
          </b:Person>
          <b:Person>
            <b:Last>Gomatam</b:Last>
            <b:First>Shanti</b:First>
          </b:Person>
          <b:Person>
            <b:Last>Nie</b:Last>
            <b:First>Lei</b:First>
          </b:Person>
          <b:Person>
            <b:Last>Rufibach</b:Last>
            <b:First>Kaspar</b:First>
          </b:Person>
          <b:Person>
            <b:Last>Bretz</b:Last>
            <b:First>Frank</b:First>
          </b:Person>
        </b:NameList>
      </b:Author>
    </b:Author>
    <b:JenniData>z: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</b:JenniData>
  </b:Source>
  <b:Source>
    <b:Tag>AlfaroV07</b:Tag>
    <b:SourceType>JournalArticle</b:SourceType>
    <b:Guid>{21a9fe1d-f32b-4586-b888-162641064325}</b:Guid>
    <b:Title>Abbreviated Clinical Study Reports with Investigational Medicinal Products for Human Use: Current Guidelines and Recommendations</b:Title>
    <b:Year>2007</b:Year>
    <b:JournalName>Croatian Medical Journal</b:JournalName>
    <b:BookTitle>Croatian Medical Journal</b:BookTitle>
    <b:Volume>48</b:Volume>
    <b:Issue>6</b:Issue>
    <b:Pages>871-877</b:Pages>
    <b:Publisher>Medicinska naklada, Zagreb</b:Publisher>
    <b:URL>https://doi.org/10.3325/cmj.2007.6.871</b:URL>
    <b:DOI>10.3325/cmj.2007.6.871</b:DOI>
    <b:Author>
      <b:Author>
        <b:NameList>
          <b:Person>
            <b:Last>Alfaro</b:Last>
            <b:First>Vicente</b:First>
          </b:Person>
          <b:Person>
            <b:Last>Cullell-Young</b:Last>
            <b:First>Martín</b:First>
          </b:Person>
          <b:Person>
            <b:Last>Tanovı́c</b:Last>
            <b:First>Adnan</b:First>
          </b:Person>
        </b:NameList>
      </b:Author>
    </b:Author>
    <b:JenniData>z: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</b:JenniData>
  </b:Source>
  <b:Source>
    <b:Tag>GuptaS11</b:Tag>
    <b:SourceType>JournalArticle</b:SourceType>
    <b:Guid>{d44ee675-9d11-4b1e-a2cb-f3e04c784232}</b:Guid>
    <b:Title>Intention-to-treat concept: A review</b:Title>
    <b:Year>2011</b:Year>
    <b:JournalName>Perspectives in Clinical Research</b:JournalName>
    <b:BookTitle>Perspectives in Clinical Research</b:BookTitle>
    <b:Volume>2</b:Volume>
    <b:Issue>3</b:Issue>
    <b:Pages>109</b:Pages>
    <b:Publisher>Medknow</b:Publisher>
    <b:URL>https://doi.org/10.4103/2229-3485.83221</b:URL>
    <b:DOI>10.4103/2229-3485.83221</b:DOI>
    <b:Author>
      <b:Author>
        <b:NameList>
          <b:Person>
            <b:Last>Gupta</b:Last>
            <b:First>Sandeep Kumar</b:First>
          </b:Person>
        </b:NameList>
      </b:Author>
    </b:Author>
    <b:JenniData>z: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</b:JenniData>
  </b:Source>
  <b:Source>
    <b:Tag>GonemS16</b:Tag>
    <b:SourceType>JournalArticle</b:SourceType>
    <b:Guid>{589fcbc1-9b33-4a2e-bbe1-af950b027c1c}</b:Guid>
    <b:Title>Fevipiprant, a prostaglandin D 2 receptor 2 antagonist, in patients with persistent eosinophilic asthma: a single-centre, randomised, double-blind, parallel-group, placebo-controlled trial</b:Title>
    <b:Year>2016</b:Year>
    <b:JournalName>The Lancet Respiratory Medicine</b:JournalName>
    <b:BookTitle>The Lancet Respiratory Medicine</b:BookTitle>
    <b:Volume>4</b:Volume>
    <b:Issue>9</b:Issue>
    <b:Pages>699-707</b:Pages>
    <b:Publisher>Elsevier BV</b:Publisher>
    <b:URL>https://doi.org/10.1016/s2213-2600(16)30179-5</b:URL>
    <b:DOI>10.1016/s2213-2600(16)30179-5</b:DOI>
    <b:Author>
      <b:Author>
        <b:NameList>
          <b:Person>
            <b:Last>Gonem</b:Last>
            <b:First>Sherif</b:First>
          </b:Person>
          <b:Person>
            <b:Last>Berair</b:Last>
            <b:First>Rachid</b:First>
          </b:Person>
          <b:Person>
            <b:Last>Singapuri</b:Last>
            <b:First>Amisha</b:First>
          </b:Person>
          <b:Person>
            <b:Last>Hartley</b:Last>
            <b:First>Ruth</b:First>
          </b:Person>
          <b:Person>
            <b:Last>Laurencin</b:Last>
            <b:First>Marie</b:First>
          </b:Person>
          <b:Person>
            <b:Last>Bacher</b:Last>
            <b:First>Gerald</b:First>
          </b:Person>
          <b:Person>
            <b:Last>Holzhauer</b:Last>
            <b:First>Björn</b:First>
          </b:Person>
          <b:Person>
            <b:Last>Bourne</b:Last>
            <b:First>Michelle</b:First>
          </b:Person>
          <b:Person>
            <b:Last>Mistry</b:Last>
            <b:First>Vijay</b:First>
          </b:Person>
          <b:Person>
            <b:Last>Pavord</b:Last>
            <b:First>Ian</b:First>
          </b:Person>
          <b:Person>
            <b:Last>Mansur</b:Last>
            <b:First>Adel</b:First>
          </b:Person>
          <b:Person>
            <b:Last>Wardlaw</b:Last>
            <b:First>Andrew J.</b:First>
          </b:Person>
          <b:Person>
            <b:Last>Siddiqui</b:Last>
            <b:First>Salman</b:First>
          </b:Person>
          <b:Person>
            <b:Last>Kay</b:Last>
            <b:First>Richard</b:First>
          </b:Person>
          <b:Person>
            <b:Last>Brightling</b:Last>
            <b:First>Christopher E.</b:First>
          </b:Person>
        </b:NameList>
      </b:Author>
    </b:Author>
    <b:JenniData>z: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</b:JenniData>
  </b:Source>
  <b:Source>
    <b:Tag>BusS152</b:Tag>
    <b:SourceType>JournalArticle</b:SourceType>
    <b:Guid>{4ed3e7d7-a0a8-4f08-9cb1-12e06e9e8e99}</b:Guid>
    <b:Title>IWGDF guidance on footwear and offloading interventions to prevent and heal foot ulcers in patients with diabetes</b:Title>
    <b:Year>2015</b:Year>
    <b:JournalName>Diabetes/Metabolism Research and Reviews</b:JournalName>
    <b:BookTitle>Diabetes/Metabolism Research and Reviews</b:BookTitle>
    <b:Volume>32</b:Volume>
    <b:Pages>25-36</b:Pages>
    <b:Publisher>Wiley</b:Publisher>
    <b:URL>https://doi.org/10.1002/dmrr.2697</b:URL>
    <b:DOI>10.1002/dmrr.2697</b:DOI>
    <b:Author>
      <b:Author>
        <b:NameList>
          <b:Person>
            <b:Last>Bus</b:Last>
            <b:First>Sicco A.</b:First>
          </b:Person>
          <b:Person>
            <b:Last>Armstrong</b:Last>
            <b:First>David G.</b:First>
          </b:Person>
          <b:Person>
            <b:Last>Deursen</b:Last>
            <b:First>Robert William Martin Van</b:First>
          </b:Person>
          <b:Person>
            <b:Last>Lewis</b:Last>
            <b:First>Jane</b:First>
          </b:Person>
          <b:Person>
            <b:Last>Caravaggi</b:Last>
            <b:First>Carlo</b:First>
          </b:Person>
          <b:Person>
            <b:Last>Cavanagh</b:Last>
            <b:First>Peter R.</b:First>
          </b:Person>
          <b:Person>
            <b:Last>(IWGDF)</b:Last>
            <b:First>on behalf of the International Working Group on the Diabetic Foot</b:First>
          </b:Person>
        </b:NameList>
      </b:Author>
    </b:Author>
    <b:JenniData>z: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</b:JenniData>
  </b:Source>
  <b:Source>
    <b:Tag>HusereauD13</b:Tag>
    <b:SourceType>JournalArticle</b:SourceType>
    <b:Guid>{f459574e-77d6-45f5-81b7-b9b3b4d9aee1}</b:Guid>
    <b:Title>Consolidated Health Economic Evaluation Reporting Standards (CHEERS) Statement</b:Title>
    <b:Year>2013</b:Year>
    <b:JournalName>PharmacoEconomics</b:JournalName>
    <b:BookTitle>PharmacoEconomics</b:BookTitle>
    <b:Volume>31</b:Volume>
    <b:Issue>5</b:Issue>
    <b:Pages>361-367</b:Pages>
    <b:Publisher>Adis, Springer Healthcare</b:Publisher>
    <b:URL>https://doi.org/10.1007/s40273-013-0032-y</b:URL>
    <b:DOI>10.1007/s40273-013-0032-y</b:DOI>
    <b:Author>
      <b:Author>
        <b:NameList>
          <b:Person>
            <b:Last>Husereau</b:Last>
            <b:First>Don</b:First>
          </b:Person>
          <b:Person>
            <b:Last>Drummond</b:Last>
            <b:First>Michael</b:First>
          </b:Person>
          <b:Person>
            <b:Last>Petrou</b:Last>
            <b:First>Stavros</b:First>
          </b:Person>
          <b:Person>
            <b:Last>Carswell</b:Last>
            <b:First>Chris</b:First>
          </b:Person>
          <b:Person>
            <b:Last>Moher</b:Last>
            <b:First>David</b:First>
          </b:Person>
          <b:Person>
            <b:Last>Greenberg</b:Last>
            <b:First>Dan</b:First>
          </b:Person>
          <b:Person>
            <b:Last>Augustovski</b:Last>
            <b:First>Federico</b:First>
          </b:Person>
          <b:Person>
            <b:Last>Briggs</b:Last>
            <b:First>Andrew</b:First>
          </b:Person>
          <b:Person>
            <b:Last>Mauskopf</b:Last>
            <b:First>Josephine</b:First>
          </b:Person>
          <b:Person>
            <b:Last>Loder</b:Last>
            <b:First>Elizabeth</b:First>
          </b:Person>
        </b:NameList>
      </b:Author>
    </b:Author>
    <b:JenniData>z: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</b:JenniData>
  </b:Source>
  <b:Source>
    <b:Tag>BouckaertN22</b:Tag>
    <b:SourceType>JournalArticle</b:SourceType>
    <b:Guid>{bab92737-013c-48d1-b235-cce64bad79e4}</b:Guid>
    <b:Title>An EQ-5D-5L Value Set for Belgium</b:Title>
    <b:Year>2022</b:Year>
    <b:JournalName>PharmacoEconomics - Open</b:JournalName>
    <b:BookTitle>PharmacoEconomics - Open</b:BookTitle>
    <b:Volume>6</b:Volume>
    <b:Issue>6</b:Issue>
    <b:Pages>823-836</b:Pages>
    <b:Publisher>Adis, Springer Healthcare</b:Publisher>
    <b:URL>https://doi.org/10.1007/s41669-022-00353-3</b:URL>
    <b:DOI>10.1007/s41669-022-00353-3</b:DOI>
    <b:Author>
      <b:Author>
        <b:NameList>
          <b:Person>
            <b:Last>Bouckaert</b:Last>
            <b:First>Nicolas</b:First>
          </b:Person>
          <b:Person>
            <b:Last>Cleemput</b:Last>
            <b:First>Irina</b:First>
          </b:Person>
          <b:Person>
            <b:Last>Devriese</b:Last>
            <b:First>Stephan</b:First>
          </b:Person>
          <b:Person>
            <b:Last>Gerkens</b:Last>
            <b:First>Sophie</b:First>
          </b:Person>
        </b:NameList>
      </b:Author>
    </b:Author>
    <b:JenniData>z: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</b:JenniData>
  </b:Source>
  <b:Source>
    <b:Tag>RoijenL24</b:Tag>
    <b:SourceType>Report</b:SourceType>
    <b:Guid>{1848383c-c54d-4083-8a62-80a2bf56e4a2}</b:Guid>
    <b:Title>Kostenhandleiding voor economische evaluaties in de gezondheidszorg::Methodologie en Referentieprijzen</b:Title>
    <b:Year>2024</b:Year>
    <b:JournalName>EUR Research Repository (Erasmus University Rotterdam)</b:JournalName>
    <b:BookTitle>EUR Research Repository (Erasmus University Rotterdam)</b:BookTitle>
    <b:Publisher>Erasmus University Rotterdam</b:Publisher>
    <b:URL>https://pure.eur.nl/en/publications/8ff97d79-c1e5-4d66-a13f-3128f892f6b5</b:URL>
    <b:Author>
      <b:Author>
        <b:NameList>
          <b:Person>
            <b:Last>Roijen</b:Last>
            <b:First>Leona Hakkaart‐van</b:First>
          </b:Person>
          <b:Person>
            <b:Last>Peeters</b:Last>
            <b:First>Stijn; id_orcid 0009-0004-3684-3584</b:First>
          </b:Person>
          <b:Person>
            <b:Last>Kanters</b:Last>
            <b:First>Tim</b:First>
          </b:Person>
          <b:Person>
            <b:Last>Baal</b:Last>
            <b:First>Pieter van</b:First>
          </b:Person>
          <b:Person>
            <b:Last>Brouwer</b:Last>
            <b:First>Werner</b:First>
          </b:Person>
          <b:Person>
            <b:Last>Drost</b:Last>
            <b:First>Ruben</b:First>
          </b:Person>
          <b:Person>
            <b:Last>Evers</b:Last>
            <b:First>Silvia M. A. A.</b:First>
          </b:Person>
          <b:Person>
            <b:Last>Exel</b:Last>
            <b:First>Job; id_orcid 0000-0002-4178-1777 van</b:First>
          </b:Person>
          <b:Person>
            <b:Last>Reckers-droog</b:Last>
            <b:First>Vivian</b:First>
          </b:Person>
          <b:Person>
            <b:Last>Tannaoui</b:Last>
            <b:First>Nasr-Eddine</b:First>
          </b:Person>
          <b:Person>
            <b:Last>Thielen</b:Last>
            <b:First>Frederick; id_orcid 0000-0002-0312-5891</b:First>
          </b:Person>
          <b:Person>
            <b:Last>Wijnen</b:Last>
            <b:First>Ben</b:First>
          </b:Person>
        </b:NameList>
      </b:Author>
    </b:Author>
    <b:JenniData>z: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</b:JenniData>
  </b:Source>
  <b:Source>
    <b:Tag>PrompersL082</b:Tag>
    <b:SourceType>JournalArticle</b:SourceType>
    <b:Guid>{3adc2825-c18c-4e71-b061-91724b34d4dd}</b:Guid>
    <b:Title>Resource utilisation and costs associated with the treatment of diabetic foot ulcers. Prospective data from the Eurodiale Study</b:Title>
    <b:Year>2008</b:Year>
    <b:JournalName>Diabetologia</b:JournalName>
    <b:BookTitle>Diabetologia</b:BookTitle>
    <b:Volume>51</b:Volume>
    <b:Issue>10</b:Issue>
    <b:Pages>1826-1834</b:Pages>
    <b:Publisher>Springer Science+Business Media</b:Publisher>
    <b:URL>https://doi.org/10.1007/s00125-008-1089-6</b:URL>
    <b:DOI>10.1007/s00125-008-1089-6</b:DOI>
    <b:Author>
      <b:Author>
        <b:NameList>
          <b:Person>
            <b:Last>Prompers</b:Last>
            <b:First>L.</b:First>
          </b:Person>
          <b:Person>
            <b:Last>Huijberts</b:Last>
            <b:First>M.</b:First>
          </b:Person>
          <b:Person>
            <b:Last>Schaper</b:Last>
            <b:First>Nicolaas C.</b:First>
          </b:Person>
          <b:Person>
            <b:Last>Apelqvist</b:Last>
            <b:First>Jan</b:First>
          </b:Person>
          <b:Person>
            <b:Last>Bakker</b:Last>
            <b:First>K.</b:First>
          </b:Person>
          <b:Person>
            <b:Last>Edmonds</b:Last>
            <b:First>M.</b:First>
          </b:Person>
          <b:Person>
            <b:Last>Holstein</b:Last>
            <b:First>P.</b:First>
          </b:Person>
          <b:Person>
            <b:Last>Jude</b:Last>
            <b:First>Edward B.</b:First>
          </b:Person>
          <b:Person>
            <b:Last>Jirkovská</b:Last>
            <b:First>Alexandra</b:First>
          </b:Person>
          <b:Person>
            <b:Last>Mauricio</b:Last>
            <b:First>Dı́dac</b:First>
          </b:Person>
          <b:Person>
            <b:Last>Piaggesi</b:Last>
            <b:First>Alberto</b:First>
          </b:Person>
          <b:Person>
            <b:Last>Reike</b:Last>
            <b:First>Heinrich</b:First>
          </b:Person>
          <b:Person>
            <b:Last>Spraul</b:Last>
            <b:First>Maximilian</b:First>
          </b:Person>
          <b:Person>
            <b:Last>Acker</b:Last>
            <b:First>K. Van</b:First>
          </b:Person>
          <b:Person>
            <b:Last>Baal</b:Last>
            <b:First>Sjef van</b:First>
          </b:Person>
          <b:Person>
            <b:Last>Merode</b:Last>
            <b:First>Frits van</b:First>
          </b:Person>
          <b:Person>
            <b:Last>Uccioli</b:Last>
            <b:First>Luigi</b:First>
          </b:Person>
          <b:Person>
            <b:Last>Urbančič</b:Last>
            <b:First>V.</b:First>
          </b:Person>
          <b:Person>
            <b:Last>Tennvall</b:Last>
            <b:First>Gunnel Ragnarson</b:First>
          </b:Person>
        </b:NameList>
      </b:Author>
    </b:Author>
    <b:JenniData>z: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</b:JenniData>
  </b:Source>
  <b:Source>
    <b:Tag>TennvallG01</b:Tag>
    <b:SourceType>JournalArticle</b:SourceType>
    <b:Guid>{1756cb2d-a8d0-455d-bb22-f9c729fdc2f3}</b:Guid>
    <b:Title>Prevention of diabetes-related foot ulcers and amputations: a cost-utility analysis based on Markov model simulations</b:Title>
    <b:Year>2001</b:Year>
    <b:JournalName>Diabetologia</b:JournalName>
    <b:BookTitle>Diabetologia</b:BookTitle>
    <b:Volume>44</b:Volume>
    <b:Issue>11</b:Issue>
    <b:Pages>2077-2087</b:Pages>
    <b:Publisher>Springer Science+Business Media</b:Publisher>
    <b:URL>https://doi.org/10.1007/s001250100013</b:URL>
    <b:DOI>10.1007/s001250100013</b:DOI>
    <b:Author>
      <b:Author>
        <b:NameList>
          <b:Person>
            <b:Last>Tennvall</b:Last>
            <b:First>Gunnel Ragnarson</b:First>
          </b:Person>
          <b:Person>
            <b:Last>Apelqvist</b:Last>
            <b:First>Jan</b:First>
          </b:Person>
        </b:NameList>
      </b:Author>
    </b:Author>
    <b:JenniData>z: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</b:JenniData>
  </b:Source>
  <b:Source>
    <b:Tag>OrtegnM04</b:Tag>
    <b:SourceType>JournalArticle</b:SourceType>
    <b:Guid>{01e6a59c-b730-45e4-a1f0-53879925aa8f}</b:Guid>
    <b:Title>Cost-Effectiveness of Prevention and Treatment of the Diabetic Foot</b:Title>
    <b:Year>2004</b:Year>
    <b:JournalName>Diabetes Care</b:JournalName>
    <b:BookTitle>Diabetes Care</b:BookTitle>
    <b:Volume>27</b:Volume>
    <b:Issue>4</b:Issue>
    <b:Pages>901-907</b:Pages>
    <b:Publisher>American Diabetes Association</b:Publisher>
    <b:URL>https://doi.org/10.2337/diacare.27.4.901</b:URL>
    <b:DOI>10.2337/diacare.27.4.901</b:DOI>
    <b:Author>
      <b:Author>
        <b:NameList>
          <b:Person>
            <b:Last>Ortegón</b:Last>
            <b:First>Mónica</b:First>
          </b:Person>
          <b:Person>
            <b:Last>Redekop</b:Last>
            <b:First>Ken</b:First>
          </b:Person>
          <b:Person>
            <b:Last>Niessen</b:Last>
            <b:First>Louis</b:First>
          </b:Person>
        </b:NameList>
      </b:Author>
    </b:Author>
    <b:JenniData>z: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</b:JenniData>
  </b:Source>
  <b:Source>
    <b:Tag>NettenJ24</b:Tag>
    <b:SourceType>JournalArticle</b:SourceType>
    <b:Guid>{73f61c13-2685-4bdf-807a-1a07f7ce1cb1}</b:Guid>
    <b:Title>Cost‐effectiveness of temperature monitoring to help prevent foot ulcer recurrence in people with diabetes: A multicenter randomized controlled trial</b:Title>
    <b:Year>2024</b:Year>
    <b:JournalName>Diabetes/Metabolism Research and Reviews</b:JournalName>
    <b:BookTitle>Diabetes/Metabolism Research and Reviews</b:BookTitle>
    <b:Volume>40</b:Volume>
    <b:Issue>4</b:Issue>
    <b:Publisher>Wiley</b:Publisher>
    <b:URL>https://doi.org/10.1002/dmrr.3805</b:URL>
    <b:DOI>10.1002/dmrr.3805</b:DOI>
    <b:Author>
      <b:Author>
        <b:NameList>
          <b:Person>
            <b:Last>Netten</b:Last>
            <b:First>Jaap J. van</b:First>
          </b:Person>
          <b:Person>
            <b:Last>Stegge</b:Last>
            <b:First>Wouter B. aan de</b:First>
          </b:Person>
          <b:Person>
            <b:Last>Dijkgraaf</b:Last>
            <b:First>Marcel G. W.</b:First>
          </b:Person>
          <b:Person>
            <b:Last>Bus</b:Last>
            <b:First>Sicco A.</b:First>
          </b:Person>
        </b:NameList>
      </b:Author>
    </b:Author>
    <b:JenniData>z: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</b:JenniData>
  </b:Source>
  <b:Source>
    <b:Tag>MooreG15</b:Tag>
    <b:SourceType>JournalArticle</b:SourceType>
    <b:Guid>{a3406490-c9bd-426a-9edd-c678da012fed}</b:Guid>
    <b:Title>Process evaluation of complex interventions: Medical Research Council guidance</b:Title>
    <b:Year>2015</b:Year>
    <b:JournalName>BMJ</b:JournalName>
    <b:BookTitle>BMJ</b:BookTitle>
    <b:Volume>350</b:Volume>
    <b:URL>https://doi.org/10.1136/bmj.h1258</b:URL>
    <b:DOI>10.1136/bmj.h1258</b:DOI>
    <b:Author>
      <b:Author>
        <b:NameList>
          <b:Person>
            <b:Last>Moore</b:Last>
            <b:First>Gary F.</b:First>
          </b:Person>
          <b:Person>
            <b:Last>Audrey</b:Last>
            <b:First>Suzanne</b:First>
          </b:Person>
          <b:Person>
            <b:Last>Barker</b:Last>
            <b:First>Mary</b:First>
          </b:Person>
          <b:Person>
            <b:Last>Bond</b:Last>
            <b:First>Lyndal</b:First>
          </b:Person>
          <b:Person>
            <b:Last>Bonell</b:Last>
            <b:First>Chris</b:First>
          </b:Person>
          <b:Person>
            <b:Last>Hardeman</b:Last>
            <b:First>Wendy</b:First>
          </b:Person>
          <b:Person>
            <b:Last>Moore</b:Last>
            <b:First>Laurence</b:First>
          </b:Person>
          <b:Person>
            <b:Last>O’Cathain</b:Last>
            <b:First>Alicia</b:First>
          </b:Person>
          <b:Person>
            <b:Last>Tinati</b:Last>
            <b:First>Tannaze</b:First>
          </b:Person>
          <b:Person>
            <b:Last>Wight</b:Last>
            <b:First>Daniel</b:First>
          </b:Person>
          <b:Person>
            <b:Last>Baird</b:Last>
            <b:First>Janis</b:First>
          </b:Person>
        </b:NameList>
      </b:Author>
    </b:Author>
    <b:JenniData>z: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</b:JenniData>
  </b:Source>
  <b:Source>
    <b:Tag>MayC16</b:Tag>
    <b:SourceType>JournalArticle</b:SourceType>
    <b:Guid>{9f907bbb-5696-4450-9536-448575ab182f}</b:Guid>
    <b:Title>Implementation, context and complexity</b:Title>
    <b:Year>2016</b:Year>
    <b:JournalName>Implementation Science</b:JournalName>
    <b:BookTitle>Implementation Science</b:BookTitle>
    <b:Volume>11</b:Volume>
    <b:Issue>1</b:Issue>
    <b:Pages>141</b:Pages>
    <b:Publisher>BioMed Central</b:Publisher>
    <b:URL>https://doi.org/10.1186/s13012-016-0506-3</b:URL>
    <b:DOI>10.1186/s13012-016-0506-3</b:DOI>
    <b:Author>
      <b:Author>
        <b:NameList>
          <b:Person>
            <b:Last>May</b:Last>
            <b:First>Carl</b:First>
          </b:Person>
          <b:Person>
            <b:Last>Johnson</b:Last>
            <b:First>Mark J.</b:First>
          </b:Person>
          <b:Person>
            <b:Last>Finch</b:Last>
            <b:First>Tracy</b:First>
          </b:Person>
        </b:NameList>
      </b:Author>
    </b:Author>
    <b:JenniData>z: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</b:JenniData>
  </b:Source>
  <b:Source>
    <b:Tag>ChanA252</b:Tag>
    <b:SourceType>JournalArticle</b:SourceType>
    <b:Guid>{14621298-0db8-4c0a-bee2-ac313c2b56f5}</b:Guid>
    <b:Title>SPIRIT 2025 statement: updated guideline for protocols of randomised trials</b:Title>
    <b:Year>2025</b:Year>
    <b:JournalName>The Lancet</b:JournalName>
    <b:BookTitle>The Lancet</b:BookTitle>
    <b:Volume>405</b:Volume>
    <b:Issue>10491</b:Issue>
    <b:Publisher>Elsevier BV</b:Publisher>
    <b:URL>https://doi.org/10.1016/s0140-6736(25)00770-6</b:URL>
    <b:DOI>10.1016/s0140-6736(25)00770-6</b:DOI>
    <b:Author>
      <b:Author>
        <b:NameList>
          <b:Person>
            <b:Last>Chan</b:Last>
            <b:First>An‐Wen</b:First>
          </b:Person>
          <b:Person>
            <b:Last>Boutron</b:Last>
            <b:First>Isabelle</b:First>
          </b:Person>
          <b:Person>
            <b:Last>Hopewell</b:Last>
            <b:First>Sally</b:First>
          </b:Person>
          <b:Person>
            <b:Last>Moher</b:Last>
            <b:First>David</b:First>
          </b:Person>
          <b:Person>
            <b:Last>Schulz</b:Last>
            <b:First>Kenneth F.</b:First>
          </b:Person>
          <b:Person>
            <b:Last>Collins</b:Last>
            <b:First>Gary S.</b:First>
          </b:Person>
          <b:Person>
            <b:Last>Tunn</b:Last>
            <b:First>R.</b:First>
          </b:Person>
          <b:Person>
            <b:Last>Aggarwal</b:Last>
            <b:First>Rakesh</b:First>
          </b:Person>
          <b:Person>
            <b:Last>Berkwits</b:Last>
            <b:First>Michael</b:First>
          </b:Person>
          <b:Person>
            <b:Last>Berlin</b:Last>
            <b:First>Jesse A.</b:First>
          </b:Person>
          <b:Person>
            <b:Last>Bhandari</b:Last>
            <b:First>Nita</b:First>
          </b:Person>
          <b:Person>
            <b:Last>Butcher</b:Last>
            <b:First>Nancy J.</b:First>
          </b:Person>
          <b:Person>
            <b:Last>Campbell</b:Last>
            <b:First>Marion</b:First>
          </b:Person>
          <b:Person>
            <b:Last>Chidebe</b:Last>
            <b:First>Runcie C.W.</b:First>
          </b:Person>
          <b:Person>
            <b:Last>Elbourne</b:Last>
            <b:First>Diana</b:First>
          </b:Person>
          <b:Person>
            <b:Last>Farmer</b:Last>
            <b:First>Andrew</b:First>
          </b:Person>
          <b:Person>
            <b:Last>Fergusson</b:Last>
            <b:First>Dean</b:First>
          </b:Person>
          <b:Person>
            <b:Last>Golub</b:Last>
            <b:First>Robert</b:First>
          </b:Person>
          <b:Person>
            <b:Last>Goodman</b:Last>
            <b:First>Steven N.</b:First>
          </b:Person>
          <b:Person>
            <b:Last>Hoffmann</b:Last>
            <b:First>Tammy</b:First>
          </b:Person>
          <b:Person>
            <b:Last>Ioannidis</b:Last>
            <b:First>John P. A.</b:First>
          </b:Person>
          <b:Person>
            <b:Last>Kahan</b:Last>
            <b:First>Brennan C</b:First>
          </b:Person>
          <b:Person>
            <b:Last>Knowles</b:Last>
            <b:First>Rachel L</b:First>
          </b:Person>
          <b:Person>
            <b:Last>Lamb</b:Last>
            <b:First>Sarah E</b:First>
          </b:Person>
          <b:Person>
            <b:Last>Lewis</b:Last>
            <b:First>Steff</b:First>
          </b:Person>
          <b:Person>
            <b:Last>Loder</b:Last>
            <b:First>Elizabeth</b:First>
          </b:Person>
          <b:Person>
            <b:Last>Offringa</b:Last>
            <b:First>Martin</b:First>
          </b:Person>
          <b:Person>
            <b:Last>Ravaud</b:Last>
            <b:First>Philippe</b:First>
          </b:Person>
          <b:Person>
            <b:Last>Richards</b:Last>
            <b:First>Dawn P.</b:First>
          </b:Person>
          <b:Person>
            <b:Last>Rockhold</b:Last>
            <b:First>Frank W.</b:First>
          </b:Person>
          <b:Person>
            <b:Last>Schriger</b:Last>
            <b:First>David L.</b:First>
          </b:Person>
          <b:Person>
            <b:Last>Siegfried</b:Last>
            <b:First>Nandi</b:First>
          </b:Person>
          <b:Person>
            <b:Last>Staniszewska</b:Last>
            <b:First>Sophie</b:First>
          </b:Person>
          <b:Person>
            <b:Last>Taylor</b:Last>
            <b:First>R.</b:First>
          </b:Person>
          <b:Person>
            <b:Last>Thabane</b:Last>
            <b:First>Lehana</b:First>
          </b:Person>
          <b:Person>
            <b:Last>Torgerson</b:Last>
            <b:First>David</b:First>
          </b:Person>
          <b:Person>
            <b:Last>Vohra</b:Last>
            <b:First>Sunita</b:First>
          </b:Person>
          <b:Person>
            <b:Last>White</b:Last>
            <b:First>Ian R.</b:First>
          </b:Person>
          <b:Person>
            <b:Last>Hróbjartsson</b:Last>
            <b:First>Asbjørn</b:First>
          </b:Person>
        </b:NameList>
      </b:Author>
    </b:Author>
    <b:JenniData>z: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</b:JenniData>
  </b:Source>
  <b:Source>
    <b:Tag>BonellC12</b:Tag>
    <b:SourceType>JournalArticle</b:SourceType>
    <b:Guid>{401c1cbc-fb6f-4705-9315-da203ec3b196}</b:Guid>
    <b:Title>Realist randomised controlled trials: A new approach to evaluating complex public health interventions</b:Title>
    <b:Year>2012</b:Year>
    <b:JournalName>Social Science &amp; Medicine</b:JournalName>
    <b:BookTitle>Social Science &amp; Medicine</b:BookTitle>
    <b:Volume>75</b:Volume>
    <b:Issue>12</b:Issue>
    <b:Pages>2299-2306</b:Pages>
    <b:Publisher>Elsevier BV</b:Publisher>
    <b:URL>https://doi.org/10.1016/j.socscimed.2012.08.032</b:URL>
    <b:DOI>10.1016/j.socscimed.2012.08.032</b:DOI>
    <b:Author>
      <b:Author>
        <b:NameList>
          <b:Person>
            <b:Last>Bonell</b:Last>
            <b:First>Chris</b:First>
          </b:Person>
          <b:Person>
            <b:Last>Fletcher</b:Last>
            <b:First>Adam</b:First>
          </b:Person>
          <b:Person>
            <b:Last>Morton</b:Last>
            <b:First>Matthew</b:First>
          </b:Person>
          <b:Person>
            <b:Last>Lorenc</b:Last>
            <b:First>Theo</b:First>
          </b:Person>
          <b:Person>
            <b:Last>Moore</b:Last>
            <b:First>Laurence</b:First>
          </b:Person>
        </b:NameList>
      </b:Author>
    </b:Author>
    <b:JenniData>z: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</b:JenniData>
  </b:Source>
  <b:Source>
    <b:Tag>VrijensB23</b:Tag>
    <b:SourceType>JournalArticle</b:SourceType>
    <b:Guid>{fa814c42-9642-4c12-8dea-fdf1af9c61e9}</b:Guid>
    <b:Title>The Importance of Assessing Drug Exposure and Medication Adherence in Evaluating Investigational Medications: Ensuring Validity and Reliability of Clinical Trial Results</b:Title>
    <b:Year>2023</b:Year>
    <b:JournalName>Pharmaceutical Medicine</b:JournalName>
    <b:BookTitle>Pharmaceutical Medicine</b:BookTitle>
    <b:Volume>38</b:Volume>
    <b:Issue>1</b:Issue>
    <b:Pages>9-18</b:Pages>
    <b:Publisher>Adis, Springer Healthcare</b:Publisher>
    <b:URL>https://doi.org/10.1007/s40290-023-00503-w</b:URL>
    <b:DOI>10.1007/s40290-023-00503-w</b:DOI>
    <b:Author>
      <b:Author>
        <b:NameList>
          <b:Person>
            <b:Last>Vrijens</b:Last>
            <b:First>Bernard</b:First>
          </b:Person>
          <b:Person>
            <b:Last>Pironet</b:Last>
            <b:First>Antoine</b:First>
          </b:Person>
          <b:Person>
            <b:Last>Tousset</b:Last>
            <b:First>Eric</b:First>
          </b:Person>
        </b:NameList>
      </b:Author>
    </b:Author>
    <b:JenniData>z: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</b:JenniData>
  </b:Source>
  <b:Source>
    <b:Tag>McCormickC13</b:Tag>
    <b:SourceType>JournalArticle</b:SourceType>
    <b:Guid>{a53752ee-ead2-4745-97df-5e7753f99cf8}</b:Guid>
    <b:Title>The effect of customised and sham foot orthoses on plantar pressures</b:Title>
    <b:Year>2013</b:Year>
    <b:JournalName>Journal of Foot and Ankle Research</b:JournalName>
    <b:BookTitle>Journal of Foot and Ankle Research</b:BookTitle>
    <b:Volume>6</b:Volume>
    <b:Issue>1</b:Issue>
    <b:Pages>19</b:Pages>
    <b:Publisher>BioMed Central</b:Publisher>
    <b:URL>https://doi.org/10.1186/1757-1146-6-19</b:URL>
    <b:DOI>10.1186/1757-1146-6-19</b:DOI>
    <b:Author>
      <b:Author>
        <b:NameList>
          <b:Person>
            <b:Last>McCormick</b:Last>
            <b:First>Chris J</b:First>
          </b:Person>
          <b:Person>
            <b:Last>Bonanno</b:Last>
            <b:First>Daniel R.</b:First>
          </b:Person>
          <b:Person>
            <b:Last>Landorf</b:Last>
            <b:First>Karl B.</b:First>
          </b:Person>
        </b:NameList>
      </b:Author>
    </b:Author>
    <b:JenniData>z: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</b:JenniData>
  </b:Source>
  <b:Source>
    <b:Tag>JacobsenP20</b:Tag>
    <b:SourceType>JournalArticle</b:SourceType>
    <b:Guid>{07590c68-c66d-47b8-8ead-9ec24cd227c4}</b:Guid>
    <b:Title>Risk of contamination when planning psychological therapy trials can be assessed using a simple framework</b:Title>
    <b:Year>2020</b:Year>
    <b:JournalName>Journal of Clinical Epidemiology</b:JournalName>
    <b:BookTitle>Journal of Clinical Epidemiology</b:BookTitle>
    <b:Volume>124</b:Volume>
    <b:Pages>8-15</b:Pages>
    <b:Publisher>Elsevier BV</b:Publisher>
    <b:URL>https://doi.org/10.1016/j.jclinepi.2020.04.005</b:URL>
    <b:DOI>10.1016/j.jclinepi.2020.04.005</b:DOI>
    <b:Author>
      <b:Author>
        <b:NameList>
          <b:Person>
            <b:Last>Jacobsen</b:Last>
            <b:First>Pamela</b:First>
          </b:Person>
          <b:Person>
            <b:Last>Wood</b:Last>
            <b:First>Lisa</b:First>
          </b:Person>
        </b:NameList>
      </b:Author>
    </b:Author>
    <b:JenniData>z: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</b:JenniData>
  </b:Source>
  <b:Source>
    <b:Tag>ManW24</b:Tag>
    <b:SourceType>JournalArticle</b:SourceType>
    <b:Guid>{a4d00bc5-90d2-4b7c-97d5-0b619be7927e}</b:Guid>
    <b:Title>Analysis of Distribution and Drug Susceptibility Test Results of Pathogenic Bacteria in Diabetic Foot Ulcers</b:Title>
    <b:Year>2024</b:Year>
    <b:JournalName>Diabetes Therapy</b:JournalName>
    <b:BookTitle>Diabetes Therapy</b:BookTitle>
    <b:Volume>15</b:Volume>
    <b:Issue>7</b:Issue>
    <b:Pages>1627-1637</b:Pages>
    <b:Publisher>Adis, Springer Healthcare</b:Publisher>
    <b:URL>https://doi.org/10.1007/s13300-024-01601-x</b:URL>
    <b:DOI>10.1007/s13300-024-01601-x</b:DOI>
    <b:Author>
      <b:Author>
        <b:NameList>
          <b:Person>
            <b:Last>Man</b:Last>
            <b:First>Wu</b:First>
          </b:Person>
          <b:Person>
            <b:Last>Guo</b:Last>
            <b:First>Fangting</b:First>
          </b:Person>
          <b:Person>
            <b:Last>He</b:Last>
            <b:First>Xiaowei</b:First>
          </b:Person>
          <b:Person>
            <b:Last>Zheng</b:Last>
            <b:First>Dayin</b:First>
          </b:Person>
          <b:Person>
            <b:Last>Ye</b:Last>
            <b:First>Weiqian</b:First>
          </b:Person>
          <b:Person>
            <b:Last>Li</b:Last>
            <b:First>Shaobin</b:First>
          </b:Person>
          <b:Person>
            <b:Last>Lin</b:Last>
            <b:First>Zhihua</b:First>
          </b:Person>
          <b:Person>
            <b:Last>Wang</b:Last>
            <b:First>F.B.</b:First>
          </b:Person>
        </b:NameList>
      </b:Author>
    </b:Author>
    <b:JenniData>z: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</b:JenniData>
  </b:Source>
  <b:Source>
    <b:Tag>FuX19</b:Tag>
    <b:SourceType>JournalArticle</b:SourceType>
    <b:Guid>{5c9e2d56-2294-4b47-8abe-6fc98e0c628e}</b:Guid>
    <b:Title>Global recurrence rates in diabetic foot ulcers: A systematic review and meta‐analysis</b:Title>
    <b:Year>2019</b:Year>
    <b:JournalName>Diabetes/Metabolism Research and Reviews</b:JournalName>
    <b:BookTitle>Diabetes/Metabolism Research and Reviews</b:BookTitle>
    <b:Volume>35</b:Volume>
    <b:Issue>6</b:Issue>
    <b:Publisher>Wiley</b:Publisher>
    <b:URL>https://doi.org/10.1002/dmrr.3160</b:URL>
    <b:DOI>10.1002/dmrr.3160</b:DOI>
    <b:Author>
      <b:Author>
        <b:NameList>
          <b:Person>
            <b:Last>Fu</b:Last>
            <b:First>Xue‐Lei</b:First>
          </b:Person>
          <b:Person>
            <b:Last>Ding</b:Last>
            <b:First>Hui</b:First>
          </b:Person>
          <b:Person>
            <b:Last>Miao</b:Last>
            <b:First>Weiwei</b:First>
          </b:Person>
          <b:Person>
            <b:Last>Mao</b:Last>
            <b:First>Chun‐Xing</b:First>
          </b:Person>
          <b:Person>
            <b:Last>Zhan</b:Last>
            <b:First>Minqi</b:First>
          </b:Person>
          <b:Person>
            <b:Last>Chen</b:Last>
            <b:First>Hong‐Lin</b:First>
          </b:Person>
        </b:NameList>
      </b:Author>
    </b:Author>
    <b:JenniData>z: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</b:JenniData>
  </b:Source>
  <b:Source>
    <b:Tag>MonteiroSoaresM20</b:Tag>
    <b:SourceType>JournalArticle</b:SourceType>
    <b:Guid>{2a6d45fe-2407-4226-9ac0-70d6422929c0}</b:Guid>
    <b:Title>Guidelines on the classification of diabetic foot ulcers (IWGDF 2019)</b:Title>
    <b:Year>2020</b:Year>
    <b:JournalName>Diabetes/Metabolism Research and Reviews</b:JournalName>
    <b:BookTitle>Diabetes/Metabolism Research and Reviews</b:BookTitle>
    <b:Volume>36</b:Volume>
    <b:Publisher>Wiley</b:Publisher>
    <b:URL>https://doi.org/10.1002/dmrr.3273</b:URL>
    <b:DOI>10.1002/dmrr.3273</b:DOI>
    <b:Author>
      <b:Author>
        <b:NameList>
          <b:Person>
            <b:Last>Monteiro‐Soares</b:Last>
            <b:First>Matilde</b:First>
          </b:Person>
          <b:Person>
            <b:Last>Russell</b:Last>
            <b:First>David</b:First>
          </b:Person>
          <b:Person>
            <b:Last>Boyko</b:Last>
            <b:First>Edward J.</b:First>
          </b:Person>
          <b:Person>
            <b:Last>Jeffcoate</b:Last>
            <b:First>William</b:First>
          </b:Person>
          <b:Person>
            <b:Last>Mills</b:Last>
            <b:First>Joseph L.</b:First>
          </b:Person>
          <b:Person>
            <b:Last>Morbach</b:Last>
            <b:First>Stephan</b:First>
          </b:Person>
          <b:Person>
            <b:Last>Game</b:Last>
            <b:First>Frances L.</b:First>
          </b:Person>
          <b:Person>
            <b:Last>(IWGDF)</b:Last>
            <b:First>on behalf of the International Working Group on the Diabetic Foot</b:First>
          </b:Person>
        </b:NameList>
      </b:Author>
    </b:Author>
    <b:JenniData>z: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</b:JenniData>
  </b:Source>
  <b:Source>
    <b:Tag>SenussiM11</b:Tag>
    <b:SourceType>JournalArticle</b:SourceType>
    <b:Guid>{259e1d37-e4be-4828-bd6c-0f77954f6a17}</b:Guid>
    <b:Title>Psychometric Properties of the Nottingham Assessment of Functional Footcare (NAFF)</b:Title>
    <b:Year>2011</b:Year>
    <b:JournalName>International Journal of Therapy and Rehabilitation</b:JournalName>
    <b:BookTitle>International Journal of Therapy and Rehabilitation</b:BookTitle>
    <b:Volume>18</b:Volume>
    <b:Issue>6</b:Issue>
    <b:Pages>330-334</b:Pages>
    <b:Publisher>Mark Allen Group</b:Publisher>
    <b:URL>https://doi.org/10.12968/ijtr.2011.18.6.330</b:URL>
    <b:DOI>10.12968/ijtr.2011.18.6.330</b:DOI>
    <b:Author>
      <b:Author>
        <b:NameList>
          <b:Person>
            <b:Last>Senussi</b:Last>
            <b:First>Mie</b:First>
          </b:Person>
          <b:Person>
            <b:Last>Lincoln</b:Last>
            <b:First>Nadina B.</b:First>
          </b:Person>
          <b:Person>
            <b:Last>Jeffcoate</b:Last>
            <b:First>William</b:First>
          </b:Person>
        </b:NameList>
      </b:Author>
    </b:Author>
    <b:JenniData>z: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</b:JenniData>
  </b:Source>
  <b:Source>
    <b:Tag>HerdmanM11</b:Tag>
    <b:SourceType>JournalArticle</b:SourceType>
    <b:Guid>{a24d2337-21fe-4a16-8622-9332c1d30545}</b:Guid>
    <b:Title>Development and preliminary testing of the new five-level version of EQ-5D (EQ-5D-5L)</b:Title>
    <b:Year>2011</b:Year>
    <b:JournalName>Quality of Life Research</b:JournalName>
    <b:BookTitle>Quality of Life Research</b:BookTitle>
    <b:Volume>20</b:Volume>
    <b:Issue>10</b:Issue>
    <b:Pages>1727-1736</b:Pages>
    <b:Publisher>Springer Science+Business Media</b:Publisher>
    <b:URL>https://doi.org/10.1007/s11136-011-9903-x</b:URL>
    <b:DOI>10.1007/s11136-011-9903-x</b:DOI>
    <b:Author>
      <b:Author>
        <b:NameList>
          <b:Person>
            <b:Last>Herdman</b:Last>
            <b:First>Michael</b:First>
          </b:Person>
          <b:Person>
            <b:Last>Gudex</b:Last>
            <b:First>Claire</b:First>
          </b:Person>
          <b:Person>
            <b:Last>Lloyd</b:Last>
            <b:First>Andrew</b:First>
          </b:Person>
          <b:Person>
            <b:Last>Janssen</b:Last>
            <b:First>M.H.M.</b:First>
          </b:Person>
          <b:Person>
            <b:Last>Kind</b:Last>
            <b:First>Paul</b:First>
          </b:Person>
          <b:Person>
            <b:Last>Parkin</b:Last>
            <b:First>David</b:First>
          </b:Person>
          <b:Person>
            <b:Last>Bonsel</b:Last>
            <b:First>Gouke J.</b:First>
          </b:Person>
          <b:Person>
            <b:Last>Badı́a</b:Last>
            <b:First>Xavier</b:First>
          </b:Person>
        </b:NameList>
      </b:Author>
    </b:Author>
    <b:JenniData>z: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</b:JenniData>
  </b:Source>
  <b:Source>
    <b:Tag>VossenL26</b:Tag>
    <b:SourceType>Misc</b:SourceType>
    <b:Guid>{8e597fef-94e9-53d5-823d-db98f7feda47}</b:Guid>
    <b:Title>An Integrated Personalized Multimodal Intervention Improves Adherence to Wearing Custom-Made Footwear in People With Diabetes at High Foot Ulcer Risk: A Multicenter Randomized Controlled Trial (DIASSIST)</b:Title>
    <b:Year>2026</b:Year>
    <b:URL>https://doi.org/10.2337/dc25-3113</b:URL>
    <b:Author>
      <b:Author>
        <b:Corporate>Vossen LE, Netten JJ van, Hulshof CM, Jelsma N, Slootman A, Merkx MJM, et al</b:Corporate>
      </b:Author>
    </b:Author>
  </b:Source>
  <b:Source>
    <b:Tag>GDPR16</b:Tag>
    <b:SourceType>Misc</b:SourceType>
    <b:Guid>{772b9197-7119-5a30-a764-e0a859f2166d}</b:Guid>
    <b:Title>Official Journal of the European Union</b:Title>
    <b:Year>2016</b:Year>
    <b:URL>https://eur-lex.europa.eu/eli/reg/2016/679/oj</b:URL>
    <b:Author>
      <b:Author>
        <b:Corporate>Regulation (EU) 2016/679 of the European Parliament and of the Council of 27 April 2016 on the protection of natural persons with regard to the processing of personal data and on the free movement of such data (General Data Protection Regulation)</b:Corporate>
      </b:Author>
    </b:Author>
  </b:Source>
  <b:Source>
    <b:Tag>MDR17</b:Tag>
    <b:SourceType>Misc</b:SourceType>
    <b:Guid>{a132e44f-2992-5b26-bfe7-ca09ca817846}</b:Guid>
    <b:Title>Official Journal of the European Union</b:Title>
    <b:Year>2017</b:Year>
    <b:URL>https://eur-lex.europa.eu/eli/reg/2017/745/oj</b:URL>
    <b:Author>
      <b:Author>
        <b:Corporate>Regulation (EU) 2017/745 of the European Parliament and of the Council of 5 April 2017 on medical devices</b:Corporate>
      </b:Author>
    </b:Author>
  </b:Source>
  <b:Source>
    <b:Tag>ICHE6R3</b:Tag>
    <b:SourceType>Misc</b:SourceType>
    <b:Guid>{1b7f1aa7-7b4f-5230-a4df-6852dfeb6250}</b:Guid>
    <b:Title>ICH E6(R3) Guideline for Good Clinical Practice</b:Title>
    <b:Year>2025</b:Year>
    <b:URL>https://www.ich.org/page/efficacy-guidelines</b:URL>
    <b:Author>
      <b:Author>
        <b:Corporate>International Council for Harmonisation of Technical Requirements for Pharmaceuticals for Human Use</b:Corporate>
      </b:Author>
    </b:Author>
  </b:Source>
  <b:Source>
    <b:Tag>ISO14155</b:Tag>
    <b:SourceType>Misc</b:SourceType>
    <b:Guid>{5505b983-4675-570c-af06-8955e4de958f}</b:Guid>
    <b:Title>ISO 14155:2020 Clinical investigation of medical devices for human subjects — Good clinical practice</b:Title>
    <b:Year>2020</b:Year>
    <b:Author>
      <b:Author>
        <b:Corporate>International Organization for Standardization</b:Corporate>
      </b:Author>
    </b:Author>
  </b:Source>
  <b:Source>
    <b:Tag>EMADMC05</b:Tag>
    <b:SourceType>Misc</b:SourceType>
    <b:Guid>{feec0df5-bd5d-5132-ad51-a4ce3ac24af2}</b:Guid>
    <b:Title>Guideline on Data Monitoring Committees (EMEA/CHMP/EWP/5872/03 Corr)</b:Title>
    <b:Year>2005</b:Year>
    <b:Author>
      <b:Author>
        <b:Corporate>European Medicines Agency, Committee for Medicinal Products for Human Use</b:Corporate>
      </b:Author>
    </b:Author>
  </b:Source>
  <b:Source>
    <b:Tag>MDCG2020</b:Tag>
    <b:SourceType>Misc</b:SourceType>
    <b:Guid>{7a8a2f3b-f3fa-5220-8fe9-3dbed731a9f5}</b:Guid>
    <b:Title>MDCG 2020-10/1 Rev</b:Title>
    <b:Year>2020</b:Year>
    <b:Author>
      <b:Author>
        <b:Corporate>Medical Device Coordination Group</b:Corporate>
      </b:Author>
    </b:Author>
  </b:Source>
  <b:Source>
    <b:Tag>ICHE3</b:Tag>
    <b:SourceType>Misc</b:SourceType>
    <b:Guid>{57059235-f4de-5927-ab4f-d63834737d56}</b:Guid>
    <b:Title>ICH E3 Structure and Content of Clinical Study Reports</b:Title>
    <b:Year>1995</b:Year>
    <b:URL>https://www.ich.org/page/efficacy-guidelines</b:URL>
    <b:Author>
      <b:Author>
        <b:Corporate>International Conference on Harmonisation</b:Corporate>
      </b:Author>
    </b:Author>
  </b:Source>
  <b:Source>
    <b:Tag>ICHE9</b:Tag>
    <b:SourceType>Misc</b:SourceType>
    <b:Guid>{99c38cd9-8e5c-530a-8c3c-3accc454bd1a}</b:Guid>
    <b:Title>ICH E9 Statistical Principles for Clinical Trials</b:Title>
    <b:Year>1998</b:Year>
    <b:URL>https://www.ich.org/page/efficacy-guidelines</b:URL>
    <b:Author>
      <b:Author>
        <b:Corporate>International Conference on Harmonisation</b:Corporate>
      </b:Author>
    </b:Author>
  </b:Source>
  <b:Source>
    <b:Tag>BusS26</b:Tag>
    <b:SourceType>Misc</b:SourceType>
    <b:Guid>{e850bdba-2725-5950-8296-1313cf29f1d0}</b:Guid>
    <b:Title>Cost-Effectiveness of Pressure-Guided-Offloading-Improved Custom-Made Footwear for People with Diabetes at High Risk of Plantar Foot Ulceration</b:Title>
    <b:Year>2026</b:Year>
    <b:URL>https://doi.org/10.3390/diabetology7040070</b:URL>
    <b:Author>
      <b:Author>
        <b:Corporate>Bus SA, Netten JJ van, Schouten DR, Dijkgraaf MGW</b:Corporate>
      </b:Author>
    </b:Author>
  </b:Source>
  <b:Source>
    <b:Tag>HusereauD22</b:Tag>
    <b:SourceType>Misc</b:SourceType>
    <b:Guid>{1e3ee8f8-4ec2-5d97-a79d-f7430d6dfdd6}</b:Guid>
    <b:Title>Consolidated Health Economic Evaluation Reporting Standards 2022 (CHEERS 2022) statement: updated reporting guidance for health economic evaluations</b:Title>
    <b:Year>2022</b:Year>
    <b:URL>https://doi.org/10.1136/bmj-2021-067975</b:URL>
    <b:Author>
      <b:Author>
        <b:Corporate>Husereau D, Drummond M, Augustovski F, Bekker-Grob E de, Briggs AH, Carswell C, et al</b:Corporate>
      </b:Author>
    </b:Author>
  </b:Source>
  <b:Source>
    <b:Tag>WMA24</b:Tag>
    <b:SourceType>Misc</b:SourceType>
    <b:Guid>{4f4240ba-10a5-5258-b1ef-487f7a51ef1c}</b:Guid>
    <b:Title>World Medical Association Declaration of Helsinki: Ethical Principles for Medical Research Involving Human Participants</b:Title>
    <b:Year>2025</b:Year>
    <b:URL>https://doi.org/10.1001/jama.2024.21972</b:URL>
    <b:Author>
      <b:Author>
        <b:Corporate>World Medical Association</b:Corporate>
      </b:Author>
    </b:Author>
  </b:Source>
  <b:Source>
    <b:Tag>BoutronI17</b:Tag>
    <b:SourceType>Misc</b:SourceType>
    <b:Guid>{6f43ed53-b93b-588f-8f30-87b24595a4a5}</b:Guid>
    <b:Title>CONSORT Statement for Randomized Trials of Nonpharmacologic Treatments: A 2017 Update and a CONSORT Extension for Nonpharmacologic Trial Abstracts</b:Title>
    <b:Year>2017</b:Year>
    <b:URL>https://doi.org/10.7326/m17-0046</b:URL>
    <b:Author>
      <b:Author>
        <b:Corporate>Boutron I, Altman DG, Moher D, Schulz KF, Ravaud P</b:Corporate>
      </b:Author>
    </b:Author>
  </b:Source>
  <b:Source>
    <b:Tag>ArmstrongD20</b:Tag>
    <b:SourceType>Misc</b:SourceType>
    <b:Guid>{35883613-7545-5cea-b190-537b0115200f}</b:Guid>
    <b:Title>Five year mortality and direct costs of care for people with diabetic foot complications are comparable to cancer</b:Title>
    <b:Year>2020</b:Year>
    <b:URL>https://doi.org/10.1186/s13047-020-00383-2</b:URL>
    <b:Author>
      <b:Author>
        <b:Corporate>Armstrong DG, Swerdlow MA, Armstrong AA, Conte MS, Padula WV, Bus SA</b:Corporate>
      </b:Author>
    </b:Author>
  </b:Source>
  <b:Source>
    <b:Tag>MonteiroSoaresM24</b:Tag>
    <b:SourceType>Misc</b:SourceType>
    <b:Guid>{d7624de2-19bb-5084-96e2-09c1a5774d50}</b:Guid>
    <b:Title>Guidelines on the classification of foot ulcers in people with diabetes (IWGDF 2023 update)</b:Title>
    <b:Year>2023</b:Year>
    <b:URL>https://doi.org/10.1002/dmrr.3648</b:URL>
    <b:Author>
      <b:Author>
        <b:Corporate>Monteiro-Soares M, Hamilton EJ, Russell DA, Srisawasdi G, Boyko EJ, Mills JL, et al</b:Corporate>
      </b:Author>
    </b:Author>
  </b:Source>
</b:Sources>
</file>

<file path=customXml/itemProps1.xml><?xml version="1.0" encoding="utf-8"?>
<ds:datastoreItem xmlns:ds="http://schemas.openxmlformats.org/officeDocument/2006/customXml" ds:itemID="{AB1DF576-C2FF-46F6-8852-D7B3C9AA6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21406</Words>
  <Characters>117736</Characters>
  <Application>Microsoft Office Word</Application>
  <DocSecurity>0</DocSecurity>
  <Lines>981</Lines>
  <Paragraphs>277</Paragraphs>
  <ScaleCrop>false</ScaleCrop>
  <HeadingPairs>
    <vt:vector size="2" baseType="variant">
      <vt:variant>
        <vt:lpstr>Titel</vt:lpstr>
      </vt:variant>
      <vt:variant>
        <vt:i4>1</vt:i4>
      </vt:variant>
    </vt:vector>
  </HeadingPairs>
  <TitlesOfParts>
    <vt:vector size="1" baseType="lpstr">
      <vt:lpstr>Integrating offloading, adherence monitoring and behaviour change to prevent diabetic foot ulcer recurrence: protocol for the PARADISE multicentre randomised controlled trial</vt:lpstr>
    </vt:vector>
  </TitlesOfParts>
  <Company/>
  <LinksUpToDate>false</LinksUpToDate>
  <CharactersWithSpaces>138865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offloading, adherence monitoring and behaviour change to prevent diabetic foot ulcer recurrence: protocol for the PARADISE multicentre randomised controlled trial</dc:title>
  <dc:subject/>
  <dc:creator>Janou De Buyser</dc:creator>
  <cp:keywords/>
  <dc:description/>
  <cp:lastModifiedBy>Janou De Buyser</cp:lastModifiedBy>
  <cp:revision>2</cp:revision>
  <dcterms:created xsi:type="dcterms:W3CDTF">2026-09-10T08:34:00Z</dcterms:created>
  <dcterms:modified xsi:type="dcterms:W3CDTF">2026-09-10T08:34:00Z</dcterms:modified>
</cp:coreProperties>
</file>