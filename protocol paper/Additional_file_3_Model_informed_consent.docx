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AF2A8" w14:textId="77777777" w:rsidR="009929B0" w:rsidRDefault="004C18EE">
      <w:pPr>
        <w:spacing w:after="80"/>
      </w:pPr>
      <w:r>
        <w:rPr>
          <w:b/>
          <w:sz w:val="30"/>
        </w:rPr>
        <w:t>Additional file 3. Model informed consent documentation</w:t>
      </w:r>
    </w:p>
    <w:p w14:paraId="6F7BCF4D" w14:textId="77777777" w:rsidR="009929B0" w:rsidRDefault="004C18EE">
      <w:pPr>
        <w:spacing w:after="200"/>
      </w:pPr>
      <w:r>
        <w:t>Integrating offloading, adherence monitoring and behaviour change to prevent diabetic foot ulcer recurrence: protocol for the PARADISE multicentre randomised controlled trial</w:t>
      </w:r>
    </w:p>
    <w:p w14:paraId="7BCCA69E" w14:textId="77777777" w:rsidR="009929B0" w:rsidRDefault="004C18EE">
      <w:r>
        <w:rPr>
          <w:sz w:val="18"/>
        </w:rPr>
        <w:t>This file reproduces the model information and informed consent documentation submitted to the Ethics Committee of University Hospitals Leuven for the PARADISE trial (study reference S71769, protocol version 1.0 of 17 May 2026). Three separate documents are used, one for each group from whom written consent is obtained before any study-specific procedure: trial participants, the professionals delivering the intervention, and the management of the participating diabetic foot clinics.</w:t>
      </w:r>
    </w:p>
    <w:p w14:paraId="75210018" w14:textId="77777777" w:rsidR="009929B0" w:rsidRDefault="004C18EE">
      <w:r>
        <w:rPr>
          <w:sz w:val="18"/>
        </w:rPr>
        <w:t>The documents are reproduced in Dutch, the language in which consent is obtained. Eligibility is restricted to participants able to comprehend Dutch, because the education and behavioural components of the intervention are delivered conversationally; this restriction and its equity implications are discussed in the manuscript. Site-specific contact details and local ethics committee references are completed per centre before use.</w:t>
      </w:r>
    </w:p>
    <w:p w14:paraId="0E0D8CF0" w14:textId="77777777" w:rsidR="009929B0" w:rsidRDefault="004C18EE">
      <w:pPr>
        <w:spacing w:after="240"/>
      </w:pPr>
      <w:r>
        <w:rPr>
          <w:sz w:val="17"/>
        </w:rPr>
        <w:t>Text, headings, tables and figures are reproduced as submitted. Editorial comments and tracked changes present in the working files have been removed, and list numbering has been re-applied, so that the three documents can be read as one file.</w:t>
      </w:r>
    </w:p>
    <w:tbl>
      <w:tblPr>
        <w:tblW w:w="0" w:type="auto"/>
        <w:tblLook w:val="04A0" w:firstRow="1" w:lastRow="0" w:firstColumn="1" w:lastColumn="0" w:noHBand="0" w:noVBand="1"/>
      </w:tblPr>
      <w:tblGrid>
        <w:gridCol w:w="3106"/>
        <w:gridCol w:w="2783"/>
        <w:gridCol w:w="4527"/>
      </w:tblGrid>
      <w:tr w:rsidR="009929B0" w14:paraId="243AD089" w14:textId="77777777">
        <w:tc>
          <w:tcPr>
            <w:tcW w:w="4082" w:type="dxa"/>
          </w:tcPr>
          <w:p w14:paraId="38E47C2D" w14:textId="77777777" w:rsidR="009929B0" w:rsidRDefault="004C18EE">
            <w:r>
              <w:rPr>
                <w:b/>
              </w:rPr>
              <w:t>Document</w:t>
            </w:r>
          </w:p>
        </w:tc>
        <w:tc>
          <w:tcPr>
            <w:tcW w:w="3628" w:type="dxa"/>
          </w:tcPr>
          <w:p w14:paraId="307C8B89" w14:textId="77777777" w:rsidR="009929B0" w:rsidRDefault="004C18EE">
            <w:r>
              <w:rPr>
                <w:b/>
              </w:rPr>
              <w:t>Audience</w:t>
            </w:r>
          </w:p>
        </w:tc>
        <w:tc>
          <w:tcPr>
            <w:tcW w:w="2494" w:type="dxa"/>
          </w:tcPr>
          <w:p w14:paraId="3501E1A9" w14:textId="77777777" w:rsidR="009929B0" w:rsidRDefault="004C18EE">
            <w:r>
              <w:rPr>
                <w:b/>
              </w:rPr>
              <w:t>Source file</w:t>
            </w:r>
          </w:p>
        </w:tc>
      </w:tr>
      <w:tr w:rsidR="009929B0" w14:paraId="0CB0DDF0" w14:textId="77777777">
        <w:tc>
          <w:tcPr>
            <w:tcW w:w="4082" w:type="dxa"/>
          </w:tcPr>
          <w:p w14:paraId="7F5EDDD3" w14:textId="77777777" w:rsidR="009929B0" w:rsidRDefault="004C18EE">
            <w:r>
              <w:t>Participant information and informed consent form, including the statement of costs</w:t>
            </w:r>
          </w:p>
        </w:tc>
        <w:tc>
          <w:tcPr>
            <w:tcW w:w="3628" w:type="dxa"/>
          </w:tcPr>
          <w:p w14:paraId="7570E17C" w14:textId="77777777" w:rsidR="009929B0" w:rsidRDefault="004C18EE">
            <w:r>
              <w:t>Trial participants</w:t>
            </w:r>
          </w:p>
        </w:tc>
        <w:tc>
          <w:tcPr>
            <w:tcW w:w="2494" w:type="dxa"/>
          </w:tcPr>
          <w:p w14:paraId="06873960" w14:textId="77777777" w:rsidR="009929B0" w:rsidRDefault="004C18EE">
            <w:r>
              <w:t>S71769_(e)CRF_Document 02_PATIENT-ICF-Informatieformulier-Kostenformulier_V1.docx</w:t>
            </w:r>
          </w:p>
        </w:tc>
      </w:tr>
      <w:tr w:rsidR="009929B0" w14:paraId="128F0C8F" w14:textId="77777777">
        <w:tc>
          <w:tcPr>
            <w:tcW w:w="4082" w:type="dxa"/>
          </w:tcPr>
          <w:p w14:paraId="783EED4B" w14:textId="77777777" w:rsidR="009929B0" w:rsidRDefault="004C18EE">
            <w:r>
              <w:t>Information and informed consent form for treating professionals</w:t>
            </w:r>
          </w:p>
        </w:tc>
        <w:tc>
          <w:tcPr>
            <w:tcW w:w="3628" w:type="dxa"/>
          </w:tcPr>
          <w:p w14:paraId="21223D6D" w14:textId="77777777" w:rsidR="009929B0" w:rsidRDefault="004C18EE">
            <w:r>
              <w:t>Podiatrists, pedorthists, nurses and physicians delivering the intervention</w:t>
            </w:r>
          </w:p>
        </w:tc>
        <w:tc>
          <w:tcPr>
            <w:tcW w:w="2494" w:type="dxa"/>
          </w:tcPr>
          <w:p w14:paraId="399B36B8" w14:textId="77777777" w:rsidR="009929B0" w:rsidRDefault="004C18EE">
            <w:r>
              <w:t>S71769_(e)CRF_Document 04_THERAPIST_ICF_V1.docx</w:t>
            </w:r>
          </w:p>
        </w:tc>
      </w:tr>
      <w:tr w:rsidR="009929B0" w:rsidRPr="009D358F" w14:paraId="0F7D78CC" w14:textId="77777777">
        <w:tc>
          <w:tcPr>
            <w:tcW w:w="4082" w:type="dxa"/>
          </w:tcPr>
          <w:p w14:paraId="14E18A04" w14:textId="77777777" w:rsidR="009929B0" w:rsidRDefault="004C18EE">
            <w:r>
              <w:t>Information and informed consent form for clinic management</w:t>
            </w:r>
          </w:p>
        </w:tc>
        <w:tc>
          <w:tcPr>
            <w:tcW w:w="3628" w:type="dxa"/>
          </w:tcPr>
          <w:p w14:paraId="2B787A8B" w14:textId="77777777" w:rsidR="009929B0" w:rsidRDefault="004C18EE">
            <w:r>
              <w:t>Diabetic foot clinic managers interviewed in the process evaluation</w:t>
            </w:r>
          </w:p>
        </w:tc>
        <w:tc>
          <w:tcPr>
            <w:tcW w:w="2494" w:type="dxa"/>
          </w:tcPr>
          <w:p w14:paraId="4801FE16" w14:textId="77777777" w:rsidR="009929B0" w:rsidRPr="009D358F" w:rsidRDefault="004C18EE">
            <w:pPr>
              <w:rPr>
                <w:lang w:val="nl-BE"/>
              </w:rPr>
            </w:pPr>
            <w:r w:rsidRPr="009D358F">
              <w:rPr>
                <w:lang w:val="nl-BE"/>
              </w:rPr>
              <w:t>S71769_(e)CRF_Document 05_Informatie-en toestemmingsformulier_MANAGER_PARADISE_V1.docx</w:t>
            </w:r>
          </w:p>
        </w:tc>
      </w:tr>
    </w:tbl>
    <w:p w14:paraId="5B8FE5AD" w14:textId="77777777" w:rsidR="009929B0" w:rsidRDefault="004C18EE">
      <w:pPr>
        <w:pStyle w:val="Kop1"/>
        <w:pageBreakBefore/>
      </w:pPr>
      <w:r>
        <w:lastRenderedPageBreak/>
        <w:t>Participant information and informed consent form, including the statement of costs</w:t>
      </w:r>
    </w:p>
    <w:p w14:paraId="3A6B0733" w14:textId="77777777" w:rsidR="009929B0" w:rsidRPr="009D358F" w:rsidRDefault="004C18EE">
      <w:pPr>
        <w:spacing w:after="200"/>
        <w:rPr>
          <w:lang w:val="nl-BE"/>
        </w:rPr>
      </w:pPr>
      <w:r w:rsidRPr="009D358F">
        <w:rPr>
          <w:i/>
          <w:sz w:val="17"/>
          <w:lang w:val="nl-BE"/>
        </w:rPr>
        <w:t>Source: S71769_(e)CRF_Document 02_PATIENT-ICF-Informatieformulier-Kostenformulier_V1.docx — version 1, 9 July 2026. Language: Dutch.</w:t>
      </w:r>
    </w:p>
    <w:p w14:paraId="36FFF1D7" w14:textId="77777777" w:rsidR="009929B0" w:rsidRPr="009D358F" w:rsidRDefault="004C18EE">
      <w:pPr>
        <w:rPr>
          <w:lang w:val="nl-BE"/>
        </w:rPr>
      </w:pPr>
      <w:r w:rsidRPr="009D358F">
        <w:rPr>
          <w:b/>
          <w:lang w:val="nl-BE"/>
        </w:rPr>
        <w:t>Informatie- en toestemmingsformulier</w:t>
      </w:r>
    </w:p>
    <w:p w14:paraId="13ED956E" w14:textId="77777777" w:rsidR="009929B0" w:rsidRPr="009D358F" w:rsidRDefault="004C18EE">
      <w:pPr>
        <w:rPr>
          <w:lang w:val="nl-BE"/>
        </w:rPr>
      </w:pPr>
      <w:r w:rsidRPr="009D358F">
        <w:rPr>
          <w:b/>
          <w:u w:val="single"/>
          <w:lang w:val="nl-BE"/>
        </w:rPr>
        <w:t>Titel van de studie</w:t>
      </w:r>
      <w:r w:rsidRPr="009D358F">
        <w:rPr>
          <w:b/>
          <w:lang w:val="nl-BE"/>
        </w:rPr>
        <w:t>:</w:t>
      </w:r>
      <w:r w:rsidRPr="009D358F">
        <w:rPr>
          <w:lang w:val="nl-BE"/>
        </w:rPr>
        <w:t xml:space="preserve"> Naar een druk-, therapietrouw- en educatiegestuurde zorg bij diabetische voetaandoeningen.</w:t>
      </w:r>
    </w:p>
    <w:p w14:paraId="1C8A6C03" w14:textId="77777777" w:rsidR="009929B0" w:rsidRPr="009D358F" w:rsidRDefault="004C18EE">
      <w:pPr>
        <w:rPr>
          <w:lang w:val="nl-BE"/>
        </w:rPr>
      </w:pPr>
      <w:r w:rsidRPr="009D358F">
        <w:rPr>
          <w:b/>
          <w:u w:val="single"/>
          <w:lang w:val="nl-BE"/>
        </w:rPr>
        <w:t>Opdrachtgever</w:t>
      </w:r>
      <w:r w:rsidRPr="009D358F">
        <w:rPr>
          <w:b/>
          <w:lang w:val="nl-BE"/>
        </w:rPr>
        <w:t>:</w:t>
      </w:r>
      <w:r w:rsidRPr="009D358F">
        <w:rPr>
          <w:lang w:val="nl-BE"/>
        </w:rPr>
        <w:t xml:space="preserve"> KU Leuven (PI: Prof. Dr. Kevin Deschamps), Campus Brugge Spoorwegstraat 12, 8200 Brugge</w:t>
      </w:r>
    </w:p>
    <w:p w14:paraId="055E7AC5" w14:textId="77777777" w:rsidR="009929B0" w:rsidRPr="009D358F" w:rsidRDefault="004C18EE">
      <w:pPr>
        <w:rPr>
          <w:lang w:val="nl-BE"/>
        </w:rPr>
      </w:pPr>
      <w:r w:rsidRPr="009D358F">
        <w:rPr>
          <w:b/>
          <w:lang w:val="nl-BE"/>
        </w:rPr>
        <w:t xml:space="preserve">Onderzoeksinstelling: </w:t>
      </w:r>
    </w:p>
    <w:p w14:paraId="14989C94" w14:textId="77777777" w:rsidR="009929B0" w:rsidRPr="009D358F" w:rsidRDefault="004C18EE">
      <w:pPr>
        <w:rPr>
          <w:lang w:val="nl-BE"/>
        </w:rPr>
      </w:pPr>
      <w:r w:rsidRPr="009D358F">
        <w:rPr>
          <w:lang w:val="nl-BE"/>
        </w:rPr>
        <w:t>KU Leuven - Departement Revalidatiewetenschappen, Spoorwegstraat 12, 8200 Brugge</w:t>
      </w:r>
    </w:p>
    <w:p w14:paraId="3DBB9868" w14:textId="77777777" w:rsidR="009929B0" w:rsidRDefault="004C18EE">
      <w:r>
        <w:t>VUB – Departement Public Health, Laarbeeklaan 103, 1090 Jette</w:t>
      </w:r>
    </w:p>
    <w:p w14:paraId="60D2A1ED" w14:textId="77777777" w:rsidR="009929B0" w:rsidRPr="009D358F" w:rsidRDefault="004C18EE">
      <w:pPr>
        <w:rPr>
          <w:lang w:val="nl-BE"/>
        </w:rPr>
      </w:pPr>
      <w:r w:rsidRPr="009D358F">
        <w:rPr>
          <w:b/>
          <w:lang w:val="nl-BE"/>
        </w:rPr>
        <w:t xml:space="preserve">Klinische centra: </w:t>
      </w:r>
    </w:p>
    <w:p w14:paraId="0B9ADA44" w14:textId="77777777" w:rsidR="009929B0" w:rsidRPr="009D358F" w:rsidRDefault="004C18EE">
      <w:pPr>
        <w:rPr>
          <w:lang w:val="nl-BE"/>
        </w:rPr>
      </w:pPr>
      <w:r w:rsidRPr="009D358F">
        <w:rPr>
          <w:lang w:val="nl-BE"/>
        </w:rPr>
        <w:t>Universitair Ziekenhuis Leuven, Diabetesvoetkliniek: Herestraat 49, 3000 Leuven</w:t>
      </w:r>
    </w:p>
    <w:p w14:paraId="4EB41C06" w14:textId="77777777" w:rsidR="009929B0" w:rsidRPr="009D358F" w:rsidRDefault="004C18EE">
      <w:pPr>
        <w:rPr>
          <w:lang w:val="nl-BE"/>
        </w:rPr>
      </w:pPr>
      <w:r w:rsidRPr="009D358F">
        <w:rPr>
          <w:lang w:val="nl-BE"/>
        </w:rPr>
        <w:t>Universitair Ziekenhuis Antwerpen, Diabetesvoetkliniek: Drie Eikenstraat 655</w:t>
      </w:r>
    </w:p>
    <w:p w14:paraId="6EA3EA4B" w14:textId="77777777" w:rsidR="009929B0" w:rsidRPr="009D358F" w:rsidRDefault="004C18EE">
      <w:pPr>
        <w:rPr>
          <w:lang w:val="nl-BE"/>
        </w:rPr>
      </w:pPr>
      <w:r w:rsidRPr="009D358F">
        <w:rPr>
          <w:lang w:val="nl-BE"/>
        </w:rPr>
        <w:t>Universitair Ziekenhuis Gent, Diabetesvoetkliniek: Corneel Heymanslaan 10, 9000 Gent</w:t>
      </w:r>
    </w:p>
    <w:p w14:paraId="21603077" w14:textId="77777777" w:rsidR="009929B0" w:rsidRPr="009D358F" w:rsidRDefault="004C18EE">
      <w:pPr>
        <w:rPr>
          <w:lang w:val="nl-BE"/>
        </w:rPr>
      </w:pPr>
      <w:r w:rsidRPr="009D358F">
        <w:rPr>
          <w:lang w:val="nl-BE"/>
        </w:rPr>
        <w:t>Azorg, Diabetesvoetkliniek: Moorselbaan 164, 9300 Aalst</w:t>
      </w:r>
    </w:p>
    <w:p w14:paraId="02300A65" w14:textId="77777777" w:rsidR="009929B0" w:rsidRPr="009D358F" w:rsidRDefault="004C18EE">
      <w:pPr>
        <w:rPr>
          <w:lang w:val="nl-BE"/>
        </w:rPr>
      </w:pPr>
      <w:r w:rsidRPr="009D358F">
        <w:rPr>
          <w:lang w:val="nl-BE"/>
        </w:rPr>
        <w:t>AZ Sint-Jan Brugge, Diabetesvoetkliniek: Ruddershove 10, 8000 Brugge</w:t>
      </w:r>
    </w:p>
    <w:p w14:paraId="080B6AE9" w14:textId="77777777" w:rsidR="009929B0" w:rsidRPr="009D358F" w:rsidRDefault="004C18EE">
      <w:pPr>
        <w:rPr>
          <w:lang w:val="nl-BE"/>
        </w:rPr>
      </w:pPr>
      <w:r w:rsidRPr="009D358F">
        <w:rPr>
          <w:lang w:val="nl-BE"/>
        </w:rPr>
        <w:t xml:space="preserve">AZ Groeninge, Diabetesvoetkliniek: </w:t>
      </w:r>
      <w:r w:rsidRPr="009D358F">
        <w:rPr>
          <w:lang w:val="nl-BE"/>
        </w:rPr>
        <w:t>President Kennedylaan 4, 8500 Kortrijk</w:t>
      </w:r>
    </w:p>
    <w:p w14:paraId="39111230" w14:textId="77777777" w:rsidR="009929B0" w:rsidRPr="009D358F" w:rsidRDefault="004C18EE">
      <w:pPr>
        <w:rPr>
          <w:lang w:val="nl-BE"/>
        </w:rPr>
      </w:pPr>
      <w:r w:rsidRPr="009D358F">
        <w:rPr>
          <w:b/>
          <w:lang w:val="nl-BE"/>
        </w:rPr>
        <w:t>Comité voor Medische Ethiek:</w:t>
      </w:r>
      <w:r w:rsidRPr="009D358F">
        <w:rPr>
          <w:i/>
          <w:lang w:val="nl-BE"/>
        </w:rPr>
        <w:t xml:space="preserve"> </w:t>
      </w:r>
    </w:p>
    <w:p w14:paraId="5EF385FB" w14:textId="77777777" w:rsidR="009929B0" w:rsidRPr="009D358F" w:rsidRDefault="004C18EE">
      <w:pPr>
        <w:rPr>
          <w:lang w:val="nl-BE"/>
        </w:rPr>
      </w:pPr>
      <w:r w:rsidRPr="009D358F">
        <w:rPr>
          <w:lang w:val="nl-BE"/>
        </w:rPr>
        <w:t>Ethische Commissie Onderzoek UZ/KU Leuven, UZ Leuven, Herestraat 49, 3000 Leuven</w:t>
      </w:r>
    </w:p>
    <w:p w14:paraId="3F67D4D6" w14:textId="77777777" w:rsidR="009929B0" w:rsidRPr="009D358F" w:rsidRDefault="004C18EE">
      <w:pPr>
        <w:rPr>
          <w:lang w:val="nl-BE"/>
        </w:rPr>
      </w:pPr>
      <w:r w:rsidRPr="009D358F">
        <w:rPr>
          <w:lang w:val="nl-BE"/>
        </w:rPr>
        <w:t>Commissie medische ethiek UZA</w:t>
      </w:r>
    </w:p>
    <w:p w14:paraId="0D5CE9BD" w14:textId="77777777" w:rsidR="009929B0" w:rsidRPr="009D358F" w:rsidRDefault="004C18EE">
      <w:pPr>
        <w:rPr>
          <w:lang w:val="nl-BE"/>
        </w:rPr>
      </w:pPr>
      <w:r w:rsidRPr="009D358F">
        <w:rPr>
          <w:lang w:val="nl-BE"/>
        </w:rPr>
        <w:t>Commissie medische ethiek UZGent</w:t>
      </w:r>
    </w:p>
    <w:p w14:paraId="407FC2E3" w14:textId="77777777" w:rsidR="009929B0" w:rsidRPr="009D358F" w:rsidRDefault="004C18EE">
      <w:pPr>
        <w:rPr>
          <w:lang w:val="nl-BE"/>
        </w:rPr>
      </w:pPr>
      <w:r w:rsidRPr="009D358F">
        <w:rPr>
          <w:lang w:val="nl-BE"/>
        </w:rPr>
        <w:t>Commissie medische ethiek Azorg</w:t>
      </w:r>
    </w:p>
    <w:p w14:paraId="00646665" w14:textId="77777777" w:rsidR="009929B0" w:rsidRPr="009D358F" w:rsidRDefault="004C18EE">
      <w:pPr>
        <w:rPr>
          <w:lang w:val="nl-BE"/>
        </w:rPr>
      </w:pPr>
      <w:r w:rsidRPr="009D358F">
        <w:rPr>
          <w:lang w:val="nl-BE"/>
        </w:rPr>
        <w:t>Commissie medische ethiek AZ Sint-Jan</w:t>
      </w:r>
    </w:p>
    <w:p w14:paraId="26B8E1B2" w14:textId="77777777" w:rsidR="009929B0" w:rsidRPr="009D358F" w:rsidRDefault="004C18EE">
      <w:pPr>
        <w:rPr>
          <w:lang w:val="nl-BE"/>
        </w:rPr>
      </w:pPr>
      <w:r w:rsidRPr="009D358F">
        <w:rPr>
          <w:lang w:val="nl-BE"/>
        </w:rPr>
        <w:t>Commissie medische ethiek AZ Groeninge</w:t>
      </w:r>
    </w:p>
    <w:p w14:paraId="1DB73B91" w14:textId="77777777" w:rsidR="009929B0" w:rsidRPr="009D358F" w:rsidRDefault="004C18EE">
      <w:pPr>
        <w:rPr>
          <w:lang w:val="nl-BE"/>
        </w:rPr>
      </w:pPr>
      <w:r w:rsidRPr="009D358F">
        <w:rPr>
          <w:b/>
          <w:lang w:val="nl-BE"/>
        </w:rPr>
        <w:t xml:space="preserve">Coördinerende onderzoeker: </w:t>
      </w:r>
    </w:p>
    <w:p w14:paraId="1974D9A2" w14:textId="77777777" w:rsidR="009929B0" w:rsidRPr="009D358F" w:rsidRDefault="004C18EE">
      <w:pPr>
        <w:rPr>
          <w:lang w:val="fr-FR"/>
        </w:rPr>
      </w:pPr>
      <w:r w:rsidRPr="009D358F">
        <w:rPr>
          <w:lang w:val="fr-FR"/>
        </w:rPr>
        <w:t xml:space="preserve">Prof. Kevin Deschamps, KU Leuven, </w:t>
      </w:r>
      <w:hyperlink r:id="rId6">
        <w:r w:rsidRPr="009D358F">
          <w:rPr>
            <w:color w:val="1D8DB0"/>
            <w:u w:val="single"/>
            <w:lang w:val="fr-FR"/>
          </w:rPr>
          <w:t>kevin.deschamps@kuleuven.be</w:t>
        </w:r>
      </w:hyperlink>
    </w:p>
    <w:p w14:paraId="32CDD8EB" w14:textId="77777777" w:rsidR="009929B0" w:rsidRPr="009D358F" w:rsidRDefault="004C18EE">
      <w:pPr>
        <w:rPr>
          <w:lang w:val="nl-BE"/>
        </w:rPr>
      </w:pPr>
      <w:r w:rsidRPr="009D358F">
        <w:rPr>
          <w:b/>
          <w:lang w:val="nl-BE"/>
        </w:rPr>
        <w:t>Academische mede-onderzoekers :</w:t>
      </w:r>
    </w:p>
    <w:p w14:paraId="1E078AA3" w14:textId="77777777" w:rsidR="009929B0" w:rsidRPr="009D358F" w:rsidRDefault="004C18EE">
      <w:pPr>
        <w:rPr>
          <w:lang w:val="nl-BE"/>
        </w:rPr>
      </w:pPr>
      <w:r w:rsidRPr="009D358F">
        <w:rPr>
          <w:lang w:val="nl-BE"/>
        </w:rPr>
        <w:t xml:space="preserve">Prof. </w:t>
      </w:r>
      <w:r w:rsidRPr="009D358F">
        <w:rPr>
          <w:lang w:val="nl-BE"/>
        </w:rPr>
        <w:t xml:space="preserve">Fabienne Dobbels, KU Leuven, </w:t>
      </w:r>
      <w:hyperlink r:id="rId7">
        <w:r w:rsidRPr="009D358F">
          <w:rPr>
            <w:color w:val="1D8DB0"/>
            <w:u w:val="single"/>
            <w:lang w:val="nl-BE"/>
          </w:rPr>
          <w:t>fabienne.dobbels@kuleuven.be</w:t>
        </w:r>
      </w:hyperlink>
    </w:p>
    <w:p w14:paraId="225E4BD5" w14:textId="77777777" w:rsidR="009929B0" w:rsidRPr="009D358F" w:rsidRDefault="004C18EE">
      <w:pPr>
        <w:rPr>
          <w:lang w:val="nl-BE"/>
        </w:rPr>
      </w:pPr>
      <w:r w:rsidRPr="009D358F">
        <w:rPr>
          <w:lang w:val="nl-BE"/>
        </w:rPr>
        <w:t xml:space="preserve">Prof. Maaike Fobelets, VUB, </w:t>
      </w:r>
      <w:hyperlink r:id="rId8">
        <w:r w:rsidRPr="009D358F">
          <w:rPr>
            <w:color w:val="1D8DB0"/>
            <w:u w:val="single"/>
            <w:lang w:val="nl-BE"/>
          </w:rPr>
          <w:t>maaike.fobelets@vub.be</w:t>
        </w:r>
      </w:hyperlink>
    </w:p>
    <w:p w14:paraId="16900233" w14:textId="77777777" w:rsidR="009929B0" w:rsidRPr="009D358F" w:rsidRDefault="004C18EE">
      <w:pPr>
        <w:rPr>
          <w:lang w:val="nl-BE"/>
        </w:rPr>
      </w:pPr>
      <w:r w:rsidRPr="009D358F">
        <w:rPr>
          <w:lang w:val="nl-BE"/>
        </w:rPr>
        <w:t xml:space="preserve">Prof. Koen Putman, VUB, </w:t>
      </w:r>
      <w:hyperlink r:id="rId9">
        <w:r w:rsidRPr="009D358F">
          <w:rPr>
            <w:color w:val="1D8DB0"/>
            <w:u w:val="single"/>
            <w:lang w:val="nl-BE"/>
          </w:rPr>
          <w:t>koen.putman@vub.be</w:t>
        </w:r>
      </w:hyperlink>
    </w:p>
    <w:p w14:paraId="2DB10D82" w14:textId="77777777" w:rsidR="009929B0" w:rsidRPr="009D358F" w:rsidRDefault="004C18EE">
      <w:pPr>
        <w:rPr>
          <w:lang w:val="nl-BE"/>
        </w:rPr>
      </w:pPr>
      <w:r w:rsidRPr="009D358F">
        <w:rPr>
          <w:b/>
          <w:lang w:val="nl-BE"/>
        </w:rPr>
        <w:t xml:space="preserve">Lokale artsen-onderzoekers: </w:t>
      </w:r>
    </w:p>
    <w:p w14:paraId="7C6009CB" w14:textId="77777777" w:rsidR="009929B0" w:rsidRPr="009D358F" w:rsidRDefault="004C18EE">
      <w:pPr>
        <w:rPr>
          <w:lang w:val="nl-BE"/>
        </w:rPr>
      </w:pPr>
      <w:r w:rsidRPr="009D358F">
        <w:rPr>
          <w:lang w:val="nl-BE"/>
        </w:rPr>
        <w:t xml:space="preserve">Prof. Giovanni Matricali, UZ Leuven, </w:t>
      </w:r>
      <w:hyperlink r:id="rId10">
        <w:r w:rsidRPr="009D358F">
          <w:rPr>
            <w:color w:val="1D8DB0"/>
            <w:u w:val="single"/>
            <w:lang w:val="nl-BE"/>
          </w:rPr>
          <w:t>giovanni.matricali@uzleuven.be</w:t>
        </w:r>
      </w:hyperlink>
    </w:p>
    <w:p w14:paraId="0B649B39" w14:textId="77777777" w:rsidR="009929B0" w:rsidRDefault="004C18EE">
      <w:r>
        <w:t xml:space="preserve">Prof. Caren Randon, UZGent, </w:t>
      </w:r>
      <w:hyperlink r:id="rId11">
        <w:r>
          <w:rPr>
            <w:color w:val="1D8DB0"/>
            <w:u w:val="single"/>
          </w:rPr>
          <w:t>caren.randon@uzgent.be</w:t>
        </w:r>
      </w:hyperlink>
    </w:p>
    <w:p w14:paraId="2DA39188" w14:textId="77777777" w:rsidR="009929B0" w:rsidRDefault="004C18EE">
      <w:r>
        <w:t xml:space="preserve">Prof. Eveline Dirinck, UZA, </w:t>
      </w:r>
      <w:hyperlink r:id="rId12">
        <w:r>
          <w:rPr>
            <w:color w:val="1D8DB0"/>
            <w:u w:val="single"/>
          </w:rPr>
          <w:t>Eveline.dirinck@uza.be</w:t>
        </w:r>
      </w:hyperlink>
    </w:p>
    <w:p w14:paraId="7712CE3E" w14:textId="77777777" w:rsidR="009929B0" w:rsidRPr="009D358F" w:rsidRDefault="004C18EE">
      <w:pPr>
        <w:rPr>
          <w:lang w:val="nl-BE"/>
        </w:rPr>
      </w:pPr>
      <w:r w:rsidRPr="009D358F">
        <w:rPr>
          <w:lang w:val="nl-BE"/>
        </w:rPr>
        <w:t xml:space="preserve">Dr. Frank Nobels, Azorg, </w:t>
      </w:r>
      <w:hyperlink r:id="rId13">
        <w:r w:rsidRPr="009D358F">
          <w:rPr>
            <w:color w:val="1D8DB0"/>
            <w:u w:val="single"/>
            <w:lang w:val="nl-BE"/>
          </w:rPr>
          <w:t>frank.nobels@azorg.be</w:t>
        </w:r>
      </w:hyperlink>
    </w:p>
    <w:p w14:paraId="277F1770" w14:textId="77777777" w:rsidR="009929B0" w:rsidRDefault="004C18EE">
      <w:r>
        <w:lastRenderedPageBreak/>
        <w:t xml:space="preserve">Dr. Youri Taes, AZ Sint-Jan Brugge, </w:t>
      </w:r>
      <w:hyperlink r:id="rId14">
        <w:r>
          <w:rPr>
            <w:color w:val="1D8DB0"/>
            <w:u w:val="single"/>
          </w:rPr>
          <w:t>youri.taes@azsintjan.be</w:t>
        </w:r>
      </w:hyperlink>
    </w:p>
    <w:p w14:paraId="51B2E15A" w14:textId="77777777" w:rsidR="009929B0" w:rsidRPr="009D358F" w:rsidRDefault="004C18EE">
      <w:pPr>
        <w:spacing w:after="240"/>
        <w:rPr>
          <w:lang w:val="nl-BE"/>
        </w:rPr>
      </w:pPr>
      <w:r w:rsidRPr="009D358F">
        <w:rPr>
          <w:lang w:val="nl-BE"/>
        </w:rPr>
        <w:t xml:space="preserve">Dr. Gertjan Vereecke, AZ Groeninge, </w:t>
      </w:r>
      <w:hyperlink r:id="rId15">
        <w:r w:rsidRPr="009D358F">
          <w:rPr>
            <w:color w:val="1D8DB0"/>
            <w:u w:val="single"/>
            <w:lang w:val="nl-BE"/>
          </w:rPr>
          <w:t>gertjan.vereecke@azgroeninge.be</w:t>
        </w:r>
      </w:hyperlink>
    </w:p>
    <w:p w14:paraId="567C2657" w14:textId="77777777" w:rsidR="009929B0" w:rsidRPr="009D358F" w:rsidRDefault="004C18EE">
      <w:pPr>
        <w:pStyle w:val="Kop2"/>
        <w:rPr>
          <w:lang w:val="nl-BE"/>
        </w:rPr>
      </w:pPr>
      <w:r w:rsidRPr="009D358F">
        <w:rPr>
          <w:lang w:val="nl-BE"/>
        </w:rPr>
        <w:t xml:space="preserve">Noodzakelijke informatie voor uw beslissing om deel te nemen </w:t>
      </w:r>
    </w:p>
    <w:p w14:paraId="73D7BFFA" w14:textId="77777777" w:rsidR="009929B0" w:rsidRPr="009D358F" w:rsidRDefault="004C18EE">
      <w:pPr>
        <w:pStyle w:val="Kop3"/>
        <w:rPr>
          <w:lang w:val="nl-BE"/>
        </w:rPr>
      </w:pPr>
      <w:r w:rsidRPr="009D358F">
        <w:rPr>
          <w:lang w:val="nl-BE"/>
        </w:rPr>
        <w:t>1. Inleiding</w:t>
      </w:r>
    </w:p>
    <w:p w14:paraId="36ECDAFF" w14:textId="77777777" w:rsidR="009929B0" w:rsidRPr="009D358F" w:rsidRDefault="004C18EE">
      <w:pPr>
        <w:rPr>
          <w:lang w:val="nl-BE"/>
        </w:rPr>
      </w:pPr>
      <w:r w:rsidRPr="009D358F">
        <w:rPr>
          <w:lang w:val="nl-BE"/>
        </w:rPr>
        <w:t>U wordt uitgenodigd om deel te nemen aan een wetenschappelijk onderzoek bij mensen met diabetes die een verhoogd risico hebben op voetproblemen. Voordat u beslist om al dan niet deel te nemen, is het belangrijk dat u goed begrijpt wat deze studie inhoudt. Daarom vragen wij u om deze informatie aandachtig door te lezen. Indien u vragen heeft, kan u steeds terecht bij de onderzoeker. Uw toestemming om deel te nemen wordt pas gevraagd nadat u voldoende geïnformeerd bent. Dit noemen we een geïnformeerde toestem</w:t>
      </w:r>
      <w:r w:rsidRPr="009D358F">
        <w:rPr>
          <w:lang w:val="nl-BE"/>
        </w:rPr>
        <w:t>ming.</w:t>
      </w:r>
      <w:r w:rsidRPr="009D358F">
        <w:rPr>
          <w:lang w:val="nl-BE"/>
        </w:rPr>
        <w:t xml:space="preserve"> </w:t>
      </w:r>
    </w:p>
    <w:p w14:paraId="379A482C" w14:textId="77777777" w:rsidR="009929B0" w:rsidRPr="009D358F" w:rsidRDefault="004C18EE">
      <w:pPr>
        <w:spacing w:after="240"/>
        <w:rPr>
          <w:lang w:val="nl-BE"/>
        </w:rPr>
      </w:pPr>
      <w:r w:rsidRPr="009D358F">
        <w:rPr>
          <w:lang w:val="nl-BE"/>
        </w:rPr>
        <w:t>Deze studie wordt georganiseerd door de KU Leuven en uitgevoerd in samenwerking met meerdere mulitidisciplinaire diabetesvoetklinieken in België. De hoofdonderzoeker van de studie is Prof. Dr. Kevin Deschamps. De lokale uitvoering gebeurt onder verantwoordelijkheid van de onderzoeker in uw ziekenhuis.</w:t>
      </w:r>
    </w:p>
    <w:p w14:paraId="34CF8A2A" w14:textId="77777777" w:rsidR="009929B0" w:rsidRPr="009D358F" w:rsidRDefault="004C18EE">
      <w:pPr>
        <w:spacing w:after="240"/>
        <w:rPr>
          <w:lang w:val="nl-BE"/>
        </w:rPr>
      </w:pPr>
      <w:r w:rsidRPr="009D358F">
        <w:rPr>
          <w:lang w:val="nl-BE"/>
        </w:rPr>
        <w:t>Dit document bestaat uit 3 delen:</w:t>
      </w:r>
    </w:p>
    <w:p w14:paraId="18F4405B" w14:textId="77777777" w:rsidR="009929B0" w:rsidRPr="009D358F" w:rsidRDefault="004C18EE">
      <w:pPr>
        <w:pStyle w:val="Lijstnummering"/>
        <w:rPr>
          <w:lang w:val="nl-BE"/>
        </w:rPr>
      </w:pPr>
      <w:r w:rsidRPr="009D358F">
        <w:rPr>
          <w:lang w:val="nl-BE"/>
        </w:rPr>
        <w:t xml:space="preserve">Essentiële informatie die u nodig heeft voor het nemen van uw beslissing </w:t>
      </w:r>
    </w:p>
    <w:p w14:paraId="6D55A764" w14:textId="77777777" w:rsidR="009929B0" w:rsidRDefault="004C18EE">
      <w:pPr>
        <w:pStyle w:val="Lijstnummering"/>
      </w:pPr>
      <w:r>
        <w:t>Uw schriftelijke toestemming</w:t>
      </w:r>
    </w:p>
    <w:p w14:paraId="0A039A59" w14:textId="77777777" w:rsidR="009929B0" w:rsidRDefault="004C18EE">
      <w:pPr>
        <w:pStyle w:val="Lijstnummering"/>
        <w:spacing w:after="240"/>
      </w:pPr>
      <w:r>
        <w:t>Een kostenformulier</w:t>
      </w:r>
    </w:p>
    <w:p w14:paraId="4744F4EA" w14:textId="77777777" w:rsidR="009929B0" w:rsidRPr="009D358F" w:rsidRDefault="004C18EE">
      <w:pPr>
        <w:rPr>
          <w:lang w:val="nl-BE"/>
        </w:rPr>
      </w:pPr>
      <w:r w:rsidRPr="009D358F">
        <w:rPr>
          <w:lang w:val="nl-BE"/>
        </w:rPr>
        <w:t>Eens u beslist heeft om deel te nemen aan de studie zal men u vragen om het toestemmingsformulier achteraan deze bundel te ondertekenen.</w:t>
      </w:r>
    </w:p>
    <w:p w14:paraId="3B7491C5" w14:textId="77777777" w:rsidR="009929B0" w:rsidRPr="009D358F" w:rsidRDefault="004C18EE">
      <w:pPr>
        <w:pStyle w:val="Kop3"/>
        <w:rPr>
          <w:lang w:val="nl-BE"/>
        </w:rPr>
      </w:pPr>
      <w:r w:rsidRPr="009D358F">
        <w:rPr>
          <w:lang w:val="nl-BE"/>
        </w:rPr>
        <w:t>2. Als u aan deze studie deelneemt, moet u weten dat: </w:t>
      </w:r>
    </w:p>
    <w:p w14:paraId="02090777" w14:textId="77777777" w:rsidR="009929B0" w:rsidRPr="009D358F" w:rsidRDefault="004C18EE">
      <w:pPr>
        <w:rPr>
          <w:lang w:val="nl-BE"/>
        </w:rPr>
      </w:pPr>
      <w:r w:rsidRPr="009D358F">
        <w:rPr>
          <w:lang w:val="nl-BE"/>
        </w:rPr>
        <w:t> Deze klinische studie is opgesteld na evaluatie door een ethische commissie.  </w:t>
      </w:r>
    </w:p>
    <w:p w14:paraId="2F700BFD" w14:textId="77777777" w:rsidR="009929B0" w:rsidRPr="009D358F" w:rsidRDefault="004C18EE">
      <w:pPr>
        <w:pStyle w:val="Lijstopsomteken"/>
        <w:rPr>
          <w:lang w:val="nl-BE"/>
        </w:rPr>
      </w:pPr>
      <w:r w:rsidRPr="009D358F">
        <w:rPr>
          <w:lang w:val="nl-BE"/>
        </w:rPr>
        <w:t>Uw deelname vrijwillig is; er kan op geen enkele manier sprake zijn van dwang. Voor deelname is uw ondertekende toestemming nodig. Ook nadat u hebt getekend, kan u de onderzoeker laten weten dat u uw deelname wilt stopzetten. De beslissing om al dan niet (verder) deel te nemen zal geen enkele negatieve invloed hebben op de kwaliteit van zorg noch op de relatie met de behandelende arts(en)/ therapeut(en). </w:t>
      </w:r>
    </w:p>
    <w:p w14:paraId="7888C5BF" w14:textId="77777777" w:rsidR="009929B0" w:rsidRPr="009D358F" w:rsidRDefault="004C18EE">
      <w:pPr>
        <w:pStyle w:val="Lijstopsomteken"/>
        <w:rPr>
          <w:lang w:val="nl-BE"/>
        </w:rPr>
      </w:pPr>
      <w:r w:rsidRPr="009D358F">
        <w:rPr>
          <w:lang w:val="nl-BE"/>
        </w:rPr>
        <w:t>De gegevens die in het kader van de deelname worden verzameld, zijn vertrouwelijk. Bij de publicatie van de resultaten is de anonimiteit verzekerd. </w:t>
      </w:r>
    </w:p>
    <w:p w14:paraId="32172341" w14:textId="77777777" w:rsidR="009929B0" w:rsidRPr="009D358F" w:rsidRDefault="004C18EE">
      <w:pPr>
        <w:pStyle w:val="Lijstopsomteken"/>
        <w:rPr>
          <w:lang w:val="nl-BE"/>
        </w:rPr>
      </w:pPr>
      <w:r w:rsidRPr="009D358F">
        <w:rPr>
          <w:lang w:val="nl-BE"/>
        </w:rPr>
        <w:t>Er zullen u geen kosten worden aangerekend voor specifieke behandelingen, extra bezoeken/ consultaties, en/of onderzoeken in het kader van deze studie. </w:t>
      </w:r>
    </w:p>
    <w:p w14:paraId="3CB0399F" w14:textId="77777777" w:rsidR="009929B0" w:rsidRPr="009D358F" w:rsidRDefault="004C18EE">
      <w:pPr>
        <w:pStyle w:val="Lijstopsomteken"/>
        <w:rPr>
          <w:lang w:val="nl-BE"/>
        </w:rPr>
      </w:pPr>
      <w:r w:rsidRPr="009D358F">
        <w:rPr>
          <w:lang w:val="nl-BE"/>
        </w:rPr>
        <w:t>Er een verzekering is afgesloten voor het geval dat u schade zou oplopen in het kader van uw deelname aan deze klinische studie. </w:t>
      </w:r>
    </w:p>
    <w:p w14:paraId="4F9F6DC4" w14:textId="77777777" w:rsidR="009929B0" w:rsidRPr="009D358F" w:rsidRDefault="004C18EE">
      <w:pPr>
        <w:pStyle w:val="Lijstopsomteken"/>
        <w:spacing w:after="240"/>
        <w:rPr>
          <w:lang w:val="nl-BE"/>
        </w:rPr>
      </w:pPr>
      <w:r w:rsidRPr="009D358F">
        <w:rPr>
          <w:lang w:val="nl-BE"/>
        </w:rPr>
        <w:t>Indien u extra informatie wenst, u altijd contact kunt opnemen met de onderzoeker of een medewerker van zijn team. </w:t>
      </w:r>
    </w:p>
    <w:p w14:paraId="3242CC59" w14:textId="77777777" w:rsidR="009929B0" w:rsidRPr="009D358F" w:rsidRDefault="004C18EE">
      <w:pPr>
        <w:spacing w:after="240"/>
        <w:rPr>
          <w:lang w:val="nl-BE"/>
        </w:rPr>
      </w:pPr>
      <w:r w:rsidRPr="009D358F">
        <w:rPr>
          <w:lang w:val="nl-BE"/>
        </w:rPr>
        <w:t>Alvast bedankt voor uw tijd en interesse. </w:t>
      </w:r>
    </w:p>
    <w:p w14:paraId="47A64B7F" w14:textId="77777777" w:rsidR="009929B0" w:rsidRDefault="004C18EE">
      <w:r>
        <w:t>Hoogachtend, </w:t>
      </w:r>
    </w:p>
    <w:tbl>
      <w:tblPr>
        <w:tblW w:w="0" w:type="auto"/>
        <w:tblLook w:val="04A0" w:firstRow="1" w:lastRow="0" w:firstColumn="1" w:lastColumn="0" w:noHBand="0" w:noVBand="1"/>
      </w:tblPr>
      <w:tblGrid>
        <w:gridCol w:w="10200"/>
      </w:tblGrid>
      <w:tr w:rsidR="009929B0" w14:paraId="0796A04D" w14:textId="77777777">
        <w:tc>
          <w:tcPr>
            <w:tcW w:w="10200" w:type="dxa"/>
          </w:tcPr>
          <w:p w14:paraId="51AB26D2" w14:textId="77777777" w:rsidR="009929B0" w:rsidRDefault="004C18EE">
            <w:r>
              <w:t>Dr. XXXXXXXXXXX  (Lokale PI)</w:t>
            </w:r>
          </w:p>
          <w:p w14:paraId="2DFD1E68" w14:textId="77777777" w:rsidR="009929B0" w:rsidRDefault="004C18EE">
            <w:r>
              <w:t>Ziekenhuis XXXXXXXXXXXX</w:t>
            </w:r>
          </w:p>
          <w:p w14:paraId="628446A2" w14:textId="77777777" w:rsidR="009929B0" w:rsidRDefault="004C18EE">
            <w:r>
              <w:t>E-mail:  XXXXXXXXXXXX</w:t>
            </w:r>
          </w:p>
        </w:tc>
      </w:tr>
    </w:tbl>
    <w:p w14:paraId="38906F95" w14:textId="77777777" w:rsidR="009929B0" w:rsidRPr="009D358F" w:rsidRDefault="004C18EE">
      <w:pPr>
        <w:pStyle w:val="Kop3"/>
        <w:rPr>
          <w:lang w:val="nl-BE"/>
        </w:rPr>
      </w:pPr>
      <w:r w:rsidRPr="009D358F">
        <w:rPr>
          <w:lang w:val="nl-BE"/>
        </w:rPr>
        <w:lastRenderedPageBreak/>
        <w:t>3. Achtergrond en doelstelling van de studie</w:t>
      </w:r>
    </w:p>
    <w:p w14:paraId="18157728" w14:textId="77777777" w:rsidR="009929B0" w:rsidRPr="009D358F" w:rsidRDefault="004C18EE">
      <w:pPr>
        <w:rPr>
          <w:lang w:val="nl-BE"/>
        </w:rPr>
      </w:pPr>
      <w:r w:rsidRPr="009D358F">
        <w:rPr>
          <w:lang w:val="nl-BE"/>
        </w:rPr>
        <w:t xml:space="preserve">Mensen met diabetes hebben een verhoogd risico op het ontwikkelen van voetwonden, ook wel ulcera genoemd. Deze wonden ontstaan vaak door een combinatie van verhoogde druk op bepaalde delen van de voet en een </w:t>
      </w:r>
      <w:r w:rsidRPr="009D358F">
        <w:rPr>
          <w:lang w:val="nl-BE"/>
        </w:rPr>
        <w:t xml:space="preserve">verminderd gevoel in de voeten. Hierdoor worden kleine letsels soms niet tijdig opgemerkt, wat kan leiden tot ernstige complicaties. Het </w:t>
      </w:r>
      <w:r w:rsidRPr="009D358F">
        <w:rPr>
          <w:b/>
          <w:lang w:val="nl-BE"/>
        </w:rPr>
        <w:t xml:space="preserve">doel </w:t>
      </w:r>
      <w:r w:rsidRPr="009D358F">
        <w:rPr>
          <w:lang w:val="nl-BE"/>
        </w:rPr>
        <w:t xml:space="preserve">van deze studie is om na te gaan of een nieuwe, meer uitgebreide aanpak van zorg, genaamd de PARADISE-aanpak, beter werkt dan de huidige standaardzorg. Deze nieuwe aanpak combineert drukmetingen, opvolging van het gebruik van therapeutisch schoeisel en gerichte educatie en begeleiding. We willen onderzoeken of deze aanpak kan helpen om </w:t>
      </w:r>
      <w:r w:rsidRPr="009D358F">
        <w:rPr>
          <w:b/>
          <w:lang w:val="nl-BE"/>
        </w:rPr>
        <w:t>voetwonden te voorkomen</w:t>
      </w:r>
      <w:r w:rsidRPr="009D358F">
        <w:rPr>
          <w:lang w:val="nl-BE"/>
        </w:rPr>
        <w:t xml:space="preserve">, het </w:t>
      </w:r>
      <w:r w:rsidRPr="009D358F">
        <w:rPr>
          <w:lang w:val="nl-BE"/>
        </w:rPr>
        <w:t xml:space="preserve">dragen van het aangepast schoeisel </w:t>
      </w:r>
      <w:r w:rsidRPr="009D358F">
        <w:rPr>
          <w:b/>
          <w:lang w:val="nl-BE"/>
        </w:rPr>
        <w:t xml:space="preserve"> te verbeteren</w:t>
      </w:r>
      <w:r w:rsidRPr="009D358F">
        <w:rPr>
          <w:lang w:val="nl-BE"/>
        </w:rPr>
        <w:t xml:space="preserve"> en de </w:t>
      </w:r>
      <w:r w:rsidRPr="009D358F">
        <w:rPr>
          <w:b/>
          <w:lang w:val="nl-BE"/>
        </w:rPr>
        <w:t>levenskwaliteit van patiënten te verhogen</w:t>
      </w:r>
      <w:r w:rsidRPr="009D358F">
        <w:rPr>
          <w:lang w:val="nl-BE"/>
        </w:rPr>
        <w:t>.</w:t>
      </w:r>
    </w:p>
    <w:p w14:paraId="0A88ECB6" w14:textId="77777777" w:rsidR="009929B0" w:rsidRPr="009D358F" w:rsidRDefault="004C18EE">
      <w:pPr>
        <w:rPr>
          <w:lang w:val="nl-BE"/>
        </w:rPr>
      </w:pPr>
      <w:r w:rsidRPr="009D358F">
        <w:rPr>
          <w:lang w:val="nl-BE"/>
        </w:rPr>
        <w:t xml:space="preserve">Daarnaast zal ook de kosteneffectiviteit van de nieuwe therapie beoordeeld worden. Ten slotte zal er een procesevaluatie uitgevoerd worden. Binnen een procesevaluatie wordt gekeken hoe vlot het invoeren van de nieuwe interventie binnen de diabetesvoetkliniek verloopt en waar er zich nog problemen voordoen. </w:t>
      </w:r>
      <w:r w:rsidRPr="009D358F">
        <w:rPr>
          <w:b/>
          <w:lang w:val="nl-BE"/>
        </w:rPr>
        <w:tab/>
      </w:r>
      <w:r w:rsidRPr="009D358F">
        <w:rPr>
          <w:b/>
          <w:lang w:val="nl-BE"/>
        </w:rPr>
        <w:tab/>
      </w:r>
      <w:r w:rsidRPr="009D358F">
        <w:rPr>
          <w:b/>
          <w:lang w:val="nl-BE"/>
        </w:rPr>
        <w:tab/>
      </w:r>
      <w:r w:rsidRPr="009D358F">
        <w:rPr>
          <w:b/>
          <w:lang w:val="nl-BE"/>
        </w:rPr>
        <w:tab/>
      </w:r>
      <w:r w:rsidRPr="009D358F">
        <w:rPr>
          <w:b/>
          <w:lang w:val="nl-BE"/>
        </w:rPr>
        <w:tab/>
      </w:r>
      <w:r w:rsidRPr="009D358F">
        <w:rPr>
          <w:b/>
          <w:lang w:val="nl-BE"/>
        </w:rPr>
        <w:tab/>
      </w:r>
      <w:r w:rsidRPr="009D358F">
        <w:rPr>
          <w:b/>
          <w:lang w:val="nl-BE"/>
        </w:rPr>
        <w:tab/>
      </w:r>
    </w:p>
    <w:p w14:paraId="41EDB7EA" w14:textId="77777777" w:rsidR="009929B0" w:rsidRPr="009D358F" w:rsidRDefault="004C18EE">
      <w:pPr>
        <w:pStyle w:val="Kop3"/>
        <w:rPr>
          <w:lang w:val="nl-BE"/>
        </w:rPr>
      </w:pPr>
      <w:r w:rsidRPr="009D358F">
        <w:rPr>
          <w:lang w:val="nl-BE"/>
        </w:rPr>
        <w:t>4. Wat houdt deelname aan de studie in voor u?:</w:t>
      </w:r>
    </w:p>
    <w:p w14:paraId="57B575E1" w14:textId="77777777" w:rsidR="009929B0" w:rsidRPr="009D358F" w:rsidRDefault="004C18EE">
      <w:pPr>
        <w:spacing w:after="240"/>
        <w:rPr>
          <w:lang w:val="nl-BE"/>
        </w:rPr>
      </w:pPr>
      <w:r w:rsidRPr="009D358F">
        <w:rPr>
          <w:lang w:val="nl-BE"/>
        </w:rPr>
        <w:t xml:space="preserve">Indien u beslist om deel te nemen, zal u gedurende een periode van achttien maanden worden opgevolgd in de diabetesvoetkliniek waar u behandeld wordt. De studie verloopt volgens een </w:t>
      </w:r>
      <w:r w:rsidRPr="009D358F">
        <w:rPr>
          <w:b/>
          <w:lang w:val="nl-BE"/>
        </w:rPr>
        <w:t>vergelijkend principe</w:t>
      </w:r>
      <w:r w:rsidRPr="009D358F">
        <w:rPr>
          <w:lang w:val="nl-BE"/>
        </w:rPr>
        <w:t xml:space="preserve"> waarbij </w:t>
      </w:r>
      <w:r w:rsidRPr="009D358F">
        <w:rPr>
          <w:b/>
          <w:lang w:val="nl-BE"/>
        </w:rPr>
        <w:t>twee vormen van zorg met elkaar worden vergeleken</w:t>
      </w:r>
      <w:r w:rsidRPr="009D358F">
        <w:rPr>
          <w:lang w:val="nl-BE"/>
        </w:rPr>
        <w:t>.</w:t>
      </w:r>
    </w:p>
    <w:p w14:paraId="67782BD3" w14:textId="77777777" w:rsidR="009929B0" w:rsidRPr="009D358F" w:rsidRDefault="004C18EE">
      <w:pPr>
        <w:spacing w:after="240"/>
        <w:rPr>
          <w:lang w:val="nl-BE"/>
        </w:rPr>
      </w:pPr>
      <w:r w:rsidRPr="009D358F">
        <w:rPr>
          <w:lang w:val="nl-BE"/>
        </w:rPr>
        <w:t xml:space="preserve">Na uw </w:t>
      </w:r>
      <w:r w:rsidRPr="009D358F">
        <w:rPr>
          <w:b/>
          <w:lang w:val="nl-BE"/>
        </w:rPr>
        <w:t>toestemming</w:t>
      </w:r>
      <w:r w:rsidRPr="009D358F">
        <w:rPr>
          <w:lang w:val="nl-BE"/>
        </w:rPr>
        <w:t xml:space="preserve"> wordt u </w:t>
      </w:r>
      <w:r w:rsidRPr="009D358F">
        <w:rPr>
          <w:b/>
          <w:lang w:val="nl-BE"/>
        </w:rPr>
        <w:t>willekeurig</w:t>
      </w:r>
      <w:r w:rsidRPr="009D358F">
        <w:rPr>
          <w:lang w:val="nl-BE"/>
        </w:rPr>
        <w:t>, dit wil zeggen door toeval en vergelijkbaar met een loting, toegewezen aan één van twee groepen. In de eerste groep ontvangt u de standaard</w:t>
      </w:r>
      <w:r w:rsidRPr="009D358F">
        <w:rPr>
          <w:lang w:val="nl-BE"/>
        </w:rPr>
        <w:t xml:space="preserve">zorg zoals die momenteel standaard wordt aangeboden in België. In de tweede groep ontvangt u dezelfde gebruikelijke zorg, aangevuld met de PARADISE-aanpak. U kan zelf </w:t>
      </w:r>
      <w:r w:rsidRPr="009D358F">
        <w:rPr>
          <w:b/>
          <w:lang w:val="nl-BE"/>
        </w:rPr>
        <w:t>niet</w:t>
      </w:r>
      <w:r w:rsidRPr="009D358F">
        <w:rPr>
          <w:lang w:val="nl-BE"/>
        </w:rPr>
        <w:t xml:space="preserve"> kiezen in welke groep u terechtkomt.</w:t>
      </w:r>
    </w:p>
    <w:p w14:paraId="08363DDC" w14:textId="77777777" w:rsidR="009929B0" w:rsidRPr="009D358F" w:rsidRDefault="004C18EE">
      <w:pPr>
        <w:rPr>
          <w:lang w:val="nl-BE"/>
        </w:rPr>
      </w:pPr>
      <w:r w:rsidRPr="009D358F">
        <w:rPr>
          <w:lang w:val="nl-BE"/>
        </w:rPr>
        <w:t xml:space="preserve">Tijdens de studie zal u op </w:t>
      </w:r>
      <w:r w:rsidRPr="009D358F">
        <w:rPr>
          <w:b/>
          <w:lang w:val="nl-BE"/>
        </w:rPr>
        <w:t>regelmatige tijdstippen</w:t>
      </w:r>
      <w:r w:rsidRPr="009D358F">
        <w:rPr>
          <w:lang w:val="nl-BE"/>
        </w:rPr>
        <w:t xml:space="preserve"> (+/- </w:t>
      </w:r>
      <w:r w:rsidRPr="009D358F">
        <w:rPr>
          <w:b/>
          <w:lang w:val="nl-BE"/>
        </w:rPr>
        <w:t>3 maandelijks</w:t>
      </w:r>
      <w:r w:rsidRPr="009D358F">
        <w:rPr>
          <w:lang w:val="nl-BE"/>
        </w:rPr>
        <w:t>, zoals u nu ook reeds doet) op controle komen. Tijdens deze bezoeken worden uw voeten onderzocht, worden metingen uitgevoerd en wordt informatie verzameld over uw gezondheid en uw dagelijks functioneren. U zal ook op maat gemaakte steunzolen ontvangen, zoals gebruikelijk binnen de zorg voor mensen met een verhoogd risico op voetproblemen.</w:t>
      </w:r>
    </w:p>
    <w:p w14:paraId="23EFCC3C" w14:textId="77777777" w:rsidR="009929B0" w:rsidRPr="009D358F" w:rsidRDefault="004C18EE">
      <w:pPr>
        <w:rPr>
          <w:lang w:val="nl-BE"/>
        </w:rPr>
      </w:pPr>
      <w:r w:rsidRPr="009D358F">
        <w:rPr>
          <w:lang w:val="nl-BE"/>
        </w:rPr>
        <w:t>In beide groepen wordt de druk onder uw voeten gemeten terwijl u schoenen draagt, wordt er een kleine sensor in uw zool geplaatst om na te gaan hoe vaak u uw schoenen draagt, en draagt u gedurende een korte periode een klein toestel om te meten hoeveel u elke dag rondstapt. Indien u wordt toegewezen aan de groep die de PARADISE-aanpak ontvangt, worden de resultaten van de drukmeting gebruikt om uw steunzolen bij te sturen.</w:t>
      </w:r>
      <w:r w:rsidRPr="009D358F">
        <w:rPr>
          <w:lang w:val="nl-BE"/>
        </w:rPr>
      </w:r>
      <w:r w:rsidRPr="009D358F">
        <w:rPr>
          <w:lang w:val="nl-BE"/>
        </w:rPr>
        <w:t xml:space="preserve"> Daarnaast krijgt u persoonlijke begeleiding en educatie over voetverzorging en het correct gebruik van uw schoeisel. U zal ook feedback krijgen over uw gebruik van het schoeisel, zodat eventuele problemen samen met uw zorgverlener kunnen worden aangepakt.</w:t>
      </w:r>
    </w:p>
    <w:p w14:paraId="417ACCD3" w14:textId="77777777" w:rsidR="009929B0" w:rsidRPr="009D358F" w:rsidRDefault="004C18EE">
      <w:pPr>
        <w:pStyle w:val="Kop3"/>
        <w:rPr>
          <w:lang w:val="nl-BE"/>
        </w:rPr>
      </w:pPr>
      <w:r w:rsidRPr="009D358F">
        <w:rPr>
          <w:lang w:val="nl-BE"/>
        </w:rPr>
        <w:t>5. Hoeveel proefpersonen zullen aan deze studie deelnemen?</w:t>
      </w:r>
    </w:p>
    <w:p w14:paraId="1F1088E1" w14:textId="77777777" w:rsidR="009929B0" w:rsidRPr="009D358F" w:rsidRDefault="004C18EE">
      <w:pPr>
        <w:rPr>
          <w:lang w:val="nl-BE"/>
        </w:rPr>
      </w:pPr>
      <w:r w:rsidRPr="009D358F">
        <w:rPr>
          <w:lang w:val="nl-BE"/>
        </w:rPr>
        <w:t xml:space="preserve">Er doen in totaal 6 diabetesvoetklinieken mee en iedere voetkliniek zal 24 participanten zoals u rekruteren. Twaalf van hen zullen, na willekeurige toekenning, de standaardzorg krijgen en 12 zullen de PARADISE-aanpak ontvangen. </w:t>
      </w:r>
    </w:p>
    <w:p w14:paraId="585FEB7D" w14:textId="77777777" w:rsidR="009929B0" w:rsidRPr="009D358F" w:rsidRDefault="004C18EE">
      <w:pPr>
        <w:pStyle w:val="Kop3"/>
        <w:rPr>
          <w:lang w:val="nl-BE"/>
        </w:rPr>
      </w:pPr>
      <w:r w:rsidRPr="009D358F">
        <w:rPr>
          <w:lang w:val="nl-BE"/>
        </w:rPr>
        <w:t>6. Wat wordt verwacht van de deelnemer?</w:t>
      </w:r>
    </w:p>
    <w:p w14:paraId="72DA0CBF" w14:textId="77777777" w:rsidR="009929B0" w:rsidRPr="009D358F" w:rsidRDefault="004C18EE">
      <w:pPr>
        <w:spacing w:after="240"/>
        <w:rPr>
          <w:lang w:val="nl-BE"/>
        </w:rPr>
      </w:pPr>
      <w:r w:rsidRPr="009D358F">
        <w:rPr>
          <w:lang w:val="nl-BE"/>
        </w:rPr>
        <w:t>Van u wordt verwacht dat u de geplande afspraken bijwoont en de instructies van de onderzoekers opvolgt. Het is belangrijk dat u het voorgeschreven schoeisel zo goed mogelijk draagt en eventuele problemen, zoals pijn, wondjes of andere klachten, tijdig meldt aan de therapeuten. Uw actieve medewerking is essentieel voor het goede verloop van de studie.</w:t>
      </w:r>
    </w:p>
    <w:p w14:paraId="322802A2" w14:textId="77777777" w:rsidR="009929B0" w:rsidRPr="009D358F" w:rsidRDefault="004C18EE">
      <w:pPr>
        <w:pStyle w:val="Kop3"/>
        <w:rPr>
          <w:lang w:val="nl-BE"/>
        </w:rPr>
      </w:pPr>
      <w:r w:rsidRPr="009D358F">
        <w:rPr>
          <w:lang w:val="nl-BE"/>
        </w:rPr>
        <w:t xml:space="preserve">7. Welke procedures vinden tijdens de studie plaats? </w:t>
      </w:r>
    </w:p>
    <w:p w14:paraId="43F9D572" w14:textId="77777777" w:rsidR="009929B0" w:rsidRPr="009D358F" w:rsidRDefault="004C18EE">
      <w:pPr>
        <w:rPr>
          <w:lang w:val="nl-BE"/>
        </w:rPr>
      </w:pPr>
      <w:r w:rsidRPr="009D358F">
        <w:rPr>
          <w:u w:val="single"/>
          <w:lang w:val="nl-BE"/>
        </w:rPr>
        <w:t>Procedures.</w:t>
      </w:r>
    </w:p>
    <w:p w14:paraId="627E5306" w14:textId="77777777" w:rsidR="009929B0" w:rsidRPr="009D358F" w:rsidRDefault="004C18EE">
      <w:pPr>
        <w:rPr>
          <w:lang w:val="nl-BE"/>
        </w:rPr>
      </w:pPr>
      <w:r w:rsidRPr="009D358F">
        <w:rPr>
          <w:lang w:val="nl-BE"/>
        </w:rPr>
        <w:t xml:space="preserve">Indien u beslist om deel te nemen aan deze studie, zal u gedurende een periode van </w:t>
      </w:r>
      <w:r w:rsidRPr="009D358F">
        <w:rPr>
          <w:b/>
          <w:lang w:val="nl-BE"/>
        </w:rPr>
        <w:t xml:space="preserve">18 </w:t>
      </w:r>
      <w:r w:rsidRPr="009D358F">
        <w:rPr>
          <w:b/>
          <w:lang w:val="nl-BE"/>
        </w:rPr>
        <w:t>maanden</w:t>
      </w:r>
      <w:r w:rsidRPr="009D358F">
        <w:rPr>
          <w:lang w:val="nl-BE"/>
        </w:rPr>
        <w:t xml:space="preserve"> op regelmatige tijdstippen opgevolgd worden door uw multidisciplinair team van de diabetesvoetkliniek waar u behandeld wordt. Tijdens deze periode zullen er verschillende onderzoeken, metingen en begeleidingsmomenten plaatsvinden.</w:t>
      </w:r>
    </w:p>
    <w:p w14:paraId="2343FA81" w14:textId="77777777" w:rsidR="009929B0" w:rsidRPr="009D358F" w:rsidRDefault="004C18EE">
      <w:pPr>
        <w:rPr>
          <w:lang w:val="nl-BE"/>
        </w:rPr>
      </w:pPr>
      <w:r w:rsidRPr="009D358F">
        <w:rPr>
          <w:lang w:val="nl-BE"/>
        </w:rPr>
        <w:lastRenderedPageBreak/>
        <w:t xml:space="preserve">Bij de </w:t>
      </w:r>
      <w:r w:rsidRPr="009D358F">
        <w:rPr>
          <w:b/>
          <w:lang w:val="nl-BE"/>
        </w:rPr>
        <w:t>start</w:t>
      </w:r>
      <w:r w:rsidRPr="009D358F">
        <w:rPr>
          <w:lang w:val="nl-BE"/>
        </w:rPr>
        <w:t xml:space="preserve"> van de studie zal eerst worden nagegaan of u voldoet aan de voorwaarden om deel te nemen. Dit gebeurt aan de hand van uw medisch dossier en een eerste onderzoek van uw voeten.</w:t>
      </w:r>
      <w:r w:rsidRPr="009D358F">
        <w:rPr>
          <w:lang w:val="nl-BE"/>
        </w:rPr>
        <w:t xml:space="preserve"> Hierbij wordt onder andere gekeken naar de doorbloeding, het gevoel in uw voeten en eventuele voetafwijkingen Tijdens dit eerste bezoek worden ook algemene gegevens verzameld, zoals uw leeftijd, medische voorgeschiedenis en informatie over uw diabetes. </w:t>
      </w:r>
    </w:p>
    <w:p w14:paraId="01EDDADE" w14:textId="77777777" w:rsidR="009929B0" w:rsidRPr="009D358F" w:rsidRDefault="004C18EE">
      <w:pPr>
        <w:rPr>
          <w:lang w:val="nl-BE"/>
        </w:rPr>
      </w:pPr>
      <w:r w:rsidRPr="009D358F">
        <w:rPr>
          <w:lang w:val="nl-BE"/>
        </w:rPr>
        <w:t xml:space="preserve">Vervolgens worden metingen uitgevoerd van de </w:t>
      </w:r>
      <w:r w:rsidRPr="009D358F">
        <w:rPr>
          <w:b/>
          <w:lang w:val="nl-BE"/>
        </w:rPr>
        <w:t>druk</w:t>
      </w:r>
      <w:r w:rsidRPr="009D358F">
        <w:rPr>
          <w:lang w:val="nl-BE"/>
        </w:rPr>
        <w:t xml:space="preserve"> onder uw voeten (</w:t>
      </w:r>
      <w:r w:rsidRPr="009D358F">
        <w:rPr>
          <w:b/>
          <w:lang w:val="nl-BE"/>
        </w:rPr>
        <w:t>Figuur 1</w:t>
      </w:r>
      <w:r w:rsidRPr="009D358F">
        <w:rPr>
          <w:lang w:val="nl-BE"/>
        </w:rPr>
        <w:t>). Daarvoor wordt een dunne meetzool in uw schoen gelegd en wandelt u enkele keren een korte afstand op uw gewone snelheid, in de schoenen waarmee u naar de afspraak komt, zodat we kunnen nagaan waar er verhoogde druk optreedt. Deze informatie helpt bij het op maat maken van uw steunzolen.</w:t>
      </w:r>
      <w:r w:rsidRPr="009D358F">
        <w:rPr>
          <w:lang w:val="nl-BE"/>
        </w:rPr>
        <w:tab/>
      </w:r>
      <w:r w:rsidRPr="009D358F">
        <w:rPr>
          <w:lang w:val="nl-BE"/>
        </w:rPr>
        <w:tab/>
      </w:r>
      <w:r w:rsidRPr="009D358F">
        <w:rPr>
          <w:lang w:val="nl-BE"/>
        </w:rPr>
        <w:tab/>
      </w:r>
      <w:r w:rsidRPr="009D358F">
        <w:rPr>
          <w:lang w:val="nl-BE"/>
        </w:rPr>
        <w:tab/>
      </w:r>
      <w:r w:rsidRPr="009D358F">
        <w:rPr>
          <w:lang w:val="nl-BE"/>
        </w:rPr>
        <w:tab/>
      </w:r>
      <w:r w:rsidRPr="009D358F">
        <w:rPr>
          <w:lang w:val="nl-BE"/>
        </w:rPr>
        <w:tab/>
        <w:t xml:space="preserve">  </w:t>
      </w:r>
      <w:r w:rsidRPr="009D358F">
        <w:rPr>
          <w:lang w:val="nl-BE"/>
        </w:rPr>
        <w:tab/>
        <w:t xml:space="preserve">  </w:t>
      </w:r>
    </w:p>
    <w:p w14:paraId="1CF22C60" w14:textId="77777777" w:rsidR="009929B0" w:rsidRPr="009D358F" w:rsidRDefault="004C18EE">
      <w:pPr>
        <w:rPr>
          <w:lang w:val="nl-BE"/>
        </w:rPr>
      </w:pPr>
      <w:r w:rsidRPr="009D358F">
        <w:rPr>
          <w:lang w:val="nl-BE"/>
        </w:rPr>
        <w:t xml:space="preserve">Tijdens een volgend bezoek krijgt u deze </w:t>
      </w:r>
      <w:r w:rsidRPr="009D358F">
        <w:rPr>
          <w:b/>
          <w:lang w:val="nl-BE"/>
        </w:rPr>
        <w:t>steunzolen</w:t>
      </w:r>
      <w:r w:rsidRPr="009D358F">
        <w:rPr>
          <w:lang w:val="nl-BE"/>
        </w:rPr>
        <w:t xml:space="preserve"> (</w:t>
      </w:r>
      <w:r w:rsidRPr="009D358F">
        <w:rPr>
          <w:b/>
          <w:lang w:val="nl-BE"/>
        </w:rPr>
        <w:t>Figuur 2</w:t>
      </w:r>
      <w:r w:rsidRPr="009D358F">
        <w:rPr>
          <w:lang w:val="nl-BE"/>
        </w:rPr>
        <w:t xml:space="preserve">) aangemeten en wordt nagegaan of ze goed passen en comfortabel zijn. </w:t>
      </w:r>
      <w:del w:id="90000" w:author="Claude" w:date="2026-10-08T17:39:40Z">
        <w:r w:rsidRPr="009D358F">
          <w:rPr>
            <w:lang w:val="nl-BE"/>
          </w:rPr>
          <w:delText xml:space="preserve">Op dat moment worden opnieuw metingen uitgevoerd</w:delText>
        </w:r>
      </w:del>
      <w:ins w:id="90001" w:author="Claude" w:date="2026-10-08T17:39:40Z">
        <w:r>
          <w:rPr>
            <w:lang w:val="nl-BE"/>
          </w:rPr>
          <w:t xml:space="preserve">In de groep die de PARADISE-aanpak ontvangt, worden op dat moment opnieuw metingen uitgevoerd</w:t>
        </w:r>
      </w:ins>
      <w:r w:rsidRPr="009D358F">
        <w:rPr>
          <w:lang w:val="nl-BE"/>
        </w:rPr>
        <w:t xml:space="preserve"> terwijl u uw schoenen draagt, zowel met als zonder de steunzolen. Op basis van deze metingen kan het schoeisel of de steunzolen indien nodig verder aangepast worden om de druk onder uw voeten zo goed mogelijk te verminderen.</w:t>
      </w:r>
      <w:ins w:id="90002" w:author="Claude" w:date="2026-10-08T17:39:40Z">
        <w:r>
          <w:rPr>
            <w:lang w:val="nl-BE"/>
          </w:rPr>
          <w:t xml:space="preserve"> In die groep worden deze metingen herhaald na 6, 12 en 18 maanden. In de andere groep wordt de druk nog één keer gemeten, na 6 maanden.</w:t>
        </w:r>
      </w:ins>
    </w:p>
    <w:p w14:paraId="119D1B6C" w14:textId="77777777" w:rsidR="009929B0" w:rsidRPr="009D358F" w:rsidRDefault="004C18EE">
      <w:pPr>
        <w:rPr>
          <w:lang w:val="nl-BE"/>
        </w:rPr>
      </w:pPr>
      <w:r w:rsidRPr="009D358F">
        <w:rPr>
          <w:lang w:val="nl-BE"/>
        </w:rPr>
        <w:t xml:space="preserve">Bij alle deelnemers wordt een </w:t>
      </w:r>
      <w:r w:rsidRPr="009D358F">
        <w:rPr>
          <w:b/>
          <w:lang w:val="nl-BE"/>
        </w:rPr>
        <w:t>kleine sensor</w:t>
      </w:r>
      <w:r w:rsidRPr="009D358F">
        <w:rPr>
          <w:lang w:val="nl-BE"/>
        </w:rPr>
        <w:t xml:space="preserve"> in de steunzool geplaatst (</w:t>
      </w:r>
      <w:r w:rsidRPr="009D358F">
        <w:rPr>
          <w:b/>
          <w:lang w:val="nl-BE"/>
        </w:rPr>
        <w:t>Figuur 3</w:t>
      </w:r>
      <w:r w:rsidRPr="009D358F">
        <w:rPr>
          <w:lang w:val="nl-BE"/>
        </w:rPr>
        <w:t>)</w:t>
      </w:r>
      <w:r w:rsidRPr="009D358F">
        <w:rPr>
          <w:lang w:val="nl-BE"/>
        </w:rPr>
        <w:t>. Deze sensor meet hoe vaak en hoe lang u uw schoeisel draagt. Op deze manier krijgen we een objectief beeld van het gebruik van het schoeisel in het dagelijks leven. De sensor werkt automatisch en vereist geen handelingen van uw kant.</w:t>
      </w:r>
    </w:p>
    <w:p w14:paraId="5331BFB9" w14:textId="77777777" w:rsidR="009929B0" w:rsidRDefault="004C18EE">
      <w:pPr>
        <w:spacing w:after="480"/>
      </w:pPr>
      <w:r>
        <w:rPr>
          <w:noProof/>
        </w:rPr>
        <w:lastRenderedPageBreak/>
        <w:drawing>
          <wp:inline distT="0" distB="0" distL="0" distR="0" wp14:anchorId="48218D31" wp14:editId="4A327AAD">
            <wp:extent cx="3960000" cy="28687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3960000" cy="2868748"/>
                    </a:xfrm>
                    <a:prstGeom prst="rect">
                      <a:avLst/>
                    </a:prstGeom>
                  </pic:spPr>
                </pic:pic>
              </a:graphicData>
            </a:graphic>
          </wp:inline>
        </w:drawing>
      </w:r>
      <w:r>
        <w:rPr>
          <w:noProof/>
        </w:rPr>
        <w:drawing>
          <wp:inline distT="0" distB="0" distL="0" distR="0" wp14:anchorId="0D990B94" wp14:editId="435DE03E">
            <wp:extent cx="3960000" cy="263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3960000" cy="2635200"/>
                    </a:xfrm>
                    <a:prstGeom prst="rect">
                      <a:avLst/>
                    </a:prstGeom>
                  </pic:spPr>
                </pic:pic>
              </a:graphicData>
            </a:graphic>
          </wp:inline>
        </w:drawing>
      </w:r>
      <w:r>
        <w:rPr>
          <w:noProof/>
        </w:rPr>
        <w:drawing>
          <wp:inline distT="0" distB="0" distL="0" distR="0" wp14:anchorId="03707C33" wp14:editId="0D59638F">
            <wp:extent cx="3960000" cy="19994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3960000" cy="1999449"/>
                    </a:xfrm>
                    <a:prstGeom prst="rect">
                      <a:avLst/>
                    </a:prstGeom>
                  </pic:spPr>
                </pic:pic>
              </a:graphicData>
            </a:graphic>
          </wp:inline>
        </w:drawing>
      </w:r>
    </w:p>
    <w:p w14:paraId="3694EC9B" w14:textId="77777777" w:rsidR="009929B0" w:rsidRPr="009D358F" w:rsidRDefault="004C18EE">
      <w:pPr>
        <w:rPr>
          <w:lang w:val="nl-BE"/>
        </w:rPr>
      </w:pPr>
      <w:r w:rsidRPr="009D358F">
        <w:rPr>
          <w:b/>
          <w:lang w:val="nl-BE"/>
        </w:rPr>
        <w:t>Figuur 1. Drukmeting in de schoen.</w:t>
      </w:r>
      <w:r w:rsidRPr="009D358F">
        <w:rPr>
          <w:lang w:val="nl-BE"/>
        </w:rPr>
      </w:r>
      <w:r w:rsidRPr="009D358F">
        <w:rPr>
          <w:lang w:val="nl-BE"/>
        </w:rPr>
        <w:tab/>
      </w:r>
      <w:r w:rsidRPr="009D358F">
        <w:rPr>
          <w:b/>
          <w:lang w:val="nl-BE"/>
        </w:rPr>
        <w:t>Figuur 2.</w:t>
      </w:r>
      <w:r w:rsidRPr="009D358F">
        <w:rPr>
          <w:lang w:val="nl-BE"/>
        </w:rPr>
        <w:t xml:space="preserve"> Steunzool</w:t>
      </w:r>
      <w:r w:rsidRPr="009D358F">
        <w:rPr>
          <w:lang w:val="nl-BE"/>
        </w:rPr>
        <w:tab/>
        <w:t xml:space="preserve">      </w:t>
      </w:r>
      <w:r w:rsidRPr="009D358F">
        <w:rPr>
          <w:b/>
          <w:lang w:val="nl-BE"/>
        </w:rPr>
        <w:t>Figuur 3</w:t>
      </w:r>
      <w:r w:rsidRPr="009D358F">
        <w:rPr>
          <w:lang w:val="nl-BE"/>
        </w:rPr>
        <w:t>. Op maat gemaakte steunzool</w:t>
      </w:r>
    </w:p>
    <w:p w14:paraId="6696D879" w14:textId="77777777" w:rsidR="009D358F" w:rsidRDefault="004C18EE">
      <w:pPr>
        <w:spacing w:after="240"/>
      </w:pPr>
      <w:r>
        <w:rPr>
          <w:noProof/>
        </w:rPr>
        <w:lastRenderedPageBreak/>
        <w:drawing>
          <wp:inline distT="0" distB="0" distL="0" distR="0" wp14:anchorId="394D0CD0" wp14:editId="5BF15350">
            <wp:extent cx="3960000" cy="2635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3960000" cy="2635200"/>
                    </a:xfrm>
                    <a:prstGeom prst="rect">
                      <a:avLst/>
                    </a:prstGeom>
                  </pic:spPr>
                </pic:pic>
              </a:graphicData>
            </a:graphic>
          </wp:inline>
        </w:drawing>
      </w:r>
    </w:p>
    <w:p w14:paraId="2DA91AC7" w14:textId="0A639571" w:rsidR="009D358F" w:rsidRPr="009D358F" w:rsidRDefault="009D358F">
      <w:pPr>
        <w:spacing w:after="240"/>
        <w:rPr>
          <w:lang w:val="nl-BE"/>
        </w:rPr>
      </w:pPr>
      <w:r w:rsidRPr="009D358F">
        <w:rPr>
          <w:b/>
          <w:lang w:val="nl-BE"/>
        </w:rPr>
        <w:t xml:space="preserve">Figuur </w:t>
      </w:r>
      <w:r>
        <w:rPr>
          <w:b/>
          <w:lang w:val="nl-BE"/>
        </w:rPr>
        <w:t>4</w:t>
      </w:r>
      <w:r w:rsidRPr="009D358F">
        <w:rPr>
          <w:lang w:val="nl-BE"/>
        </w:rPr>
        <w:t>. Activiteitsmonitoring</w:t>
      </w:r>
    </w:p>
    <w:p w14:paraId="32BC7A13" w14:textId="31A954A8" w:rsidR="009929B0" w:rsidRPr="009D358F" w:rsidRDefault="004C18EE" w:rsidP="009D358F">
      <w:pPr>
        <w:spacing w:after="240"/>
        <w:rPr>
          <w:lang w:val="nl-BE"/>
        </w:rPr>
      </w:pPr>
      <w:r w:rsidRPr="009D358F">
        <w:rPr>
          <w:lang w:val="nl-BE"/>
        </w:rPr>
        <w:t xml:space="preserve">Daarnaast zal u, </w:t>
      </w:r>
      <w:del w:id="90003" w:author="Claude" w:date="2026-10-08T17:39:40Z">
        <w:r w:rsidRPr="009D358F">
          <w:rPr>
            <w:lang w:val="nl-BE"/>
          </w:rPr>
          <w:delText xml:space="preserve">bij bepaalde meetmomenten</w:delText>
        </w:r>
      </w:del>
      <w:ins w:id="90004" w:author="Claude" w:date="2026-10-08T17:39:40Z">
        <w:r>
          <w:rPr>
            <w:lang w:val="nl-BE"/>
          </w:rPr>
          <w:t xml:space="preserve">bij de start van de studie</w:t>
        </w:r>
      </w:ins>
      <w:r w:rsidRPr="009D358F">
        <w:rPr>
          <w:lang w:val="nl-BE"/>
        </w:rPr>
        <w:t xml:space="preserve">, gedurende een periode van één week een </w:t>
      </w:r>
      <w:r w:rsidRPr="009D358F">
        <w:rPr>
          <w:b/>
          <w:lang w:val="nl-BE"/>
        </w:rPr>
        <w:t>activiteitstracker</w:t>
      </w:r>
      <w:r w:rsidRPr="009D358F">
        <w:rPr>
          <w:lang w:val="nl-BE"/>
        </w:rPr>
        <w:t xml:space="preserve"> (</w:t>
      </w:r>
      <w:r w:rsidRPr="009D358F">
        <w:rPr>
          <w:b/>
          <w:lang w:val="nl-BE"/>
        </w:rPr>
        <w:t xml:space="preserve">Figuur </w:t>
      </w:r>
      <w:r w:rsidR="009D358F">
        <w:rPr>
          <w:b/>
          <w:lang w:val="nl-BE"/>
        </w:rPr>
        <w:t>4</w:t>
      </w:r>
      <w:r w:rsidRPr="009D358F">
        <w:rPr>
          <w:lang w:val="nl-BE"/>
        </w:rPr>
        <w:t xml:space="preserve">) dragen ter hoogte van de heup of onderrug. Deze meet uw </w:t>
      </w:r>
      <w:r w:rsidRPr="009D358F">
        <w:rPr>
          <w:lang w:val="nl-BE"/>
        </w:rPr>
        <w:t xml:space="preserve">dagelijkse activiteit, zoals het aantal stappen dat u zet. Deze informatie helpt ons om beter te begrijpen hoeveel uw voeten belast worden tijdens uw dagelijkse activiteiten. U kan dit toestel boven of onder uw kledij dragen. </w:t>
      </w:r>
    </w:p>
    <w:p w14:paraId="03A3F04A" w14:textId="77777777" w:rsidR="009929B0" w:rsidRPr="009D358F" w:rsidRDefault="004C18EE">
      <w:pPr>
        <w:rPr>
          <w:lang w:val="nl-BE"/>
        </w:rPr>
      </w:pPr>
      <w:r w:rsidRPr="009D358F">
        <w:rPr>
          <w:lang w:val="nl-BE"/>
        </w:rPr>
        <w:t xml:space="preserve">Tijdens de studie zal u op regelmatige tijdstippen terugkomen voor opvolgbezoeken. Tijdens deze bezoeken worden uw voeten gecontroleerd, wordt nagegaan hoe goed u uw schoeisel draagt en worden de gegevens van de sensoren uitgelezen. </w:t>
      </w:r>
      <w:r w:rsidRPr="009D358F">
        <w:rPr>
          <w:lang w:val="nl-BE"/>
        </w:rPr>
        <w:t xml:space="preserve">We testen hoe goed je trillingen kunt voelen met een stemvork (128-Hz); (2) We controleren hoe gevoelig je huid is voor druk door zachtjes te drukken op zes punten van je voet met een dun, flexibel staafje; (3) We voelen of de slagaders bovenop je voet en bij je enkel goed kloppen ; (4) We bekijken of er afwijkingen aan de vorm van de voeten zijn aan de hand van een scoreblad; (5) We meten hoe ver de gewrichten van de grote teen en enkel kunnen bewegen met een meetinstrument. U zal ook gevraagd worden om </w:t>
      </w:r>
      <w:r w:rsidRPr="009D358F">
        <w:rPr>
          <w:lang w:val="nl-BE"/>
        </w:rPr>
        <w:t xml:space="preserve">vragenlijsten invullen over uw gezondheid, uw dagelijks functioneren en uw ervaringen met de behandeling. Indien u deelneemt aan de groep die de uitgebreide PARADISE-aanpak ontvangt, zullen deze opvolgbezoeken ook gebruikt worden om u bijkomende uitleg en begeleiding te geven over voetverzorging en het gebruik van uw schoeisel. Hierbij wordt samen met u gekeken naar eventuele moeilijkheden en wordt gezocht naar oplossingen die voor u haalbaar zijn. Tijdens de volledige studieperiode wordt bijzondere </w:t>
      </w:r>
      <w:r w:rsidRPr="009D358F">
        <w:rPr>
          <w:lang w:val="nl-BE"/>
        </w:rPr>
        <w:t xml:space="preserve">aandacht besteed aan het voorkomen van voetproblemen. Indien er zich toch klachten voordoen, zoals pijn, blaren of wondjes, is het belangrijk dat u dit onmiddellijk meldt aan de onderzoeker, zodat dit snel kan opgevolgd worden. Op het einde van de studie, </w:t>
      </w:r>
      <w:r w:rsidRPr="009D358F">
        <w:rPr>
          <w:b/>
          <w:lang w:val="nl-BE"/>
        </w:rPr>
        <w:t>na 18 maanden</w:t>
      </w:r>
      <w:r w:rsidRPr="009D358F">
        <w:rPr>
          <w:lang w:val="nl-BE"/>
        </w:rPr>
        <w:t>, worden de laatste metingen uitgevoerd en wordt uw deelname afgerond.</w:t>
      </w:r>
    </w:p>
    <w:p w14:paraId="43460200" w14:textId="77777777" w:rsidR="009929B0" w:rsidRPr="009D358F" w:rsidRDefault="004C18EE">
      <w:pPr>
        <w:rPr>
          <w:lang w:val="nl-BE"/>
        </w:rPr>
      </w:pPr>
      <w:r w:rsidRPr="009D358F">
        <w:rPr>
          <w:lang w:val="nl-BE"/>
        </w:rPr>
        <w:t xml:space="preserve">Naast deze metingen en opvolging voeren we ook een </w:t>
      </w:r>
      <w:r w:rsidRPr="009D358F">
        <w:rPr>
          <w:b/>
          <w:lang w:val="nl-BE"/>
        </w:rPr>
        <w:t xml:space="preserve">procesevaluatie </w:t>
      </w:r>
      <w:r w:rsidRPr="009D358F">
        <w:rPr>
          <w:lang w:val="nl-BE"/>
        </w:rPr>
        <w:t>uit. Dit betekent dat we willen nagaan hoe de behandeling in de praktijk verloopt en hoe u deze ervaart. Daarom kan het zijn dat we u op een bepaald moment vragen om deel te nemen aan een kort gesprek of interview over uw ervaringen met de behandeling en het gebruik van uw schoeisel. Dit helpt ons om de zorg in de toekomst verder te verbeteren. Uw deelname aan dit onderdeel is volledig vrijwillig en u kan dit weigeren zonder gevolgen voor uw verdere deelname aan de studie. In sommige gevallen kunnen ook (de</w:t>
      </w:r>
      <w:r w:rsidRPr="009D358F">
        <w:rPr>
          <w:lang w:val="nl-BE"/>
        </w:rPr>
        <w:t>len van) begeleidingsmomenten worden geobserveerd of opgenomen, enkel indien u hiervoor vooraf toestemming geeft.</w:t>
      </w:r>
    </w:p>
    <w:p w14:paraId="6FC79FE6" w14:textId="77777777" w:rsidR="009929B0" w:rsidRPr="009D358F" w:rsidRDefault="004C18EE">
      <w:pPr>
        <w:rPr>
          <w:lang w:val="nl-BE"/>
        </w:rPr>
      </w:pPr>
      <w:r w:rsidRPr="009D358F">
        <w:rPr>
          <w:lang w:val="nl-BE"/>
        </w:rPr>
        <w:t>Hieronder kan u een globaal overzicht terugvinden van het verloop van de studie en de verschillende contactmomenten en onderzoeken die zullen gebeuren (</w:t>
      </w:r>
      <w:r w:rsidRPr="009D358F">
        <w:rPr>
          <w:b/>
          <w:lang w:val="nl-BE"/>
        </w:rPr>
        <w:t>Figuur 5</w:t>
      </w:r>
      <w:r w:rsidRPr="009D358F">
        <w:rPr>
          <w:lang w:val="nl-BE"/>
        </w:rPr>
        <w:t xml:space="preserve">). </w:t>
      </w:r>
    </w:p>
    <w:p w14:paraId="584E3BF4" w14:textId="77777777" w:rsidR="009929B0" w:rsidRDefault="004C18EE">
      <w:pPr>
        <w:spacing w:after="240"/>
      </w:pPr>
      <w:r>
        <w:rPr>
          <w:noProof/>
        </w:rPr>
        <w:lastRenderedPageBreak/>
        <w:drawing>
          <wp:inline distT="0" distB="0" distL="0" distR="0" wp14:anchorId="54161667" wp14:editId="6E664E4C">
            <wp:extent cx="3960000" cy="32415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3960000" cy="3241519"/>
                    </a:xfrm>
                    <a:prstGeom prst="rect">
                      <a:avLst/>
                    </a:prstGeom>
                  </pic:spPr>
                </pic:pic>
              </a:graphicData>
            </a:graphic>
          </wp:inline>
        </w:drawing>
      </w:r>
    </w:p>
    <w:p w14:paraId="4C5EF427" w14:textId="77777777" w:rsidR="009929B0" w:rsidRPr="009D358F" w:rsidRDefault="004C18EE">
      <w:pPr>
        <w:spacing w:after="240"/>
        <w:rPr>
          <w:lang w:val="nl-BE"/>
        </w:rPr>
      </w:pPr>
      <w:r w:rsidRPr="009D358F">
        <w:rPr>
          <w:b/>
          <w:lang w:val="nl-BE"/>
        </w:rPr>
        <w:t>Figuur 5.</w:t>
      </w:r>
      <w:r w:rsidRPr="009D358F">
        <w:rPr>
          <w:lang w:val="nl-BE"/>
        </w:rPr>
        <w:t xml:space="preserve"> Overzicht van contactmomenten en metingen per studiegroep over 18 maanden.</w:t>
      </w:r>
    </w:p>
    <w:p w14:paraId="71C96750" w14:textId="77777777" w:rsidR="009929B0" w:rsidRPr="009D358F" w:rsidRDefault="004C18EE">
      <w:pPr>
        <w:pStyle w:val="Kop3"/>
        <w:rPr>
          <w:lang w:val="nl-BE"/>
        </w:rPr>
      </w:pPr>
      <w:r w:rsidRPr="009D358F">
        <w:rPr>
          <w:lang w:val="nl-BE"/>
        </w:rPr>
        <w:t>8. Wat zijn uw rechten bij deelname aan deze studie?</w:t>
      </w:r>
    </w:p>
    <w:p w14:paraId="568D5E86" w14:textId="77777777" w:rsidR="009929B0" w:rsidRPr="009D358F" w:rsidRDefault="004C18EE">
      <w:pPr>
        <w:rPr>
          <w:lang w:val="nl-BE"/>
        </w:rPr>
      </w:pPr>
      <w:r w:rsidRPr="009D358F">
        <w:rPr>
          <w:lang w:val="nl-BE"/>
        </w:rPr>
        <w:t>De deelname aan deze studie is volledig vrijwillig. E</w:t>
      </w:r>
      <w:r w:rsidRPr="009D358F">
        <w:rPr>
          <w:lang w:val="nl-BE"/>
        </w:rPr>
        <w:t xml:space="preserve">r kan op geen enkele manier sprake zijn van dwang. U kunt weigeren om deel te nemen aan de studie en u kunt zich op elk ogenblik terugtrekken uit de studie zonder dat u hiervoor een reden moet opgeven en zonder dat dit op enige wijze een invloed zal hebben op uw behandeling of de verdere relatie met de onderzoeker of uw behandelend team. Dit zal ook geen negatieve invloed hebben op de kwaliteit van de zorgen en uw verdere opvolging. </w:t>
      </w:r>
    </w:p>
    <w:p w14:paraId="08701B44" w14:textId="77777777" w:rsidR="009929B0" w:rsidRPr="009D358F" w:rsidRDefault="004C18EE">
      <w:pPr>
        <w:rPr>
          <w:lang w:val="nl-BE"/>
        </w:rPr>
      </w:pPr>
      <w:r w:rsidRPr="009D358F">
        <w:rPr>
          <w:lang w:val="nl-BE"/>
        </w:rPr>
        <w:t>Uw deelname aan deze studie zal beëindigd worden als de onderzoeker meent dat dit in uw belang is. U kan ook voortijdig uit de studie teruggetrokken worden door de onderzoeker als u de in deze informatiebrief beschreven procedures niet goed opvolgt of u de beschreven items niet respecteert.</w:t>
      </w:r>
    </w:p>
    <w:p w14:paraId="4FD2B859" w14:textId="77777777" w:rsidR="009929B0" w:rsidRPr="009D358F" w:rsidRDefault="004C18EE">
      <w:pPr>
        <w:rPr>
          <w:lang w:val="nl-BE"/>
        </w:rPr>
      </w:pPr>
      <w:r w:rsidRPr="009D358F">
        <w:rPr>
          <w:lang w:val="nl-BE"/>
        </w:rPr>
        <w:t xml:space="preserve">Indien u uit de studie gehaald wordt, zullen de reeds verzamelde gegevens in de databank blijven voor analyse, maar er zal geen nieuwe data toegevoegd worden. </w:t>
      </w:r>
    </w:p>
    <w:p w14:paraId="61F71475" w14:textId="77777777" w:rsidR="009929B0" w:rsidRPr="009D358F" w:rsidRDefault="004C18EE">
      <w:pPr>
        <w:rPr>
          <w:lang w:val="nl-BE"/>
        </w:rPr>
      </w:pPr>
      <w:r w:rsidRPr="009D358F">
        <w:rPr>
          <w:lang w:val="nl-BE"/>
        </w:rPr>
        <w:t>Deze studie werd vooraf goedgekeurd door</w:t>
      </w:r>
      <w:r w:rsidRPr="009D358F">
        <w:rPr>
          <w:lang w:val="nl-BE"/>
        </w:rPr>
        <w:t xml:space="preserve"> de ethische commissie onderzoek UZ/KU Leuven alsook door de lokale ethische commissie van uw ziekenhuis. De studie wordt uitgevoerd volgens de richtlijnen voor de goede klinische praktijk (ICH/GCP) en de verklaring van Helsinki opgesteld ter bescherming van mensen deelnemend aan klinische studies. In geen geval dient u de goedkeuring door de Commissie voor Medische Ethiek te beschouwen als een aanzet tot deelname aan deze studie.</w:t>
      </w:r>
    </w:p>
    <w:p w14:paraId="5ED8BC72" w14:textId="77777777" w:rsidR="009929B0" w:rsidRPr="009D358F" w:rsidRDefault="004C18EE">
      <w:pPr>
        <w:rPr>
          <w:lang w:val="nl-BE"/>
        </w:rPr>
      </w:pPr>
      <w:r w:rsidRPr="009D358F">
        <w:rPr>
          <w:b/>
          <w:u w:val="single"/>
          <w:lang w:val="nl-BE"/>
        </w:rPr>
        <w:t>8.1. Vertrouwelijkheid</w:t>
      </w:r>
    </w:p>
    <w:p w14:paraId="3BC2497D" w14:textId="77777777" w:rsidR="009929B0" w:rsidRPr="009D358F" w:rsidRDefault="004C18EE">
      <w:pPr>
        <w:rPr>
          <w:lang w:val="nl-BE"/>
        </w:rPr>
      </w:pPr>
      <w:r w:rsidRPr="009D358F">
        <w:rPr>
          <w:lang w:val="nl-BE"/>
        </w:rPr>
        <w:t>Uw deelname aan de studie betekent dat u ermee akkoord gaat dat de onderzoeker gegevens over u verzamelt en dat de opdrachtgever van de studie die gebruikt voor onderzoek en in het kader van wetenschappelijke en medische publicaties.</w:t>
      </w:r>
    </w:p>
    <w:p w14:paraId="278A25B7" w14:textId="77777777" w:rsidR="009929B0" w:rsidRPr="009D358F" w:rsidRDefault="004C18EE">
      <w:pPr>
        <w:rPr>
          <w:lang w:val="nl-BE"/>
        </w:rPr>
      </w:pPr>
      <w:r w:rsidRPr="009D358F">
        <w:rPr>
          <w:lang w:val="nl-BE"/>
        </w:rPr>
        <w:t>In overeenstemming met Algemene Verordening Gegevensbescherming (of GDPR) (EU) 2016/679 van 27 april 2016 (die vanaf 25 mei 2018 in voege is) en de Belgische wet van 30 juli 2018, betreffende de rechten van de patiënt en de betreffende de bescherming van natuurlijke personen in verband met de verwerking van persoonsgegevens en betreffende het vrije verkeer van die gegevens, zal uw persoonlijke levenssfeer worden gerespecteerd. Elk onjuist gegeven kan op uw verzoek verbeterd worden.</w:t>
      </w:r>
    </w:p>
    <w:p w14:paraId="79D5A722" w14:textId="77777777" w:rsidR="009929B0" w:rsidRPr="009D358F" w:rsidRDefault="004C18EE">
      <w:pPr>
        <w:rPr>
          <w:lang w:val="nl-BE"/>
        </w:rPr>
      </w:pPr>
      <w:r w:rsidRPr="009D358F">
        <w:rPr>
          <w:lang w:val="nl-BE"/>
        </w:rPr>
        <w:lastRenderedPageBreak/>
        <w:t>Uw toestemming om deel te nemen aan de studie betekent dat we gegevens van u verwerken voor het doel van de klinische studie. De rechtsgrond op basis van de PRET-vragenlijst is algemeen belang (art. 6, 1, e GDPR)/wetenschappelijk onderzoek (art. 9, 2, (j) GDPR).</w:t>
      </w:r>
    </w:p>
    <w:p w14:paraId="1479B266" w14:textId="77777777" w:rsidR="009929B0" w:rsidRPr="009D358F" w:rsidRDefault="004C18EE">
      <w:pPr>
        <w:rPr>
          <w:lang w:val="nl-BE"/>
        </w:rPr>
      </w:pPr>
      <w:r w:rsidRPr="009D358F">
        <w:rPr>
          <w:lang w:val="nl-BE"/>
        </w:rPr>
        <w:t>U hebt het recht om aan de onderzoeker te vragen welke gegevens hij/zij over u heeft verzameld en waarvoor ze gebruikt worden in het kader van de studie. Deze gegevens hebben betrekking op uw huidige klinische situatie maar ook op uw medische voorgeschiedenis en op de resultaten van onderzoeken die werden uitgevoerd voor de behandeling van uw gezondheid volgens de geldende zorgstandaard. U hebt het recht om deze gegevens in te kijken en om verbeteringen te laten aanbrengen indien ze foutief zouden zijn.</w:t>
      </w:r>
    </w:p>
    <w:p w14:paraId="1BBDAE07" w14:textId="77777777" w:rsidR="009929B0" w:rsidRPr="009D358F" w:rsidRDefault="004C18EE">
      <w:pPr>
        <w:rPr>
          <w:lang w:val="nl-BE"/>
        </w:rPr>
      </w:pPr>
      <w:r w:rsidRPr="009D358F">
        <w:rPr>
          <w:lang w:val="nl-BE"/>
        </w:rPr>
        <w:t xml:space="preserve">De onderzoeker is verplicht om deze verzamelde gegevens vertrouwelijk te behandelen. Alle informatie die tijdens deze studie verzameld wordt zal </w:t>
      </w:r>
      <w:r w:rsidRPr="009D358F">
        <w:rPr>
          <w:u w:val="single"/>
          <w:lang w:val="nl-BE"/>
        </w:rPr>
        <w:t>gepseudonimiseerd</w:t>
      </w:r>
      <w:r w:rsidRPr="009D358F">
        <w:rPr>
          <w:lang w:val="nl-BE"/>
        </w:rPr>
        <w:t xml:space="preserve"> worden (hierbij kan men uw gegevens nog terugkoppelen naar uw persoonlijk dossier). In het geval van pseudonimisering zal de sleutel tot deze codes enkel toegankelijk zijn voor de onderzoekende en behandelende arts of de door hem/haar aangestelde vervanger. Enkel de gepseudonimiseerde</w:t>
      </w:r>
      <w:r w:rsidRPr="009D358F">
        <w:rPr>
          <w:lang w:val="nl-BE"/>
        </w:rPr>
        <w:t xml:space="preserve"> gegevens zullen gebruikt worden in alle documentatie, rapporten of publicaties (in medische tijdschriften of congressen) over de studie. Dit betekent dat onderzoeker zich ertoe verbindt om uw naam nooit bekend te maken bv in het kader van een publicatie of een conferentie. Vertrouwelijkheid van uw gegevens wordt dus steeds gegarandeerd. Zowel persoonlijke gegevens als gegevens over uw gezondheid zullen verwerkt en bewaard worden gedurende minstens 20 jaar. </w:t>
      </w:r>
    </w:p>
    <w:p w14:paraId="56C9F425" w14:textId="77777777" w:rsidR="009929B0" w:rsidRPr="009D358F" w:rsidRDefault="004C18EE">
      <w:pPr>
        <w:rPr>
          <w:lang w:val="nl-BE"/>
        </w:rPr>
      </w:pPr>
      <w:r w:rsidRPr="009D358F">
        <w:rPr>
          <w:lang w:val="nl-BE"/>
        </w:rPr>
        <w:t>De lokale hoofdonderzoeker van uw diabetesvoetkliniek zal instaan voor de gegevensbescherming. Enkel de gepseudonimiseerde gegevens zullen doorgestuurd worden naar de hoofonderzoeker van de studie, Prof. Dr. Kevin Deschamps (KU Leuven). Zijn onderzoeksteam zal toegang krijgen tot deze gegevens</w:t>
      </w:r>
      <w:r w:rsidRPr="009D358F">
        <w:rPr>
          <w:lang w:val="nl-BE"/>
        </w:rPr>
        <w:t>. In het kader van de gegevensbescherming zullen de gegevens verwerkt worden door personen behorend tot het onderzoeksteam en aangeduid door en onder de verantwoordelijkheid van de hoofdonderzoeker, inclusief medewerkers met een niet gezondheidszorgberoep.</w:t>
      </w:r>
    </w:p>
    <w:p w14:paraId="1CA812B9" w14:textId="77777777" w:rsidR="009929B0" w:rsidRPr="009D358F" w:rsidRDefault="004C18EE">
      <w:pPr>
        <w:rPr>
          <w:lang w:val="nl-BE"/>
        </w:rPr>
      </w:pPr>
      <w:r w:rsidRPr="009D358F">
        <w:rPr>
          <w:lang w:val="nl-BE"/>
        </w:rPr>
        <w:t>De (gecodeerde) onderzoeksgegevens kunnen doorgegeven worden aan Belgische of andere regelgevende instanties, aan de betrokken ethische comités, aan andere artsen en/of instellingen die samenwerken met de opdrachtgever.</w:t>
      </w:r>
    </w:p>
    <w:p w14:paraId="76E31088" w14:textId="77777777" w:rsidR="009929B0" w:rsidRPr="009D358F" w:rsidRDefault="004C18EE">
      <w:pPr>
        <w:rPr>
          <w:lang w:val="nl-BE"/>
        </w:rPr>
      </w:pPr>
      <w:r w:rsidRPr="009D358F">
        <w:rPr>
          <w:lang w:val="nl-BE"/>
        </w:rPr>
        <w:t xml:space="preserve">Ze kunnen ook doorgegeven worden </w:t>
      </w:r>
      <w:r w:rsidRPr="009D358F">
        <w:rPr>
          <w:lang w:val="nl-BE"/>
        </w:rPr>
        <w:t xml:space="preserve">aan andere sites van de opdrachtgever in België en in andere landen waar de normen inzake de bescherming van persoonsgegevens verschillend of minder strikt kunnen zijn. Dit gebeurt dan steeds in gecodeerde vorm zoals hierboven uitgelegd. </w:t>
      </w:r>
    </w:p>
    <w:p w14:paraId="7FFE1CA0" w14:textId="77777777" w:rsidR="009929B0" w:rsidRPr="009D358F" w:rsidRDefault="004C18EE">
      <w:pPr>
        <w:rPr>
          <w:lang w:val="nl-BE"/>
        </w:rPr>
      </w:pPr>
      <w:r w:rsidRPr="009D358F">
        <w:rPr>
          <w:lang w:val="nl-BE"/>
        </w:rPr>
        <w:t>Uw</w:t>
      </w:r>
      <w:r w:rsidRPr="009D358F">
        <w:rPr>
          <w:lang w:val="nl-BE"/>
        </w:rPr>
        <w:t xml:space="preserve"> toestemming om aan deze studie deel te nemen betekent dus ook dat u akkoord gaat dat uw gecodeerde medische gegevens gebruikt worden voor doeleinden die in dit informatieformulier beschreven staan en dat ze overgedragen worden aan bovenvermelde personen en/of instellingen.</w:t>
      </w:r>
    </w:p>
    <w:p w14:paraId="529D23A1" w14:textId="77777777" w:rsidR="009929B0" w:rsidRPr="009D358F" w:rsidRDefault="004C18EE">
      <w:pPr>
        <w:rPr>
          <w:lang w:val="nl-BE"/>
        </w:rPr>
      </w:pPr>
      <w:r w:rsidRPr="009D358F">
        <w:rPr>
          <w:lang w:val="nl-BE"/>
        </w:rPr>
        <w:t>Indien u uw toestemming tot deelname aan de studie intrekt, zullen de gecodeerde gegevens die al verzameld waren voor uw terugtrekking, bewaard worden. Hierdoor wordt de geldigheid van de studie gegarandeerd. Er zal geen enkel nieuw gegeven aan de opdrachtgever worden doorgegeven.</w:t>
      </w:r>
    </w:p>
    <w:p w14:paraId="716CBAEA" w14:textId="77777777" w:rsidR="009929B0" w:rsidRPr="009D358F" w:rsidRDefault="004C18EE">
      <w:pPr>
        <w:rPr>
          <w:lang w:val="nl-BE"/>
        </w:rPr>
      </w:pPr>
      <w:r w:rsidRPr="009D358F">
        <w:rPr>
          <w:lang w:val="nl-BE"/>
        </w:rPr>
        <w:t xml:space="preserve">Indien u vragen hebt over hoe wij de gegevens gebruiken of indien u uw recht op inzage, correctie, eventueel stopzetting van de verdere verwerking wilt uitoefenen, dan kan u hiervoor steeds terecht bij de onderzoeker op volgend contactadres: stijn.rosseel@kuleuven.be. Indien u naderhand nog bijzondere aandachtspunten heeft of klacht wenst neer te leggen, kan u terecht bij de Data Protection Officer (DPO). Hier kan u desgewenst meer informatie verschaffen over de bescherming van uw persoonsgegevens. </w:t>
      </w:r>
      <w:r w:rsidRPr="009D358F">
        <w:rPr>
          <w:lang w:val="nl-BE"/>
        </w:rPr>
        <w:t xml:space="preserve">De contactgegevens van deze laatste zijn als volgt: DPO - UZ Leuven, Herestraat 49, 3000 Leuven, e-mail </w:t>
      </w:r>
      <w:hyperlink r:id="rId21">
        <w:r w:rsidRPr="009D358F">
          <w:rPr>
            <w:color w:val="1D8DB0"/>
            <w:u w:val="single"/>
            <w:lang w:val="nl-BE"/>
          </w:rPr>
          <w:t>dpo@uzleuven.be</w:t>
        </w:r>
      </w:hyperlink>
      <w:r w:rsidRPr="009D358F">
        <w:rPr>
          <w:lang w:val="nl-BE"/>
        </w:rPr>
        <w:t>.</w:t>
      </w:r>
    </w:p>
    <w:p w14:paraId="734BA4A2" w14:textId="77777777" w:rsidR="009929B0" w:rsidRPr="009D358F" w:rsidRDefault="004C18EE">
      <w:pPr>
        <w:rPr>
          <w:lang w:val="nl-BE"/>
        </w:rPr>
      </w:pPr>
      <w:r w:rsidRPr="009D358F">
        <w:rPr>
          <w:lang w:val="nl-BE"/>
        </w:rPr>
        <w:t xml:space="preserve">Vertegenwoordigers van de opdrachtgever, auditoren, de Commissie voor Medische Ethiek en de bevoegde overheden, allen gebonden door het beroepsgeheim, hebben rechtstreeks toegang tot uw medische dossiers om de procedures van de studie en/of de gegevens te controleren, zonder de vertrouwelijkheid te schenden. Dit kan enkel binnen de grenzen die door de betreffende wetten zijn toegestaan. Door het toestemmingsformulier, na voorafgaande uitleg, te ondertekenen, stemt u in met deze toegang. </w:t>
      </w:r>
      <w:r w:rsidRPr="009D358F">
        <w:rPr>
          <w:lang w:val="nl-BE"/>
        </w:rPr>
        <w:t>Tot slot, indien u een klacht heeft over de verwerking van uw gegevens, kunt u contact opnemen met de Belgische toezichthoudende instantie die toeziet op de naleving van de grondbeginselen van de bescherming van persoonsgegevens:</w:t>
      </w:r>
    </w:p>
    <w:p w14:paraId="37F7BDFC" w14:textId="77777777" w:rsidR="009929B0" w:rsidRPr="009D358F" w:rsidRDefault="004C18EE">
      <w:pPr>
        <w:rPr>
          <w:lang w:val="nl-BE"/>
        </w:rPr>
      </w:pPr>
      <w:r w:rsidRPr="009D358F">
        <w:rPr>
          <w:lang w:val="nl-BE"/>
        </w:rPr>
        <w:lastRenderedPageBreak/>
        <w:t xml:space="preserve">De Belgische toezichthoudende instantie heet: </w:t>
      </w:r>
    </w:p>
    <w:p w14:paraId="36402C03" w14:textId="77777777" w:rsidR="009929B0" w:rsidRPr="009D358F" w:rsidRDefault="004C18EE">
      <w:pPr>
        <w:rPr>
          <w:lang w:val="nl-BE"/>
        </w:rPr>
      </w:pPr>
      <w:r w:rsidRPr="009D358F">
        <w:rPr>
          <w:lang w:val="nl-BE"/>
        </w:rPr>
        <w:t>Gegevensbeschermingsautoriteit (GBA)</w:t>
      </w:r>
    </w:p>
    <w:p w14:paraId="56E54329" w14:textId="77777777" w:rsidR="009929B0" w:rsidRPr="009D358F" w:rsidRDefault="004C18EE">
      <w:pPr>
        <w:rPr>
          <w:lang w:val="nl-BE"/>
        </w:rPr>
      </w:pPr>
      <w:r w:rsidRPr="009D358F">
        <w:rPr>
          <w:lang w:val="nl-BE"/>
        </w:rPr>
        <w:t>Drukpersstraat 35,</w:t>
      </w:r>
    </w:p>
    <w:p w14:paraId="344E4E18" w14:textId="77777777" w:rsidR="009929B0" w:rsidRPr="009D358F" w:rsidRDefault="004C18EE">
      <w:pPr>
        <w:rPr>
          <w:lang w:val="nl-BE"/>
        </w:rPr>
      </w:pPr>
      <w:r w:rsidRPr="009D358F">
        <w:rPr>
          <w:lang w:val="nl-BE"/>
        </w:rPr>
        <w:t>1000 Brussel</w:t>
      </w:r>
    </w:p>
    <w:p w14:paraId="3B16AC29" w14:textId="77777777" w:rsidR="009929B0" w:rsidRPr="009D358F" w:rsidRDefault="004C18EE">
      <w:pPr>
        <w:rPr>
          <w:lang w:val="nl-BE"/>
        </w:rPr>
      </w:pPr>
      <w:r w:rsidRPr="009D358F">
        <w:rPr>
          <w:lang w:val="nl-BE"/>
        </w:rPr>
        <w:t>Tel. +32 2 274 48 00</w:t>
      </w:r>
    </w:p>
    <w:p w14:paraId="6FD778A2" w14:textId="77777777" w:rsidR="009929B0" w:rsidRDefault="004C18EE">
      <w:r>
        <w:t>e-mail: contact(at)apd-gba.be</w:t>
      </w:r>
    </w:p>
    <w:p w14:paraId="383BD397" w14:textId="77777777" w:rsidR="009929B0" w:rsidRPr="009D358F" w:rsidRDefault="004C18EE">
      <w:pPr>
        <w:spacing w:after="240"/>
        <w:rPr>
          <w:lang w:val="nl-BE"/>
        </w:rPr>
      </w:pPr>
      <w:r w:rsidRPr="009D358F">
        <w:rPr>
          <w:lang w:val="nl-BE"/>
        </w:rPr>
        <w:t xml:space="preserve">Website: </w:t>
      </w:r>
      <w:hyperlink r:id="rId22">
        <w:r w:rsidRPr="009D358F">
          <w:rPr>
            <w:color w:val="1D8DB0"/>
            <w:u w:val="single"/>
            <w:lang w:val="nl-BE"/>
          </w:rPr>
          <w:t>www.gegevensbeschermingsautoriteit.be</w:t>
        </w:r>
      </w:hyperlink>
      <w:r w:rsidRPr="009D358F">
        <w:rPr>
          <w:lang w:val="nl-BE"/>
        </w:rPr>
        <w:t xml:space="preserve"> </w:t>
      </w:r>
    </w:p>
    <w:p w14:paraId="6A3121B1" w14:textId="77777777" w:rsidR="009929B0" w:rsidRPr="009D358F" w:rsidRDefault="004C18EE">
      <w:pPr>
        <w:spacing w:after="240"/>
        <w:rPr>
          <w:lang w:val="nl-BE"/>
        </w:rPr>
      </w:pPr>
      <w:r w:rsidRPr="009D358F">
        <w:rPr>
          <w:b/>
          <w:u w:val="single"/>
          <w:lang w:val="nl-BE"/>
        </w:rPr>
        <w:t>8.2. Verzekering</w:t>
      </w:r>
    </w:p>
    <w:p w14:paraId="79E67B55" w14:textId="77777777" w:rsidR="009929B0" w:rsidRPr="009D358F" w:rsidRDefault="004C18EE">
      <w:pPr>
        <w:spacing w:after="240"/>
        <w:rPr>
          <w:lang w:val="nl-BE"/>
        </w:rPr>
      </w:pPr>
      <w:r w:rsidRPr="009D358F">
        <w:rPr>
          <w:lang w:val="nl-BE"/>
        </w:rPr>
        <w:t>Conform de Belgische wet van 7 mei 2004 inzake experimenten op de menselijke persoon, is de opdrachtgever zelfs foutloos, aansprakelijk voor alle schade die de deelnemer of zijn rechthebbenden opliepen en die rechtstreeks dan wel onrechtstreeks verband vertoont met het experiment. De opdrachtgever van deze studie, KU Leuven, heeft een verzekering afgesloten die deze aansprakelijkheid dekt. Indien U schade zou oplopen ten gevolge van deelname aan deze studie zal die schade bijgevolg worden vergoed conform de</w:t>
      </w:r>
      <w:r w:rsidRPr="009D358F">
        <w:rPr>
          <w:lang w:val="nl-BE"/>
        </w:rPr>
        <w:t xml:space="preserve"> Belgische wet van 7 mei 2004. Als deelnemer aan deze studie bent U gedekt door de verzekeringspolis die de KU Leuven heeft afgesloten bij de verzekeringsmakelaar Amlin Europe NV met adres Koning Albert II Laan 9, 1210 Sint-Joost-ten-Node onder polis nummer 299.053.710. U kunt een kopie van deze verzekeringspolis en de voorwaarden ervan bij uw onderzoeker verkrijgen. Indien er zich in de loop van het onderzoek echter problemen voordoen als gevolg van uw deelname aan de studie, kan er dus beroep worden gedaa</w:t>
      </w:r>
      <w:r w:rsidRPr="009D358F">
        <w:rPr>
          <w:lang w:val="nl-BE"/>
        </w:rPr>
        <w:t>n op de boven vernoemde afgesloten verzekering, voor alle schade die rechtstreeks of onrechtstreeks verband houden met de studie. Bij eventuele problemen wordt u dan ook verzocht om zo snel mogelijk contact op te nemen met de onderzoeker.</w:t>
      </w:r>
    </w:p>
    <w:p w14:paraId="1A166BA2" w14:textId="77777777" w:rsidR="009929B0" w:rsidRPr="009D358F" w:rsidRDefault="004C18EE">
      <w:pPr>
        <w:pStyle w:val="Kop3"/>
        <w:spacing w:after="240"/>
        <w:rPr>
          <w:lang w:val="nl-BE"/>
        </w:rPr>
      </w:pPr>
      <w:r w:rsidRPr="009D358F">
        <w:rPr>
          <w:u w:val="single"/>
          <w:lang w:val="nl-BE"/>
        </w:rPr>
        <w:t>9. Wat zijn de risico’s en verwachte voordelen bij deelname aan deze studie?</w:t>
      </w:r>
    </w:p>
    <w:p w14:paraId="692BF426" w14:textId="77777777" w:rsidR="009929B0" w:rsidRPr="009D358F" w:rsidRDefault="004C18EE">
      <w:pPr>
        <w:rPr>
          <w:lang w:val="nl-BE"/>
        </w:rPr>
      </w:pPr>
      <w:r w:rsidRPr="009D358F">
        <w:rPr>
          <w:lang w:val="nl-BE"/>
        </w:rPr>
        <w:t>De risico’s verbonden aan deze studie zijn beperkt. De meeste procedures komen overeen met de standaardzorg die u normaal gezien ook zou krijgen. Toch kunnen er lichte ongemakken optreden, zoals vermoeidheid door het uitvoeren van testen of lichte huidirritatie door het dragen van steunzolen of sensoren. In zeldzame gevallen kunnen blaren of kleine wondjes ontstaan.</w:t>
      </w:r>
    </w:p>
    <w:p w14:paraId="56424EE3" w14:textId="77777777" w:rsidR="009929B0" w:rsidRPr="009D358F" w:rsidRDefault="004C18EE">
      <w:pPr>
        <w:rPr>
          <w:lang w:val="nl-BE"/>
        </w:rPr>
      </w:pPr>
      <w:r w:rsidRPr="009D358F">
        <w:rPr>
          <w:lang w:val="nl-BE"/>
        </w:rPr>
        <w:t>Aangezien u diabetes heeft, is het belangrijk om extra aandacht te besteden aan de gezondheid van uw voeten. Daarom vragen wij u om eventuele klachten onmiddellijk te melden, ongeacht of u denkt dat deze verband houden met de studie.</w:t>
      </w:r>
    </w:p>
    <w:p w14:paraId="48D948AF" w14:textId="77777777" w:rsidR="009929B0" w:rsidRPr="009D358F" w:rsidRDefault="004C18EE">
      <w:pPr>
        <w:rPr>
          <w:lang w:val="nl-BE"/>
        </w:rPr>
      </w:pPr>
      <w:r w:rsidRPr="009D358F">
        <w:rPr>
          <w:lang w:val="nl-BE"/>
        </w:rPr>
        <w:t>Uw deelname aan deze studie kan een direct voordeel opleveren doordat u nauwgezet wordt opgevolgd en aangepaste steunzolen krijgt. Indien u deelneemt aan de uitgebreide (PARADISE) aanpak, kan u bovendien extra begeleiding krijgen die u helpt om uw voeten beter te beschermen. Daarnaast draagt u met uw deelname bij aan wetenschappelijk onderzoek dat in de toekomst andere patiënten kan helpen.</w:t>
      </w:r>
    </w:p>
    <w:p w14:paraId="52C642D5" w14:textId="77777777" w:rsidR="009929B0" w:rsidRPr="009D358F" w:rsidRDefault="004C18EE">
      <w:pPr>
        <w:rPr>
          <w:lang w:val="nl-BE"/>
        </w:rPr>
      </w:pPr>
      <w:r w:rsidRPr="009D358F">
        <w:rPr>
          <w:lang w:val="nl-BE"/>
        </w:rPr>
        <w:t xml:space="preserve">Ook is het mogelijk dat zich andere risico's en ongemakken voordoen die op dit moment nog onbekend zijn. Het is daarom van groot belang om elke nieuwe gezondheidsklacht zo snel mogelijk aan de onderzoeker te melden, ongeacht of de klacht volgens u te maken heeft met de studie of niet. </w:t>
      </w:r>
    </w:p>
    <w:p w14:paraId="1AFEB661" w14:textId="77777777" w:rsidR="009929B0" w:rsidRPr="009D358F" w:rsidRDefault="004C18EE">
      <w:pPr>
        <w:spacing w:after="240"/>
        <w:rPr>
          <w:lang w:val="nl-BE"/>
        </w:rPr>
      </w:pPr>
      <w:r w:rsidRPr="009D358F">
        <w:rPr>
          <w:lang w:val="nl-BE"/>
        </w:rPr>
        <w:t>U hebt het recht op elk ogenblik vragen te stellen over de mogelijke en/of gekende risico’s van deze studie. Als er in het verloop van de studie gegevens aan het licht komen die een invloed zouden kunnen hebben op uw bereidheid om te blijven deelnemen aan deze studie, zult u daarvan op de hoogte worden gebracht. Mocht u door uw deelname aan de studie toch enig nadeel ondervinden, zal u een gepaste behandeling krijgen.</w:t>
      </w:r>
    </w:p>
    <w:p w14:paraId="38A76847" w14:textId="77777777" w:rsidR="009929B0" w:rsidRPr="009D358F" w:rsidRDefault="004C18EE">
      <w:pPr>
        <w:spacing w:after="240"/>
        <w:rPr>
          <w:lang w:val="nl-BE"/>
        </w:rPr>
      </w:pPr>
      <w:r w:rsidRPr="009D358F">
        <w:rPr>
          <w:b/>
          <w:u w:val="single"/>
          <w:lang w:val="nl-BE"/>
        </w:rPr>
        <w:t>9.1. Stopzetting van de deelname</w:t>
      </w:r>
    </w:p>
    <w:p w14:paraId="095838BF" w14:textId="77777777" w:rsidR="009929B0" w:rsidRPr="009D358F" w:rsidRDefault="004C18EE">
      <w:pPr>
        <w:spacing w:after="240"/>
        <w:rPr>
          <w:lang w:val="nl-BE"/>
        </w:rPr>
      </w:pPr>
      <w:r w:rsidRPr="009D358F">
        <w:rPr>
          <w:lang w:val="nl-BE"/>
        </w:rPr>
        <w:lastRenderedPageBreak/>
        <w:t xml:space="preserve">Uw deelname is vrijwillig. U heeft het recht om uw deelname aan de studie om eender welke reden en zonder opgave van redenen stop te zetten. Wel kan het voor de onderzoeker en de opdrachtgever nuttig zijn om te weten of u zich terugtrekt omdat de aan de testen, (be)handelingen en onderzoeken verbonden beperkingen te zwaar zijn (bijvoorbeeld te veel onaangename bijwerkingen, te veel follow-upbezoeken). </w:t>
      </w:r>
      <w:r w:rsidRPr="009D358F">
        <w:rPr>
          <w:lang w:val="nl-BE"/>
        </w:rPr>
        <w:t>Het is ook mogelijk dat de onderzoeker uw deelname aan de studie stopzet omdat hij/zij van mening is dat dit beter is voor uw gezondheid of omdat hij/zij vaststelt dat u zich niet aan de voorschriften voor deelname houdt.  Ook gebeurt het soms dat de bevoegde ethische comités die aanvankelijk goedkeuring hadden gegeven voor de studie of de opdrachtgever de studie stopzetten omwille van gezondheidsredenen. Na stopzetting van de studie zal de deelnemer het normale klinische zorgtraject voor follow-up bij</w:t>
      </w:r>
      <w:r w:rsidRPr="009D358F">
        <w:rPr>
          <w:lang w:val="nl-BE"/>
        </w:rPr>
        <w:t xml:space="preserve"> zijn eigen voetkliniek volgen.</w:t>
      </w:r>
    </w:p>
    <w:p w14:paraId="1885BFC5" w14:textId="77777777" w:rsidR="009929B0" w:rsidRPr="009D358F" w:rsidRDefault="004C18EE">
      <w:pPr>
        <w:spacing w:after="240"/>
        <w:rPr>
          <w:lang w:val="nl-BE"/>
        </w:rPr>
      </w:pPr>
      <w:r w:rsidRPr="009D358F">
        <w:rPr>
          <w:b/>
          <w:u w:val="single"/>
          <w:lang w:val="nl-BE"/>
        </w:rPr>
        <w:t>9.2. Zijn er kosten verbonden bij de deelname aan deze studie?</w:t>
      </w:r>
    </w:p>
    <w:p w14:paraId="5E1AADE0" w14:textId="77777777" w:rsidR="009929B0" w:rsidRPr="009D358F" w:rsidRDefault="004C18EE">
      <w:pPr>
        <w:spacing w:after="240"/>
        <w:rPr>
          <w:lang w:val="nl-BE"/>
        </w:rPr>
      </w:pPr>
      <w:r w:rsidRPr="009D358F">
        <w:rPr>
          <w:lang w:val="nl-BE"/>
        </w:rPr>
        <w:t>Uw deelname aan deze studie brengt geen extra kosten mee voor u.</w:t>
      </w:r>
    </w:p>
    <w:p w14:paraId="408D44E3" w14:textId="77777777" w:rsidR="009929B0" w:rsidRPr="009D358F" w:rsidRDefault="004C18EE">
      <w:pPr>
        <w:spacing w:after="240"/>
        <w:rPr>
          <w:lang w:val="nl-BE"/>
        </w:rPr>
      </w:pPr>
      <w:r w:rsidRPr="009D358F">
        <w:rPr>
          <w:b/>
          <w:u w:val="single"/>
          <w:lang w:val="nl-BE"/>
        </w:rPr>
        <w:t xml:space="preserve">9.3. Is een vergoeding voorzien bij deelname aan deze studie? </w:t>
      </w:r>
    </w:p>
    <w:p w14:paraId="0698A27E" w14:textId="77777777" w:rsidR="009929B0" w:rsidRPr="009D358F" w:rsidRDefault="004C18EE">
      <w:pPr>
        <w:spacing w:after="240"/>
        <w:rPr>
          <w:lang w:val="nl-BE"/>
        </w:rPr>
      </w:pPr>
      <w:r w:rsidRPr="009D358F">
        <w:rPr>
          <w:lang w:val="nl-BE"/>
        </w:rPr>
        <w:t xml:space="preserve">Voor uw deelname aan deze studie ontvangt u een vergoeding van </w:t>
      </w:r>
      <w:r w:rsidRPr="009D358F">
        <w:rPr>
          <w:b/>
          <w:lang w:val="nl-BE"/>
        </w:rPr>
        <w:t>350 euro</w:t>
      </w:r>
      <w:r w:rsidRPr="009D358F">
        <w:rPr>
          <w:lang w:val="nl-BE"/>
        </w:rPr>
        <w:t>. Deze vergoeding dient in de eerste plaats om de kosten van uw steunzolen te dekken. Het resterende bedrag vormt een bijkomende vergoeding voor uw deelname aan de studie.</w:t>
      </w:r>
    </w:p>
    <w:p w14:paraId="289E7013" w14:textId="77777777" w:rsidR="009929B0" w:rsidRPr="009D358F" w:rsidRDefault="004C18EE">
      <w:pPr>
        <w:spacing w:after="240"/>
        <w:rPr>
          <w:lang w:val="nl-BE"/>
        </w:rPr>
      </w:pPr>
      <w:r w:rsidRPr="009D358F">
        <w:rPr>
          <w:b/>
          <w:u w:val="single"/>
          <w:lang w:val="nl-BE"/>
        </w:rPr>
        <w:t xml:space="preserve">9.4. </w:t>
      </w:r>
      <w:r w:rsidRPr="009D358F">
        <w:rPr>
          <w:b/>
          <w:u w:val="single"/>
          <w:lang w:val="nl-BE"/>
        </w:rPr>
        <w:t xml:space="preserve">Tot wie kunt u zich richten in het geval van problemen of indien u vragen heeft? </w:t>
      </w:r>
    </w:p>
    <w:p w14:paraId="613E5A7F" w14:textId="77777777" w:rsidR="009929B0" w:rsidRPr="009D358F" w:rsidRDefault="004C18EE">
      <w:pPr>
        <w:spacing w:after="360"/>
        <w:rPr>
          <w:lang w:val="nl-BE"/>
        </w:rPr>
      </w:pPr>
      <w:r w:rsidRPr="009D358F">
        <w:rPr>
          <w:lang w:val="nl-BE"/>
        </w:rPr>
        <w:t>Als er een letsel optreedt ten gevolge van de studie, of als u aanvullende informatie wenst over de studie of over uw rechten en plichten, kunt u in de loop van de studie op elk ogenblik contact opnemen met de arts-onderzoeker of een medewerker van zijn of haar team:</w:t>
      </w:r>
    </w:p>
    <w:p w14:paraId="3022B2EC" w14:textId="77777777" w:rsidR="009929B0" w:rsidRPr="009D358F" w:rsidRDefault="004C18EE">
      <w:pPr>
        <w:spacing w:after="240"/>
        <w:rPr>
          <w:lang w:val="nl-BE"/>
        </w:rPr>
      </w:pPr>
      <w:r w:rsidRPr="009D358F">
        <w:rPr>
          <w:u w:val="single"/>
          <w:lang w:val="nl-BE"/>
        </w:rPr>
        <w:t>Lokale hoofdonderzoeker:</w:t>
      </w:r>
    </w:p>
    <w:p w14:paraId="3E36DA15" w14:textId="77777777" w:rsidR="009929B0" w:rsidRPr="009D358F" w:rsidRDefault="004C18EE">
      <w:pPr>
        <w:rPr>
          <w:lang w:val="nl-BE"/>
        </w:rPr>
      </w:pPr>
      <w:r w:rsidRPr="009D358F">
        <w:rPr>
          <w:lang w:val="nl-BE"/>
        </w:rPr>
        <w:t>Naam: XXXXXXXXX</w:t>
      </w:r>
    </w:p>
    <w:p w14:paraId="59592301" w14:textId="77777777" w:rsidR="009929B0" w:rsidRPr="009D358F" w:rsidRDefault="004C18EE">
      <w:pPr>
        <w:rPr>
          <w:lang w:val="nl-BE"/>
        </w:rPr>
      </w:pPr>
      <w:r w:rsidRPr="009D358F">
        <w:rPr>
          <w:lang w:val="nl-BE"/>
        </w:rPr>
        <w:t>Adres: XXXXXXXXX</w:t>
      </w:r>
    </w:p>
    <w:p w14:paraId="4BA0D33A" w14:textId="77777777" w:rsidR="009929B0" w:rsidRPr="009D358F" w:rsidRDefault="004C18EE">
      <w:pPr>
        <w:rPr>
          <w:lang w:val="nl-BE"/>
        </w:rPr>
      </w:pPr>
      <w:r w:rsidRPr="009D358F">
        <w:rPr>
          <w:lang w:val="nl-BE"/>
        </w:rPr>
        <w:t>Telefoonnummer: XXXXXXXXXX</w:t>
      </w:r>
    </w:p>
    <w:p w14:paraId="73D42731" w14:textId="77777777" w:rsidR="009929B0" w:rsidRPr="009D358F" w:rsidRDefault="004C18EE">
      <w:pPr>
        <w:rPr>
          <w:lang w:val="nl-BE"/>
        </w:rPr>
      </w:pPr>
      <w:r w:rsidRPr="009D358F">
        <w:rPr>
          <w:lang w:val="nl-BE"/>
        </w:rPr>
        <w:t>E-mail: XXXXXXXXXXXXXXX</w:t>
      </w:r>
    </w:p>
    <w:p w14:paraId="2CF07BD0" w14:textId="77777777" w:rsidR="009929B0" w:rsidRPr="009D358F" w:rsidRDefault="004C18EE">
      <w:pPr>
        <w:rPr>
          <w:lang w:val="nl-BE"/>
        </w:rPr>
      </w:pPr>
      <w:r w:rsidRPr="009D358F">
        <w:rPr>
          <w:b/>
          <w:lang w:val="nl-BE"/>
        </w:rPr>
        <w:t>Geïnformeerde toestemming – Exemplaar deelnemer</w:t>
      </w:r>
    </w:p>
    <w:p w14:paraId="20CA9B87" w14:textId="77777777" w:rsidR="009929B0" w:rsidRPr="009D358F" w:rsidRDefault="004C18EE">
      <w:pPr>
        <w:spacing w:after="240"/>
        <w:rPr>
          <w:lang w:val="nl-BE"/>
        </w:rPr>
      </w:pPr>
      <w:r w:rsidRPr="009D358F">
        <w:rPr>
          <w:b/>
          <w:lang w:val="nl-BE"/>
        </w:rPr>
        <w:t>Naar een druk-, therapietrouw- en educatiegestuurde zorg bij diabetische voetaandoeningen: klinische, gezondheidseconomische en procesevaluaties</w:t>
      </w:r>
    </w:p>
    <w:p w14:paraId="17BD5007" w14:textId="77777777" w:rsidR="009929B0" w:rsidRPr="009D358F" w:rsidRDefault="004C18EE">
      <w:pPr>
        <w:rPr>
          <w:lang w:val="nl-BE"/>
        </w:rPr>
      </w:pPr>
      <w:r w:rsidRPr="009D358F">
        <w:rPr>
          <w:lang w:val="nl-BE"/>
        </w:rPr>
        <w:t>Indien u toestemming geeft om deel te nemen aan dit onderzoek, vragen wij u deze brief te ondertekenen. </w:t>
      </w:r>
    </w:p>
    <w:p w14:paraId="54B3E90B" w14:textId="77777777" w:rsidR="009929B0" w:rsidRPr="009D358F" w:rsidRDefault="004C18EE">
      <w:pPr>
        <w:pStyle w:val="Lijstopsomteken"/>
        <w:rPr>
          <w:lang w:val="nl-BE"/>
        </w:rPr>
      </w:pPr>
      <w:r w:rsidRPr="009D358F">
        <w:rPr>
          <w:lang w:val="nl-BE"/>
        </w:rPr>
        <w:t>Ik verklaar dat ik geïnformeerd ben over de aard, het doel, de duur, de eventuele voordelen en risico’s van de studie en dat ik weet wat van mij wordt verwacht. Ik heb kennisgenomen van het informatiedocument en de bijlagen ervan. </w:t>
      </w:r>
    </w:p>
    <w:p w14:paraId="1500364C" w14:textId="77777777" w:rsidR="009929B0" w:rsidRPr="009D358F" w:rsidRDefault="004C18EE">
      <w:pPr>
        <w:pStyle w:val="Lijstopsomteken"/>
        <w:rPr>
          <w:lang w:val="nl-BE"/>
        </w:rPr>
      </w:pPr>
      <w:r w:rsidRPr="009D358F">
        <w:rPr>
          <w:lang w:val="nl-BE"/>
        </w:rPr>
        <w:t>Ik heb voldoende tijd gehad om na te denken en met een door mij gekozen persoon, zoals mijn huisarts of een familielid, te praten. </w:t>
      </w:r>
    </w:p>
    <w:p w14:paraId="442FB948" w14:textId="77777777" w:rsidR="009929B0" w:rsidRPr="009D358F" w:rsidRDefault="004C18EE">
      <w:pPr>
        <w:pStyle w:val="Lijstopsomteken"/>
        <w:rPr>
          <w:lang w:val="nl-BE"/>
        </w:rPr>
      </w:pPr>
      <w:r w:rsidRPr="009D358F">
        <w:rPr>
          <w:lang w:val="nl-BE"/>
        </w:rPr>
        <w:t>Ik heb alle vragen kunnen stellen die bij me opkwamen en ik heb een duidelijk antwoord gekregen op mijn vragen. </w:t>
      </w:r>
    </w:p>
    <w:p w14:paraId="75E3D76B" w14:textId="77777777" w:rsidR="009929B0" w:rsidRPr="009D358F" w:rsidRDefault="004C18EE">
      <w:pPr>
        <w:pStyle w:val="Lijstopsomteken"/>
        <w:rPr>
          <w:lang w:val="nl-BE"/>
        </w:rPr>
      </w:pPr>
      <w:r w:rsidRPr="009D358F">
        <w:rPr>
          <w:lang w:val="nl-BE"/>
        </w:rPr>
        <w:t>Ik begrijp dat mijn deelname aan deze studie vrijwillig is en dat ik vrij ben mijn deelname aan deze studie stop te zetten zonder dat dit mijn relatie schaadt met het therapeutisch team dat instaat voor mijn gezondheid. </w:t>
      </w:r>
    </w:p>
    <w:p w14:paraId="40CC2306" w14:textId="77777777" w:rsidR="009929B0" w:rsidRPr="009D358F" w:rsidRDefault="004C18EE">
      <w:pPr>
        <w:pStyle w:val="Lijstopsomteken"/>
        <w:rPr>
          <w:lang w:val="nl-BE"/>
        </w:rPr>
      </w:pPr>
      <w:r w:rsidRPr="009D358F">
        <w:rPr>
          <w:lang w:val="nl-BE"/>
        </w:rPr>
        <w:t>Ik begrijp dat er tijdens mijn deelname aan deze studie gegevens over mij zullen worden verzameld en dat de arts-onderzoeker en de opdrachtgever de vertrouwelijkheid van deze gegevens verzekeren overeenkomstig de Europese en Belgische wetgeving ter zake.  </w:t>
      </w:r>
    </w:p>
    <w:p w14:paraId="72688075" w14:textId="77777777" w:rsidR="009929B0" w:rsidRPr="009D358F" w:rsidRDefault="004C18EE">
      <w:pPr>
        <w:pStyle w:val="Lijstopsomteken"/>
        <w:rPr>
          <w:lang w:val="nl-BE"/>
        </w:rPr>
      </w:pPr>
      <w:r w:rsidRPr="009D358F">
        <w:rPr>
          <w:lang w:val="nl-BE"/>
        </w:rPr>
        <w:lastRenderedPageBreak/>
        <w:t>Ik begrijp dat het uitvoeren van deze studie door KU Leuven het algemeen belang dient en de verwerking van mijn persoonsgegevens noodzakelijk is voor het uitvoeren van deze studie.  </w:t>
      </w:r>
    </w:p>
    <w:p w14:paraId="2E14FC32" w14:textId="77777777" w:rsidR="009929B0" w:rsidRPr="009D358F" w:rsidRDefault="004C18EE">
      <w:pPr>
        <w:pStyle w:val="Lijstopsomteken"/>
        <w:rPr>
          <w:lang w:val="nl-BE"/>
        </w:rPr>
      </w:pPr>
      <w:r w:rsidRPr="009D358F">
        <w:rPr>
          <w:lang w:val="nl-BE"/>
        </w:rPr>
        <w:t>Ik ga ermee akkoord dat mijn huisarts en andere specialisten die betrokken zijn bij mijn behandeling op de hoogte worden gesteld van mijn deelname aan deze klinische studie. </w:t>
      </w:r>
    </w:p>
    <w:p w14:paraId="761BCF05" w14:textId="77777777" w:rsidR="009929B0" w:rsidRPr="009D358F" w:rsidRDefault="004C18EE">
      <w:pPr>
        <w:pStyle w:val="Lijstopsomteken"/>
        <w:rPr>
          <w:lang w:val="nl-BE"/>
        </w:rPr>
      </w:pPr>
      <w:r w:rsidRPr="009D358F">
        <w:rPr>
          <w:lang w:val="nl-BE"/>
        </w:rPr>
        <w:t>Ik stem ermee in dat ik niet gelijktijdig aan een andere studie deelneem zonder de onderzoeker of het studiepersoneel daarvan op de hoogte te hebben gebracht, en dat zij deze deelname om gemotiveerde redenen zouden kunnen weigeren.</w:t>
      </w:r>
    </w:p>
    <w:p w14:paraId="23E1F040" w14:textId="77777777" w:rsidR="009929B0" w:rsidRPr="009D358F" w:rsidRDefault="004C18EE">
      <w:pPr>
        <w:pStyle w:val="Lijstopsomteken"/>
        <w:spacing w:after="240"/>
        <w:rPr>
          <w:lang w:val="nl-BE"/>
        </w:rPr>
      </w:pPr>
      <w:r w:rsidRPr="009D358F">
        <w:rPr>
          <w:lang w:val="nl-BE"/>
        </w:rPr>
        <w:t>Ik heb een exemplaar ontvangen van de informatie aan de deelnemer en de geïnformeerde toestemming. </w:t>
      </w:r>
    </w:p>
    <w:p w14:paraId="2DCA7D6D" w14:textId="77777777" w:rsidR="009929B0" w:rsidRPr="009D358F" w:rsidRDefault="004C18EE">
      <w:pPr>
        <w:spacing w:after="240"/>
        <w:rPr>
          <w:lang w:val="nl-BE"/>
        </w:rPr>
      </w:pPr>
      <w:r w:rsidRPr="009D358F">
        <w:rPr>
          <w:lang w:val="nl-BE"/>
        </w:rPr>
        <w:t>Naam, voornaam, datum en handtekening van de deelnemer</w:t>
      </w:r>
    </w:p>
    <w:p w14:paraId="4C3A7E96" w14:textId="77777777" w:rsidR="009929B0" w:rsidRPr="009D358F" w:rsidRDefault="004C18EE">
      <w:pPr>
        <w:spacing w:after="480"/>
        <w:rPr>
          <w:lang w:val="nl-BE"/>
        </w:rPr>
      </w:pPr>
      <w:r w:rsidRPr="009D358F">
        <w:rPr>
          <w:lang w:val="nl-BE"/>
        </w:rPr>
        <w:t>……………………………………………</w:t>
      </w:r>
      <w:r w:rsidRPr="009D358F">
        <w:rPr>
          <w:lang w:val="nl-BE"/>
        </w:rPr>
        <w:tab/>
      </w:r>
      <w:r w:rsidRPr="009D358F">
        <w:rPr>
          <w:lang w:val="nl-BE"/>
        </w:rPr>
        <w:tab/>
      </w:r>
      <w:r w:rsidRPr="009D358F">
        <w:rPr>
          <w:lang w:val="nl-BE"/>
        </w:rPr>
        <w:tab/>
        <w:t>Datum: ………………………….</w:t>
      </w:r>
    </w:p>
    <w:p w14:paraId="7B171EF9" w14:textId="77777777" w:rsidR="009929B0" w:rsidRPr="009D358F" w:rsidRDefault="004C18EE">
      <w:pPr>
        <w:rPr>
          <w:lang w:val="nl-BE"/>
        </w:rPr>
      </w:pPr>
      <w:r w:rsidRPr="009D358F">
        <w:rPr>
          <w:lang w:val="nl-BE"/>
        </w:rPr>
        <w:t>……………………………………………..</w:t>
      </w:r>
      <w:r w:rsidRPr="009D358F">
        <w:rPr>
          <w:lang w:val="nl-BE"/>
        </w:rPr>
        <w:tab/>
      </w:r>
      <w:r w:rsidRPr="009D358F">
        <w:rPr>
          <w:lang w:val="nl-BE"/>
        </w:rPr>
        <w:tab/>
      </w:r>
      <w:r w:rsidRPr="009D358F">
        <w:rPr>
          <w:lang w:val="nl-BE"/>
        </w:rPr>
        <w:tab/>
      </w:r>
      <w:r w:rsidRPr="009D358F">
        <w:rPr>
          <w:lang w:val="nl-BE"/>
        </w:rPr>
        <w:tab/>
      </w:r>
      <w:r w:rsidRPr="009D358F">
        <w:rPr>
          <w:lang w:val="nl-BE"/>
        </w:rPr>
        <w:tab/>
      </w:r>
      <w:r w:rsidRPr="009D358F">
        <w:rPr>
          <w:lang w:val="nl-BE"/>
        </w:rPr>
        <w:tab/>
      </w:r>
      <w:r w:rsidRPr="009D358F">
        <w:rPr>
          <w:lang w:val="nl-BE"/>
        </w:rPr>
        <w:tab/>
        <w:t> </w:t>
      </w:r>
    </w:p>
    <w:p w14:paraId="410C3888" w14:textId="77777777" w:rsidR="009929B0" w:rsidRPr="009D358F" w:rsidRDefault="004C18EE">
      <w:pPr>
        <w:rPr>
          <w:lang w:val="nl-BE"/>
        </w:rPr>
      </w:pPr>
      <w:r w:rsidRPr="009D358F">
        <w:rPr>
          <w:lang w:val="nl-BE"/>
        </w:rPr>
        <w:t xml:space="preserve">Handtekening lokake hoofdonderzoeker  </w:t>
      </w:r>
    </w:p>
    <w:p w14:paraId="0CE19FD6" w14:textId="77777777" w:rsidR="009929B0" w:rsidRPr="009D358F" w:rsidRDefault="004C18EE">
      <w:pPr>
        <w:spacing w:after="360"/>
        <w:rPr>
          <w:lang w:val="nl-BE"/>
        </w:rPr>
      </w:pPr>
      <w:r w:rsidRPr="009D358F">
        <w:rPr>
          <w:lang w:val="nl-BE"/>
        </w:rPr>
        <w:t>Dr. XXXXXXX                                                                  Datum: …………………………...</w:t>
      </w:r>
    </w:p>
    <w:p w14:paraId="46BD93D5" w14:textId="77777777" w:rsidR="009929B0" w:rsidRPr="009D358F" w:rsidRDefault="004C18EE">
      <w:pPr>
        <w:rPr>
          <w:lang w:val="nl-BE"/>
        </w:rPr>
      </w:pPr>
      <w:r w:rsidRPr="009D358F">
        <w:rPr>
          <w:lang w:val="nl-BE"/>
        </w:rPr>
        <w:t xml:space="preserve">Ik ondergetekende  _________________________________ </w:t>
      </w:r>
      <w:r w:rsidRPr="009D358F">
        <w:rPr>
          <w:lang w:val="nl-BE"/>
        </w:rPr>
        <w:t xml:space="preserve">, onderzoeker/bevoegde onderzoeksmederwerker, verklaar de benodigde informatie inzake deze studie mondeling te hebben verstrekt evenals een exemplaar van het informatiedocument aan de deelnemer te hebben verstrekt. </w:t>
      </w:r>
    </w:p>
    <w:p w14:paraId="71DD29F8" w14:textId="77777777" w:rsidR="009929B0" w:rsidRPr="009D358F" w:rsidRDefault="004C18EE">
      <w:pPr>
        <w:rPr>
          <w:lang w:val="nl-BE"/>
        </w:rPr>
      </w:pPr>
      <w:r w:rsidRPr="009D358F">
        <w:rPr>
          <w:lang w:val="nl-BE"/>
        </w:rPr>
        <w:t xml:space="preserve">Ik bevestig dat geen enkele druk op de deelnemer is uitgeoefend om hem/haar te doen toestemmen tot deelname aan de studie en ik ben bereid om op alle eventuele bijkomende vragen te antwoorden. </w:t>
      </w:r>
    </w:p>
    <w:p w14:paraId="4C9FF5E5" w14:textId="77777777" w:rsidR="009929B0" w:rsidRPr="009D358F" w:rsidRDefault="004C18EE">
      <w:pPr>
        <w:spacing w:after="360"/>
        <w:rPr>
          <w:lang w:val="nl-BE"/>
        </w:rPr>
      </w:pPr>
      <w:r w:rsidRPr="009D358F">
        <w:rPr>
          <w:lang w:val="nl-BE"/>
        </w:rPr>
        <w:t xml:space="preserve">Ik bevestig dat ik werk in overeenstemming met de ethische beginselen zoals vermeld in de laatste versie van de "Verklaring van Helsinki", de "Goede klinische praktijk" en de Belgische wet van 7 mei 2004 inzake experimenten op de menselijke persoon. </w:t>
      </w:r>
    </w:p>
    <w:p w14:paraId="2FA93420" w14:textId="77777777" w:rsidR="009929B0" w:rsidRPr="009D358F" w:rsidRDefault="004C18EE">
      <w:pPr>
        <w:rPr>
          <w:lang w:val="nl-BE"/>
        </w:rPr>
      </w:pPr>
      <w:r w:rsidRPr="009D358F">
        <w:rPr>
          <w:lang w:val="nl-BE"/>
        </w:rPr>
        <w:t>………………………………………………</w:t>
      </w:r>
      <w:r w:rsidRPr="009D358F">
        <w:rPr>
          <w:lang w:val="nl-BE"/>
        </w:rPr>
        <w:tab/>
      </w:r>
      <w:r w:rsidRPr="009D358F">
        <w:rPr>
          <w:lang w:val="nl-BE"/>
        </w:rPr>
        <w:tab/>
        <w:t>Datum:…………………………</w:t>
      </w:r>
    </w:p>
    <w:p w14:paraId="0941729D" w14:textId="77777777" w:rsidR="009929B0" w:rsidRPr="009D358F" w:rsidRDefault="004C18EE">
      <w:pPr>
        <w:rPr>
          <w:lang w:val="nl-BE"/>
        </w:rPr>
      </w:pPr>
      <w:r w:rsidRPr="009D358F">
        <w:rPr>
          <w:lang w:val="nl-BE"/>
        </w:rPr>
        <w:t xml:space="preserve">Naam, Voornaam, Datum en handtekening </w:t>
      </w:r>
    </w:p>
    <w:p w14:paraId="2ED6B359" w14:textId="77777777" w:rsidR="009929B0" w:rsidRPr="009D358F" w:rsidRDefault="004C18EE">
      <w:pPr>
        <w:rPr>
          <w:lang w:val="nl-BE"/>
        </w:rPr>
      </w:pPr>
      <w:r w:rsidRPr="009D358F">
        <w:rPr>
          <w:b/>
          <w:lang w:val="nl-BE"/>
        </w:rPr>
        <w:t>Geïnformeerde toestemming – Exemplaar onderzoeksteam</w:t>
      </w:r>
    </w:p>
    <w:p w14:paraId="7DAB2DA7" w14:textId="77777777" w:rsidR="009929B0" w:rsidRPr="009D358F" w:rsidRDefault="004C18EE">
      <w:pPr>
        <w:spacing w:after="240"/>
        <w:rPr>
          <w:lang w:val="nl-BE"/>
        </w:rPr>
      </w:pPr>
      <w:r w:rsidRPr="009D358F">
        <w:rPr>
          <w:b/>
          <w:lang w:val="nl-BE"/>
        </w:rPr>
        <w:t>Naar een druk-, therapietrouw- en educatiegestuurde zorg bij diabetische voetaandoeningen</w:t>
      </w:r>
      <w:r w:rsidRPr="009D358F">
        <w:rPr>
          <w:b/>
          <w:lang w:val="nl-BE"/>
        </w:rPr>
        <w:t>: klinische, gezondheidseconomische en procesevaluaties</w:t>
      </w:r>
    </w:p>
    <w:p w14:paraId="2B035515" w14:textId="77777777" w:rsidR="009929B0" w:rsidRPr="009D358F" w:rsidRDefault="004C18EE">
      <w:pPr>
        <w:rPr>
          <w:lang w:val="nl-BE"/>
        </w:rPr>
      </w:pPr>
      <w:r w:rsidRPr="009D358F">
        <w:rPr>
          <w:lang w:val="nl-BE"/>
        </w:rPr>
        <w:t>Indien u toestemming geeft om deel te nemen aan dit onderzoek, vragen wij u deze brief te ondertekenen. </w:t>
      </w:r>
    </w:p>
    <w:p w14:paraId="39E3D262" w14:textId="77777777" w:rsidR="009929B0" w:rsidRPr="009D358F" w:rsidRDefault="004C18EE">
      <w:pPr>
        <w:pStyle w:val="Lijstopsomteken"/>
        <w:rPr>
          <w:lang w:val="nl-BE"/>
        </w:rPr>
      </w:pPr>
      <w:r w:rsidRPr="009D358F">
        <w:rPr>
          <w:lang w:val="nl-BE"/>
        </w:rPr>
        <w:t>Ik verklaar dat ik geïnformeerd ben over de aard, het doel, de duur, de eventuele voordelen en risico’s van de studie en dat ik weet wat van mij wordt verwacht. Ik heb kennisgenomen van het informatiedocument en de bijlagen ervan. </w:t>
      </w:r>
    </w:p>
    <w:p w14:paraId="740AC593" w14:textId="77777777" w:rsidR="009929B0" w:rsidRPr="009D358F" w:rsidRDefault="004C18EE">
      <w:pPr>
        <w:pStyle w:val="Lijstopsomteken"/>
        <w:rPr>
          <w:lang w:val="nl-BE"/>
        </w:rPr>
      </w:pPr>
      <w:r w:rsidRPr="009D358F">
        <w:rPr>
          <w:lang w:val="nl-BE"/>
        </w:rPr>
        <w:t>Ik heb voldoende tijd gehad om na te denken en met een door mij gekozen persoon, zoals mijn huisarts of een familielid, te praten. </w:t>
      </w:r>
    </w:p>
    <w:p w14:paraId="5C4A9FA6" w14:textId="77777777" w:rsidR="009929B0" w:rsidRPr="009D358F" w:rsidRDefault="004C18EE">
      <w:pPr>
        <w:pStyle w:val="Lijstopsomteken"/>
        <w:rPr>
          <w:lang w:val="nl-BE"/>
        </w:rPr>
      </w:pPr>
      <w:r w:rsidRPr="009D358F">
        <w:rPr>
          <w:lang w:val="nl-BE"/>
        </w:rPr>
        <w:t>Ik heb alle vragen kunnen stellen die bij me opkwamen en ik heb een duidelijk antwoord gekregen op mijn vragen. </w:t>
      </w:r>
    </w:p>
    <w:p w14:paraId="35DB77E6" w14:textId="77777777" w:rsidR="009929B0" w:rsidRPr="009D358F" w:rsidRDefault="004C18EE">
      <w:pPr>
        <w:pStyle w:val="Lijstopsomteken"/>
        <w:rPr>
          <w:lang w:val="nl-BE"/>
        </w:rPr>
      </w:pPr>
      <w:r w:rsidRPr="009D358F">
        <w:rPr>
          <w:lang w:val="nl-BE"/>
        </w:rPr>
        <w:t>Ik begrijp dat mijn deelname aan deze studie vrijwillig is en dat ik vrij ben mijn deelname aan deze studie stop te zetten zonder dat dit mijn relatie schaadt met het therapeutisch team dat instaat voor mijn gezondheid. </w:t>
      </w:r>
    </w:p>
    <w:p w14:paraId="3F938F2B" w14:textId="77777777" w:rsidR="009929B0" w:rsidRPr="009D358F" w:rsidRDefault="004C18EE">
      <w:pPr>
        <w:pStyle w:val="Lijstopsomteken"/>
        <w:rPr>
          <w:lang w:val="nl-BE"/>
        </w:rPr>
      </w:pPr>
      <w:r w:rsidRPr="009D358F">
        <w:rPr>
          <w:lang w:val="nl-BE"/>
        </w:rPr>
        <w:t>Ik begrijp dat er tijdens mijn deelname aan deze studie gegevens over mij zullen worden verzameld en dat de arts-onderzoeker en de opdrachtgever de vertrouwelijkheid van deze gegevens verzekeren overeenkomstig de Europese en Belgische wetgeving ter zake.  </w:t>
      </w:r>
    </w:p>
    <w:p w14:paraId="1AE82B95" w14:textId="77777777" w:rsidR="009929B0" w:rsidRPr="009D358F" w:rsidRDefault="004C18EE">
      <w:pPr>
        <w:pStyle w:val="Lijstopsomteken"/>
        <w:rPr>
          <w:lang w:val="nl-BE"/>
        </w:rPr>
      </w:pPr>
      <w:r w:rsidRPr="009D358F">
        <w:rPr>
          <w:lang w:val="nl-BE"/>
        </w:rPr>
        <w:t>Ik begrijp dat het uitvoeren van deze studie door KU Leuven het algemeen belang dient en de verwerking van mijn persoonsgegevens noodzakelijk is voor het uitvoeren van deze studie.  </w:t>
      </w:r>
    </w:p>
    <w:p w14:paraId="57DCA721" w14:textId="77777777" w:rsidR="009929B0" w:rsidRPr="009D358F" w:rsidRDefault="004C18EE">
      <w:pPr>
        <w:pStyle w:val="Lijstopsomteken"/>
        <w:rPr>
          <w:lang w:val="nl-BE"/>
        </w:rPr>
      </w:pPr>
      <w:r w:rsidRPr="009D358F">
        <w:rPr>
          <w:lang w:val="nl-BE"/>
        </w:rPr>
        <w:lastRenderedPageBreak/>
        <w:t>Ik ga ermee akkoord dat mijn huisarts en andere specialisten die betrokken zijn bij mijn behandeling op de hoogte worden gesteld van mijn deelname aan deze klinische studie. </w:t>
      </w:r>
    </w:p>
    <w:p w14:paraId="47047913" w14:textId="77777777" w:rsidR="009929B0" w:rsidRPr="009D358F" w:rsidRDefault="004C18EE">
      <w:pPr>
        <w:pStyle w:val="Lijstopsomteken"/>
        <w:rPr>
          <w:lang w:val="nl-BE"/>
        </w:rPr>
      </w:pPr>
      <w:r w:rsidRPr="009D358F">
        <w:rPr>
          <w:lang w:val="nl-BE"/>
        </w:rPr>
        <w:t>Ik stem ermee in dat ik niet gelijktijdig aan een andere studie deelneem zonder de onderzoeker of het studiepersoneel daarvan op de hoogte te hebben gebracht, en dat zij deze deelname om gemotiveerde redenen zouden kunnen weigeren.</w:t>
      </w:r>
    </w:p>
    <w:p w14:paraId="11A5B0D0" w14:textId="77777777" w:rsidR="009929B0" w:rsidRPr="009D358F" w:rsidRDefault="004C18EE">
      <w:pPr>
        <w:pStyle w:val="Lijstopsomteken"/>
        <w:spacing w:after="240"/>
        <w:rPr>
          <w:lang w:val="nl-BE"/>
        </w:rPr>
      </w:pPr>
      <w:r w:rsidRPr="009D358F">
        <w:rPr>
          <w:lang w:val="nl-BE"/>
        </w:rPr>
        <w:t>Ik heb een exemplaar ontvangen van de informatie aan de deelnemer en de geïnformeerde toestemming. </w:t>
      </w:r>
    </w:p>
    <w:p w14:paraId="1C7CC60D" w14:textId="77777777" w:rsidR="009929B0" w:rsidRPr="009D358F" w:rsidRDefault="004C18EE">
      <w:pPr>
        <w:spacing w:after="240"/>
        <w:rPr>
          <w:lang w:val="nl-BE"/>
        </w:rPr>
      </w:pPr>
      <w:r w:rsidRPr="009D358F">
        <w:rPr>
          <w:lang w:val="nl-BE"/>
        </w:rPr>
        <w:t>Naam, voornaam, datum en handtekening van de deelnemer</w:t>
      </w:r>
    </w:p>
    <w:p w14:paraId="79C693D2" w14:textId="77777777" w:rsidR="009929B0" w:rsidRPr="009D358F" w:rsidRDefault="004C18EE">
      <w:pPr>
        <w:spacing w:after="480"/>
        <w:rPr>
          <w:lang w:val="nl-BE"/>
        </w:rPr>
      </w:pPr>
      <w:r w:rsidRPr="009D358F">
        <w:rPr>
          <w:lang w:val="nl-BE"/>
        </w:rPr>
        <w:t>……………………………………………</w:t>
      </w:r>
      <w:r w:rsidRPr="009D358F">
        <w:rPr>
          <w:lang w:val="nl-BE"/>
        </w:rPr>
        <w:tab/>
      </w:r>
      <w:r w:rsidRPr="009D358F">
        <w:rPr>
          <w:lang w:val="nl-BE"/>
        </w:rPr>
        <w:tab/>
      </w:r>
      <w:r w:rsidRPr="009D358F">
        <w:rPr>
          <w:lang w:val="nl-BE"/>
        </w:rPr>
        <w:tab/>
        <w:t>Datum: ………………………….</w:t>
      </w:r>
    </w:p>
    <w:p w14:paraId="5221DAD8" w14:textId="77777777" w:rsidR="009929B0" w:rsidRPr="009D358F" w:rsidRDefault="004C18EE">
      <w:pPr>
        <w:rPr>
          <w:lang w:val="nl-BE"/>
        </w:rPr>
      </w:pPr>
      <w:r w:rsidRPr="009D358F">
        <w:rPr>
          <w:lang w:val="nl-BE"/>
        </w:rPr>
        <w:t>……………………………………………..</w:t>
      </w:r>
      <w:r w:rsidRPr="009D358F">
        <w:rPr>
          <w:lang w:val="nl-BE"/>
        </w:rPr>
        <w:tab/>
      </w:r>
      <w:r w:rsidRPr="009D358F">
        <w:rPr>
          <w:lang w:val="nl-BE"/>
        </w:rPr>
        <w:tab/>
      </w:r>
      <w:r w:rsidRPr="009D358F">
        <w:rPr>
          <w:lang w:val="nl-BE"/>
        </w:rPr>
        <w:tab/>
      </w:r>
      <w:r w:rsidRPr="009D358F">
        <w:rPr>
          <w:lang w:val="nl-BE"/>
        </w:rPr>
        <w:tab/>
      </w:r>
      <w:r w:rsidRPr="009D358F">
        <w:rPr>
          <w:lang w:val="nl-BE"/>
        </w:rPr>
        <w:tab/>
      </w:r>
      <w:r w:rsidRPr="009D358F">
        <w:rPr>
          <w:lang w:val="nl-BE"/>
        </w:rPr>
        <w:tab/>
      </w:r>
      <w:r w:rsidRPr="009D358F">
        <w:rPr>
          <w:lang w:val="nl-BE"/>
        </w:rPr>
        <w:tab/>
        <w:t> </w:t>
      </w:r>
    </w:p>
    <w:p w14:paraId="77D57E89" w14:textId="77777777" w:rsidR="009929B0" w:rsidRPr="009D358F" w:rsidRDefault="004C18EE">
      <w:pPr>
        <w:rPr>
          <w:lang w:val="nl-BE"/>
        </w:rPr>
      </w:pPr>
      <w:r w:rsidRPr="009D358F">
        <w:rPr>
          <w:lang w:val="nl-BE"/>
        </w:rPr>
        <w:t xml:space="preserve">Handtekening lokake hoofdonderzoeker  </w:t>
      </w:r>
    </w:p>
    <w:p w14:paraId="54644774" w14:textId="77777777" w:rsidR="009929B0" w:rsidRPr="009D358F" w:rsidRDefault="004C18EE">
      <w:pPr>
        <w:spacing w:after="360"/>
        <w:rPr>
          <w:lang w:val="nl-BE"/>
        </w:rPr>
      </w:pPr>
      <w:r w:rsidRPr="009D358F">
        <w:rPr>
          <w:lang w:val="nl-BE"/>
        </w:rPr>
        <w:t>Dr. XXXXXXX                                                                  Datum: …………………………...</w:t>
      </w:r>
    </w:p>
    <w:p w14:paraId="26160662" w14:textId="77777777" w:rsidR="009929B0" w:rsidRPr="009D358F" w:rsidRDefault="004C18EE">
      <w:pPr>
        <w:rPr>
          <w:lang w:val="nl-BE"/>
        </w:rPr>
      </w:pPr>
      <w:r w:rsidRPr="009D358F">
        <w:rPr>
          <w:lang w:val="nl-BE"/>
        </w:rPr>
        <w:t xml:space="preserve">Ik ondergetekende  _________________________________ , onderzoeker/bevoegde onderzoeksmederwerker, verklaar de benodigde informatie inzake deze studie mondeling te hebben verstrekt evenals een exemplaar van het informatiedocument aan de deelnemer te hebben verstrekt. </w:t>
      </w:r>
    </w:p>
    <w:p w14:paraId="35FF9DE4" w14:textId="77777777" w:rsidR="009929B0" w:rsidRPr="009D358F" w:rsidRDefault="004C18EE">
      <w:pPr>
        <w:rPr>
          <w:lang w:val="nl-BE"/>
        </w:rPr>
      </w:pPr>
      <w:r w:rsidRPr="009D358F">
        <w:rPr>
          <w:lang w:val="nl-BE"/>
        </w:rPr>
        <w:t xml:space="preserve">Ik bevestig dat geen enkele druk op de deelnemer is uitgeoefend om hem/haar te doen toestemmen tot deelname aan de studie en ik ben bereid om op alle eventuele bijkomende vragen te antwoorden. </w:t>
      </w:r>
    </w:p>
    <w:p w14:paraId="2A5907D3" w14:textId="77777777" w:rsidR="009929B0" w:rsidRPr="009D358F" w:rsidRDefault="004C18EE">
      <w:pPr>
        <w:spacing w:after="360"/>
        <w:rPr>
          <w:lang w:val="nl-BE"/>
        </w:rPr>
      </w:pPr>
      <w:r w:rsidRPr="009D358F">
        <w:rPr>
          <w:lang w:val="nl-BE"/>
        </w:rPr>
        <w:t xml:space="preserve">Ik bevestig dat ik werk in overeenstemming met de ethische beginselen zoals vermeld in de laatste versie van de "Verklaring van Helsinki", de "Goede klinische praktijk" en de Belgische wet van 7 mei 2004 inzake experimenten op de menselijke persoon. </w:t>
      </w:r>
    </w:p>
    <w:p w14:paraId="348DF4E2" w14:textId="77777777" w:rsidR="009929B0" w:rsidRPr="009D358F" w:rsidRDefault="004C18EE">
      <w:pPr>
        <w:rPr>
          <w:lang w:val="nl-BE"/>
        </w:rPr>
      </w:pPr>
      <w:r w:rsidRPr="009D358F">
        <w:rPr>
          <w:lang w:val="nl-BE"/>
        </w:rPr>
        <w:t>………………………………………………</w:t>
      </w:r>
      <w:r w:rsidRPr="009D358F">
        <w:rPr>
          <w:lang w:val="nl-BE"/>
        </w:rPr>
        <w:tab/>
      </w:r>
      <w:r w:rsidRPr="009D358F">
        <w:rPr>
          <w:lang w:val="nl-BE"/>
        </w:rPr>
        <w:tab/>
        <w:t>Datum:…………………………</w:t>
      </w:r>
    </w:p>
    <w:p w14:paraId="44F843AA" w14:textId="77777777" w:rsidR="009929B0" w:rsidRPr="009D358F" w:rsidRDefault="004C18EE">
      <w:pPr>
        <w:rPr>
          <w:lang w:val="nl-BE"/>
        </w:rPr>
      </w:pPr>
      <w:r w:rsidRPr="009D358F">
        <w:rPr>
          <w:lang w:val="nl-BE"/>
        </w:rPr>
        <w:t xml:space="preserve">Naam, Voornaam, Datum en handtekening </w:t>
      </w:r>
    </w:p>
    <w:p w14:paraId="0348A821" w14:textId="77777777" w:rsidR="009929B0" w:rsidRPr="009D358F" w:rsidRDefault="004C18EE">
      <w:pPr>
        <w:rPr>
          <w:lang w:val="nl-BE"/>
        </w:rPr>
      </w:pPr>
      <w:r w:rsidRPr="009D358F">
        <w:rPr>
          <w:lang w:val="nl-BE"/>
        </w:rPr>
        <w:br/>
      </w:r>
      <w:r w:rsidRPr="009D358F">
        <w:rPr>
          <w:b/>
          <w:lang w:val="nl-BE"/>
        </w:rPr>
        <w:t>Formulier financiële vergoeding studiedeelnemer</w:t>
      </w:r>
    </w:p>
    <w:p w14:paraId="1566A586" w14:textId="77777777" w:rsidR="009929B0" w:rsidRPr="009D358F" w:rsidRDefault="004C18EE">
      <w:pPr>
        <w:spacing w:after="240"/>
        <w:rPr>
          <w:lang w:val="nl-BE"/>
        </w:rPr>
      </w:pPr>
      <w:r w:rsidRPr="009D358F">
        <w:rPr>
          <w:b/>
          <w:lang w:val="nl-BE"/>
        </w:rPr>
        <w:t>Naar een druk-, therapietrouw- en educatiegestuurde zorg bij diabetische voetaandoeningen</w:t>
      </w:r>
    </w:p>
    <w:p w14:paraId="1DE8CD9E" w14:textId="77777777" w:rsidR="009929B0" w:rsidRDefault="004C18EE">
      <w:pPr>
        <w:spacing w:after="240"/>
      </w:pPr>
      <w:r>
        <w:t>1. Studiegegevens</w:t>
      </w:r>
    </w:p>
    <w:p w14:paraId="0724D8E7" w14:textId="77777777" w:rsidR="009929B0" w:rsidRDefault="004C18EE">
      <w:pPr>
        <w:pStyle w:val="Lijstopsomteken"/>
      </w:pPr>
      <w:r>
        <w:t>Titel studie:</w:t>
      </w:r>
      <w:r>
        <w:tab/>
      </w:r>
    </w:p>
    <w:p w14:paraId="2BA1D9BB" w14:textId="77777777" w:rsidR="009929B0" w:rsidRDefault="004C18EE">
      <w:pPr>
        <w:pStyle w:val="Lijstopsomteken"/>
      </w:pPr>
      <w:r>
        <w:t xml:space="preserve">Studie-/protocolnummer: </w:t>
      </w:r>
      <w:r>
        <w:tab/>
      </w:r>
    </w:p>
    <w:p w14:paraId="7B2A9D2B" w14:textId="77777777" w:rsidR="009929B0" w:rsidRPr="009D358F" w:rsidRDefault="004C18EE">
      <w:pPr>
        <w:pStyle w:val="Lijstopsomteken"/>
        <w:rPr>
          <w:lang w:val="nl-BE"/>
        </w:rPr>
      </w:pPr>
      <w:r w:rsidRPr="009D358F">
        <w:rPr>
          <w:lang w:val="nl-BE"/>
        </w:rPr>
        <w:t xml:space="preserve">Ethisch Comité referentie (indien van toepassing): </w:t>
      </w:r>
      <w:r w:rsidRPr="009D358F">
        <w:rPr>
          <w:lang w:val="nl-BE"/>
        </w:rPr>
        <w:tab/>
      </w:r>
    </w:p>
    <w:p w14:paraId="2CDC6A57" w14:textId="77777777" w:rsidR="009929B0" w:rsidRDefault="004C18EE">
      <w:pPr>
        <w:pStyle w:val="Lijstopsomteken"/>
      </w:pPr>
      <w:r>
        <w:t xml:space="preserve">Studiecentrum / dienst: </w:t>
      </w:r>
      <w:r>
        <w:tab/>
      </w:r>
    </w:p>
    <w:p w14:paraId="1EE85EDA" w14:textId="77777777" w:rsidR="009929B0" w:rsidRDefault="004C18EE">
      <w:pPr>
        <w:pStyle w:val="Lijstopsomteken"/>
      </w:pPr>
      <w:r>
        <w:t xml:space="preserve">Hoofdonderzoeker (PI): </w:t>
      </w:r>
      <w:r>
        <w:tab/>
      </w:r>
    </w:p>
    <w:p w14:paraId="538BA377" w14:textId="77777777" w:rsidR="009929B0" w:rsidRDefault="004C18EE">
      <w:r>
        <w:t>2. Identificatie van de deelnemer</w:t>
      </w:r>
    </w:p>
    <w:p w14:paraId="2F0AF701" w14:textId="77777777" w:rsidR="009929B0" w:rsidRDefault="004C18EE">
      <w:pPr>
        <w:pStyle w:val="Lijstopsomteken"/>
      </w:pPr>
      <w:r>
        <w:t xml:space="preserve">Studie-ID deelnemer: </w:t>
      </w:r>
      <w:r>
        <w:tab/>
      </w:r>
    </w:p>
    <w:p w14:paraId="52B2B4FC" w14:textId="77777777" w:rsidR="009929B0" w:rsidRDefault="004C18EE">
      <w:pPr>
        <w:pStyle w:val="Lijstopsomteken"/>
      </w:pPr>
      <w:r>
        <w:t xml:space="preserve">Naam en voornaam: </w:t>
      </w:r>
      <w:r>
        <w:tab/>
      </w:r>
    </w:p>
    <w:p w14:paraId="2CD5F64C" w14:textId="77777777" w:rsidR="009929B0" w:rsidRDefault="004C18EE">
      <w:pPr>
        <w:pStyle w:val="Lijstopsomteken"/>
      </w:pPr>
      <w:r>
        <w:t>Geboortedatum (dag/maand/jaar): _____ / _____ / _____</w:t>
      </w:r>
    </w:p>
    <w:p w14:paraId="275697C7" w14:textId="77777777" w:rsidR="009929B0" w:rsidRDefault="004C18EE">
      <w:r>
        <w:t>3. Contactgegevens</w:t>
      </w:r>
    </w:p>
    <w:p w14:paraId="400982C9" w14:textId="77777777" w:rsidR="009929B0" w:rsidRDefault="004C18EE">
      <w:pPr>
        <w:pStyle w:val="Lijstopsomteken"/>
      </w:pPr>
      <w:r>
        <w:t>Adres (straat en nummer):</w:t>
      </w:r>
      <w:r>
        <w:tab/>
      </w:r>
    </w:p>
    <w:p w14:paraId="47EB3C86" w14:textId="77777777" w:rsidR="009929B0" w:rsidRDefault="004C18EE">
      <w:pPr>
        <w:pStyle w:val="Lijstopsomteken"/>
      </w:pPr>
      <w:r>
        <w:t>Postcode en gemeente:</w:t>
      </w:r>
      <w:r>
        <w:tab/>
      </w:r>
    </w:p>
    <w:p w14:paraId="267DC2EA" w14:textId="77777777" w:rsidR="009929B0" w:rsidRDefault="004C18EE">
      <w:pPr>
        <w:pStyle w:val="Lijstopsomteken"/>
      </w:pPr>
      <w:r>
        <w:lastRenderedPageBreak/>
        <w:t xml:space="preserve">Land: </w:t>
      </w:r>
      <w:r>
        <w:tab/>
      </w:r>
    </w:p>
    <w:p w14:paraId="41AB4381" w14:textId="77777777" w:rsidR="009929B0" w:rsidRDefault="004C18EE">
      <w:pPr>
        <w:pStyle w:val="Lijstopsomteken"/>
      </w:pPr>
      <w:r>
        <w:t xml:space="preserve">E-mailadres: </w:t>
      </w:r>
      <w:r>
        <w:tab/>
      </w:r>
    </w:p>
    <w:p w14:paraId="6249840D" w14:textId="77777777" w:rsidR="009929B0" w:rsidRDefault="004C18EE">
      <w:pPr>
        <w:pStyle w:val="Lijstopsomteken"/>
      </w:pPr>
      <w:r>
        <w:t xml:space="preserve">Telefoonnummer: </w:t>
      </w:r>
      <w:r>
        <w:tab/>
      </w:r>
    </w:p>
    <w:p w14:paraId="395BDEE9" w14:textId="77777777" w:rsidR="009929B0" w:rsidRDefault="004C18EE">
      <w:r>
        <w:t>4. Bankgegevens voor uitbetaling</w:t>
      </w:r>
    </w:p>
    <w:p w14:paraId="1483519C" w14:textId="77777777" w:rsidR="009929B0" w:rsidRDefault="004C18EE">
      <w:pPr>
        <w:pStyle w:val="Lijstopsomteken"/>
      </w:pPr>
      <w:r>
        <w:t>Naam rekeninghouder:</w:t>
      </w:r>
      <w:r>
        <w:tab/>
      </w:r>
    </w:p>
    <w:p w14:paraId="0CDE93A9" w14:textId="77777777" w:rsidR="009929B0" w:rsidRDefault="004C18EE">
      <w:pPr>
        <w:pStyle w:val="Lijstopsomteken"/>
      </w:pPr>
      <w:r>
        <w:t>IBAN:</w:t>
      </w:r>
      <w:r>
        <w:tab/>
      </w:r>
    </w:p>
    <w:p w14:paraId="51D36088" w14:textId="77777777" w:rsidR="009929B0" w:rsidRDefault="004C18EE">
      <w:pPr>
        <w:pStyle w:val="Lijstopsomteken"/>
      </w:pPr>
      <w:r>
        <w:t xml:space="preserve">BIC: </w:t>
      </w:r>
      <w:r>
        <w:tab/>
      </w:r>
    </w:p>
    <w:p w14:paraId="352B2CB4" w14:textId="77777777" w:rsidR="009929B0" w:rsidRPr="009D358F" w:rsidRDefault="004C18EE">
      <w:pPr>
        <w:spacing w:after="240"/>
        <w:rPr>
          <w:lang w:val="nl-BE"/>
        </w:rPr>
      </w:pPr>
      <w:r w:rsidRPr="009D358F">
        <w:rPr>
          <w:lang w:val="nl-BE"/>
        </w:rPr>
        <w:t>⚠</w:t>
      </w:r>
      <w:r>
        <w:t>️</w:t>
      </w:r>
      <w:r w:rsidRPr="009D358F">
        <w:rPr>
          <w:lang w:val="nl-BE"/>
        </w:rPr>
        <w:t xml:space="preserve"> </w:t>
      </w:r>
      <w:r w:rsidRPr="009D358F">
        <w:rPr>
          <w:i/>
          <w:lang w:val="nl-BE"/>
        </w:rPr>
        <w:t>De deelnemer bevestigt dat bovenstaande bankgegevens correct zijn en dat deze gebruikt mogen worden voor de uitbetaling van de vergoeding in het kader van deze studie.</w:t>
      </w:r>
    </w:p>
    <w:p w14:paraId="545ED36D" w14:textId="77777777" w:rsidR="009929B0" w:rsidRDefault="004C18EE">
      <w:r>
        <w:t>5. Vergoeding</w:t>
      </w:r>
    </w:p>
    <w:p w14:paraId="54E1D4DD" w14:textId="77777777" w:rsidR="009929B0" w:rsidRPr="009D358F" w:rsidRDefault="004C18EE">
      <w:pPr>
        <w:pStyle w:val="Lijstopsomteken"/>
        <w:rPr>
          <w:lang w:val="nl-BE"/>
        </w:rPr>
      </w:pPr>
      <w:r w:rsidRPr="009D358F">
        <w:rPr>
          <w:lang w:val="nl-BE"/>
        </w:rPr>
        <w:t>Type vergoeding:</w:t>
      </w:r>
      <w:r w:rsidRPr="009D358F">
        <w:rPr>
          <w:lang w:val="nl-BE"/>
        </w:rPr>
        <w:br/>
        <w:t>☐ Verplaatsingskosten</w:t>
      </w:r>
      <w:r w:rsidRPr="009D358F">
        <w:rPr>
          <w:lang w:val="nl-BE"/>
        </w:rPr>
        <w:br/>
        <w:t>☐ Onkostenvergoeding deelname</w:t>
      </w:r>
      <w:r w:rsidRPr="009D358F">
        <w:rPr>
          <w:lang w:val="nl-BE"/>
        </w:rPr>
        <w:br/>
        <w:t xml:space="preserve">☐ Andere: </w:t>
      </w:r>
      <w:r w:rsidRPr="009D358F">
        <w:rPr>
          <w:lang w:val="nl-BE"/>
        </w:rPr>
        <w:tab/>
      </w:r>
    </w:p>
    <w:p w14:paraId="76AFFB12" w14:textId="77777777" w:rsidR="009929B0" w:rsidRDefault="004C18EE">
      <w:pPr>
        <w:pStyle w:val="Lijstopsomteken"/>
      </w:pPr>
      <w:r>
        <w:t>Totaalbedrag: € __________________________</w:t>
      </w:r>
    </w:p>
    <w:p w14:paraId="583FEB1B" w14:textId="77777777" w:rsidR="009929B0" w:rsidRDefault="004C18EE">
      <w:pPr>
        <w:pStyle w:val="Lijstopsomteken"/>
      </w:pPr>
      <w:r>
        <w:t>Aantal bezoeken: _________________________</w:t>
      </w:r>
    </w:p>
    <w:p w14:paraId="272B5788" w14:textId="77777777" w:rsidR="009929B0" w:rsidRPr="009D358F" w:rsidRDefault="004C18EE">
      <w:pPr>
        <w:spacing w:after="240"/>
        <w:rPr>
          <w:lang w:val="nl-BE"/>
        </w:rPr>
      </w:pPr>
      <w:r w:rsidRPr="009D358F">
        <w:rPr>
          <w:lang w:val="nl-BE"/>
        </w:rPr>
        <w:t>⚠</w:t>
      </w:r>
      <w:r>
        <w:t>️</w:t>
      </w:r>
      <w:r w:rsidRPr="009D358F">
        <w:rPr>
          <w:lang w:val="nl-BE"/>
        </w:rPr>
        <w:t xml:space="preserve"> </w:t>
      </w:r>
      <w:r w:rsidRPr="009D358F">
        <w:rPr>
          <w:i/>
          <w:lang w:val="nl-BE"/>
        </w:rPr>
        <w:t>De vergoeding betreft een onkostenvergoeding en vormt geen loon of beroepsinkomen.</w:t>
      </w:r>
    </w:p>
    <w:p w14:paraId="44C9C563" w14:textId="77777777" w:rsidR="009929B0" w:rsidRPr="009D358F" w:rsidRDefault="004C18EE">
      <w:pPr>
        <w:rPr>
          <w:lang w:val="nl-BE"/>
        </w:rPr>
      </w:pPr>
      <w:r w:rsidRPr="009D358F">
        <w:rPr>
          <w:lang w:val="nl-BE"/>
        </w:rPr>
        <w:t>6. Verklaring en toestemming van de deelnemer</w:t>
      </w:r>
    </w:p>
    <w:p w14:paraId="0BA63DA9" w14:textId="77777777" w:rsidR="009929B0" w:rsidRDefault="004C18EE">
      <w:r>
        <w:t>Ik, ondergetekende, verklaar dat:</w:t>
      </w:r>
    </w:p>
    <w:p w14:paraId="039835F2" w14:textId="77777777" w:rsidR="009929B0" w:rsidRPr="009D358F" w:rsidRDefault="004C18EE">
      <w:pPr>
        <w:pStyle w:val="Lijstopsomteken"/>
        <w:rPr>
          <w:lang w:val="nl-BE"/>
        </w:rPr>
      </w:pPr>
      <w:r w:rsidRPr="009D358F">
        <w:rPr>
          <w:lang w:val="nl-BE"/>
        </w:rPr>
        <w:t>de verstrekte gegevens volledig en correct zijn;</w:t>
      </w:r>
    </w:p>
    <w:p w14:paraId="015A2536" w14:textId="77777777" w:rsidR="009929B0" w:rsidRPr="009D358F" w:rsidRDefault="004C18EE">
      <w:pPr>
        <w:pStyle w:val="Lijstopsomteken"/>
        <w:rPr>
          <w:lang w:val="nl-BE"/>
        </w:rPr>
      </w:pPr>
      <w:r w:rsidRPr="009D358F">
        <w:rPr>
          <w:lang w:val="nl-BE"/>
        </w:rPr>
        <w:t>ik instem met de verwerking van mijn persoonsgegevens voor administratieve en financiële afhandeling van de studie;</w:t>
      </w:r>
    </w:p>
    <w:p w14:paraId="7A52471B" w14:textId="77777777" w:rsidR="009929B0" w:rsidRPr="009D358F" w:rsidRDefault="004C18EE">
      <w:pPr>
        <w:pStyle w:val="Lijstopsomteken"/>
        <w:rPr>
          <w:lang w:val="nl-BE"/>
        </w:rPr>
      </w:pPr>
      <w:r w:rsidRPr="009D358F">
        <w:rPr>
          <w:lang w:val="nl-BE"/>
        </w:rPr>
        <w:t>ik akkoord ga met de uitbetaling van de vergoeding zoals hierboven beschreven;</w:t>
      </w:r>
    </w:p>
    <w:p w14:paraId="417EC362" w14:textId="77777777" w:rsidR="009929B0" w:rsidRPr="009D358F" w:rsidRDefault="004C18EE">
      <w:pPr>
        <w:pStyle w:val="Lijstopsomteken"/>
        <w:spacing w:after="240"/>
        <w:rPr>
          <w:lang w:val="nl-BE"/>
        </w:rPr>
      </w:pPr>
      <w:r w:rsidRPr="009D358F">
        <w:rPr>
          <w:lang w:val="nl-BE"/>
        </w:rPr>
        <w:t>ik begrijp dat deze vergoeding geen invloed heeft op mijn deelname aan de studie en geen loon betreft.</w:t>
      </w:r>
    </w:p>
    <w:p w14:paraId="371A4D43" w14:textId="77777777" w:rsidR="009929B0" w:rsidRPr="009D358F" w:rsidRDefault="004C18EE">
      <w:pPr>
        <w:spacing w:after="360"/>
        <w:rPr>
          <w:lang w:val="nl-BE"/>
        </w:rPr>
      </w:pPr>
      <w:r w:rsidRPr="009D358F">
        <w:rPr>
          <w:lang w:val="nl-BE"/>
        </w:rPr>
        <w:t>⚠</w:t>
      </w:r>
      <w:r>
        <w:t>️</w:t>
      </w:r>
      <w:r w:rsidRPr="009D358F">
        <w:rPr>
          <w:lang w:val="nl-BE"/>
        </w:rPr>
        <w:t xml:space="preserve"> </w:t>
      </w:r>
      <w:r w:rsidRPr="009D358F">
        <w:rPr>
          <w:i/>
          <w:lang w:val="nl-BE"/>
        </w:rPr>
        <w:t>Deze identificatiegegevens worden uitsluitend gebruikt voor administratieve en financiële doeleinden en worden vertrouwelijk verwerkt conform de Algemene Verordening Gegevensbescherming (AVG/GDPR) en de interne richtlijnen van het ziekenhuis.</w:t>
      </w:r>
    </w:p>
    <w:p w14:paraId="0712C1D5" w14:textId="77777777" w:rsidR="009929B0" w:rsidRPr="009D358F" w:rsidRDefault="004C18EE">
      <w:pPr>
        <w:rPr>
          <w:lang w:val="nl-BE"/>
        </w:rPr>
      </w:pPr>
      <w:r w:rsidRPr="009D358F">
        <w:rPr>
          <w:lang w:val="nl-BE"/>
        </w:rPr>
        <w:t>7. Handtekeningen</w:t>
      </w:r>
    </w:p>
    <w:p w14:paraId="75A2CE95" w14:textId="77777777" w:rsidR="009929B0" w:rsidRPr="009D358F" w:rsidRDefault="004C18EE">
      <w:pPr>
        <w:rPr>
          <w:lang w:val="nl-BE"/>
        </w:rPr>
      </w:pPr>
      <w:r w:rsidRPr="009D358F">
        <w:rPr>
          <w:lang w:val="nl-BE"/>
        </w:rPr>
        <w:t>Naam deelnemer: _____________________________________________</w:t>
      </w:r>
    </w:p>
    <w:p w14:paraId="01DC31E7" w14:textId="77777777" w:rsidR="009929B0" w:rsidRPr="009D358F" w:rsidRDefault="004C18EE">
      <w:pPr>
        <w:spacing w:after="240"/>
        <w:rPr>
          <w:lang w:val="nl-BE"/>
        </w:rPr>
      </w:pPr>
      <w:r w:rsidRPr="009D358F">
        <w:rPr>
          <w:lang w:val="nl-BE"/>
        </w:rPr>
        <w:t>Handtekening deelnemer: _____________ Datum (dag/maand/jaar): _____ / _____ / _____</w:t>
      </w:r>
    </w:p>
    <w:p w14:paraId="7773237C" w14:textId="77777777" w:rsidR="009929B0" w:rsidRPr="009D358F" w:rsidRDefault="004C18EE">
      <w:pPr>
        <w:rPr>
          <w:lang w:val="nl-BE"/>
        </w:rPr>
      </w:pPr>
      <w:r w:rsidRPr="009D358F">
        <w:rPr>
          <w:lang w:val="nl-BE"/>
        </w:rPr>
        <w:t>8. In te vullen door de onderzoekssite / administratie</w:t>
      </w:r>
    </w:p>
    <w:p w14:paraId="17255193" w14:textId="77777777" w:rsidR="009929B0" w:rsidRDefault="004C18EE">
      <w:pPr>
        <w:pStyle w:val="Lijstopsomteken"/>
      </w:pPr>
      <w:r>
        <w:t xml:space="preserve">Naam en functie verantwoordelijke: </w:t>
      </w:r>
      <w:r>
        <w:tab/>
      </w:r>
    </w:p>
    <w:p w14:paraId="0DB732D2" w14:textId="77777777" w:rsidR="009929B0" w:rsidRPr="009D358F" w:rsidRDefault="004C18EE">
      <w:pPr>
        <w:pStyle w:val="Lijstopsomteken"/>
        <w:rPr>
          <w:lang w:val="nl-BE"/>
        </w:rPr>
      </w:pPr>
      <w:r w:rsidRPr="009D358F">
        <w:rPr>
          <w:lang w:val="nl-BE"/>
        </w:rPr>
        <w:t>Handtekening: _________________ Datum (dag/maand/jaar): _____ / _____ / _____</w:t>
      </w:r>
    </w:p>
    <w:p w14:paraId="48256187" w14:textId="77777777" w:rsidR="009929B0" w:rsidRDefault="004C18EE">
      <w:pPr>
        <w:pStyle w:val="Lijstopsomteken"/>
      </w:pPr>
      <w:r>
        <w:t>Betaling uitgevoerd: ☐ Ja     ☐ Nee</w:t>
      </w:r>
    </w:p>
    <w:p w14:paraId="5D1B5D92" w14:textId="77777777" w:rsidR="009929B0" w:rsidRPr="009D358F" w:rsidRDefault="004C18EE">
      <w:pPr>
        <w:pStyle w:val="Lijstopsomteken"/>
        <w:rPr>
          <w:lang w:val="nl-BE"/>
        </w:rPr>
      </w:pPr>
      <w:r w:rsidRPr="009D358F">
        <w:rPr>
          <w:lang w:val="nl-BE"/>
        </w:rPr>
        <w:t>Datum betaling (dag/maand/jaar): _____ / _____ / _____</w:t>
      </w:r>
    </w:p>
    <w:p w14:paraId="7DE18898" w14:textId="77777777" w:rsidR="009929B0" w:rsidRDefault="004C18EE">
      <w:pPr>
        <w:pStyle w:val="Lijstopsomteken"/>
      </w:pPr>
      <w:r>
        <w:t>Interne referentie / SAP-nummer: _______________________________</w:t>
      </w:r>
    </w:p>
    <w:p w14:paraId="50423843" w14:textId="77777777" w:rsidR="009929B0" w:rsidRDefault="004C18EE">
      <w:pPr>
        <w:pStyle w:val="Lijstopsomteken"/>
        <w:spacing w:after="240"/>
      </w:pPr>
      <w:r>
        <w:t>Kostenplaats / projectnummer: _________________________________</w:t>
      </w:r>
    </w:p>
    <w:p w14:paraId="177544B9" w14:textId="77777777" w:rsidR="009929B0" w:rsidRDefault="004C18EE">
      <w:pPr>
        <w:spacing w:after="240"/>
      </w:pPr>
      <w:r>
        <w:t xml:space="preserve">Privacyverklaring </w:t>
      </w:r>
    </w:p>
    <w:p w14:paraId="08DA33A5" w14:textId="77777777" w:rsidR="009929B0" w:rsidRPr="009D358F" w:rsidRDefault="004C18EE">
      <w:pPr>
        <w:rPr>
          <w:lang w:val="nl-BE"/>
        </w:rPr>
      </w:pPr>
      <w:r w:rsidRPr="009D358F">
        <w:rPr>
          <w:lang w:val="nl-BE"/>
        </w:rPr>
        <w:lastRenderedPageBreak/>
        <w:t>De persoonsgegevens in dit formulier worden verwerkt door XXXXXXXXXXXXXX (vermelding ziekenhuis)</w:t>
      </w:r>
      <w:r w:rsidRPr="009D358F">
        <w:rPr>
          <w:lang w:val="nl-BE"/>
        </w:rPr>
        <w:t xml:space="preserve"> in het kader van klinisch onderzoek en financiële administratie. Deze gegevens worden niet langer bewaard dan noodzakelijk en worden niet gedeeld met derden, behalve indien wettelijk vereist.</w:t>
      </w:r>
    </w:p>
    <w:p w14:paraId="35FBEA87" w14:textId="77777777" w:rsidR="009929B0" w:rsidRDefault="004C18EE">
      <w:pPr>
        <w:pStyle w:val="Kop1"/>
        <w:pageBreakBefore/>
      </w:pPr>
      <w:r>
        <w:lastRenderedPageBreak/>
        <w:t>Information and informed consent form for treating professionals</w:t>
      </w:r>
    </w:p>
    <w:p w14:paraId="1C610F9E" w14:textId="77777777" w:rsidR="009929B0" w:rsidRDefault="004C18EE">
      <w:pPr>
        <w:spacing w:after="200"/>
      </w:pPr>
      <w:r>
        <w:rPr>
          <w:i/>
          <w:sz w:val="17"/>
        </w:rPr>
        <w:t>Source: S71769_(e)CRF_Document 04_THERAPIST_ICF_V1.docx — version 1, 9 July 2026. Language: Dutch.</w:t>
      </w:r>
    </w:p>
    <w:p w14:paraId="52A0DA51" w14:textId="77777777" w:rsidR="009929B0" w:rsidRPr="009D358F" w:rsidRDefault="004C18EE">
      <w:pPr>
        <w:rPr>
          <w:lang w:val="nl-BE"/>
        </w:rPr>
      </w:pPr>
      <w:r w:rsidRPr="009D358F">
        <w:rPr>
          <w:b/>
          <w:lang w:val="nl-BE"/>
        </w:rPr>
        <w:t>Informatie- en toestemmingsformulier</w:t>
      </w:r>
    </w:p>
    <w:p w14:paraId="7FE43EEC" w14:textId="77777777" w:rsidR="009929B0" w:rsidRPr="009D358F" w:rsidRDefault="004C18EE">
      <w:pPr>
        <w:rPr>
          <w:lang w:val="nl-BE"/>
        </w:rPr>
      </w:pPr>
      <w:r w:rsidRPr="009D358F">
        <w:rPr>
          <w:b/>
          <w:u w:val="single"/>
          <w:lang w:val="nl-BE"/>
        </w:rPr>
        <w:t>Titel van de studie</w:t>
      </w:r>
      <w:r w:rsidRPr="009D358F">
        <w:rPr>
          <w:b/>
          <w:lang w:val="nl-BE"/>
        </w:rPr>
        <w:t>:</w:t>
      </w:r>
      <w:r w:rsidRPr="009D358F">
        <w:rPr>
          <w:lang w:val="nl-BE"/>
        </w:rPr>
        <w:t xml:space="preserve"> Naar een druk-, therapietrouw- en educatiegestuurde zorg bij diabetische voetaandoeningen.</w:t>
      </w:r>
    </w:p>
    <w:p w14:paraId="724EDA58" w14:textId="77777777" w:rsidR="009929B0" w:rsidRPr="009D358F" w:rsidRDefault="004C18EE">
      <w:pPr>
        <w:rPr>
          <w:lang w:val="nl-BE"/>
        </w:rPr>
      </w:pPr>
      <w:r w:rsidRPr="009D358F">
        <w:rPr>
          <w:b/>
          <w:u w:val="single"/>
          <w:lang w:val="nl-BE"/>
        </w:rPr>
        <w:t>Opdrachtgever</w:t>
      </w:r>
      <w:r w:rsidRPr="009D358F">
        <w:rPr>
          <w:b/>
          <w:lang w:val="nl-BE"/>
        </w:rPr>
        <w:t>:</w:t>
      </w:r>
      <w:r w:rsidRPr="009D358F">
        <w:rPr>
          <w:lang w:val="nl-BE"/>
        </w:rPr>
        <w:t xml:space="preserve"> KU Leuven (PI: Prof. Dr. Kevin Deschamps), Campus Brugge Spoorwegstraat 12, 8200 Brugge</w:t>
      </w:r>
    </w:p>
    <w:p w14:paraId="561B507D" w14:textId="77777777" w:rsidR="009929B0" w:rsidRPr="009D358F" w:rsidRDefault="004C18EE">
      <w:pPr>
        <w:rPr>
          <w:lang w:val="nl-BE"/>
        </w:rPr>
      </w:pPr>
      <w:r w:rsidRPr="009D358F">
        <w:rPr>
          <w:b/>
          <w:lang w:val="nl-BE"/>
        </w:rPr>
        <w:t xml:space="preserve">Onderzoeksinstelling: </w:t>
      </w:r>
    </w:p>
    <w:p w14:paraId="70EBA240" w14:textId="77777777" w:rsidR="009929B0" w:rsidRPr="009D358F" w:rsidRDefault="004C18EE">
      <w:pPr>
        <w:rPr>
          <w:lang w:val="nl-BE"/>
        </w:rPr>
      </w:pPr>
      <w:r w:rsidRPr="009D358F">
        <w:rPr>
          <w:lang w:val="nl-BE"/>
        </w:rPr>
        <w:t>KU Leuven - Departement Revalidatiewetenschappen, Spoorwegstraat 12, 8200 Brugge</w:t>
      </w:r>
    </w:p>
    <w:p w14:paraId="1ABC5F19" w14:textId="77777777" w:rsidR="009929B0" w:rsidRDefault="004C18EE">
      <w:r>
        <w:t>VUB – Departement Public Health, Laarbeeklaan 103, 1090 Jette</w:t>
      </w:r>
    </w:p>
    <w:p w14:paraId="479900A6" w14:textId="77777777" w:rsidR="009929B0" w:rsidRPr="009D358F" w:rsidRDefault="004C18EE">
      <w:pPr>
        <w:rPr>
          <w:lang w:val="nl-BE"/>
        </w:rPr>
      </w:pPr>
      <w:r w:rsidRPr="009D358F">
        <w:rPr>
          <w:b/>
          <w:lang w:val="nl-BE"/>
        </w:rPr>
        <w:t xml:space="preserve">Klinische centra: </w:t>
      </w:r>
    </w:p>
    <w:p w14:paraId="53BAAD7B" w14:textId="77777777" w:rsidR="009929B0" w:rsidRPr="009D358F" w:rsidRDefault="004C18EE">
      <w:pPr>
        <w:rPr>
          <w:lang w:val="nl-BE"/>
        </w:rPr>
      </w:pPr>
      <w:r w:rsidRPr="009D358F">
        <w:rPr>
          <w:lang w:val="nl-BE"/>
        </w:rPr>
        <w:t>Universitair Ziekenhuis Leuven, Diabetesvoetkliniek: Herestraat 49, 3000 Leuven</w:t>
      </w:r>
    </w:p>
    <w:p w14:paraId="3B9E24F8" w14:textId="77777777" w:rsidR="009929B0" w:rsidRPr="009D358F" w:rsidRDefault="004C18EE">
      <w:pPr>
        <w:rPr>
          <w:lang w:val="nl-BE"/>
        </w:rPr>
      </w:pPr>
      <w:r w:rsidRPr="009D358F">
        <w:rPr>
          <w:lang w:val="nl-BE"/>
        </w:rPr>
        <w:t>Universitair Ziekenhuis Antwerpen, Diabetesvoetkliniek: Drie Eikenstraat 655</w:t>
      </w:r>
    </w:p>
    <w:p w14:paraId="3CFD1D67" w14:textId="77777777" w:rsidR="009929B0" w:rsidRPr="009D358F" w:rsidRDefault="004C18EE">
      <w:pPr>
        <w:rPr>
          <w:lang w:val="nl-BE"/>
        </w:rPr>
      </w:pPr>
      <w:r w:rsidRPr="009D358F">
        <w:rPr>
          <w:lang w:val="nl-BE"/>
        </w:rPr>
        <w:t>Universitair Ziekenhuis Gent, Diabetesvoetkliniek: Corneel Heymanslaan 10, 9000 Gent</w:t>
      </w:r>
    </w:p>
    <w:p w14:paraId="555DD40E" w14:textId="77777777" w:rsidR="009929B0" w:rsidRPr="009D358F" w:rsidRDefault="004C18EE">
      <w:pPr>
        <w:rPr>
          <w:lang w:val="nl-BE"/>
        </w:rPr>
      </w:pPr>
      <w:r w:rsidRPr="009D358F">
        <w:rPr>
          <w:lang w:val="nl-BE"/>
        </w:rPr>
        <w:t>Azorg, Diabetesvoetkliniek: Moorselbaan 164, 9300 Aalst</w:t>
      </w:r>
    </w:p>
    <w:p w14:paraId="0B9CFC8C" w14:textId="77777777" w:rsidR="009929B0" w:rsidRPr="009D358F" w:rsidRDefault="004C18EE">
      <w:pPr>
        <w:rPr>
          <w:lang w:val="nl-BE"/>
        </w:rPr>
      </w:pPr>
      <w:r w:rsidRPr="009D358F">
        <w:rPr>
          <w:lang w:val="nl-BE"/>
        </w:rPr>
        <w:t>AZ Sint-Jan Brugge, Diabetesvoetkliniek: Ruddershove 10, 8000 Brugge</w:t>
      </w:r>
    </w:p>
    <w:p w14:paraId="20914A13" w14:textId="77777777" w:rsidR="009929B0" w:rsidRPr="009D358F" w:rsidRDefault="004C18EE">
      <w:pPr>
        <w:rPr>
          <w:lang w:val="nl-BE"/>
        </w:rPr>
      </w:pPr>
      <w:r w:rsidRPr="009D358F">
        <w:rPr>
          <w:lang w:val="nl-BE"/>
        </w:rPr>
        <w:t>AZ Groeninge, Diabetesvoetkliniek: President Kennedylaan 4, 8500 Kortrijk</w:t>
      </w:r>
    </w:p>
    <w:p w14:paraId="00D36BC3" w14:textId="77777777" w:rsidR="009929B0" w:rsidRPr="009D358F" w:rsidRDefault="004C18EE">
      <w:pPr>
        <w:rPr>
          <w:lang w:val="nl-BE"/>
        </w:rPr>
      </w:pPr>
      <w:r w:rsidRPr="009D358F">
        <w:rPr>
          <w:b/>
          <w:lang w:val="nl-BE"/>
        </w:rPr>
        <w:t>Comité voor Medische Ethiek:</w:t>
      </w:r>
      <w:r w:rsidRPr="009D358F">
        <w:rPr>
          <w:i/>
          <w:lang w:val="nl-BE"/>
        </w:rPr>
        <w:t xml:space="preserve"> </w:t>
      </w:r>
    </w:p>
    <w:p w14:paraId="49D9B570" w14:textId="77777777" w:rsidR="009929B0" w:rsidRPr="009D358F" w:rsidRDefault="004C18EE">
      <w:pPr>
        <w:rPr>
          <w:lang w:val="nl-BE"/>
        </w:rPr>
      </w:pPr>
      <w:r w:rsidRPr="009D358F">
        <w:rPr>
          <w:lang w:val="nl-BE"/>
        </w:rPr>
        <w:t>Ethische Commissie Onderzoek UZ/KU Leuven, UZ Leuven, Herestraat 49, 3000 Leuven</w:t>
      </w:r>
    </w:p>
    <w:p w14:paraId="401259DD" w14:textId="77777777" w:rsidR="009929B0" w:rsidRPr="009D358F" w:rsidRDefault="004C18EE">
      <w:pPr>
        <w:rPr>
          <w:lang w:val="nl-BE"/>
        </w:rPr>
      </w:pPr>
      <w:r w:rsidRPr="009D358F">
        <w:rPr>
          <w:lang w:val="nl-BE"/>
        </w:rPr>
        <w:t>Commissie medische ethiek UZA</w:t>
      </w:r>
    </w:p>
    <w:p w14:paraId="1B0E3FDD" w14:textId="77777777" w:rsidR="009929B0" w:rsidRPr="009D358F" w:rsidRDefault="004C18EE">
      <w:pPr>
        <w:rPr>
          <w:lang w:val="nl-BE"/>
        </w:rPr>
      </w:pPr>
      <w:r w:rsidRPr="009D358F">
        <w:rPr>
          <w:lang w:val="nl-BE"/>
        </w:rPr>
        <w:t>Commissie medische ethiek UZGent</w:t>
      </w:r>
    </w:p>
    <w:p w14:paraId="0CB4CD31" w14:textId="77777777" w:rsidR="009929B0" w:rsidRPr="009D358F" w:rsidRDefault="004C18EE">
      <w:pPr>
        <w:rPr>
          <w:lang w:val="nl-BE"/>
        </w:rPr>
      </w:pPr>
      <w:r w:rsidRPr="009D358F">
        <w:rPr>
          <w:lang w:val="nl-BE"/>
        </w:rPr>
        <w:t>Commissie medische ethiek Azorg</w:t>
      </w:r>
    </w:p>
    <w:p w14:paraId="0F30845B" w14:textId="77777777" w:rsidR="009929B0" w:rsidRPr="009D358F" w:rsidRDefault="004C18EE">
      <w:pPr>
        <w:rPr>
          <w:lang w:val="nl-BE"/>
        </w:rPr>
      </w:pPr>
      <w:r w:rsidRPr="009D358F">
        <w:rPr>
          <w:lang w:val="nl-BE"/>
        </w:rPr>
        <w:t>Commissie medische ethiek AZ Sint-Jan</w:t>
      </w:r>
    </w:p>
    <w:p w14:paraId="53524956" w14:textId="77777777" w:rsidR="009929B0" w:rsidRPr="009D358F" w:rsidRDefault="004C18EE">
      <w:pPr>
        <w:rPr>
          <w:lang w:val="nl-BE"/>
        </w:rPr>
      </w:pPr>
      <w:r w:rsidRPr="009D358F">
        <w:rPr>
          <w:lang w:val="nl-BE"/>
        </w:rPr>
        <w:t>Commissie medische ethiek AZ Groeninge</w:t>
      </w:r>
    </w:p>
    <w:p w14:paraId="16D43D83" w14:textId="77777777" w:rsidR="009929B0" w:rsidRPr="009D358F" w:rsidRDefault="004C18EE">
      <w:pPr>
        <w:rPr>
          <w:lang w:val="nl-BE"/>
        </w:rPr>
      </w:pPr>
      <w:r w:rsidRPr="009D358F">
        <w:rPr>
          <w:b/>
          <w:lang w:val="nl-BE"/>
        </w:rPr>
        <w:t xml:space="preserve">Coördinerende onderzoeker: </w:t>
      </w:r>
    </w:p>
    <w:p w14:paraId="67489930" w14:textId="77777777" w:rsidR="009929B0" w:rsidRPr="009D358F" w:rsidRDefault="004C18EE">
      <w:pPr>
        <w:rPr>
          <w:lang w:val="fr-FR"/>
        </w:rPr>
      </w:pPr>
      <w:r w:rsidRPr="009D358F">
        <w:rPr>
          <w:lang w:val="fr-FR"/>
        </w:rPr>
        <w:t xml:space="preserve">Prof. Kevin Deschamps, KU Leuven, </w:t>
      </w:r>
      <w:hyperlink r:id="rId23">
        <w:r w:rsidRPr="009D358F">
          <w:rPr>
            <w:color w:val="1D8DB0"/>
            <w:u w:val="single"/>
            <w:lang w:val="fr-FR"/>
          </w:rPr>
          <w:t>kevin.deschamps@kuleuven.be</w:t>
        </w:r>
      </w:hyperlink>
    </w:p>
    <w:p w14:paraId="6729B508" w14:textId="77777777" w:rsidR="009929B0" w:rsidRPr="009D358F" w:rsidRDefault="004C18EE">
      <w:pPr>
        <w:rPr>
          <w:lang w:val="nl-BE"/>
        </w:rPr>
      </w:pPr>
      <w:r w:rsidRPr="009D358F">
        <w:rPr>
          <w:b/>
          <w:lang w:val="nl-BE"/>
        </w:rPr>
        <w:t>Academische mede-onderzoekers :</w:t>
      </w:r>
    </w:p>
    <w:p w14:paraId="4612D1A4" w14:textId="77777777" w:rsidR="009929B0" w:rsidRPr="009D358F" w:rsidRDefault="004C18EE">
      <w:pPr>
        <w:rPr>
          <w:lang w:val="nl-BE"/>
        </w:rPr>
      </w:pPr>
      <w:r w:rsidRPr="009D358F">
        <w:rPr>
          <w:lang w:val="nl-BE"/>
        </w:rPr>
        <w:t xml:space="preserve">Prof. Fabienne Dobbels, KU Leuven, </w:t>
      </w:r>
      <w:hyperlink r:id="rId24">
        <w:r w:rsidRPr="009D358F">
          <w:rPr>
            <w:color w:val="1D8DB0"/>
            <w:u w:val="single"/>
            <w:lang w:val="nl-BE"/>
          </w:rPr>
          <w:t>fabienne.dobbels@kuleuven.be</w:t>
        </w:r>
      </w:hyperlink>
    </w:p>
    <w:p w14:paraId="5B016355" w14:textId="77777777" w:rsidR="009929B0" w:rsidRPr="009D358F" w:rsidRDefault="004C18EE">
      <w:pPr>
        <w:rPr>
          <w:lang w:val="nl-BE"/>
        </w:rPr>
      </w:pPr>
      <w:r w:rsidRPr="009D358F">
        <w:rPr>
          <w:lang w:val="nl-BE"/>
        </w:rPr>
        <w:t xml:space="preserve">Prof. Maaike Fobelets, VUB, </w:t>
      </w:r>
      <w:hyperlink r:id="rId25">
        <w:r w:rsidRPr="009D358F">
          <w:rPr>
            <w:color w:val="1D8DB0"/>
            <w:u w:val="single"/>
            <w:lang w:val="nl-BE"/>
          </w:rPr>
          <w:t>maaike.fobelets@vub.be</w:t>
        </w:r>
      </w:hyperlink>
    </w:p>
    <w:p w14:paraId="5F4C9D27" w14:textId="77777777" w:rsidR="009929B0" w:rsidRPr="009D358F" w:rsidRDefault="004C18EE">
      <w:pPr>
        <w:rPr>
          <w:lang w:val="nl-BE"/>
        </w:rPr>
      </w:pPr>
      <w:r w:rsidRPr="009D358F">
        <w:rPr>
          <w:lang w:val="nl-BE"/>
        </w:rPr>
        <w:t xml:space="preserve">Prof. Koen Putman, VUB, </w:t>
      </w:r>
      <w:hyperlink r:id="rId26">
        <w:r w:rsidRPr="009D358F">
          <w:rPr>
            <w:color w:val="1D8DB0"/>
            <w:u w:val="single"/>
            <w:lang w:val="nl-BE"/>
          </w:rPr>
          <w:t>koen.putman@vub.be</w:t>
        </w:r>
      </w:hyperlink>
    </w:p>
    <w:p w14:paraId="1935C2E1" w14:textId="77777777" w:rsidR="009929B0" w:rsidRPr="009D358F" w:rsidRDefault="004C18EE">
      <w:pPr>
        <w:rPr>
          <w:lang w:val="nl-BE"/>
        </w:rPr>
      </w:pPr>
      <w:r w:rsidRPr="009D358F">
        <w:rPr>
          <w:b/>
          <w:lang w:val="nl-BE"/>
        </w:rPr>
        <w:t xml:space="preserve">Lokale artsen-onderzoekers: </w:t>
      </w:r>
    </w:p>
    <w:p w14:paraId="3E81DFD2" w14:textId="77777777" w:rsidR="009929B0" w:rsidRPr="009D358F" w:rsidRDefault="004C18EE">
      <w:pPr>
        <w:rPr>
          <w:lang w:val="nl-BE"/>
        </w:rPr>
      </w:pPr>
      <w:r w:rsidRPr="009D358F">
        <w:rPr>
          <w:lang w:val="nl-BE"/>
        </w:rPr>
        <w:t xml:space="preserve">Prof. Giovanni Matricali, UZ Leuven, </w:t>
      </w:r>
      <w:hyperlink r:id="rId27">
        <w:r w:rsidRPr="009D358F">
          <w:rPr>
            <w:color w:val="1D8DB0"/>
            <w:u w:val="single"/>
            <w:lang w:val="nl-BE"/>
          </w:rPr>
          <w:t>giovanni.matricali@uzleuven.be</w:t>
        </w:r>
      </w:hyperlink>
    </w:p>
    <w:p w14:paraId="177449F7" w14:textId="77777777" w:rsidR="009929B0" w:rsidRDefault="004C18EE">
      <w:r>
        <w:t xml:space="preserve">Prof. Caren Randon, UZGent, </w:t>
      </w:r>
      <w:hyperlink r:id="rId28">
        <w:r>
          <w:rPr>
            <w:color w:val="1D8DB0"/>
            <w:u w:val="single"/>
          </w:rPr>
          <w:t>caren.randon@uzgent.be</w:t>
        </w:r>
      </w:hyperlink>
    </w:p>
    <w:p w14:paraId="634657EE" w14:textId="77777777" w:rsidR="009929B0" w:rsidRDefault="004C18EE">
      <w:r>
        <w:t xml:space="preserve">Prof. Eveline Dirinck, UZA, </w:t>
      </w:r>
      <w:hyperlink r:id="rId29">
        <w:r>
          <w:rPr>
            <w:color w:val="1D8DB0"/>
            <w:u w:val="single"/>
          </w:rPr>
          <w:t>Eveline.dirinck@uza.be</w:t>
        </w:r>
      </w:hyperlink>
    </w:p>
    <w:p w14:paraId="1CA81F14" w14:textId="77777777" w:rsidR="009929B0" w:rsidRPr="009D358F" w:rsidRDefault="004C18EE">
      <w:pPr>
        <w:rPr>
          <w:lang w:val="nl-BE"/>
        </w:rPr>
      </w:pPr>
      <w:r w:rsidRPr="009D358F">
        <w:rPr>
          <w:lang w:val="nl-BE"/>
        </w:rPr>
        <w:t xml:space="preserve">Dr. Frank Nobels, Azorg, </w:t>
      </w:r>
      <w:hyperlink r:id="rId30">
        <w:r w:rsidRPr="009D358F">
          <w:rPr>
            <w:color w:val="1D8DB0"/>
            <w:u w:val="single"/>
            <w:lang w:val="nl-BE"/>
          </w:rPr>
          <w:t>frank.nobels@azorg.be</w:t>
        </w:r>
      </w:hyperlink>
    </w:p>
    <w:p w14:paraId="78BCFF08" w14:textId="77777777" w:rsidR="009929B0" w:rsidRDefault="004C18EE">
      <w:r>
        <w:lastRenderedPageBreak/>
        <w:t xml:space="preserve">Dr. Youri Taes, AZ Sint-Jan Brugge, </w:t>
      </w:r>
      <w:hyperlink r:id="rId31">
        <w:r>
          <w:rPr>
            <w:color w:val="1D8DB0"/>
            <w:u w:val="single"/>
          </w:rPr>
          <w:t>youri.taes@azsintjan.be</w:t>
        </w:r>
      </w:hyperlink>
    </w:p>
    <w:p w14:paraId="0590BBAA" w14:textId="77777777" w:rsidR="009929B0" w:rsidRPr="009D358F" w:rsidRDefault="004C18EE">
      <w:pPr>
        <w:spacing w:after="240"/>
        <w:rPr>
          <w:lang w:val="nl-BE"/>
        </w:rPr>
      </w:pPr>
      <w:r w:rsidRPr="009D358F">
        <w:rPr>
          <w:lang w:val="nl-BE"/>
        </w:rPr>
        <w:t xml:space="preserve">Dr. Gertjan Vereecke, AZ Groeninge, </w:t>
      </w:r>
      <w:hyperlink r:id="rId32">
        <w:r w:rsidRPr="009D358F">
          <w:rPr>
            <w:color w:val="1D8DB0"/>
            <w:u w:val="single"/>
            <w:lang w:val="nl-BE"/>
          </w:rPr>
          <w:t>gertjan.vereecke@azgroeninge.be</w:t>
        </w:r>
      </w:hyperlink>
    </w:p>
    <w:p w14:paraId="1C7C0FA6" w14:textId="77777777" w:rsidR="009929B0" w:rsidRPr="009D358F" w:rsidRDefault="004C18EE">
      <w:pPr>
        <w:pStyle w:val="Kop2"/>
        <w:rPr>
          <w:lang w:val="nl-BE"/>
        </w:rPr>
      </w:pPr>
      <w:r w:rsidRPr="009D358F">
        <w:rPr>
          <w:lang w:val="nl-BE"/>
        </w:rPr>
        <w:t xml:space="preserve">Noodzakelijke informatie voor uw beslissing om deel te nemen </w:t>
      </w:r>
    </w:p>
    <w:p w14:paraId="5E711132" w14:textId="77777777" w:rsidR="009929B0" w:rsidRPr="009D358F" w:rsidRDefault="004C18EE">
      <w:pPr>
        <w:pStyle w:val="Kop3"/>
        <w:rPr>
          <w:lang w:val="nl-BE"/>
        </w:rPr>
      </w:pPr>
      <w:r w:rsidRPr="009D358F">
        <w:rPr>
          <w:lang w:val="nl-BE"/>
        </w:rPr>
        <w:t>1. Inleiding</w:t>
      </w:r>
    </w:p>
    <w:p w14:paraId="32AD865A" w14:textId="77777777" w:rsidR="009929B0" w:rsidRPr="009D358F" w:rsidRDefault="004C18EE">
      <w:pPr>
        <w:spacing w:after="240"/>
        <w:rPr>
          <w:lang w:val="nl-BE"/>
        </w:rPr>
      </w:pPr>
      <w:r w:rsidRPr="009D358F">
        <w:rPr>
          <w:lang w:val="nl-BE"/>
        </w:rPr>
        <w:t xml:space="preserve">U wordt uitgenodigd om deel te nemen aan een wetenschappelijk onderzoek bij mensen met diabetes die een verhoogd risico hebben op voetproblemen. Voordat u beslist om al dan niet deel te nemen, is het </w:t>
      </w:r>
      <w:r w:rsidRPr="009D358F">
        <w:rPr>
          <w:lang w:val="nl-BE"/>
        </w:rPr>
        <w:t xml:space="preserve">belangrijk dat u goed begrijpt wat deze studie inhoudt. Daarom vragen wij u om deze informatie aandachtig door te lezen. Indien u vragen heeft, kan u steeds terecht bij de onderzoeker. Uw toestemming om deel te nemen wordt pas gevraagd nadat u voldoende geïnformeerd bent. Dit noemen we een geïnformeerde toestemming. </w:t>
      </w:r>
    </w:p>
    <w:p w14:paraId="460806B5" w14:textId="77777777" w:rsidR="009929B0" w:rsidRPr="009D358F" w:rsidRDefault="004C18EE">
      <w:pPr>
        <w:spacing w:after="240"/>
        <w:rPr>
          <w:lang w:val="nl-BE"/>
        </w:rPr>
      </w:pPr>
      <w:r w:rsidRPr="009D358F">
        <w:rPr>
          <w:lang w:val="nl-BE"/>
        </w:rPr>
        <w:t>Deze studie wordt georganiseerd door de KU Leuven en uitgevoerd in samenwerking met meerdere multidisciplinaire diabetesvoetklinieken in België. De hoofdonderzoeker</w:t>
      </w:r>
      <w:r w:rsidRPr="009D358F">
        <w:rPr>
          <w:lang w:val="nl-BE"/>
        </w:rPr>
        <w:t xml:space="preserve"> van de studie is Prof. Dr. Kevin Deschamps. De lokale uitvoering gebeurt onder verantwoordelijkheid van de onderzoeker in uw ziekenhuis.</w:t>
      </w:r>
    </w:p>
    <w:p w14:paraId="3CF629B1" w14:textId="77777777" w:rsidR="009929B0" w:rsidRPr="009D358F" w:rsidRDefault="004C18EE">
      <w:pPr>
        <w:spacing w:after="240"/>
        <w:rPr>
          <w:lang w:val="nl-BE"/>
        </w:rPr>
      </w:pPr>
      <w:r w:rsidRPr="009D358F">
        <w:rPr>
          <w:lang w:val="nl-BE"/>
        </w:rPr>
        <w:t>Wij vragen u de volgende pagina’s met informatie aandachtig te lezen. Hebt u vragen, dan kan u terecht bij de arts-onderzoeker of zijn of haar vertegenwoordiger. Dit document bestaat uit 3 delen: essentiële informatie die u nodig heeft voor het nemen van uw beslissing, uw schriftelijke toestemming en bijlagen waarin u meer details terugvindt over bepaalde onderdelen van de basisinformatie.</w:t>
      </w:r>
    </w:p>
    <w:p w14:paraId="4AAA4045" w14:textId="77777777" w:rsidR="009929B0" w:rsidRPr="009D358F" w:rsidRDefault="004C18EE">
      <w:pPr>
        <w:rPr>
          <w:lang w:val="nl-BE"/>
        </w:rPr>
      </w:pPr>
      <w:r w:rsidRPr="009D358F">
        <w:rPr>
          <w:lang w:val="nl-BE"/>
        </w:rPr>
        <w:t>Eens u beslist heeft om deel te nemen aan de studie zal men u vragen om het toestemmingsformulier achteraan deze bundel te ondertekenen.</w:t>
      </w:r>
    </w:p>
    <w:p w14:paraId="00707029" w14:textId="77777777" w:rsidR="009929B0" w:rsidRPr="009D358F" w:rsidRDefault="004C18EE">
      <w:pPr>
        <w:pStyle w:val="Kop3"/>
        <w:rPr>
          <w:lang w:val="nl-BE"/>
        </w:rPr>
      </w:pPr>
      <w:r w:rsidRPr="009D358F">
        <w:rPr>
          <w:lang w:val="nl-BE"/>
        </w:rPr>
        <w:t>2. Als u aan deze studie deelneemt, moet u weten dat: </w:t>
      </w:r>
    </w:p>
    <w:p w14:paraId="748B873E" w14:textId="77777777" w:rsidR="009929B0" w:rsidRPr="009D358F" w:rsidRDefault="004C18EE">
      <w:pPr>
        <w:rPr>
          <w:lang w:val="nl-BE"/>
        </w:rPr>
      </w:pPr>
      <w:r w:rsidRPr="009D358F">
        <w:rPr>
          <w:lang w:val="nl-BE"/>
        </w:rPr>
        <w:t> Deze klinische studie is opgesteld na evaluatie door meerdere ethische comités.  </w:t>
      </w:r>
    </w:p>
    <w:p w14:paraId="27D05820" w14:textId="77777777" w:rsidR="009929B0" w:rsidRPr="009D358F" w:rsidRDefault="004C18EE">
      <w:pPr>
        <w:pStyle w:val="Lijstopsomteken"/>
        <w:rPr>
          <w:lang w:val="nl-BE"/>
        </w:rPr>
      </w:pPr>
      <w:r w:rsidRPr="009D358F">
        <w:rPr>
          <w:lang w:val="nl-BE"/>
        </w:rPr>
        <w:t>Uw deelname vrijwillig is; er kan op geen enkele manier sprake zijn van dwang. Voor deelname is uw ondertekende toestemming nodig. Ook nadat u hebt getekend, kan u de onderzoeker laten weten dat u uw deelname wilt stopzetten. De beslissing om al dan niet (verder) deel te nemen zal geen enkele negatieve invloed hebben op de kwaliteit van zorg noch op de relatie met de behandelende arts(en)/ therapeut(en). </w:t>
      </w:r>
    </w:p>
    <w:p w14:paraId="7ED199B7" w14:textId="77777777" w:rsidR="009929B0" w:rsidRPr="009D358F" w:rsidRDefault="004C18EE">
      <w:pPr>
        <w:pStyle w:val="Lijstopsomteken"/>
        <w:rPr>
          <w:lang w:val="nl-BE"/>
        </w:rPr>
      </w:pPr>
      <w:r w:rsidRPr="009D358F">
        <w:rPr>
          <w:lang w:val="nl-BE"/>
        </w:rPr>
        <w:t>De gegevens die in het kader van de deelname worden verzameld, zijn vertrouwelijk. Bij de publicatie van de resultaten is de anonimiteit verzekerd. </w:t>
      </w:r>
    </w:p>
    <w:p w14:paraId="4A02F65E" w14:textId="77777777" w:rsidR="009929B0" w:rsidRPr="009D358F" w:rsidRDefault="004C18EE">
      <w:pPr>
        <w:pStyle w:val="Lijstopsomteken"/>
        <w:rPr>
          <w:lang w:val="nl-BE"/>
        </w:rPr>
      </w:pPr>
      <w:r w:rsidRPr="009D358F">
        <w:rPr>
          <w:lang w:val="nl-BE"/>
        </w:rPr>
        <w:t>Er u geen kosten worden aangerekend voor specifieke behandelingen, bezoeken/ consultaties, en/of onderzoeken in het kader van deze studie. </w:t>
      </w:r>
    </w:p>
    <w:p w14:paraId="6EB25BC6" w14:textId="77777777" w:rsidR="009929B0" w:rsidRPr="009D358F" w:rsidRDefault="004C18EE">
      <w:pPr>
        <w:pStyle w:val="Lijstopsomteken"/>
        <w:rPr>
          <w:lang w:val="nl-BE"/>
        </w:rPr>
      </w:pPr>
      <w:r w:rsidRPr="009D358F">
        <w:rPr>
          <w:lang w:val="nl-BE"/>
        </w:rPr>
        <w:t>Er een verzekering is afgesloten voor het geval dat u schade zou oplopen in het kader van uw deelname aan deze klinische studie. </w:t>
      </w:r>
    </w:p>
    <w:p w14:paraId="4B779CC9" w14:textId="77777777" w:rsidR="009929B0" w:rsidRPr="009D358F" w:rsidRDefault="004C18EE">
      <w:pPr>
        <w:pStyle w:val="Lijstopsomteken"/>
        <w:spacing w:after="240"/>
        <w:rPr>
          <w:lang w:val="nl-BE"/>
        </w:rPr>
      </w:pPr>
      <w:r w:rsidRPr="009D358F">
        <w:rPr>
          <w:lang w:val="nl-BE"/>
        </w:rPr>
        <w:t>Indien</w:t>
      </w:r>
      <w:r w:rsidRPr="009D358F">
        <w:rPr>
          <w:lang w:val="nl-BE"/>
        </w:rPr>
        <w:t xml:space="preserve"> u extra informatie wenst, u altijd contact kunt opnemen met de onderzoeker of een medewerker van zijn team. </w:t>
      </w:r>
    </w:p>
    <w:p w14:paraId="46C6AD8D" w14:textId="77777777" w:rsidR="009929B0" w:rsidRPr="009D358F" w:rsidRDefault="004C18EE">
      <w:pPr>
        <w:spacing w:after="240"/>
        <w:rPr>
          <w:lang w:val="nl-BE"/>
        </w:rPr>
      </w:pPr>
      <w:r w:rsidRPr="009D358F">
        <w:rPr>
          <w:lang w:val="nl-BE"/>
        </w:rPr>
        <w:t>Alvast bedankt voor uw tijd en interesse. </w:t>
      </w:r>
    </w:p>
    <w:p w14:paraId="4EFCCE97" w14:textId="77777777" w:rsidR="009929B0" w:rsidRDefault="004C18EE">
      <w:r>
        <w:t>Hoogachtend, </w:t>
      </w:r>
    </w:p>
    <w:tbl>
      <w:tblPr>
        <w:tblW w:w="0" w:type="auto"/>
        <w:tblLook w:val="04A0" w:firstRow="1" w:lastRow="0" w:firstColumn="1" w:lastColumn="0" w:noHBand="0" w:noVBand="1"/>
      </w:tblPr>
      <w:tblGrid>
        <w:gridCol w:w="10200"/>
      </w:tblGrid>
      <w:tr w:rsidR="009929B0" w14:paraId="7C3275D2" w14:textId="77777777">
        <w:tc>
          <w:tcPr>
            <w:tcW w:w="10200" w:type="dxa"/>
          </w:tcPr>
          <w:p w14:paraId="538E64ED" w14:textId="77777777" w:rsidR="009929B0" w:rsidRDefault="004C18EE">
            <w:r>
              <w:t>Dr. XXXXXXXXXXX  (Lokale PI)</w:t>
            </w:r>
          </w:p>
          <w:p w14:paraId="18C2AB6C" w14:textId="77777777" w:rsidR="009929B0" w:rsidRDefault="004C18EE">
            <w:r>
              <w:t>Ziekenhuis XXXXXXXXXXXX</w:t>
            </w:r>
          </w:p>
          <w:p w14:paraId="7F37011B" w14:textId="77777777" w:rsidR="009929B0" w:rsidRDefault="004C18EE">
            <w:r>
              <w:t>E-mail:  XXXXXXXXXXXX</w:t>
            </w:r>
          </w:p>
        </w:tc>
      </w:tr>
    </w:tbl>
    <w:p w14:paraId="36DEF3CC" w14:textId="77777777" w:rsidR="009929B0" w:rsidRPr="009D358F" w:rsidRDefault="004C18EE">
      <w:pPr>
        <w:pStyle w:val="Kop3"/>
        <w:spacing w:after="240"/>
        <w:rPr>
          <w:lang w:val="nl-BE"/>
        </w:rPr>
      </w:pPr>
      <w:r w:rsidRPr="009D358F">
        <w:rPr>
          <w:lang w:val="nl-BE"/>
        </w:rPr>
        <w:lastRenderedPageBreak/>
        <w:t>3. Achtergrond en doelstelling van de studie</w:t>
      </w:r>
    </w:p>
    <w:p w14:paraId="223BB25A" w14:textId="77777777" w:rsidR="009929B0" w:rsidRPr="009D358F" w:rsidRDefault="004C18EE">
      <w:pPr>
        <w:rPr>
          <w:lang w:val="nl-BE"/>
        </w:rPr>
      </w:pPr>
      <w:r w:rsidRPr="009D358F">
        <w:rPr>
          <w:lang w:val="nl-BE"/>
        </w:rPr>
        <w:t>Wij nodigen u uit om deel te nemen aan de PARADISE studie, een multicentrische klinische studie binnen diabetesvoetklinieken. Het doel van deze studie is om een nieuwe, multimodale aanpak (de PARADISE interventie), bovenop</w:t>
      </w:r>
      <w:r w:rsidRPr="009D358F">
        <w:rPr>
          <w:lang w:val="nl-BE"/>
        </w:rPr>
        <w:t xml:space="preserve"> de gebruikelijke zorg, te evalueren met betrekking tot het voorkomen van voetproblemen bij personen met diabetes. Hierbij worden zowel de klinische effecten, de kosteneffectiviteit als de implementatie van de interventie onderzocht.</w:t>
      </w:r>
    </w:p>
    <w:p w14:paraId="6735E6FB" w14:textId="77777777" w:rsidR="009929B0" w:rsidRPr="009D358F" w:rsidRDefault="004C18EE">
      <w:pPr>
        <w:rPr>
          <w:lang w:val="nl-BE"/>
        </w:rPr>
      </w:pPr>
      <w:r w:rsidRPr="009D358F">
        <w:rPr>
          <w:lang w:val="nl-BE"/>
        </w:rPr>
        <w:t>In het kader van de procesevaluatie willen we beter begrijpen hoe de PARADISE interventie in de praktijk wordt uitgevoerd en ervaren door zorgverleners. Daarom richten we ons specifiek tot therapeuten die betrokken zijn bij het uitvoeren van de interventie.</w:t>
      </w:r>
    </w:p>
    <w:p w14:paraId="19EB258B" w14:textId="77777777" w:rsidR="009929B0" w:rsidRPr="009D358F" w:rsidRDefault="004C18EE">
      <w:pPr>
        <w:rPr>
          <w:lang w:val="nl-BE"/>
        </w:rPr>
      </w:pPr>
      <w:r w:rsidRPr="009D358F">
        <w:rPr>
          <w:lang w:val="nl-BE"/>
        </w:rPr>
        <w:t>U komt in aanmerking</w:t>
      </w:r>
      <w:r w:rsidRPr="009D358F">
        <w:rPr>
          <w:lang w:val="nl-BE"/>
        </w:rPr>
        <w:t xml:space="preserve"> voor deelname indien u betrokken bent bij de uitvoering van de PARADISE interventie binnen uw diabetesvoetkliniek.</w:t>
      </w:r>
      <w:r w:rsidRPr="009D358F">
        <w:rPr>
          <w:b/>
          <w:lang w:val="nl-BE"/>
        </w:rPr>
        <w:tab/>
      </w:r>
      <w:r w:rsidRPr="009D358F">
        <w:rPr>
          <w:b/>
          <w:lang w:val="nl-BE"/>
        </w:rPr>
        <w:tab/>
      </w:r>
    </w:p>
    <w:p w14:paraId="6D0C10B9" w14:textId="77777777" w:rsidR="009929B0" w:rsidRPr="009D358F" w:rsidRDefault="004C18EE">
      <w:pPr>
        <w:pStyle w:val="Kop3"/>
        <w:rPr>
          <w:lang w:val="nl-BE"/>
        </w:rPr>
      </w:pPr>
      <w:r w:rsidRPr="009D358F">
        <w:rPr>
          <w:lang w:val="nl-BE"/>
        </w:rPr>
        <w:t>4. Wat houdt deelname aan de studie in voor u?:</w:t>
      </w:r>
    </w:p>
    <w:p w14:paraId="02EA7123" w14:textId="77777777" w:rsidR="009929B0" w:rsidRPr="009D358F" w:rsidRDefault="004C18EE">
      <w:pPr>
        <w:rPr>
          <w:lang w:val="nl-BE"/>
        </w:rPr>
      </w:pPr>
      <w:r w:rsidRPr="009D358F">
        <w:rPr>
          <w:lang w:val="nl-BE"/>
        </w:rPr>
        <w:t>Zoals u wellicht weet omvat de PARADISE studie twee fases:</w:t>
      </w:r>
    </w:p>
    <w:p w14:paraId="7702FCCA" w14:textId="77777777" w:rsidR="009929B0" w:rsidRPr="009D358F" w:rsidRDefault="004C18EE">
      <w:pPr>
        <w:rPr>
          <w:lang w:val="nl-BE"/>
        </w:rPr>
      </w:pPr>
      <w:r w:rsidRPr="009D358F">
        <w:rPr>
          <w:b/>
          <w:lang w:val="nl-BE"/>
        </w:rPr>
        <w:t xml:space="preserve">-Rekruteringsfase (12 maanden): </w:t>
      </w:r>
      <w:r w:rsidRPr="009D358F">
        <w:rPr>
          <w:lang w:val="nl-BE"/>
        </w:rPr>
        <w:t xml:space="preserve">Tijdens deze periode worden patiënten gerekruteerd binnen de deelnemende diabetesvoetklinieken. U bent als therapeut betrokken bij het opstarten en uitvoeren van de PARADISE interventie. </w:t>
      </w:r>
    </w:p>
    <w:p w14:paraId="48A8D09D" w14:textId="77777777" w:rsidR="009929B0" w:rsidRPr="009D358F" w:rsidRDefault="004C18EE">
      <w:pPr>
        <w:rPr>
          <w:lang w:val="nl-BE"/>
        </w:rPr>
      </w:pPr>
      <w:r w:rsidRPr="009D358F">
        <w:rPr>
          <w:b/>
          <w:lang w:val="nl-BE"/>
        </w:rPr>
        <w:t xml:space="preserve">-Opvolgfase (18 maanden per patiënt): </w:t>
      </w:r>
      <w:r w:rsidRPr="009D358F">
        <w:rPr>
          <w:lang w:val="nl-BE"/>
        </w:rPr>
        <w:t>Elke patiënt wordt gedurende</w:t>
      </w:r>
      <w:r w:rsidRPr="009D358F">
        <w:rPr>
          <w:lang w:val="nl-BE"/>
        </w:rPr>
        <w:t xml:space="preserve"> 18 maanden opgevolgd. Tijdens deze periode vinden consultaties, metingen en begeleidingsmomenten plaats volgens het PARADISE zorgpad. U bent hierbij actief betrokken in de begeleiding en opvolging van de patiënt. </w:t>
      </w:r>
    </w:p>
    <w:p w14:paraId="0F57F1ED" w14:textId="77777777" w:rsidR="009929B0" w:rsidRPr="009D358F" w:rsidRDefault="004C18EE">
      <w:pPr>
        <w:rPr>
          <w:lang w:val="nl-BE"/>
        </w:rPr>
      </w:pPr>
      <w:r w:rsidRPr="009D358F">
        <w:rPr>
          <w:lang w:val="nl-BE"/>
        </w:rPr>
        <w:t>In het kader van de procesevaluatie zal uw deelname (interview en eventuele observaties) plaatsvinden tijdens of op het einde van deze opvolgperiode, zodat uw volledige ervaring met de implementatie van de interventie kan worden meegenomen</w:t>
      </w:r>
    </w:p>
    <w:p w14:paraId="3BE8D13D" w14:textId="77777777" w:rsidR="009929B0" w:rsidRPr="009D358F" w:rsidRDefault="004C18EE">
      <w:pPr>
        <w:pStyle w:val="Kop3"/>
        <w:rPr>
          <w:lang w:val="nl-BE"/>
        </w:rPr>
      </w:pPr>
      <w:r w:rsidRPr="009D358F">
        <w:rPr>
          <w:lang w:val="nl-BE"/>
        </w:rPr>
        <w:t>5. Uw deelname aan de procesevaluatie</w:t>
      </w:r>
    </w:p>
    <w:p w14:paraId="6DAFD737" w14:textId="77777777" w:rsidR="009929B0" w:rsidRPr="009D358F" w:rsidRDefault="004C18EE">
      <w:pPr>
        <w:rPr>
          <w:lang w:val="nl-BE"/>
        </w:rPr>
      </w:pPr>
      <w:r w:rsidRPr="009D358F">
        <w:rPr>
          <w:lang w:val="nl-BE"/>
        </w:rPr>
        <w:t xml:space="preserve">Indien u deelneemt </w:t>
      </w:r>
      <w:r w:rsidRPr="009D358F">
        <w:rPr>
          <w:lang w:val="nl-BE"/>
        </w:rPr>
        <w:t>aan dit onderdeel van de studie, omvat dit het volgende:</w:t>
      </w:r>
    </w:p>
    <w:p w14:paraId="0DE052D1" w14:textId="77777777" w:rsidR="009929B0" w:rsidRPr="009D358F" w:rsidRDefault="004C18EE">
      <w:pPr>
        <w:pStyle w:val="Lijstopsomteken"/>
        <w:rPr>
          <w:lang w:val="nl-BE"/>
        </w:rPr>
      </w:pPr>
      <w:r w:rsidRPr="009D358F">
        <w:rPr>
          <w:b/>
          <w:lang w:val="nl-BE"/>
        </w:rPr>
        <w:t>Eén of meerdere individuele interviews</w:t>
      </w:r>
      <w:r w:rsidRPr="009D358F">
        <w:rPr>
          <w:lang w:val="nl-BE"/>
        </w:rPr>
        <w:t xml:space="preserve"> waarin u bevraagd wordt over uw ervaringen met de PARADISE interventie (bijvoorbeeld over haalbaarheid, meerwaarde, knelpunten en implementatie in de praktijk). </w:t>
      </w:r>
    </w:p>
    <w:p w14:paraId="71D5DCE3" w14:textId="77777777" w:rsidR="009929B0" w:rsidRPr="009D358F" w:rsidRDefault="004C18EE">
      <w:pPr>
        <w:pStyle w:val="Lijstopsomteken"/>
        <w:rPr>
          <w:lang w:val="nl-BE"/>
        </w:rPr>
      </w:pPr>
      <w:r w:rsidRPr="009D358F">
        <w:rPr>
          <w:b/>
          <w:lang w:val="nl-BE"/>
        </w:rPr>
        <w:t>Mogelijke observatie of opname van therapiesessies</w:t>
      </w:r>
      <w:r w:rsidRPr="009D358F">
        <w:rPr>
          <w:lang w:val="nl-BE"/>
        </w:rPr>
        <w:t xml:space="preserve"> met patiënten, om inzicht te krijgen in de inhoud en kwaliteit van de interventie zoals deze in de praktijk wordt uitgevoerd. Hierbij kan u zichtbaar en/of hoorbaar zijn op de opnames. </w:t>
      </w:r>
    </w:p>
    <w:p w14:paraId="3487DCD0" w14:textId="77777777" w:rsidR="009929B0" w:rsidRPr="009D358F" w:rsidRDefault="004C18EE">
      <w:pPr>
        <w:rPr>
          <w:lang w:val="nl-BE"/>
        </w:rPr>
      </w:pPr>
      <w:r w:rsidRPr="009D358F">
        <w:rPr>
          <w:lang w:val="nl-BE"/>
        </w:rPr>
        <w:t xml:space="preserve">De externe </w:t>
      </w:r>
      <w:r w:rsidRPr="009D358F">
        <w:rPr>
          <w:lang w:val="nl-BE"/>
        </w:rPr>
        <w:t>onderzoekers (KU Leuven en VUB) zullen u contacteren om de interviews in te plannen. Ieder interview zal ongeveer 60 tot 90 minuten duren en vindt plaats op een moment dat voor u past.</w:t>
      </w:r>
    </w:p>
    <w:p w14:paraId="5B2EE436" w14:textId="77777777" w:rsidR="009929B0" w:rsidRPr="009D358F" w:rsidRDefault="004C18EE">
      <w:pPr>
        <w:rPr>
          <w:lang w:val="nl-BE"/>
        </w:rPr>
      </w:pPr>
      <w:r w:rsidRPr="009D358F">
        <w:rPr>
          <w:lang w:val="nl-BE"/>
        </w:rPr>
        <w:t>Tijdens het interview kan u vrij uw ervaringen delen. U bent niet verplicht om op alle vragen te antwoorden en kan op elk moment aangeven dat u een vraag niet wenst te beantwoorden.</w:t>
      </w:r>
    </w:p>
    <w:p w14:paraId="30F5E4DA" w14:textId="77777777" w:rsidR="009929B0" w:rsidRDefault="004C18EE">
      <w:r>
        <w:t>Indien therapiesessies worden opgenomen:</w:t>
      </w:r>
    </w:p>
    <w:p w14:paraId="645954FC" w14:textId="77777777" w:rsidR="009929B0" w:rsidRPr="009D358F" w:rsidRDefault="004C18EE">
      <w:pPr>
        <w:pStyle w:val="Lijstopsomteken"/>
        <w:rPr>
          <w:lang w:val="nl-BE"/>
        </w:rPr>
      </w:pPr>
      <w:r w:rsidRPr="009D358F">
        <w:rPr>
          <w:lang w:val="nl-BE"/>
        </w:rPr>
        <w:t xml:space="preserve">wordt u hierover vooraf geïnformeerd en wordt uw toestemming gevraagd; </w:t>
      </w:r>
    </w:p>
    <w:p w14:paraId="521E46ED" w14:textId="77777777" w:rsidR="009929B0" w:rsidRPr="009D358F" w:rsidRDefault="004C18EE">
      <w:pPr>
        <w:pStyle w:val="Lijstopsomteken"/>
        <w:rPr>
          <w:lang w:val="nl-BE"/>
        </w:rPr>
      </w:pPr>
      <w:r w:rsidRPr="009D358F">
        <w:rPr>
          <w:lang w:val="nl-BE"/>
        </w:rPr>
        <w:t>worden de opnames enkel gebruikt</w:t>
      </w:r>
      <w:r w:rsidRPr="009D358F">
        <w:rPr>
          <w:lang w:val="nl-BE"/>
        </w:rPr>
        <w:t xml:space="preserve"> voor onderzoeksdoeleinden; </w:t>
      </w:r>
    </w:p>
    <w:p w14:paraId="6E93C3D8" w14:textId="77777777" w:rsidR="009929B0" w:rsidRPr="009D358F" w:rsidRDefault="004C18EE">
      <w:pPr>
        <w:pStyle w:val="Lijstopsomteken"/>
        <w:rPr>
          <w:lang w:val="nl-BE"/>
        </w:rPr>
      </w:pPr>
      <w:r w:rsidRPr="009D358F">
        <w:rPr>
          <w:lang w:val="nl-BE"/>
        </w:rPr>
        <w:t>worden de beelden na analyse verwijderd.</w:t>
      </w:r>
    </w:p>
    <w:p w14:paraId="35CD15D4" w14:textId="77777777" w:rsidR="009929B0" w:rsidRPr="009D358F" w:rsidRDefault="004C18EE">
      <w:pPr>
        <w:pStyle w:val="Kop3"/>
        <w:rPr>
          <w:lang w:val="nl-BE"/>
        </w:rPr>
      </w:pPr>
      <w:r w:rsidRPr="009D358F">
        <w:rPr>
          <w:lang w:val="nl-BE"/>
        </w:rPr>
        <w:t>6. Risico’s en ongemakken</w:t>
      </w:r>
    </w:p>
    <w:p w14:paraId="17CB3046" w14:textId="77777777" w:rsidR="009929B0" w:rsidRPr="009D358F" w:rsidRDefault="004C18EE">
      <w:pPr>
        <w:rPr>
          <w:lang w:val="nl-BE"/>
        </w:rPr>
      </w:pPr>
      <w:r w:rsidRPr="009D358F">
        <w:rPr>
          <w:lang w:val="nl-BE"/>
        </w:rPr>
        <w:t>De deelname aan dit onderdeel van de studie houdt zeer beperkte risico’s in. Het interview kan enige tijd in beslag nemen en kan aanleiding geven tot reflectie over uw werkervaringen. U bent vrij om op elk moment te pauzeren of te stoppen.</w:t>
      </w:r>
    </w:p>
    <w:p w14:paraId="6907A121" w14:textId="77777777" w:rsidR="009929B0" w:rsidRPr="009D358F" w:rsidRDefault="004C18EE">
      <w:pPr>
        <w:pStyle w:val="Kop3"/>
        <w:rPr>
          <w:lang w:val="nl-BE"/>
        </w:rPr>
      </w:pPr>
      <w:r w:rsidRPr="009D358F">
        <w:rPr>
          <w:lang w:val="nl-BE"/>
        </w:rPr>
        <w:lastRenderedPageBreak/>
        <w:t>7. Voordelen</w:t>
      </w:r>
    </w:p>
    <w:p w14:paraId="64BD5590" w14:textId="77777777" w:rsidR="009929B0" w:rsidRPr="009D358F" w:rsidRDefault="004C18EE">
      <w:pPr>
        <w:rPr>
          <w:lang w:val="nl-BE"/>
        </w:rPr>
      </w:pPr>
      <w:r w:rsidRPr="009D358F">
        <w:rPr>
          <w:lang w:val="nl-BE"/>
        </w:rPr>
        <w:t xml:space="preserve">Er zijn geen directe persoonlijke voordelen verbonden aan uw deelname. Uw bijdrage helpt ons om inzicht te krijgen in hoe de PARADISE interventie in de praktijk </w:t>
      </w:r>
      <w:r w:rsidRPr="009D358F">
        <w:rPr>
          <w:lang w:val="nl-BE"/>
        </w:rPr>
        <w:t>verloopt en hoe deze in de toekomst verder verbeterd en geïmplementeerd kan worden.</w:t>
      </w:r>
    </w:p>
    <w:p w14:paraId="4E8868B4" w14:textId="77777777" w:rsidR="009929B0" w:rsidRPr="009D358F" w:rsidRDefault="004C18EE">
      <w:pPr>
        <w:pStyle w:val="Kop3"/>
        <w:rPr>
          <w:lang w:val="nl-BE"/>
        </w:rPr>
      </w:pPr>
      <w:r w:rsidRPr="009D358F">
        <w:rPr>
          <w:lang w:val="nl-BE"/>
        </w:rPr>
        <w:t>8. Wat verwachten wij van u?</w:t>
      </w:r>
    </w:p>
    <w:p w14:paraId="622590BD" w14:textId="77777777" w:rsidR="009929B0" w:rsidRPr="009D358F" w:rsidRDefault="004C18EE">
      <w:pPr>
        <w:rPr>
          <w:lang w:val="nl-BE"/>
        </w:rPr>
      </w:pPr>
      <w:r w:rsidRPr="009D358F">
        <w:rPr>
          <w:lang w:val="nl-BE"/>
        </w:rPr>
        <w:t>Indien u deelneemt, vragen wij u om:</w:t>
      </w:r>
    </w:p>
    <w:p w14:paraId="562E8A36" w14:textId="77777777" w:rsidR="009929B0" w:rsidRPr="009D358F" w:rsidRDefault="004C18EE">
      <w:pPr>
        <w:pStyle w:val="Lijstopsomteken"/>
        <w:rPr>
          <w:lang w:val="nl-BE"/>
        </w:rPr>
      </w:pPr>
      <w:r w:rsidRPr="009D358F">
        <w:rPr>
          <w:lang w:val="nl-BE"/>
        </w:rPr>
        <w:t xml:space="preserve">open en eerlijk uw ervaringen te delen; </w:t>
      </w:r>
    </w:p>
    <w:p w14:paraId="52791481" w14:textId="77777777" w:rsidR="009929B0" w:rsidRPr="009D358F" w:rsidRDefault="004C18EE">
      <w:pPr>
        <w:pStyle w:val="Lijstopsomteken"/>
        <w:rPr>
          <w:lang w:val="nl-BE"/>
        </w:rPr>
      </w:pPr>
      <w:r w:rsidRPr="009D358F">
        <w:rPr>
          <w:lang w:val="nl-BE"/>
        </w:rPr>
        <w:t xml:space="preserve">mee te werken aan een correct verloop van de studie. </w:t>
      </w:r>
    </w:p>
    <w:p w14:paraId="0A147F5E" w14:textId="77777777" w:rsidR="009929B0" w:rsidRPr="009D358F" w:rsidRDefault="004C18EE">
      <w:pPr>
        <w:spacing w:after="240"/>
        <w:rPr>
          <w:lang w:val="nl-BE"/>
        </w:rPr>
      </w:pPr>
      <w:r w:rsidRPr="009D358F">
        <w:rPr>
          <w:b/>
          <w:lang w:val="nl-BE"/>
        </w:rPr>
        <w:t>Contactgegevens</w:t>
      </w:r>
    </w:p>
    <w:p w14:paraId="4F66FF35" w14:textId="77777777" w:rsidR="009929B0" w:rsidRPr="009D358F" w:rsidRDefault="004C18EE">
      <w:pPr>
        <w:rPr>
          <w:lang w:val="nl-BE"/>
        </w:rPr>
      </w:pPr>
      <w:r w:rsidRPr="009D358F">
        <w:rPr>
          <w:lang w:val="nl-BE"/>
        </w:rPr>
        <w:t>Als u bijkomende informatie wenst, maar ook ingeval van problemen of als u zich zorgen maakt, kan u contact opnemen met de coördinerend onderzoeker (Kevin Deschamps) of een medewerker van zijn team op het telefoonnummer (+32 50 66 48 00).</w:t>
      </w:r>
    </w:p>
    <w:p w14:paraId="3D5967B9" w14:textId="77777777" w:rsidR="009929B0" w:rsidRPr="009D358F" w:rsidRDefault="004C18EE">
      <w:pPr>
        <w:rPr>
          <w:lang w:val="nl-BE"/>
        </w:rPr>
      </w:pPr>
      <w:r w:rsidRPr="009D358F">
        <w:rPr>
          <w:lang w:val="nl-BE"/>
        </w:rPr>
        <w:t xml:space="preserve">In geval van nood, kan u contact opnemen met Kevin Deschamps op het telefoonnummer (+32 50 66 48 00). Als u vragen hebt met betrekking tot uw rechten als deelnemer aan de studie, kan u contact opnemen met de ombudsdienst in uw ziekenhuis. Indien nodig kan de ombudsdienst u in contact brengen met het Ethisch Comité. </w:t>
      </w:r>
    </w:p>
    <w:p w14:paraId="29ED0B63" w14:textId="77777777" w:rsidR="009929B0" w:rsidRPr="009D358F" w:rsidRDefault="004C18EE">
      <w:pPr>
        <w:pStyle w:val="Kop3"/>
        <w:rPr>
          <w:lang w:val="nl-BE"/>
        </w:rPr>
      </w:pPr>
      <w:r w:rsidRPr="009D358F">
        <w:rPr>
          <w:lang w:val="nl-BE"/>
        </w:rPr>
        <w:t>9. Wat zijn uw rechten bij deelname aan deze studie?</w:t>
      </w:r>
    </w:p>
    <w:p w14:paraId="05DA8D04" w14:textId="77777777" w:rsidR="009929B0" w:rsidRPr="009D358F" w:rsidRDefault="004C18EE">
      <w:pPr>
        <w:rPr>
          <w:lang w:val="nl-BE"/>
        </w:rPr>
      </w:pPr>
      <w:r w:rsidRPr="009D358F">
        <w:rPr>
          <w:lang w:val="nl-BE"/>
        </w:rPr>
        <w:t xml:space="preserve">Uw deelname is vrijwillig. U hebt het recht om uw deelname aan de studie om eender welke reden en zonder opgave van redenen stop te zetten. </w:t>
      </w:r>
    </w:p>
    <w:p w14:paraId="2C6080D6" w14:textId="77777777" w:rsidR="009929B0" w:rsidRPr="009D358F" w:rsidRDefault="004C18EE">
      <w:pPr>
        <w:rPr>
          <w:lang w:val="nl-BE"/>
        </w:rPr>
      </w:pPr>
      <w:r w:rsidRPr="009D358F">
        <w:rPr>
          <w:lang w:val="nl-BE"/>
        </w:rPr>
        <w:t xml:space="preserve">Het is ook mogelijk dat de arts-onderzoeker uw deelname aan de studie stopzet omdat hij/zij vaststelt dat u zich niet aan de voorschriften voor deelname houdt. </w:t>
      </w:r>
    </w:p>
    <w:p w14:paraId="0D3B55EE" w14:textId="77777777" w:rsidR="009929B0" w:rsidRPr="009D358F" w:rsidRDefault="004C18EE">
      <w:pPr>
        <w:rPr>
          <w:lang w:val="nl-BE"/>
        </w:rPr>
      </w:pPr>
      <w:r w:rsidRPr="009D358F">
        <w:rPr>
          <w:lang w:val="nl-BE"/>
        </w:rPr>
        <w:t>Ook gebeurt het soms dat de bevoegde nationale of internationale autoriteiten, de ethische comités die aanvankelijk goedkeuring hadden</w:t>
      </w:r>
      <w:r w:rsidRPr="009D358F">
        <w:rPr>
          <w:lang w:val="nl-BE"/>
        </w:rPr>
        <w:t xml:space="preserve"> gegeven voor de studie of de opdrachtgever de studie stopzetten omdat uit de verzamelde informatie blijkt dat de behandeling niet werkt (de gezondheid van de deelnemers verbetert niet voldoende) of dat de onderzochte behandeling meer of ernstigere bijwerkingen veroorzaakt dan verwacht of voor een andere reden zoals bijvoorbeeld de beslissing om de studie en de ontwikkeling van de onderzochte studietherapie stop te zetten.</w:t>
      </w:r>
    </w:p>
    <w:p w14:paraId="385C4A2D" w14:textId="77777777" w:rsidR="009929B0" w:rsidRPr="009D358F" w:rsidRDefault="004C18EE">
      <w:pPr>
        <w:spacing w:after="360"/>
        <w:rPr>
          <w:lang w:val="nl-BE"/>
        </w:rPr>
      </w:pPr>
      <w:r w:rsidRPr="009D358F">
        <w:rPr>
          <w:lang w:val="nl-BE"/>
        </w:rPr>
        <w:t>Deelname aan dit onderzoek zal voor u geen meerkost</w:t>
      </w:r>
      <w:r w:rsidRPr="009D358F">
        <w:rPr>
          <w:lang w:val="nl-BE"/>
        </w:rPr>
        <w:t xml:space="preserve"> meebrengen. Uitstap uit de studie is steeds mogelijk zonder gevolg. Dit zal dus geen invloed hebben op uw verdere werk.</w:t>
      </w:r>
    </w:p>
    <w:p w14:paraId="47967B76" w14:textId="77777777" w:rsidR="009929B0" w:rsidRPr="009D358F" w:rsidRDefault="004C18EE">
      <w:pPr>
        <w:spacing w:after="240"/>
        <w:rPr>
          <w:lang w:val="nl-BE"/>
        </w:rPr>
      </w:pPr>
      <w:r w:rsidRPr="009D358F">
        <w:rPr>
          <w:b/>
          <w:lang w:val="nl-BE"/>
        </w:rPr>
        <w:t>Geïnformeerde toestemming – Exemplaar deelnemer</w:t>
      </w:r>
    </w:p>
    <w:p w14:paraId="730B32E8" w14:textId="77777777" w:rsidR="009929B0" w:rsidRPr="009D358F" w:rsidRDefault="004C18EE">
      <w:pPr>
        <w:spacing w:after="360"/>
        <w:rPr>
          <w:lang w:val="nl-BE"/>
        </w:rPr>
      </w:pPr>
      <w:r w:rsidRPr="009D358F">
        <w:rPr>
          <w:b/>
          <w:lang w:val="nl-BE"/>
        </w:rPr>
        <w:t>Naar een druk-, therapietrouw- en educatiegestuurde zorg bij diabetische voetaandoeningen: klinische, gezondheidseconomische en procesevaluaties</w:t>
      </w:r>
    </w:p>
    <w:p w14:paraId="0FACF4B5" w14:textId="77777777" w:rsidR="009929B0" w:rsidRPr="009D358F" w:rsidRDefault="004C18EE">
      <w:pPr>
        <w:rPr>
          <w:lang w:val="nl-BE"/>
        </w:rPr>
      </w:pPr>
      <w:r w:rsidRPr="009D358F">
        <w:rPr>
          <w:lang w:val="nl-BE"/>
        </w:rPr>
        <w:t xml:space="preserve">Ik verklaar dat ik geïnformeerd ben over de aard, het doel, de duur, de eventuele voordelen en risico’s van de studie en dat ik weet wat van mij wordt verwacht. </w:t>
      </w:r>
    </w:p>
    <w:p w14:paraId="79347222" w14:textId="77777777" w:rsidR="009929B0" w:rsidRPr="009D358F" w:rsidRDefault="004C18EE">
      <w:pPr>
        <w:rPr>
          <w:lang w:val="nl-BE"/>
        </w:rPr>
      </w:pPr>
      <w:r w:rsidRPr="009D358F">
        <w:rPr>
          <w:lang w:val="nl-BE"/>
        </w:rPr>
        <w:t>Ik heb kennis genomen</w:t>
      </w:r>
      <w:r w:rsidRPr="009D358F">
        <w:rPr>
          <w:lang w:val="nl-BE"/>
        </w:rPr>
        <w:t xml:space="preserve"> van het informatiedocument en de bijlagen ervan.</w:t>
      </w:r>
    </w:p>
    <w:p w14:paraId="6C0B6CE6" w14:textId="77777777" w:rsidR="009929B0" w:rsidRPr="009D358F" w:rsidRDefault="004C18EE">
      <w:pPr>
        <w:rPr>
          <w:lang w:val="nl-BE"/>
        </w:rPr>
      </w:pPr>
      <w:r w:rsidRPr="009D358F">
        <w:rPr>
          <w:lang w:val="nl-BE"/>
        </w:rPr>
        <w:t>Ik heb voldoende tijd gehad om na te denken en met een door mij gekozen persoon, bijvoorbeeld een familielid, te praten.</w:t>
      </w:r>
    </w:p>
    <w:p w14:paraId="0D5D98C9" w14:textId="77777777" w:rsidR="009929B0" w:rsidRPr="009D358F" w:rsidRDefault="004C18EE">
      <w:pPr>
        <w:rPr>
          <w:lang w:val="nl-BE"/>
        </w:rPr>
      </w:pPr>
      <w:r w:rsidRPr="009D358F">
        <w:rPr>
          <w:lang w:val="nl-BE"/>
        </w:rPr>
        <w:t>Ik heb alle vragen kunnen stellen die bij me opkwamen en ik heb een duidelijk antwoord gekregen op mijn vragen.</w:t>
      </w:r>
    </w:p>
    <w:p w14:paraId="5ABB19C8" w14:textId="77777777" w:rsidR="009929B0" w:rsidRPr="009D358F" w:rsidRDefault="004C18EE">
      <w:pPr>
        <w:rPr>
          <w:lang w:val="nl-BE"/>
        </w:rPr>
      </w:pPr>
      <w:r w:rsidRPr="009D358F">
        <w:rPr>
          <w:lang w:val="nl-BE"/>
        </w:rPr>
        <w:t>Ik begrijp dat mijn deelname aan deze studie vrijwillig is en dat ik vrij ben mijn deelname aan deze studie stop te zetten zonder dat dit mijn relatie schaadt met mijn leidinggevende die instaat voor mijn werk.</w:t>
      </w:r>
    </w:p>
    <w:p w14:paraId="56D8E16D" w14:textId="77777777" w:rsidR="009929B0" w:rsidRPr="009D358F" w:rsidRDefault="004C18EE">
      <w:pPr>
        <w:rPr>
          <w:lang w:val="nl-BE"/>
        </w:rPr>
      </w:pPr>
      <w:r w:rsidRPr="009D358F">
        <w:rPr>
          <w:lang w:val="nl-BE"/>
        </w:rPr>
        <w:lastRenderedPageBreak/>
        <w:t xml:space="preserve">Ik begrijp dat er tijdens mijn deelname aan deze studie gegevens over mij zullen worden verzameld en dat de arts-onderzoeker en de opdrachtgever de vertrouwelijkheid van deze gegevens verzekeren overeenkomstig de Europese en Belgische wetgeving ter zake. Ik begrijp dat het uitvoeren van deze studie door KU Leuven het algemeen belang dient en de verwerking van mijn persoonsgegevens noodzakelijk is voor het uitvoeren van deze studie. </w:t>
      </w:r>
    </w:p>
    <w:p w14:paraId="594CEF48" w14:textId="77777777" w:rsidR="009929B0" w:rsidRPr="009D358F" w:rsidRDefault="004C18EE">
      <w:pPr>
        <w:rPr>
          <w:lang w:val="nl-BE"/>
        </w:rPr>
      </w:pPr>
      <w:r w:rsidRPr="009D358F">
        <w:rPr>
          <w:lang w:val="nl-BE"/>
        </w:rPr>
        <w:t xml:space="preserve">Ik begrijp dat deze </w:t>
      </w:r>
      <w:r w:rsidRPr="009D358F">
        <w:rPr>
          <w:lang w:val="nl-BE"/>
        </w:rPr>
        <w:t xml:space="preserve">studie deel uitmaakt van een gezamenlijk project tussen KU Leuven, VUB en zes diabetesvoetklinieken (UZGent, UZAntwerpen, AZ Groeninge, AZ Sint-Jan, Azorg, UZLeuven). De studiegegevens zullen vertrouwelijk tussen de drie project partners gedeeld worden om het welslagen van dit project mogelijk te maken. </w:t>
      </w:r>
    </w:p>
    <w:p w14:paraId="77849171" w14:textId="77777777" w:rsidR="009929B0" w:rsidRPr="009D358F" w:rsidRDefault="004C18EE">
      <w:pPr>
        <w:rPr>
          <w:lang w:val="nl-BE"/>
        </w:rPr>
      </w:pPr>
      <w:r w:rsidRPr="009D358F">
        <w:rPr>
          <w:lang w:val="nl-BE"/>
        </w:rPr>
        <w:t>Ik geef toestemming dat er in het kader van deze klinische studie een geluidsopname wordt gemaakt van het interview om later door de onderzoeker uitgeschreven te worden. Nadat het interview is uitgeschreven wordt de geluidsopname onmiddellijk verwijderd. Deze gegevens zullen enkel in groep gerapporteerd worden en nooit individueel. Deze data wordt volledig vertrouwelijk behandeld.</w:t>
      </w:r>
    </w:p>
    <w:p w14:paraId="33CC98A8" w14:textId="77777777" w:rsidR="009929B0" w:rsidRPr="009D358F" w:rsidRDefault="004C18EE">
      <w:pPr>
        <w:rPr>
          <w:lang w:val="nl-BE"/>
        </w:rPr>
      </w:pPr>
      <w:r w:rsidRPr="009D358F">
        <w:rPr>
          <w:lang w:val="nl-BE"/>
        </w:rPr>
        <w:t xml:space="preserve">Ik geef toestemming dat er in het kader van deze klinische studies video-opnames, waarin ik herkenbaar ben, worden gemaakt </w:t>
      </w:r>
      <w:r w:rsidRPr="009D358F">
        <w:rPr>
          <w:lang w:val="nl-BE"/>
        </w:rPr>
        <w:t>mijn klinische interventie die ik geef aan de patiënt. Na analyse worden deze video-opnames onmiddellijk verwijderd. Deze gegevens zullen enkel in groep gerapporteerd worden en nooit individueel. Deze data worden volledig vertrouwelijk behandeld.</w:t>
      </w:r>
    </w:p>
    <w:p w14:paraId="4B094191" w14:textId="77777777" w:rsidR="009929B0" w:rsidRPr="009D358F" w:rsidRDefault="004C18EE">
      <w:pPr>
        <w:rPr>
          <w:lang w:val="nl-BE"/>
        </w:rPr>
      </w:pPr>
      <w:r w:rsidRPr="009D358F">
        <w:rPr>
          <w:lang w:val="nl-BE"/>
        </w:rPr>
        <w:t>Ik geef toestemming dat de data die voortvloeit uit mijn deelname aan de studie, mag gebruikt worden in andere, toekomstige, wetenschappelijke studies van de voormelde project partners.</w:t>
      </w:r>
    </w:p>
    <w:p w14:paraId="3D253E07" w14:textId="77777777" w:rsidR="009929B0" w:rsidRPr="009D358F" w:rsidRDefault="004C18EE">
      <w:pPr>
        <w:spacing w:after="240"/>
        <w:rPr>
          <w:lang w:val="nl-BE"/>
        </w:rPr>
      </w:pPr>
      <w:r w:rsidRPr="009D358F">
        <w:rPr>
          <w:lang w:val="nl-BE"/>
        </w:rPr>
        <w:t>Ik heb een exemplaar ontvangen van de informatie aan de deelnemer en de geïnformeerde toestemming.</w:t>
      </w:r>
    </w:p>
    <w:p w14:paraId="58C97107" w14:textId="77777777" w:rsidR="009929B0" w:rsidRPr="009D358F" w:rsidRDefault="004C18EE">
      <w:pPr>
        <w:spacing w:after="480"/>
        <w:rPr>
          <w:lang w:val="nl-BE"/>
        </w:rPr>
      </w:pPr>
      <w:r w:rsidRPr="009D358F">
        <w:rPr>
          <w:lang w:val="nl-BE"/>
        </w:rPr>
        <w:t xml:space="preserve">Naam en voornaam deelnemer </w:t>
      </w:r>
    </w:p>
    <w:p w14:paraId="4301F541" w14:textId="77777777" w:rsidR="009929B0" w:rsidRPr="009D358F" w:rsidRDefault="004C18EE">
      <w:pPr>
        <w:spacing w:after="480"/>
        <w:rPr>
          <w:lang w:val="nl-BE"/>
        </w:rPr>
      </w:pPr>
      <w:r w:rsidRPr="009D358F">
        <w:rPr>
          <w:lang w:val="nl-BE"/>
        </w:rPr>
        <w:t>Datum ondertekening</w:t>
      </w:r>
    </w:p>
    <w:p w14:paraId="3D2AA50A" w14:textId="77777777" w:rsidR="009929B0" w:rsidRPr="009D358F" w:rsidRDefault="004C18EE">
      <w:pPr>
        <w:spacing w:after="480"/>
        <w:rPr>
          <w:lang w:val="nl-BE"/>
        </w:rPr>
      </w:pPr>
      <w:r w:rsidRPr="009D358F">
        <w:rPr>
          <w:lang w:val="nl-BE"/>
        </w:rPr>
        <w:t>Handtekening van de deelnemer</w:t>
      </w:r>
    </w:p>
    <w:p w14:paraId="280A5616" w14:textId="77777777" w:rsidR="009929B0" w:rsidRPr="009D358F" w:rsidRDefault="004C18EE">
      <w:pPr>
        <w:rPr>
          <w:lang w:val="nl-BE"/>
        </w:rPr>
      </w:pPr>
      <w:r w:rsidRPr="009D358F">
        <w:rPr>
          <w:b/>
          <w:lang w:val="nl-BE"/>
        </w:rPr>
        <w:t xml:space="preserve">Handtekening lokake hoofdonderzoeker  </w:t>
      </w:r>
    </w:p>
    <w:p w14:paraId="2F956196" w14:textId="77777777" w:rsidR="009929B0" w:rsidRPr="009D358F" w:rsidRDefault="004C18EE">
      <w:pPr>
        <w:spacing w:after="360"/>
        <w:rPr>
          <w:lang w:val="nl-BE"/>
        </w:rPr>
      </w:pPr>
      <w:r w:rsidRPr="009D358F">
        <w:rPr>
          <w:lang w:val="nl-BE"/>
        </w:rPr>
        <w:t>Datum: …………………………...</w:t>
      </w:r>
    </w:p>
    <w:p w14:paraId="10CD77EF" w14:textId="77777777" w:rsidR="009929B0" w:rsidRPr="009D358F" w:rsidRDefault="004C18EE">
      <w:pPr>
        <w:rPr>
          <w:lang w:val="nl-BE"/>
        </w:rPr>
      </w:pPr>
      <w:r w:rsidRPr="009D358F">
        <w:rPr>
          <w:lang w:val="nl-BE"/>
        </w:rPr>
        <w:t xml:space="preserve">Ik ondergetekende  _________________________________ , onderzoeker/bevoegde onderzoeksmederwerker, verklaar de benodigde informatie inzake deze studie mondeling te hebben verstrekt evenals een exemplaar van het informatiedocument aan de deelnemer te hebben verstrekt. </w:t>
      </w:r>
    </w:p>
    <w:p w14:paraId="357EC765" w14:textId="77777777" w:rsidR="009929B0" w:rsidRPr="009D358F" w:rsidRDefault="004C18EE">
      <w:pPr>
        <w:rPr>
          <w:lang w:val="nl-BE"/>
        </w:rPr>
      </w:pPr>
      <w:r w:rsidRPr="009D358F">
        <w:rPr>
          <w:lang w:val="nl-BE"/>
        </w:rPr>
        <w:t xml:space="preserve">Ik bevestig dat geen enkele druk op de deelnemer is uitgeoefend om hem/haar te doen toestemmen tot deelname aan de studie en ik ben bereid om op alle eventuele bijkomende vragen te antwoorden. </w:t>
      </w:r>
    </w:p>
    <w:p w14:paraId="5BB430AD" w14:textId="77777777" w:rsidR="009929B0" w:rsidRPr="009D358F" w:rsidRDefault="004C18EE">
      <w:pPr>
        <w:rPr>
          <w:lang w:val="nl-BE"/>
        </w:rPr>
      </w:pPr>
      <w:r w:rsidRPr="009D358F">
        <w:rPr>
          <w:lang w:val="nl-BE"/>
        </w:rPr>
        <w:t xml:space="preserve">Ik bevestig dat ik werk in overeenstemming met de ethische beginselen zoals vermeld in de laatste versie van de "Verklaring van Helsinki", de "Goede klinische praktijk" en de Belgische wet van 7 mei 2004 inzake experimenten op de menselijke persoon. </w:t>
      </w:r>
    </w:p>
    <w:tbl>
      <w:tblPr>
        <w:tblW w:w="0" w:type="auto"/>
        <w:tblLook w:val="04A0" w:firstRow="1" w:lastRow="0" w:firstColumn="1" w:lastColumn="0" w:noHBand="0" w:noVBand="1"/>
      </w:tblPr>
      <w:tblGrid>
        <w:gridCol w:w="5100"/>
        <w:gridCol w:w="5100"/>
      </w:tblGrid>
      <w:tr w:rsidR="009929B0" w:rsidRPr="009D358F" w14:paraId="5FC15369" w14:textId="77777777">
        <w:tc>
          <w:tcPr>
            <w:tcW w:w="5100" w:type="dxa"/>
          </w:tcPr>
          <w:p w14:paraId="2ABC4586" w14:textId="77777777" w:rsidR="009929B0" w:rsidRPr="009D358F" w:rsidRDefault="004C18EE">
            <w:pPr>
              <w:rPr>
                <w:lang w:val="nl-BE"/>
              </w:rPr>
            </w:pPr>
            <w:r w:rsidRPr="009D358F">
              <w:rPr>
                <w:lang w:val="nl-BE"/>
              </w:rPr>
              <w:t>Naam, Voornaam, Datum en handtekening van de (vertegenwoordiger van de) arts-onderzoeker</w:t>
            </w:r>
          </w:p>
        </w:tc>
        <w:tc>
          <w:tcPr>
            <w:tcW w:w="5100" w:type="dxa"/>
          </w:tcPr>
          <w:p w14:paraId="13C3F601" w14:textId="77777777" w:rsidR="009929B0" w:rsidRPr="009D358F" w:rsidRDefault="004C18EE">
            <w:pPr>
              <w:rPr>
                <w:lang w:val="nl-BE"/>
              </w:rPr>
            </w:pPr>
            <w:r w:rsidRPr="009D358F">
              <w:rPr>
                <w:lang w:val="nl-BE"/>
              </w:rPr>
              <w:t>Naam, Voornaam, Datum en handtekening van de arts-onderzoeker</w:t>
            </w:r>
          </w:p>
        </w:tc>
      </w:tr>
    </w:tbl>
    <w:p w14:paraId="16A9D530" w14:textId="77777777" w:rsidR="009929B0" w:rsidRPr="009D358F" w:rsidRDefault="004C18EE">
      <w:pPr>
        <w:spacing w:after="240"/>
        <w:rPr>
          <w:lang w:val="nl-BE"/>
        </w:rPr>
      </w:pPr>
      <w:r w:rsidRPr="009D358F">
        <w:rPr>
          <w:b/>
          <w:lang w:val="nl-BE"/>
        </w:rPr>
        <w:br/>
        <w:t>Geïnformeerde toestemming – Exemplaar onderzoeker</w:t>
      </w:r>
    </w:p>
    <w:p w14:paraId="0C645773" w14:textId="77777777" w:rsidR="009929B0" w:rsidRPr="009D358F" w:rsidRDefault="004C18EE">
      <w:pPr>
        <w:spacing w:after="360"/>
        <w:rPr>
          <w:lang w:val="nl-BE"/>
        </w:rPr>
      </w:pPr>
      <w:r w:rsidRPr="009D358F">
        <w:rPr>
          <w:b/>
          <w:lang w:val="nl-BE"/>
        </w:rPr>
        <w:t>Naar een druk-, therapietrouw- en educatiegestuurde zorg bij diabetische voetaandoeningen: klinische, gezondheidseconomische en procesevaluaties</w:t>
      </w:r>
    </w:p>
    <w:p w14:paraId="007B956C" w14:textId="77777777" w:rsidR="009929B0" w:rsidRPr="009D358F" w:rsidRDefault="004C18EE">
      <w:pPr>
        <w:rPr>
          <w:lang w:val="nl-BE"/>
        </w:rPr>
      </w:pPr>
      <w:r w:rsidRPr="009D358F">
        <w:rPr>
          <w:lang w:val="nl-BE"/>
        </w:rPr>
        <w:lastRenderedPageBreak/>
        <w:t xml:space="preserve">Ik verklaar dat ik geïnformeerd ben over de aard, het doel, de duur, de eventuele voordelen en risico’s van de studie en dat ik weet wat van mij wordt verwacht. </w:t>
      </w:r>
    </w:p>
    <w:p w14:paraId="201FFE05" w14:textId="77777777" w:rsidR="009929B0" w:rsidRPr="009D358F" w:rsidRDefault="004C18EE">
      <w:pPr>
        <w:rPr>
          <w:lang w:val="nl-BE"/>
        </w:rPr>
      </w:pPr>
      <w:r w:rsidRPr="009D358F">
        <w:rPr>
          <w:lang w:val="nl-BE"/>
        </w:rPr>
        <w:t>Ik heb kennis genomen van het informatiedocument en de bijlagen ervan.</w:t>
      </w:r>
    </w:p>
    <w:p w14:paraId="0660B89F" w14:textId="77777777" w:rsidR="009929B0" w:rsidRPr="009D358F" w:rsidRDefault="004C18EE">
      <w:pPr>
        <w:rPr>
          <w:lang w:val="nl-BE"/>
        </w:rPr>
      </w:pPr>
      <w:r w:rsidRPr="009D358F">
        <w:rPr>
          <w:lang w:val="nl-BE"/>
        </w:rPr>
        <w:t>Ik heb voldoende tijd gehad om na te denken en met een door mij gekozen persoon, bijvoorbeeld een familielid, te praten.</w:t>
      </w:r>
    </w:p>
    <w:p w14:paraId="47977095" w14:textId="77777777" w:rsidR="009929B0" w:rsidRPr="009D358F" w:rsidRDefault="004C18EE">
      <w:pPr>
        <w:rPr>
          <w:lang w:val="nl-BE"/>
        </w:rPr>
      </w:pPr>
      <w:r w:rsidRPr="009D358F">
        <w:rPr>
          <w:lang w:val="nl-BE"/>
        </w:rPr>
        <w:t>Ik heb alle vragen kunnen stellen die bij me opkwamen en ik heb een duidelijk antwoord gekregen op mijn vragen.</w:t>
      </w:r>
    </w:p>
    <w:p w14:paraId="17C6EAE5" w14:textId="77777777" w:rsidR="009929B0" w:rsidRPr="009D358F" w:rsidRDefault="004C18EE">
      <w:pPr>
        <w:rPr>
          <w:lang w:val="nl-BE"/>
        </w:rPr>
      </w:pPr>
      <w:r w:rsidRPr="009D358F">
        <w:rPr>
          <w:lang w:val="nl-BE"/>
        </w:rPr>
        <w:t xml:space="preserve">Ik begrijp dat mijn deelname aan deze studie vrijwillig is en dat ik vrij ben mijn deelname aan deze studie stop te zetten zonder dat dit mijn relatie schaadt met mijn leidinggevende die instaat voor mijn </w:t>
      </w:r>
      <w:r w:rsidRPr="009D358F">
        <w:rPr>
          <w:lang w:val="nl-BE"/>
        </w:rPr>
        <w:t>werk.</w:t>
      </w:r>
    </w:p>
    <w:p w14:paraId="452E1E6B" w14:textId="77777777" w:rsidR="009929B0" w:rsidRPr="009D358F" w:rsidRDefault="004C18EE">
      <w:pPr>
        <w:rPr>
          <w:lang w:val="nl-BE"/>
        </w:rPr>
      </w:pPr>
      <w:r w:rsidRPr="009D358F">
        <w:rPr>
          <w:lang w:val="nl-BE"/>
        </w:rPr>
        <w:t xml:space="preserve">Ik begrijp dat er tijdens mijn deelname aan deze studie gegevens over mij zullen worden verzameld en dat de arts-onderzoeker en de opdrachtgever de vertrouwelijkheid van deze gegevens verzekeren overeenkomstig de Europese en Belgische wetgeving ter zake. Ik begrijp dat het uitvoeren van deze studie door KU Leuven het algemeen belang dient en de verwerking van mijn persoonsgegevens noodzakelijk is voor het uitvoeren van deze studie. </w:t>
      </w:r>
    </w:p>
    <w:p w14:paraId="1551D6CD" w14:textId="77777777" w:rsidR="009929B0" w:rsidRPr="009D358F" w:rsidRDefault="004C18EE">
      <w:pPr>
        <w:rPr>
          <w:lang w:val="nl-BE"/>
        </w:rPr>
      </w:pPr>
      <w:r w:rsidRPr="009D358F">
        <w:rPr>
          <w:lang w:val="nl-BE"/>
        </w:rPr>
        <w:t xml:space="preserve">Ik begrijp dat deze </w:t>
      </w:r>
      <w:r w:rsidRPr="009D358F">
        <w:rPr>
          <w:lang w:val="nl-BE"/>
        </w:rPr>
        <w:t xml:space="preserve">studie deel uitmaakt van een gezamenlijk project tussen KU Leuven, VUB en zes diabetesvoetklinieken (UZGent, UZAntwerpen, AZ Groeninge, AZ Sint-Jan, Azorg, UZLeuven). De studiegegevens zullen vertrouwelijk tussen de drie project partners gedeeld worden om het welslagen van dit project mogelijk te maken. </w:t>
      </w:r>
    </w:p>
    <w:p w14:paraId="7FAA2779" w14:textId="77777777" w:rsidR="009929B0" w:rsidRPr="009D358F" w:rsidRDefault="004C18EE">
      <w:pPr>
        <w:rPr>
          <w:lang w:val="nl-BE"/>
        </w:rPr>
      </w:pPr>
      <w:r w:rsidRPr="009D358F">
        <w:rPr>
          <w:lang w:val="nl-BE"/>
        </w:rPr>
        <w:t>Ik geef toestemming dat er in het kader van deze klinische studie een geluidsopname wordt gemaakt van het interview om later door de onderzoeker uitgeschreven te worden. Nadat het interview is uitgeschreven wordt de geluidsopname onmiddellijk verwijderd. Deze gegevens zullen enkel in groep gerapporteerd worden en nooit individueel. Deze data wordt volledig vertrouwelijk behandeld.</w:t>
      </w:r>
    </w:p>
    <w:p w14:paraId="3DB94538" w14:textId="77777777" w:rsidR="009929B0" w:rsidRPr="009D358F" w:rsidRDefault="004C18EE">
      <w:pPr>
        <w:rPr>
          <w:lang w:val="nl-BE"/>
        </w:rPr>
      </w:pPr>
      <w:r w:rsidRPr="009D358F">
        <w:rPr>
          <w:lang w:val="nl-BE"/>
        </w:rPr>
        <w:t>Ik geef toestemming dat er in het kader van deze klinische studies video-opnames, waarin ik herkenbaar ben, worden gemaakt mijn klinische interventie die ik geef aan de patiënt. Na analyse worden deze video-opnames onmiddellijk verwijderd. Deze gegevens zullen enkel in groep gerapporteerd worden en nooit individueel. Deze data worden volledig vertrouwelijk behandeld.</w:t>
      </w:r>
    </w:p>
    <w:p w14:paraId="07A13D5B" w14:textId="77777777" w:rsidR="009929B0" w:rsidRPr="009D358F" w:rsidRDefault="004C18EE">
      <w:pPr>
        <w:rPr>
          <w:lang w:val="nl-BE"/>
        </w:rPr>
      </w:pPr>
      <w:r w:rsidRPr="009D358F">
        <w:rPr>
          <w:lang w:val="nl-BE"/>
        </w:rPr>
        <w:t>Ik geef toestemming dat de data die voortvloeit uit mijn deelname aan de studie, mag gebruikt worden in andere, toekomstige, wetenschappelijke studies van de voormelde project partners.</w:t>
      </w:r>
    </w:p>
    <w:p w14:paraId="4FBB6E86" w14:textId="77777777" w:rsidR="009929B0" w:rsidRPr="009D358F" w:rsidRDefault="004C18EE">
      <w:pPr>
        <w:spacing w:after="240"/>
        <w:rPr>
          <w:lang w:val="nl-BE"/>
        </w:rPr>
      </w:pPr>
      <w:r w:rsidRPr="009D358F">
        <w:rPr>
          <w:lang w:val="nl-BE"/>
        </w:rPr>
        <w:t>Ik heb een exemplaar ontvangen van de informatie aan de deelnemer en de geïnformeerde toestemming.</w:t>
      </w:r>
    </w:p>
    <w:p w14:paraId="648BF9CC" w14:textId="77777777" w:rsidR="009929B0" w:rsidRPr="009D358F" w:rsidRDefault="004C18EE">
      <w:pPr>
        <w:spacing w:after="480"/>
        <w:rPr>
          <w:lang w:val="nl-BE"/>
        </w:rPr>
      </w:pPr>
      <w:r w:rsidRPr="009D358F">
        <w:rPr>
          <w:lang w:val="nl-BE"/>
        </w:rPr>
        <w:t xml:space="preserve">Naam en voornaam deelnemer </w:t>
      </w:r>
    </w:p>
    <w:p w14:paraId="68FAEF42" w14:textId="77777777" w:rsidR="009929B0" w:rsidRPr="009D358F" w:rsidRDefault="004C18EE">
      <w:pPr>
        <w:spacing w:after="480"/>
        <w:rPr>
          <w:lang w:val="nl-BE"/>
        </w:rPr>
      </w:pPr>
      <w:r w:rsidRPr="009D358F">
        <w:rPr>
          <w:lang w:val="nl-BE"/>
        </w:rPr>
        <w:t>Datum ondertekening</w:t>
      </w:r>
    </w:p>
    <w:p w14:paraId="7DB9A33F" w14:textId="77777777" w:rsidR="009929B0" w:rsidRPr="009D358F" w:rsidRDefault="004C18EE">
      <w:pPr>
        <w:spacing w:after="480"/>
        <w:rPr>
          <w:lang w:val="nl-BE"/>
        </w:rPr>
      </w:pPr>
      <w:r w:rsidRPr="009D358F">
        <w:rPr>
          <w:lang w:val="nl-BE"/>
        </w:rPr>
        <w:t>Handtekening van de deelnemer</w:t>
      </w:r>
    </w:p>
    <w:p w14:paraId="55B893C8" w14:textId="77777777" w:rsidR="009929B0" w:rsidRPr="009D358F" w:rsidRDefault="004C18EE">
      <w:pPr>
        <w:rPr>
          <w:lang w:val="nl-BE"/>
        </w:rPr>
      </w:pPr>
      <w:r w:rsidRPr="009D358F">
        <w:rPr>
          <w:b/>
          <w:lang w:val="nl-BE"/>
        </w:rPr>
        <w:t xml:space="preserve">Handtekening lokake hoofdonderzoeker  </w:t>
      </w:r>
    </w:p>
    <w:p w14:paraId="250A4F14" w14:textId="77777777" w:rsidR="009929B0" w:rsidRPr="009D358F" w:rsidRDefault="004C18EE">
      <w:pPr>
        <w:spacing w:after="360"/>
        <w:rPr>
          <w:lang w:val="nl-BE"/>
        </w:rPr>
      </w:pPr>
      <w:r w:rsidRPr="009D358F">
        <w:rPr>
          <w:lang w:val="nl-BE"/>
        </w:rPr>
        <w:t>Datum: …………………………...</w:t>
      </w:r>
    </w:p>
    <w:p w14:paraId="17886991" w14:textId="77777777" w:rsidR="009929B0" w:rsidRPr="009D358F" w:rsidRDefault="004C18EE">
      <w:pPr>
        <w:rPr>
          <w:lang w:val="nl-BE"/>
        </w:rPr>
      </w:pPr>
      <w:r w:rsidRPr="009D358F">
        <w:rPr>
          <w:lang w:val="nl-BE"/>
        </w:rPr>
        <w:t>Ik ondergetekende  _________________________________ ,</w:t>
      </w:r>
      <w:r w:rsidRPr="009D358F">
        <w:rPr>
          <w:lang w:val="nl-BE"/>
        </w:rPr>
        <w:t xml:space="preserve"> onderzoeker/bevoegde onderzoeksmederwerker, verklaar de benodigde informatie inzake deze studie mondeling te hebben verstrekt evenals een exemplaar van het informatiedocument aan de deelnemer te hebben verstrekt. </w:t>
      </w:r>
    </w:p>
    <w:p w14:paraId="67469519" w14:textId="77777777" w:rsidR="009929B0" w:rsidRPr="009D358F" w:rsidRDefault="004C18EE">
      <w:pPr>
        <w:rPr>
          <w:lang w:val="nl-BE"/>
        </w:rPr>
      </w:pPr>
      <w:r w:rsidRPr="009D358F">
        <w:rPr>
          <w:lang w:val="nl-BE"/>
        </w:rPr>
        <w:t xml:space="preserve">Ik bevestig dat geen enkele druk op de deelnemer is uitgeoefend om hem/haar te doen toestemmen tot deelname aan de studie en ik ben bereid om op alle eventuele bijkomende vragen te antwoorden. </w:t>
      </w:r>
    </w:p>
    <w:p w14:paraId="19D2CD7B" w14:textId="77777777" w:rsidR="009929B0" w:rsidRPr="009D358F" w:rsidRDefault="004C18EE">
      <w:pPr>
        <w:rPr>
          <w:lang w:val="nl-BE"/>
        </w:rPr>
      </w:pPr>
      <w:r w:rsidRPr="009D358F">
        <w:rPr>
          <w:lang w:val="nl-BE"/>
        </w:rPr>
        <w:lastRenderedPageBreak/>
        <w:t xml:space="preserve">Ik bevestig dat ik werk in overeenstemming met de ethische beginselen zoals vermeld in de laatste versie van de "Verklaring van Helsinki", de "Goede klinische praktijk" en de Belgische wet van 7 mei 2004 inzake experimenten op de menselijke persoon. </w:t>
      </w:r>
    </w:p>
    <w:tbl>
      <w:tblPr>
        <w:tblW w:w="0" w:type="auto"/>
        <w:tblLook w:val="04A0" w:firstRow="1" w:lastRow="0" w:firstColumn="1" w:lastColumn="0" w:noHBand="0" w:noVBand="1"/>
      </w:tblPr>
      <w:tblGrid>
        <w:gridCol w:w="5100"/>
        <w:gridCol w:w="5100"/>
      </w:tblGrid>
      <w:tr w:rsidR="009929B0" w:rsidRPr="009D358F" w14:paraId="22DD0222" w14:textId="77777777">
        <w:tc>
          <w:tcPr>
            <w:tcW w:w="5100" w:type="dxa"/>
          </w:tcPr>
          <w:p w14:paraId="4721A2A7" w14:textId="77777777" w:rsidR="009929B0" w:rsidRPr="009D358F" w:rsidRDefault="004C18EE">
            <w:pPr>
              <w:rPr>
                <w:lang w:val="nl-BE"/>
              </w:rPr>
            </w:pPr>
            <w:r w:rsidRPr="009D358F">
              <w:rPr>
                <w:lang w:val="nl-BE"/>
              </w:rPr>
              <w:t>Naam, Voornaam, Datum en handtekening van de (vertegenwoordiger van de) arts-onderzoeker</w:t>
            </w:r>
          </w:p>
        </w:tc>
        <w:tc>
          <w:tcPr>
            <w:tcW w:w="5100" w:type="dxa"/>
          </w:tcPr>
          <w:p w14:paraId="7069B8A2" w14:textId="77777777" w:rsidR="009929B0" w:rsidRPr="009D358F" w:rsidRDefault="004C18EE">
            <w:pPr>
              <w:rPr>
                <w:lang w:val="nl-BE"/>
              </w:rPr>
            </w:pPr>
            <w:r w:rsidRPr="009D358F">
              <w:rPr>
                <w:lang w:val="nl-BE"/>
              </w:rPr>
              <w:t>Naam, Voornaam, Datum en handtekening van de arts-onderzoeker</w:t>
            </w:r>
          </w:p>
        </w:tc>
      </w:tr>
    </w:tbl>
    <w:p w14:paraId="13A79FC1" w14:textId="77777777" w:rsidR="009929B0" w:rsidRPr="009D358F" w:rsidRDefault="004C18EE">
      <w:pPr>
        <w:rPr>
          <w:lang w:val="nl-BE"/>
        </w:rPr>
      </w:pPr>
      <w:r w:rsidRPr="009D358F">
        <w:rPr>
          <w:b/>
          <w:u w:val="single"/>
          <w:lang w:val="nl-BE"/>
        </w:rPr>
        <w:t>Bijlage 1 : Aanvullende</w:t>
      </w:r>
      <w:r w:rsidRPr="009D358F">
        <w:rPr>
          <w:b/>
          <w:u w:val="single"/>
          <w:lang w:val="nl-BE"/>
        </w:rPr>
        <w:t xml:space="preserve"> informatie over de bescherming en de rechten van deelnemers aan een klinische studie</w:t>
      </w:r>
    </w:p>
    <w:p w14:paraId="20A87AF1" w14:textId="77777777" w:rsidR="009929B0" w:rsidRPr="009D358F" w:rsidRDefault="004C18EE">
      <w:pPr>
        <w:pStyle w:val="Kop3"/>
        <w:rPr>
          <w:lang w:val="nl-BE"/>
        </w:rPr>
      </w:pPr>
      <w:r w:rsidRPr="009D358F">
        <w:rPr>
          <w:i/>
          <w:lang w:val="nl-BE"/>
        </w:rPr>
        <w:t>Ethische comités</w:t>
      </w:r>
    </w:p>
    <w:p w14:paraId="7A81427E" w14:textId="77777777" w:rsidR="009929B0" w:rsidRPr="009D358F" w:rsidRDefault="004C18EE">
      <w:pPr>
        <w:rPr>
          <w:lang w:val="nl-BE"/>
        </w:rPr>
      </w:pPr>
      <w:r w:rsidRPr="009D358F">
        <w:rPr>
          <w:lang w:val="nl-BE"/>
        </w:rPr>
        <w:t xml:space="preserve">Deze studie werd geëvalueerd door een onafhankelijk ethisch comité Ethische Commissie Onderzoek UZ/KU Leuven dat een gunstig advies heeft uitgebracht na raadpleging van de Ethische Comités van elk centrum waarin deze studie zal worden uitgevoerd. De ethische comités hebben als taak de personen die aan klinische studies deelnemen te beschermen. Ze controleren of uw rechten als patiënt </w:t>
      </w:r>
      <w:r w:rsidRPr="009D358F">
        <w:rPr>
          <w:lang w:val="nl-BE"/>
        </w:rPr>
        <w:t>en als deelnemer aan een studie gerespecteerd worden, of - uitgaande van de huidige kennis - de balans tussen risico's en voordelen gunstig is voor de deelnemers, of de studie wetenschappelijk relevant en ethisch verantwoord is.</w:t>
      </w:r>
    </w:p>
    <w:p w14:paraId="4BE0DEE6" w14:textId="77777777" w:rsidR="009929B0" w:rsidRPr="009D358F" w:rsidRDefault="004C18EE">
      <w:pPr>
        <w:rPr>
          <w:lang w:val="nl-BE"/>
        </w:rPr>
      </w:pPr>
      <w:r w:rsidRPr="009D358F">
        <w:rPr>
          <w:lang w:val="nl-BE"/>
        </w:rPr>
        <w:t>Hierover brengen de ethische comités een advies uit in overeenstemming met de Belgische wet van 7 mei 2004.</w:t>
      </w:r>
    </w:p>
    <w:p w14:paraId="0CD3F29A" w14:textId="77777777" w:rsidR="009929B0" w:rsidRPr="009D358F" w:rsidRDefault="004C18EE">
      <w:pPr>
        <w:rPr>
          <w:lang w:val="nl-BE"/>
        </w:rPr>
      </w:pPr>
      <w:r w:rsidRPr="009D358F">
        <w:rPr>
          <w:lang w:val="nl-BE"/>
        </w:rPr>
        <w:t>U dient het positief advies van de Ethische Comités in geen geval te beschouwen als een aansporing om deel te nemen aan deze studie.</w:t>
      </w:r>
    </w:p>
    <w:p w14:paraId="3A0EB7A4" w14:textId="77777777" w:rsidR="009929B0" w:rsidRPr="009D358F" w:rsidRDefault="004C18EE">
      <w:pPr>
        <w:pStyle w:val="Kop3"/>
        <w:rPr>
          <w:lang w:val="nl-BE"/>
        </w:rPr>
      </w:pPr>
      <w:r w:rsidRPr="009D358F">
        <w:rPr>
          <w:i/>
          <w:lang w:val="nl-BE"/>
        </w:rPr>
        <w:t>Vrijwillige deelname</w:t>
      </w:r>
    </w:p>
    <w:p w14:paraId="61A7E32C" w14:textId="77777777" w:rsidR="009929B0" w:rsidRPr="009D358F" w:rsidRDefault="004C18EE">
      <w:pPr>
        <w:rPr>
          <w:lang w:val="nl-BE"/>
        </w:rPr>
      </w:pPr>
      <w:r w:rsidRPr="009D358F">
        <w:rPr>
          <w:lang w:val="nl-BE"/>
        </w:rPr>
        <w:t>Aarzel niet om alle vragen te stellen die bij u opkomen voordat u tekent. Neem de tijd om er over te praten met een vertrouwenspersoon indien u dat wenst.</w:t>
      </w:r>
    </w:p>
    <w:p w14:paraId="00C2EB9A" w14:textId="77777777" w:rsidR="009929B0" w:rsidRPr="009D358F" w:rsidRDefault="004C18EE">
      <w:pPr>
        <w:rPr>
          <w:lang w:val="nl-BE"/>
        </w:rPr>
      </w:pPr>
      <w:r w:rsidRPr="009D358F">
        <w:rPr>
          <w:lang w:val="nl-BE"/>
        </w:rPr>
        <w:t xml:space="preserve">U heeft het recht om niet deel te nemen aan deze studie of met deze studie te stoppen, zonder dat u hiervoor een reden hoeft te geven, zelfs al hebt u eerder toegestemd om aan deze studie deel te nemen. Uw beslissing zal in geen geval uw relatie met de arts-onderzoeker beïnvloeden.  </w:t>
      </w:r>
    </w:p>
    <w:p w14:paraId="50D5138A" w14:textId="77777777" w:rsidR="009929B0" w:rsidRPr="009D358F" w:rsidRDefault="004C18EE">
      <w:pPr>
        <w:rPr>
          <w:lang w:val="nl-BE"/>
        </w:rPr>
      </w:pPr>
      <w:r w:rsidRPr="009D358F">
        <w:rPr>
          <w:lang w:val="nl-BE"/>
        </w:rPr>
        <w:t>Als u aanvaardt om aan deze studie deel te nemen, ondertekent u het toestemmingsformulier. De arts-onderzoeker zal dit formulier ook ondertekenen en zal zo bevestigen dat hij u de noodzakelijke informatie over deze studie heeft gegeven. U zal het voor u bestemde exemplaar ontvangen.</w:t>
      </w:r>
    </w:p>
    <w:p w14:paraId="195B6F80" w14:textId="77777777" w:rsidR="009929B0" w:rsidRPr="009D358F" w:rsidRDefault="004C18EE">
      <w:pPr>
        <w:rPr>
          <w:lang w:val="nl-BE"/>
        </w:rPr>
      </w:pPr>
      <w:r w:rsidRPr="009D358F">
        <w:rPr>
          <w:lang w:val="nl-BE"/>
        </w:rPr>
        <w:t>Het is aanbevolen de arts-onderzoeker op de hoogte te stellen indien u besluit uw deelname aan de studie stop te zetten.</w:t>
      </w:r>
    </w:p>
    <w:p w14:paraId="63D142B0" w14:textId="77777777" w:rsidR="009929B0" w:rsidRPr="009D358F" w:rsidRDefault="004C18EE">
      <w:pPr>
        <w:pStyle w:val="Kop3"/>
        <w:rPr>
          <w:lang w:val="nl-BE"/>
        </w:rPr>
      </w:pPr>
      <w:r w:rsidRPr="009D358F">
        <w:rPr>
          <w:i/>
          <w:lang w:val="nl-BE"/>
        </w:rPr>
        <w:t>Kosten in verband met uw deelname</w:t>
      </w:r>
    </w:p>
    <w:p w14:paraId="6DF834D3" w14:textId="77777777" w:rsidR="009929B0" w:rsidRPr="009D358F" w:rsidRDefault="004C18EE">
      <w:pPr>
        <w:rPr>
          <w:lang w:val="nl-BE"/>
        </w:rPr>
      </w:pPr>
      <w:r w:rsidRPr="009D358F">
        <w:rPr>
          <w:lang w:val="nl-BE"/>
        </w:rPr>
        <w:t>U zult geen vergoeding krijgen voor uw deelname aan deze studie. Uw deelname zal  voor u ook geen kosten met zich meebrengen.</w:t>
      </w:r>
    </w:p>
    <w:p w14:paraId="660F6927" w14:textId="77777777" w:rsidR="009929B0" w:rsidRPr="009D358F" w:rsidRDefault="004C18EE">
      <w:pPr>
        <w:pStyle w:val="Kop3"/>
        <w:rPr>
          <w:lang w:val="nl-BE"/>
        </w:rPr>
      </w:pPr>
      <w:r w:rsidRPr="009D358F">
        <w:rPr>
          <w:i/>
          <w:lang w:val="nl-BE"/>
        </w:rPr>
        <w:t>Vertrouwelijkheidsgarantie</w:t>
      </w:r>
    </w:p>
    <w:p w14:paraId="7841E996" w14:textId="77777777" w:rsidR="009929B0" w:rsidRPr="009D358F" w:rsidRDefault="004C18EE">
      <w:pPr>
        <w:rPr>
          <w:lang w:val="nl-BE"/>
        </w:rPr>
      </w:pPr>
      <w:r w:rsidRPr="009D358F">
        <w:rPr>
          <w:lang w:val="nl-BE"/>
        </w:rPr>
        <w:t>Uw deelname aan de studie betekent dat de arts-onderzoeker gegevens over u verzamelt en dat de opdrachtgever van de studie die gebruikt voor onderzoek en in het kader van wetenschappelijke en medische publicaties.</w:t>
      </w:r>
    </w:p>
    <w:p w14:paraId="13AB1954" w14:textId="77777777" w:rsidR="009929B0" w:rsidRPr="009D358F" w:rsidRDefault="004C18EE">
      <w:pPr>
        <w:rPr>
          <w:lang w:val="nl-BE"/>
        </w:rPr>
      </w:pPr>
      <w:r w:rsidRPr="009D358F">
        <w:rPr>
          <w:lang w:val="nl-BE"/>
        </w:rPr>
        <w:t>De verwerking van uw persoonsgegevens is noodzakelijk om de wetenschappelijke onderzoeksdoeleinden zoals hierin beschreven te kunnen realiseren. Het uitvoeren van academische onderzoek behoort tot wettelijke opdrachten van KU Leuven als opdrachtgever. KU Leuven dient immers wetenschap en onderwijs in het algemeen belang te ondersteunen. KU Leuven verduidelijkt u graag dat de noodzakelijkheid van de verwerking voor het uitvoeren van wetenschappelijk onderzoek en dit als taak van algemeen belang, de wettelijk</w:t>
      </w:r>
      <w:r w:rsidRPr="009D358F">
        <w:rPr>
          <w:lang w:val="nl-BE"/>
        </w:rPr>
        <w:t>e toelatingsgrond vormt op basis waarvan KU Leuven in het kader van dit onderzoek uw gegevens verwerkt</w:t>
      </w:r>
      <w:r w:rsidRPr="009D358F">
        <w:rPr>
          <w:lang w:val="nl-BE"/>
        </w:rPr>
        <w:t>. Daarnaast is KU Leuven onderhevig aan specifieke wettelijke verplichtingen die de verwerking van uw gegevens mogelijks noodzakelijk maken in het kader van veiligheidsrapportering (zoals bijvoorbeeld het melden van bijwerkingen aan toezichthoudende overheidsinstanties).</w:t>
      </w:r>
    </w:p>
    <w:p w14:paraId="25F76C7B" w14:textId="77777777" w:rsidR="009929B0" w:rsidRPr="009D358F" w:rsidRDefault="004C18EE">
      <w:pPr>
        <w:rPr>
          <w:lang w:val="nl-BE"/>
        </w:rPr>
      </w:pPr>
      <w:r w:rsidRPr="009D358F">
        <w:rPr>
          <w:lang w:val="nl-BE"/>
        </w:rPr>
        <w:t xml:space="preserve">Uw gegevens zullen worden verwerkt overeenkomstig de Europese Algemene Verordening inzake Gegevensbescherming (AVG).  KU Leuven is samen met de VUB en de zes voetklinieken (UZGent, UZAntwerpen, AZ Groeninge, AZ Sint-Jan, Azorg, UZLeuven) </w:t>
      </w:r>
      <w:r w:rsidRPr="009D358F">
        <w:rPr>
          <w:lang w:val="nl-BE"/>
        </w:rPr>
        <w:t>de gezamenlijke verwerkingsverantwoordelijke voor uw gegevens.</w:t>
      </w:r>
    </w:p>
    <w:p w14:paraId="200970AB" w14:textId="77777777" w:rsidR="009929B0" w:rsidRPr="009D358F" w:rsidRDefault="004C18EE">
      <w:pPr>
        <w:rPr>
          <w:lang w:val="nl-BE"/>
        </w:rPr>
      </w:pPr>
      <w:r w:rsidRPr="009D358F">
        <w:rPr>
          <w:lang w:val="nl-BE"/>
        </w:rPr>
        <w:lastRenderedPageBreak/>
        <w:t>U hebt het recht om aan de arts-onderzoeker te vragen welke gegevens hij/zij over u heeft verzameld en waarvoor ze gebruikt worden in het kader van de studie. U hebt het recht om deze gegevens in te kijken en om verbeteringen te laten aanbrengen indien ze foutief zouden zijn.</w:t>
      </w:r>
    </w:p>
    <w:p w14:paraId="25341CA0" w14:textId="77777777" w:rsidR="009929B0" w:rsidRPr="009D358F" w:rsidRDefault="004C18EE">
      <w:pPr>
        <w:rPr>
          <w:lang w:val="nl-BE"/>
        </w:rPr>
      </w:pPr>
      <w:r w:rsidRPr="009D358F">
        <w:rPr>
          <w:lang w:val="nl-BE"/>
        </w:rPr>
        <w:t xml:space="preserve">De arts-onderzoeker is verplicht om deze verzamelde gegevens vertrouwelijk te behandelen. Dit betekent dat hij/zij zich ertoe verbindt om uw naam nooit bekend te maken bv </w:t>
      </w:r>
      <w:r w:rsidRPr="009D358F">
        <w:rPr>
          <w:lang w:val="nl-BE"/>
        </w:rPr>
        <w:t>in het kader van een publicatie of een conferentie en dat hij/zij uw gegevens zal coderen (uw identiteit zal worden vervangen door een identificatiecode in de studie) voordat hij/zij ze doorgeeft aan de beheerder van de databank (KU Leuven).</w:t>
      </w:r>
    </w:p>
    <w:p w14:paraId="5B3AEB0F" w14:textId="77777777" w:rsidR="009929B0" w:rsidRPr="009D358F" w:rsidRDefault="004C18EE">
      <w:pPr>
        <w:rPr>
          <w:lang w:val="nl-BE"/>
        </w:rPr>
      </w:pPr>
      <w:r w:rsidRPr="009D358F">
        <w:rPr>
          <w:lang w:val="nl-BE"/>
        </w:rPr>
        <w:t>De overgedragen persoonlijke gegevens omvatten geen combinatie van elementen waarmee het mogelijk is u te identificeren.</w:t>
      </w:r>
    </w:p>
    <w:p w14:paraId="7E587C7B" w14:textId="77777777" w:rsidR="009929B0" w:rsidRPr="009D358F" w:rsidRDefault="004C18EE">
      <w:pPr>
        <w:rPr>
          <w:lang w:val="nl-BE"/>
        </w:rPr>
      </w:pPr>
      <w:r w:rsidRPr="009D358F">
        <w:rPr>
          <w:lang w:val="nl-BE"/>
        </w:rPr>
        <w:t>De door de opdrachtgever aangestelde beheerder van de onderzoeksgegevens kan u niet identificeren op basis van de overgedragen gegevens. Deze persoon is verantwoordelijk voor het verzamelen van de gegevens die door alle artsen-onderzoekers die deelnemen aan de studie zijn verzameld en voor de verwerking en de bescherming van die gegevens in overeenstemming met de Belgische wet betreffende de bescherming van de persoonlijke levenssfeer.</w:t>
      </w:r>
    </w:p>
    <w:p w14:paraId="23AC7951" w14:textId="77777777" w:rsidR="009929B0" w:rsidRPr="009D358F" w:rsidRDefault="004C18EE">
      <w:pPr>
        <w:rPr>
          <w:lang w:val="nl-BE"/>
        </w:rPr>
      </w:pPr>
      <w:r w:rsidRPr="009D358F">
        <w:rPr>
          <w:lang w:val="nl-BE"/>
        </w:rPr>
        <w:t>De (gecodeerde) onderzoeksgegevens kunnen doorgegeven worden aan Belgische of andere regelgevende instanties, aan de betrokken ethische comités, aan andere artsen en/of instellingen die samenwerken met de opdrachtgever.</w:t>
      </w:r>
    </w:p>
    <w:p w14:paraId="2AB6CB01" w14:textId="77777777" w:rsidR="009929B0" w:rsidRPr="009D358F" w:rsidRDefault="004C18EE">
      <w:pPr>
        <w:rPr>
          <w:lang w:val="nl-BE"/>
        </w:rPr>
      </w:pPr>
      <w:r w:rsidRPr="009D358F">
        <w:rPr>
          <w:lang w:val="nl-BE"/>
        </w:rPr>
        <w:t xml:space="preserve">Deze artsen en/of instellingen kunnen zich situeren in België en in andere landen waar de normen inzake de bescherming van persoonsgegevens verschillend of minder strikt kunnen zijn. Dit gebeurt dan steeds in gecodeerde vorm zoals hierboven uitgelegd. </w:t>
      </w:r>
    </w:p>
    <w:p w14:paraId="4196B024" w14:textId="77777777" w:rsidR="009929B0" w:rsidRPr="009D358F" w:rsidRDefault="004C18EE">
      <w:pPr>
        <w:rPr>
          <w:lang w:val="nl-BE"/>
        </w:rPr>
      </w:pPr>
      <w:r w:rsidRPr="009D358F">
        <w:rPr>
          <w:lang w:val="nl-BE"/>
        </w:rPr>
        <w:t xml:space="preserve">De opdrachtgever, alsook de project-partners VUB, UZGent, UZAntwerpen, AZ Groeninge, AZ Sint-Jan, Azorg en UZLeuven, zullen de gegevens verzameld binnen het project gebruiken in het kader van de studie waaraan u deelneemt, maar wil ze ook kunnen aanwenden in het kader van andere studies over dezelfde ziekte als beschreven in deze studie. Buiten de context die beschreven wordt in dit document, kunnen uw gegevens enkel gebruikt worden als een ethisch comité haar goedkeuring heeft gegeven. </w:t>
      </w:r>
    </w:p>
    <w:p w14:paraId="4CF0398E" w14:textId="77777777" w:rsidR="009929B0" w:rsidRPr="009D358F" w:rsidRDefault="004C18EE">
      <w:pPr>
        <w:spacing w:after="240"/>
        <w:rPr>
          <w:lang w:val="nl-BE"/>
        </w:rPr>
      </w:pPr>
      <w:r w:rsidRPr="009D358F">
        <w:rPr>
          <w:lang w:val="nl-BE"/>
        </w:rPr>
        <w:t>Indien</w:t>
      </w:r>
      <w:r w:rsidRPr="009D358F">
        <w:rPr>
          <w:lang w:val="nl-BE"/>
        </w:rPr>
        <w:t xml:space="preserve"> u uw toestemming tot deelname aan de studie intrekt, zullen de gecodeerde gegevens die al verzameld waren vóór uw terugtrekking, bewaard worden. Hierdoor wordt de geldigheid van de studie gegarandeerd. Er zal geen enkel nieuw gegeven aan de opdrachtgever worden doorgegeven. </w:t>
      </w:r>
    </w:p>
    <w:p w14:paraId="36DCECAE" w14:textId="77777777" w:rsidR="009929B0" w:rsidRPr="009D358F" w:rsidRDefault="004C18EE">
      <w:pPr>
        <w:rPr>
          <w:lang w:val="nl-BE"/>
        </w:rPr>
      </w:pPr>
      <w:r w:rsidRPr="009D358F">
        <w:rPr>
          <w:lang w:val="nl-BE"/>
        </w:rPr>
        <w:t xml:space="preserve">Indien u vragen hebt over hoe wij uw gegevens gebruiken, dan kan u hiervoor steeds terecht bij uw arts-onderzoeker. Ook de functionaris voor gegevensbescherming van het onderzoekcentrum staan ter uwer beschikking. </w:t>
      </w:r>
    </w:p>
    <w:p w14:paraId="54709EDC" w14:textId="77777777" w:rsidR="009929B0" w:rsidRPr="009D358F" w:rsidRDefault="004C18EE">
      <w:pPr>
        <w:spacing w:after="240"/>
        <w:rPr>
          <w:lang w:val="nl-BE"/>
        </w:rPr>
      </w:pPr>
      <w:r w:rsidRPr="009D358F">
        <w:rPr>
          <w:lang w:val="nl-BE"/>
        </w:rPr>
        <w:t xml:space="preserve">De contactgegevens van deze laatste zijn als volgt: DPO - KULeuven, Herestraat 49, 3000 Leuven, e-mail dpo@kuleuven.be. </w:t>
      </w:r>
    </w:p>
    <w:p w14:paraId="7F8B3AFB" w14:textId="77777777" w:rsidR="009929B0" w:rsidRPr="009D358F" w:rsidRDefault="004C18EE">
      <w:pPr>
        <w:spacing w:after="240"/>
        <w:rPr>
          <w:lang w:val="nl-BE"/>
        </w:rPr>
      </w:pPr>
      <w:r w:rsidRPr="009D358F">
        <w:rPr>
          <w:lang w:val="nl-BE"/>
        </w:rPr>
        <w:t>Tot slot, indien u een klacht heeft over de verwerking van uw gegevens, kunt u contact opnemen met de Belgische toezichthoudende instantie die toeziet op de naleving van de grondbeginselen van de bescherming van persoonsgegevens:</w:t>
      </w:r>
    </w:p>
    <w:p w14:paraId="1B629FF4" w14:textId="77777777" w:rsidR="009929B0" w:rsidRPr="009D358F" w:rsidRDefault="004C18EE">
      <w:pPr>
        <w:rPr>
          <w:lang w:val="nl-BE"/>
        </w:rPr>
      </w:pPr>
      <w:r w:rsidRPr="009D358F">
        <w:rPr>
          <w:lang w:val="nl-BE"/>
        </w:rPr>
        <w:t xml:space="preserve">De Belgische toezichthoudende instantie heet: </w:t>
      </w:r>
    </w:p>
    <w:p w14:paraId="319F155B" w14:textId="77777777" w:rsidR="009929B0" w:rsidRPr="009D358F" w:rsidRDefault="004C18EE">
      <w:pPr>
        <w:rPr>
          <w:lang w:val="nl-BE"/>
        </w:rPr>
      </w:pPr>
      <w:r w:rsidRPr="009D358F">
        <w:rPr>
          <w:lang w:val="nl-BE"/>
        </w:rPr>
        <w:t>Gegevensbeschermingsautoriteit (GBA)</w:t>
      </w:r>
    </w:p>
    <w:p w14:paraId="3F030300" w14:textId="77777777" w:rsidR="009929B0" w:rsidRPr="009D358F" w:rsidRDefault="004C18EE">
      <w:pPr>
        <w:rPr>
          <w:lang w:val="nl-BE"/>
        </w:rPr>
      </w:pPr>
      <w:r w:rsidRPr="009D358F">
        <w:rPr>
          <w:lang w:val="nl-BE"/>
        </w:rPr>
        <w:t>Drukpersstraat 35,</w:t>
      </w:r>
    </w:p>
    <w:p w14:paraId="7196E0A7" w14:textId="77777777" w:rsidR="009929B0" w:rsidRPr="009D358F" w:rsidRDefault="004C18EE">
      <w:pPr>
        <w:rPr>
          <w:lang w:val="nl-BE"/>
        </w:rPr>
      </w:pPr>
      <w:r w:rsidRPr="009D358F">
        <w:rPr>
          <w:lang w:val="nl-BE"/>
        </w:rPr>
        <w:t>1000 Brussel</w:t>
      </w:r>
    </w:p>
    <w:p w14:paraId="443555B6" w14:textId="77777777" w:rsidR="009929B0" w:rsidRPr="009D358F" w:rsidRDefault="004C18EE">
      <w:pPr>
        <w:rPr>
          <w:lang w:val="nl-BE"/>
        </w:rPr>
      </w:pPr>
      <w:r w:rsidRPr="009D358F">
        <w:rPr>
          <w:lang w:val="nl-BE"/>
        </w:rPr>
        <w:t>Tel. +32 2 274 48 00</w:t>
      </w:r>
    </w:p>
    <w:p w14:paraId="4D260873" w14:textId="77777777" w:rsidR="009929B0" w:rsidRDefault="004C18EE">
      <w:r>
        <w:t>e-mail: contact(at)apd-gba.be</w:t>
      </w:r>
    </w:p>
    <w:p w14:paraId="471EFBBE" w14:textId="77777777" w:rsidR="009929B0" w:rsidRPr="009D358F" w:rsidRDefault="004C18EE">
      <w:pPr>
        <w:rPr>
          <w:lang w:val="nl-BE"/>
        </w:rPr>
      </w:pPr>
      <w:r w:rsidRPr="009D358F">
        <w:rPr>
          <w:lang w:val="nl-BE"/>
        </w:rPr>
        <w:t xml:space="preserve">Website: </w:t>
      </w:r>
      <w:hyperlink r:id="rId33">
        <w:r w:rsidRPr="009D358F">
          <w:rPr>
            <w:color w:val="1D8DB0"/>
            <w:u w:val="single"/>
            <w:lang w:val="nl-BE"/>
          </w:rPr>
          <w:t>www.gegevensbeschermingsautoriteit.be</w:t>
        </w:r>
      </w:hyperlink>
      <w:r w:rsidRPr="009D358F">
        <w:rPr>
          <w:lang w:val="nl-BE"/>
        </w:rPr>
        <w:t xml:space="preserve"> </w:t>
      </w:r>
    </w:p>
    <w:p w14:paraId="0AAC8B4F" w14:textId="77777777" w:rsidR="009929B0" w:rsidRPr="009D358F" w:rsidRDefault="004C18EE">
      <w:pPr>
        <w:pStyle w:val="Kop3"/>
        <w:rPr>
          <w:lang w:val="nl-BE"/>
        </w:rPr>
      </w:pPr>
      <w:r w:rsidRPr="009D358F">
        <w:rPr>
          <w:i/>
          <w:lang w:val="nl-BE"/>
        </w:rPr>
        <w:t>Verzekering</w:t>
      </w:r>
    </w:p>
    <w:p w14:paraId="1868FCAA" w14:textId="77777777" w:rsidR="009929B0" w:rsidRPr="009D358F" w:rsidRDefault="004C18EE">
      <w:pPr>
        <w:rPr>
          <w:lang w:val="nl-BE"/>
        </w:rPr>
      </w:pPr>
      <w:r w:rsidRPr="009D358F">
        <w:rPr>
          <w:lang w:val="nl-BE"/>
        </w:rPr>
        <w:t xml:space="preserve">Elke deelname aan een studie houdt een risico in, hoe klein ook. De opdrachtgever is - ook indien er geen sprake is van fout - aansprakelijk voor de schade die de deelnemer of in geval van overlijden zijn/haar rechthebbenden, oplopen en die rechtstreeks of </w:t>
      </w:r>
      <w:r w:rsidRPr="009D358F">
        <w:rPr>
          <w:lang w:val="nl-BE"/>
        </w:rPr>
        <w:lastRenderedPageBreak/>
        <w:t xml:space="preserve">onrechtstreeks verband houdt met diens deelname aan de studie. U moet hiervoor dus </w:t>
      </w:r>
      <w:r w:rsidRPr="009D358F">
        <w:rPr>
          <w:lang w:val="nl-BE"/>
        </w:rPr>
        <w:t>geen fout aantonen. De opdrachtgever heeft voor deze aansprakelijkheid een verzekering afgesloten.</w:t>
      </w:r>
    </w:p>
    <w:p w14:paraId="0EB1CA9F" w14:textId="77777777" w:rsidR="009929B0" w:rsidRPr="009D358F" w:rsidRDefault="004C18EE">
      <w:pPr>
        <w:rPr>
          <w:lang w:val="nl-BE"/>
        </w:rPr>
      </w:pPr>
      <w:r w:rsidRPr="009D358F">
        <w:rPr>
          <w:lang w:val="nl-BE"/>
        </w:rPr>
        <w:t>We verzoeken u daarom om elk nieuw gezondheidsprobleem aan de arts-onderzoeker te melden. Hij/Zij kan u aanvullende informatie verstrekken over mogelijke behandelingen.</w:t>
      </w:r>
    </w:p>
    <w:p w14:paraId="55B6E677" w14:textId="77777777" w:rsidR="009929B0" w:rsidRPr="009D358F" w:rsidRDefault="004C18EE">
      <w:pPr>
        <w:rPr>
          <w:lang w:val="nl-BE"/>
        </w:rPr>
      </w:pPr>
      <w:r w:rsidRPr="009D358F">
        <w:rPr>
          <w:lang w:val="nl-BE"/>
        </w:rPr>
        <w:t xml:space="preserve">Indien de arts-onderzoeker van mening is dat er een verband met de studie mogelijk is (er is geen verband met de studie bij schade ten gevolge van het natuurlijke verloop van uw ziekte of ten gevolge van gekende bijwerkingen van uw </w:t>
      </w:r>
      <w:r w:rsidRPr="009D358F">
        <w:rPr>
          <w:lang w:val="nl-BE"/>
        </w:rPr>
        <w:t>standaardbehandeling), zal hij/zij de opdrachtgever van de studie op de hoogte stellen die de aangifteprocedure bij de verzekering zal starten. Deze zal, indien zij het nodig acht, een expert aanstellen om een oordeel uit te spreken over het verband tussen uw nieuwe gezondheidsklachten en de studie.</w:t>
      </w:r>
    </w:p>
    <w:p w14:paraId="64B43F9D" w14:textId="77777777" w:rsidR="009929B0" w:rsidRPr="009D358F" w:rsidRDefault="004C18EE">
      <w:pPr>
        <w:rPr>
          <w:lang w:val="nl-BE"/>
        </w:rPr>
      </w:pPr>
      <w:r w:rsidRPr="009D358F">
        <w:rPr>
          <w:lang w:val="nl-BE"/>
        </w:rPr>
        <w:t xml:space="preserve">In het geval van onenigheid met de arts-onderzoeker of met de door de verzekeringsmaatschappij aangestelde expert, en steeds wanneer u dit nodig acht, kunnen u of in geval van overlijden </w:t>
      </w:r>
      <w:r w:rsidRPr="009D358F">
        <w:rPr>
          <w:lang w:val="nl-BE"/>
        </w:rPr>
        <w:t>uw rechthebbenden de verzekeraar rechtstreeks in België dagvaarden (Amlin Corporate Insurance, polisnr. 299.053.700, contactgegevens makelaar: Vanbreda Risk &amp; Benefits, Plantin en Moretuslei 297, 2140 Antwerpen).</w:t>
      </w:r>
    </w:p>
    <w:p w14:paraId="71F968D0" w14:textId="77777777" w:rsidR="009929B0" w:rsidRPr="009D358F" w:rsidRDefault="004C18EE">
      <w:pPr>
        <w:rPr>
          <w:lang w:val="nl-BE"/>
        </w:rPr>
      </w:pPr>
      <w:r w:rsidRPr="009D358F">
        <w:rPr>
          <w:lang w:val="nl-BE"/>
        </w:rPr>
        <w:t>De wet voorziet dat de dagvaarding van de verzekeraar kan gebeuren ofwel voor de rechter van de plaats waar de schadeverwekkende feiten zich hebben voorgedaan, ofwel voor de rechter van uw woonplaats, ofwel voor de rechter van de zetel van de verzekeraar.</w:t>
      </w:r>
    </w:p>
    <w:p w14:paraId="0836DA4B" w14:textId="77777777" w:rsidR="009929B0" w:rsidRDefault="004C18EE">
      <w:pPr>
        <w:pStyle w:val="Kop1"/>
        <w:pageBreakBefore/>
      </w:pPr>
      <w:r>
        <w:lastRenderedPageBreak/>
        <w:t>Information and informed consent form for clinic management</w:t>
      </w:r>
    </w:p>
    <w:p w14:paraId="3B6123EC" w14:textId="77777777" w:rsidR="009929B0" w:rsidRPr="009D358F" w:rsidRDefault="004C18EE">
      <w:pPr>
        <w:spacing w:after="200"/>
        <w:rPr>
          <w:lang w:val="nl-BE"/>
        </w:rPr>
      </w:pPr>
      <w:r w:rsidRPr="009D358F">
        <w:rPr>
          <w:i/>
          <w:sz w:val="17"/>
          <w:lang w:val="nl-BE"/>
        </w:rPr>
        <w:t>Source: S71769_(e)CRF_Document 05_Informatie-en toestemmingsformulier_MANAGER_PARADISE_V1.docx — version 1, 9 July 2026. Language: Dutch.</w:t>
      </w:r>
    </w:p>
    <w:p w14:paraId="18ABE2D0" w14:textId="77777777" w:rsidR="009929B0" w:rsidRPr="009D358F" w:rsidRDefault="004C18EE">
      <w:pPr>
        <w:rPr>
          <w:lang w:val="nl-BE"/>
        </w:rPr>
      </w:pPr>
      <w:r w:rsidRPr="009D358F">
        <w:rPr>
          <w:b/>
          <w:lang w:val="nl-BE"/>
        </w:rPr>
        <w:t>Informatie- en toestemmingsformulier</w:t>
      </w:r>
    </w:p>
    <w:p w14:paraId="15290362" w14:textId="77777777" w:rsidR="009929B0" w:rsidRPr="009D358F" w:rsidRDefault="004C18EE">
      <w:pPr>
        <w:rPr>
          <w:lang w:val="nl-BE"/>
        </w:rPr>
      </w:pPr>
      <w:r w:rsidRPr="009D358F">
        <w:rPr>
          <w:b/>
          <w:u w:val="single"/>
          <w:lang w:val="nl-BE"/>
        </w:rPr>
        <w:t>Titel van de studie</w:t>
      </w:r>
      <w:r w:rsidRPr="009D358F">
        <w:rPr>
          <w:b/>
          <w:lang w:val="nl-BE"/>
        </w:rPr>
        <w:t>:</w:t>
      </w:r>
      <w:r w:rsidRPr="009D358F">
        <w:rPr>
          <w:lang w:val="nl-BE"/>
        </w:rPr>
        <w:t xml:space="preserve"> Naar een druk-, therapietrouw- en educatiegestuurde zorg bij diabetische voetaandoeningen.</w:t>
      </w:r>
    </w:p>
    <w:p w14:paraId="61737475" w14:textId="77777777" w:rsidR="009929B0" w:rsidRPr="009D358F" w:rsidRDefault="004C18EE">
      <w:pPr>
        <w:rPr>
          <w:lang w:val="nl-BE"/>
        </w:rPr>
      </w:pPr>
      <w:r w:rsidRPr="009D358F">
        <w:rPr>
          <w:b/>
          <w:u w:val="single"/>
          <w:lang w:val="nl-BE"/>
        </w:rPr>
        <w:t>Opdrachtgever</w:t>
      </w:r>
      <w:r w:rsidRPr="009D358F">
        <w:rPr>
          <w:b/>
          <w:lang w:val="nl-BE"/>
        </w:rPr>
        <w:t>:</w:t>
      </w:r>
      <w:r w:rsidRPr="009D358F">
        <w:rPr>
          <w:lang w:val="nl-BE"/>
        </w:rPr>
        <w:t xml:space="preserve"> KU Leuven (PI: Prof. Dr. Kevin Deschamps), Campus Brugge Spoorwegstraat 12, 8200 Brugge</w:t>
      </w:r>
    </w:p>
    <w:p w14:paraId="25478CA4" w14:textId="77777777" w:rsidR="009929B0" w:rsidRPr="009D358F" w:rsidRDefault="004C18EE">
      <w:pPr>
        <w:rPr>
          <w:lang w:val="nl-BE"/>
        </w:rPr>
      </w:pPr>
      <w:r w:rsidRPr="009D358F">
        <w:rPr>
          <w:b/>
          <w:lang w:val="nl-BE"/>
        </w:rPr>
        <w:t xml:space="preserve">Onderzoeksinstelling: </w:t>
      </w:r>
    </w:p>
    <w:p w14:paraId="44EB24C7" w14:textId="77777777" w:rsidR="009929B0" w:rsidRPr="009D358F" w:rsidRDefault="004C18EE">
      <w:pPr>
        <w:rPr>
          <w:lang w:val="nl-BE"/>
        </w:rPr>
      </w:pPr>
      <w:r w:rsidRPr="009D358F">
        <w:rPr>
          <w:lang w:val="nl-BE"/>
        </w:rPr>
        <w:t>KU Leuven - Departement Revalidatiewetenschappen, Spoorwegstraat 12, 8200 Brugge</w:t>
      </w:r>
    </w:p>
    <w:p w14:paraId="0BEEBEC9" w14:textId="77777777" w:rsidR="009929B0" w:rsidRDefault="004C18EE">
      <w:r>
        <w:t>VUB – Departement Public Health, Laarbeeklaan 103, 1090 Jette</w:t>
      </w:r>
    </w:p>
    <w:p w14:paraId="6119EC59" w14:textId="77777777" w:rsidR="009929B0" w:rsidRPr="009D358F" w:rsidRDefault="004C18EE">
      <w:pPr>
        <w:rPr>
          <w:lang w:val="nl-BE"/>
        </w:rPr>
      </w:pPr>
      <w:r w:rsidRPr="009D358F">
        <w:rPr>
          <w:b/>
          <w:lang w:val="nl-BE"/>
        </w:rPr>
        <w:t xml:space="preserve">Klinische centra: </w:t>
      </w:r>
    </w:p>
    <w:p w14:paraId="3A8D0F8A" w14:textId="77777777" w:rsidR="009929B0" w:rsidRPr="009D358F" w:rsidRDefault="004C18EE">
      <w:pPr>
        <w:rPr>
          <w:lang w:val="nl-BE"/>
        </w:rPr>
      </w:pPr>
      <w:r w:rsidRPr="009D358F">
        <w:rPr>
          <w:lang w:val="nl-BE"/>
        </w:rPr>
        <w:t>Universitair Ziekenhuis Leuven, Diabetesvoetkliniek: Herestraat 49, 3000 Leuven</w:t>
      </w:r>
    </w:p>
    <w:p w14:paraId="5099E89D" w14:textId="77777777" w:rsidR="009929B0" w:rsidRPr="009D358F" w:rsidRDefault="004C18EE">
      <w:pPr>
        <w:rPr>
          <w:lang w:val="nl-BE"/>
        </w:rPr>
      </w:pPr>
      <w:r w:rsidRPr="009D358F">
        <w:rPr>
          <w:lang w:val="nl-BE"/>
        </w:rPr>
        <w:t>Universitair Ziekenhuis Antwerpen, Diabetesvoetkliniek: Drie Eikenstraat 655</w:t>
      </w:r>
    </w:p>
    <w:p w14:paraId="3B7DB3D0" w14:textId="77777777" w:rsidR="009929B0" w:rsidRPr="009D358F" w:rsidRDefault="004C18EE">
      <w:pPr>
        <w:rPr>
          <w:lang w:val="nl-BE"/>
        </w:rPr>
      </w:pPr>
      <w:r w:rsidRPr="009D358F">
        <w:rPr>
          <w:lang w:val="nl-BE"/>
        </w:rPr>
        <w:t>Universitair Ziekenhuis Gent, Diabetesvoetkliniek: Corneel Heymanslaan 10, 9000 Gent</w:t>
      </w:r>
    </w:p>
    <w:p w14:paraId="6068182A" w14:textId="77777777" w:rsidR="009929B0" w:rsidRPr="009D358F" w:rsidRDefault="004C18EE">
      <w:pPr>
        <w:rPr>
          <w:lang w:val="nl-BE"/>
        </w:rPr>
      </w:pPr>
      <w:r w:rsidRPr="009D358F">
        <w:rPr>
          <w:lang w:val="nl-BE"/>
        </w:rPr>
        <w:t>Azorg, Diabetesvoetkliniek: Moorselbaan 164, 9300 Aalst</w:t>
      </w:r>
    </w:p>
    <w:p w14:paraId="1473E8CA" w14:textId="77777777" w:rsidR="009929B0" w:rsidRPr="009D358F" w:rsidRDefault="004C18EE">
      <w:pPr>
        <w:rPr>
          <w:lang w:val="nl-BE"/>
        </w:rPr>
      </w:pPr>
      <w:r w:rsidRPr="009D358F">
        <w:rPr>
          <w:lang w:val="nl-BE"/>
        </w:rPr>
        <w:t>AZ Sint-Jan Brugge, Diabetesvoetkliniek: Ruddershove</w:t>
      </w:r>
      <w:r w:rsidRPr="009D358F">
        <w:rPr>
          <w:lang w:val="nl-BE"/>
        </w:rPr>
        <w:t xml:space="preserve"> 10, 8000 Brugge</w:t>
      </w:r>
    </w:p>
    <w:p w14:paraId="3DB64594" w14:textId="77777777" w:rsidR="009929B0" w:rsidRPr="009D358F" w:rsidRDefault="004C18EE">
      <w:pPr>
        <w:rPr>
          <w:lang w:val="nl-BE"/>
        </w:rPr>
      </w:pPr>
      <w:r w:rsidRPr="009D358F">
        <w:rPr>
          <w:lang w:val="nl-BE"/>
        </w:rPr>
        <w:t>AZ Groeninge, Diabetesvoetkliniek: President Kennedylaan 4, 8500 Kortrijk</w:t>
      </w:r>
    </w:p>
    <w:p w14:paraId="14982173" w14:textId="77777777" w:rsidR="009929B0" w:rsidRPr="009D358F" w:rsidRDefault="004C18EE">
      <w:pPr>
        <w:rPr>
          <w:lang w:val="nl-BE"/>
        </w:rPr>
      </w:pPr>
      <w:r w:rsidRPr="009D358F">
        <w:rPr>
          <w:b/>
          <w:lang w:val="nl-BE"/>
        </w:rPr>
        <w:t>Comité voor Medische Ethiek:</w:t>
      </w:r>
      <w:r w:rsidRPr="009D358F">
        <w:rPr>
          <w:i/>
          <w:lang w:val="nl-BE"/>
        </w:rPr>
        <w:t xml:space="preserve"> </w:t>
      </w:r>
    </w:p>
    <w:p w14:paraId="2B47F4B9" w14:textId="77777777" w:rsidR="009929B0" w:rsidRPr="009D358F" w:rsidRDefault="004C18EE">
      <w:pPr>
        <w:rPr>
          <w:lang w:val="nl-BE"/>
        </w:rPr>
      </w:pPr>
      <w:r w:rsidRPr="009D358F">
        <w:rPr>
          <w:lang w:val="nl-BE"/>
        </w:rPr>
        <w:t>Ethische Commissie Onderzoek UZ/KU Leuven, UZ Leuven, Herestraat 49, 3000 Leuven</w:t>
      </w:r>
    </w:p>
    <w:p w14:paraId="02841CAD" w14:textId="77777777" w:rsidR="009929B0" w:rsidRPr="009D358F" w:rsidRDefault="004C18EE">
      <w:pPr>
        <w:rPr>
          <w:lang w:val="nl-BE"/>
        </w:rPr>
      </w:pPr>
      <w:r w:rsidRPr="009D358F">
        <w:rPr>
          <w:lang w:val="nl-BE"/>
        </w:rPr>
        <w:t>Commissie medische ethiek UZA</w:t>
      </w:r>
    </w:p>
    <w:p w14:paraId="214CC68E" w14:textId="77777777" w:rsidR="009929B0" w:rsidRPr="009D358F" w:rsidRDefault="004C18EE">
      <w:pPr>
        <w:rPr>
          <w:lang w:val="nl-BE"/>
        </w:rPr>
      </w:pPr>
      <w:r w:rsidRPr="009D358F">
        <w:rPr>
          <w:lang w:val="nl-BE"/>
        </w:rPr>
        <w:t>Commissie medische ethiek UZGent</w:t>
      </w:r>
    </w:p>
    <w:p w14:paraId="196A07CA" w14:textId="77777777" w:rsidR="009929B0" w:rsidRPr="009D358F" w:rsidRDefault="004C18EE">
      <w:pPr>
        <w:rPr>
          <w:lang w:val="nl-BE"/>
        </w:rPr>
      </w:pPr>
      <w:r w:rsidRPr="009D358F">
        <w:rPr>
          <w:lang w:val="nl-BE"/>
        </w:rPr>
        <w:t>Commissie medische ethiek Azorg</w:t>
      </w:r>
    </w:p>
    <w:p w14:paraId="13B97E77" w14:textId="77777777" w:rsidR="009929B0" w:rsidRPr="009D358F" w:rsidRDefault="004C18EE">
      <w:pPr>
        <w:rPr>
          <w:lang w:val="nl-BE"/>
        </w:rPr>
      </w:pPr>
      <w:r w:rsidRPr="009D358F">
        <w:rPr>
          <w:lang w:val="nl-BE"/>
        </w:rPr>
        <w:t>Commissie medische ethiek AZ Sint-Jan</w:t>
      </w:r>
    </w:p>
    <w:p w14:paraId="4E3569E8" w14:textId="77777777" w:rsidR="009929B0" w:rsidRPr="009D358F" w:rsidRDefault="004C18EE">
      <w:pPr>
        <w:rPr>
          <w:lang w:val="nl-BE"/>
        </w:rPr>
      </w:pPr>
      <w:r w:rsidRPr="009D358F">
        <w:rPr>
          <w:lang w:val="nl-BE"/>
        </w:rPr>
        <w:t>Commissie medische ethiek AZ Groeninge</w:t>
      </w:r>
    </w:p>
    <w:p w14:paraId="722CB87A" w14:textId="77777777" w:rsidR="009929B0" w:rsidRPr="009D358F" w:rsidRDefault="004C18EE">
      <w:pPr>
        <w:rPr>
          <w:lang w:val="nl-BE"/>
        </w:rPr>
      </w:pPr>
      <w:r w:rsidRPr="009D358F">
        <w:rPr>
          <w:b/>
          <w:lang w:val="nl-BE"/>
        </w:rPr>
        <w:t xml:space="preserve">Coördinerende onderzoeker: </w:t>
      </w:r>
    </w:p>
    <w:p w14:paraId="38AE204C" w14:textId="77777777" w:rsidR="009929B0" w:rsidRPr="009D358F" w:rsidRDefault="004C18EE">
      <w:pPr>
        <w:rPr>
          <w:lang w:val="fr-FR"/>
        </w:rPr>
      </w:pPr>
      <w:r w:rsidRPr="009D358F">
        <w:rPr>
          <w:lang w:val="fr-FR"/>
        </w:rPr>
        <w:t xml:space="preserve">Prof. Kevin Deschamps, KU Leuven, </w:t>
      </w:r>
      <w:hyperlink r:id="rId34">
        <w:r w:rsidRPr="009D358F">
          <w:rPr>
            <w:color w:val="1D8DB0"/>
            <w:u w:val="single"/>
            <w:lang w:val="fr-FR"/>
          </w:rPr>
          <w:t>kevin.deschamps@kuleuven.be</w:t>
        </w:r>
      </w:hyperlink>
    </w:p>
    <w:p w14:paraId="0B19E6BE" w14:textId="77777777" w:rsidR="009929B0" w:rsidRPr="009D358F" w:rsidRDefault="004C18EE">
      <w:pPr>
        <w:rPr>
          <w:lang w:val="nl-BE"/>
        </w:rPr>
      </w:pPr>
      <w:r w:rsidRPr="009D358F">
        <w:rPr>
          <w:b/>
          <w:lang w:val="nl-BE"/>
        </w:rPr>
        <w:t>Academische mede-onderzoekers :</w:t>
      </w:r>
    </w:p>
    <w:p w14:paraId="7BB5C669" w14:textId="77777777" w:rsidR="009929B0" w:rsidRPr="009D358F" w:rsidRDefault="004C18EE">
      <w:pPr>
        <w:rPr>
          <w:lang w:val="nl-BE"/>
        </w:rPr>
      </w:pPr>
      <w:r w:rsidRPr="009D358F">
        <w:rPr>
          <w:lang w:val="nl-BE"/>
        </w:rPr>
        <w:t xml:space="preserve">Prof. Fabienne Dobbels, KU Leuven, </w:t>
      </w:r>
      <w:hyperlink r:id="rId35">
        <w:r w:rsidRPr="009D358F">
          <w:rPr>
            <w:color w:val="1D8DB0"/>
            <w:u w:val="single"/>
            <w:lang w:val="nl-BE"/>
          </w:rPr>
          <w:t>fabienne.dobbels@kuleuven.be</w:t>
        </w:r>
      </w:hyperlink>
    </w:p>
    <w:p w14:paraId="07899D9D" w14:textId="77777777" w:rsidR="009929B0" w:rsidRPr="009D358F" w:rsidRDefault="004C18EE">
      <w:pPr>
        <w:rPr>
          <w:lang w:val="nl-BE"/>
        </w:rPr>
      </w:pPr>
      <w:r w:rsidRPr="009D358F">
        <w:rPr>
          <w:lang w:val="nl-BE"/>
        </w:rPr>
        <w:t xml:space="preserve">Prof. Maaike Fobelets, VUB, </w:t>
      </w:r>
      <w:hyperlink r:id="rId36">
        <w:r w:rsidRPr="009D358F">
          <w:rPr>
            <w:color w:val="1D8DB0"/>
            <w:u w:val="single"/>
            <w:lang w:val="nl-BE"/>
          </w:rPr>
          <w:t>maaike.fobelets@vub.be</w:t>
        </w:r>
      </w:hyperlink>
    </w:p>
    <w:p w14:paraId="45704010" w14:textId="77777777" w:rsidR="009929B0" w:rsidRPr="009D358F" w:rsidRDefault="004C18EE">
      <w:pPr>
        <w:rPr>
          <w:lang w:val="nl-BE"/>
        </w:rPr>
      </w:pPr>
      <w:r w:rsidRPr="009D358F">
        <w:rPr>
          <w:lang w:val="nl-BE"/>
        </w:rPr>
        <w:t xml:space="preserve">Prof. Koen Putman, VUB, </w:t>
      </w:r>
      <w:hyperlink r:id="rId37">
        <w:r w:rsidRPr="009D358F">
          <w:rPr>
            <w:color w:val="1D8DB0"/>
            <w:u w:val="single"/>
            <w:lang w:val="nl-BE"/>
          </w:rPr>
          <w:t>koen.putman@vub.be</w:t>
        </w:r>
      </w:hyperlink>
    </w:p>
    <w:p w14:paraId="7E569035" w14:textId="77777777" w:rsidR="009929B0" w:rsidRPr="009D358F" w:rsidRDefault="004C18EE">
      <w:pPr>
        <w:rPr>
          <w:lang w:val="nl-BE"/>
        </w:rPr>
      </w:pPr>
      <w:r w:rsidRPr="009D358F">
        <w:rPr>
          <w:b/>
          <w:lang w:val="nl-BE"/>
        </w:rPr>
        <w:t xml:space="preserve">Lokale artsen-onderzoekers: </w:t>
      </w:r>
    </w:p>
    <w:p w14:paraId="59E73EC2" w14:textId="77777777" w:rsidR="009929B0" w:rsidRPr="009D358F" w:rsidRDefault="004C18EE">
      <w:pPr>
        <w:rPr>
          <w:lang w:val="nl-BE"/>
        </w:rPr>
      </w:pPr>
      <w:r w:rsidRPr="009D358F">
        <w:rPr>
          <w:lang w:val="nl-BE"/>
        </w:rPr>
        <w:t xml:space="preserve">Prof. Giovanni Matricali, UZ Leuven, </w:t>
      </w:r>
      <w:hyperlink r:id="rId38">
        <w:r w:rsidRPr="009D358F">
          <w:rPr>
            <w:color w:val="1D8DB0"/>
            <w:u w:val="single"/>
            <w:lang w:val="nl-BE"/>
          </w:rPr>
          <w:t>giovanni.matricali@uzleuven.be</w:t>
        </w:r>
      </w:hyperlink>
    </w:p>
    <w:p w14:paraId="175F7BE9" w14:textId="77777777" w:rsidR="009929B0" w:rsidRDefault="004C18EE">
      <w:r>
        <w:t xml:space="preserve">Prof. Caren Randon, UZGent, </w:t>
      </w:r>
      <w:hyperlink r:id="rId39">
        <w:r>
          <w:rPr>
            <w:color w:val="1D8DB0"/>
            <w:u w:val="single"/>
          </w:rPr>
          <w:t>caren.randon@uzgent.be</w:t>
        </w:r>
      </w:hyperlink>
    </w:p>
    <w:p w14:paraId="45214E8B" w14:textId="77777777" w:rsidR="009929B0" w:rsidRDefault="004C18EE">
      <w:r>
        <w:t xml:space="preserve">Prof. Eveline Dirinck, UZA, </w:t>
      </w:r>
      <w:hyperlink r:id="rId40">
        <w:r>
          <w:rPr>
            <w:color w:val="1D8DB0"/>
            <w:u w:val="single"/>
          </w:rPr>
          <w:t>Eveline.dirinck@uza.be</w:t>
        </w:r>
      </w:hyperlink>
    </w:p>
    <w:p w14:paraId="29CF0D7A" w14:textId="77777777" w:rsidR="009929B0" w:rsidRPr="009D358F" w:rsidRDefault="004C18EE">
      <w:pPr>
        <w:rPr>
          <w:lang w:val="nl-BE"/>
        </w:rPr>
      </w:pPr>
      <w:r w:rsidRPr="009D358F">
        <w:rPr>
          <w:lang w:val="nl-BE"/>
        </w:rPr>
        <w:lastRenderedPageBreak/>
        <w:t xml:space="preserve">Dr. Frank Nobels, Azorg, </w:t>
      </w:r>
      <w:hyperlink r:id="rId41">
        <w:r w:rsidRPr="009D358F">
          <w:rPr>
            <w:color w:val="1D8DB0"/>
            <w:u w:val="single"/>
            <w:lang w:val="nl-BE"/>
          </w:rPr>
          <w:t>frank.nobels@azorg.be</w:t>
        </w:r>
      </w:hyperlink>
    </w:p>
    <w:p w14:paraId="0744D924" w14:textId="77777777" w:rsidR="009929B0" w:rsidRDefault="004C18EE">
      <w:r>
        <w:t xml:space="preserve">Dr. Youri Taes, AZ Sint-Jan Brugge, </w:t>
      </w:r>
      <w:hyperlink r:id="rId42">
        <w:r>
          <w:rPr>
            <w:color w:val="1D8DB0"/>
            <w:u w:val="single"/>
          </w:rPr>
          <w:t>youri.taes@azsintjan.be</w:t>
        </w:r>
      </w:hyperlink>
    </w:p>
    <w:p w14:paraId="774AE90E" w14:textId="77777777" w:rsidR="009929B0" w:rsidRPr="009D358F" w:rsidRDefault="004C18EE">
      <w:pPr>
        <w:spacing w:after="240"/>
        <w:rPr>
          <w:lang w:val="nl-BE"/>
        </w:rPr>
      </w:pPr>
      <w:r w:rsidRPr="009D358F">
        <w:rPr>
          <w:lang w:val="nl-BE"/>
        </w:rPr>
        <w:t xml:space="preserve">Dr. Gertjan Vereecke, AZ Groeninge, </w:t>
      </w:r>
      <w:hyperlink r:id="rId43">
        <w:r w:rsidRPr="009D358F">
          <w:rPr>
            <w:color w:val="1D8DB0"/>
            <w:u w:val="single"/>
            <w:lang w:val="nl-BE"/>
          </w:rPr>
          <w:t>gertjan.vereecke@azgroeninge.be</w:t>
        </w:r>
      </w:hyperlink>
    </w:p>
    <w:p w14:paraId="0FDBBA05" w14:textId="77777777" w:rsidR="009929B0" w:rsidRPr="009D358F" w:rsidRDefault="004C18EE">
      <w:pPr>
        <w:pStyle w:val="Kop2"/>
        <w:rPr>
          <w:lang w:val="nl-BE"/>
        </w:rPr>
      </w:pPr>
      <w:r w:rsidRPr="009D358F">
        <w:rPr>
          <w:lang w:val="nl-BE"/>
        </w:rPr>
        <w:t xml:space="preserve">Noodzakelijke informatie voor uw beslissing om deel te nemen </w:t>
      </w:r>
    </w:p>
    <w:p w14:paraId="7B7C1613" w14:textId="77777777" w:rsidR="009929B0" w:rsidRPr="009D358F" w:rsidRDefault="004C18EE">
      <w:pPr>
        <w:pStyle w:val="Kop3"/>
        <w:rPr>
          <w:lang w:val="nl-BE"/>
        </w:rPr>
      </w:pPr>
      <w:r w:rsidRPr="009D358F">
        <w:rPr>
          <w:lang w:val="nl-BE"/>
        </w:rPr>
        <w:t>1. Inleiding</w:t>
      </w:r>
    </w:p>
    <w:p w14:paraId="6267C2F2" w14:textId="77777777" w:rsidR="009929B0" w:rsidRPr="009D358F" w:rsidRDefault="004C18EE">
      <w:pPr>
        <w:spacing w:after="240"/>
        <w:rPr>
          <w:lang w:val="nl-BE"/>
        </w:rPr>
      </w:pPr>
      <w:r w:rsidRPr="009D358F">
        <w:rPr>
          <w:lang w:val="nl-BE"/>
        </w:rPr>
        <w:t>U wordt uitgenodigd om deel te nemen aan een wetenschappelijk onderzoek bij mensen met diabetes die een verhoogd risico hebben op voetproblemen. Voordat u beslist om al dan niet deel te nemen, is het belangrijk dat u goed begrijpt wat deze studie inhoudt. Daarom vragen wij u om deze informatie aandachtig door te lezen. Indien u vragen heeft, kan</w:t>
      </w:r>
      <w:r w:rsidRPr="009D358F">
        <w:rPr>
          <w:lang w:val="nl-BE"/>
        </w:rPr>
        <w:t xml:space="preserve"> u steeds terecht bij de onderzoeker. Uw toestemming om deel te nemen wordt pas gevraagd nadat u voldoende geïnformeerd bent. Dit noemen we een geïnformeerde toestemming. </w:t>
      </w:r>
    </w:p>
    <w:p w14:paraId="41AEBB6B" w14:textId="77777777" w:rsidR="009929B0" w:rsidRPr="009D358F" w:rsidRDefault="004C18EE">
      <w:pPr>
        <w:spacing w:after="240"/>
        <w:rPr>
          <w:lang w:val="nl-BE"/>
        </w:rPr>
      </w:pPr>
      <w:r w:rsidRPr="009D358F">
        <w:rPr>
          <w:lang w:val="nl-BE"/>
        </w:rPr>
        <w:t>Deze studie wordt georganiseerd door de KU Leuven en uitgevoerd in samenwerking met meerdere multidisciplinaire diabetesvoetklinieken in België. De hoofdonderzoeker van de studie is Prof. Dr. Kevin Deschamps. De lokale uitvoering gebeurt onder verantwoordelijkheid van de onderzoeker in uw ziekenhuis.</w:t>
      </w:r>
    </w:p>
    <w:p w14:paraId="6758DB39" w14:textId="77777777" w:rsidR="009929B0" w:rsidRPr="009D358F" w:rsidRDefault="004C18EE">
      <w:pPr>
        <w:spacing w:after="240"/>
        <w:rPr>
          <w:lang w:val="nl-BE"/>
        </w:rPr>
      </w:pPr>
      <w:r w:rsidRPr="009D358F">
        <w:rPr>
          <w:lang w:val="nl-BE"/>
        </w:rPr>
        <w:t>Wij vragen u de volgende pagina’s met informatie aandachtig te lezen. Hebt u vragen, dan kan u terecht bij de arts-onderzoeker of zijn of haar vertegenwoordiger. Dit document bestaat uit 3 delen: essentiële informatie die u nodig heeft voor het nemen van uw beslissing, uw schriftelijke toestemming en bijlagen waarin u meer details terugvindt over bepaalde onderdelen van de basisinformatie.</w:t>
      </w:r>
    </w:p>
    <w:p w14:paraId="56DF145D" w14:textId="77777777" w:rsidR="009929B0" w:rsidRPr="009D358F" w:rsidRDefault="004C18EE">
      <w:pPr>
        <w:rPr>
          <w:lang w:val="nl-BE"/>
        </w:rPr>
      </w:pPr>
      <w:r w:rsidRPr="009D358F">
        <w:rPr>
          <w:lang w:val="nl-BE"/>
        </w:rPr>
        <w:t>Eens u beslist heeft om deel te nemen aan de studie zal men u vragen om het toestemmingsformulier achteraan deze bundel te ondertekenen.</w:t>
      </w:r>
    </w:p>
    <w:p w14:paraId="471D1AE3" w14:textId="77777777" w:rsidR="009929B0" w:rsidRPr="009D358F" w:rsidRDefault="004C18EE">
      <w:pPr>
        <w:pStyle w:val="Kop3"/>
        <w:rPr>
          <w:lang w:val="nl-BE"/>
        </w:rPr>
      </w:pPr>
      <w:r w:rsidRPr="009D358F">
        <w:rPr>
          <w:lang w:val="nl-BE"/>
        </w:rPr>
        <w:t>2. Als u aan deze studie deelneemt, moet u weten dat: </w:t>
      </w:r>
    </w:p>
    <w:p w14:paraId="429D4DE8" w14:textId="77777777" w:rsidR="009929B0" w:rsidRPr="009D358F" w:rsidRDefault="004C18EE">
      <w:pPr>
        <w:rPr>
          <w:lang w:val="nl-BE"/>
        </w:rPr>
      </w:pPr>
      <w:r w:rsidRPr="009D358F">
        <w:rPr>
          <w:lang w:val="nl-BE"/>
        </w:rPr>
        <w:t> Deze klinische studie is opgesteld na evaluatie door meerdere ethische comités.  </w:t>
      </w:r>
    </w:p>
    <w:p w14:paraId="27C29626" w14:textId="77777777" w:rsidR="009929B0" w:rsidRPr="009D358F" w:rsidRDefault="004C18EE">
      <w:pPr>
        <w:pStyle w:val="Lijstopsomteken"/>
        <w:rPr>
          <w:lang w:val="nl-BE"/>
        </w:rPr>
      </w:pPr>
      <w:r w:rsidRPr="009D358F">
        <w:rPr>
          <w:lang w:val="nl-BE"/>
        </w:rPr>
        <w:t>Uw deelname vrijwillig is; er kan op geen enkele manier sprake zijn van dwang. Voor deelname is uw ondertekende toestemming nodig. Ook nadat u hebt getekend, kan u de onderzoeker laten weten dat u uw deelname wilt stopzetten. De beslissing om al dan niet (verder) deel te nemen zal geen enkele negatieve invloed hebben op de kwaliteit van zorg noch op de relatie met de behandelende arts(en)/ therapeut(en). </w:t>
      </w:r>
    </w:p>
    <w:p w14:paraId="6F06F39D" w14:textId="77777777" w:rsidR="009929B0" w:rsidRPr="009D358F" w:rsidRDefault="004C18EE">
      <w:pPr>
        <w:pStyle w:val="Lijstopsomteken"/>
        <w:spacing w:after="240"/>
        <w:rPr>
          <w:lang w:val="nl-BE"/>
        </w:rPr>
      </w:pPr>
      <w:r w:rsidRPr="009D358F">
        <w:rPr>
          <w:lang w:val="nl-BE"/>
        </w:rPr>
        <w:t>De gegevens die in het kader van de deelname worden verzameld, zijn vertrouwelijk. Bij de publicatie van de resultaten is de anonimiteit verzekerd. </w:t>
      </w:r>
    </w:p>
    <w:p w14:paraId="78BCB6A2" w14:textId="77777777" w:rsidR="009929B0" w:rsidRPr="009D358F" w:rsidRDefault="004C18EE">
      <w:pPr>
        <w:pStyle w:val="Lijstopsomteken"/>
        <w:rPr>
          <w:lang w:val="nl-BE"/>
        </w:rPr>
      </w:pPr>
      <w:r w:rsidRPr="009D358F">
        <w:rPr>
          <w:lang w:val="nl-BE"/>
        </w:rPr>
        <w:t>Er een verzekering is afgesloten voor het geval dat u schade zou oplopen in het kader van uw deelname aan deze klinische studie. </w:t>
      </w:r>
    </w:p>
    <w:p w14:paraId="7AB75491" w14:textId="77777777" w:rsidR="009929B0" w:rsidRPr="009D358F" w:rsidRDefault="004C18EE">
      <w:pPr>
        <w:pStyle w:val="Lijstopsomteken"/>
        <w:spacing w:after="240"/>
        <w:rPr>
          <w:lang w:val="nl-BE"/>
        </w:rPr>
      </w:pPr>
      <w:r w:rsidRPr="009D358F">
        <w:rPr>
          <w:lang w:val="nl-BE"/>
        </w:rPr>
        <w:t>Indien u extra informatie wenst, u altijd contact kunt opnemen met de onderzoeker of een medewerker van zijn team. </w:t>
      </w:r>
    </w:p>
    <w:p w14:paraId="66343848" w14:textId="77777777" w:rsidR="009929B0" w:rsidRPr="009D358F" w:rsidRDefault="004C18EE">
      <w:pPr>
        <w:spacing w:after="240"/>
        <w:rPr>
          <w:lang w:val="nl-BE"/>
        </w:rPr>
      </w:pPr>
      <w:r w:rsidRPr="009D358F">
        <w:rPr>
          <w:lang w:val="nl-BE"/>
        </w:rPr>
        <w:t>Alvast bedankt voor uw tijd en interesse. </w:t>
      </w:r>
    </w:p>
    <w:p w14:paraId="7C601ADD" w14:textId="77777777" w:rsidR="009929B0" w:rsidRDefault="004C18EE">
      <w:r>
        <w:t>Hoogachtend, </w:t>
      </w:r>
    </w:p>
    <w:tbl>
      <w:tblPr>
        <w:tblW w:w="0" w:type="auto"/>
        <w:tblLook w:val="04A0" w:firstRow="1" w:lastRow="0" w:firstColumn="1" w:lastColumn="0" w:noHBand="0" w:noVBand="1"/>
      </w:tblPr>
      <w:tblGrid>
        <w:gridCol w:w="10200"/>
      </w:tblGrid>
      <w:tr w:rsidR="009929B0" w14:paraId="37DC12B1" w14:textId="77777777">
        <w:tc>
          <w:tcPr>
            <w:tcW w:w="10200" w:type="dxa"/>
          </w:tcPr>
          <w:p w14:paraId="0DF38208" w14:textId="77777777" w:rsidR="009929B0" w:rsidRDefault="004C18EE">
            <w:r>
              <w:t>Dr. XXXXXXXXXXX  (Lokale PI)</w:t>
            </w:r>
          </w:p>
          <w:p w14:paraId="51D01631" w14:textId="77777777" w:rsidR="009929B0" w:rsidRDefault="004C18EE">
            <w:r>
              <w:t>Ziekenhuis XXXXXXXXXXXX</w:t>
            </w:r>
          </w:p>
          <w:p w14:paraId="36F032DD" w14:textId="77777777" w:rsidR="009929B0" w:rsidRDefault="004C18EE">
            <w:r>
              <w:t>E-mail:  XXXXXXXXXXXX</w:t>
            </w:r>
          </w:p>
        </w:tc>
      </w:tr>
    </w:tbl>
    <w:p w14:paraId="10C5D1F1" w14:textId="77777777" w:rsidR="009929B0" w:rsidRPr="009D358F" w:rsidRDefault="004C18EE">
      <w:pPr>
        <w:pStyle w:val="Kop3"/>
        <w:spacing w:after="240"/>
        <w:rPr>
          <w:lang w:val="nl-BE"/>
        </w:rPr>
      </w:pPr>
      <w:r w:rsidRPr="009D358F">
        <w:rPr>
          <w:lang w:val="nl-BE"/>
        </w:rPr>
        <w:lastRenderedPageBreak/>
        <w:t>3. Achtergrond en doelstelling van de studie</w:t>
      </w:r>
    </w:p>
    <w:p w14:paraId="1013C287" w14:textId="77777777" w:rsidR="009929B0" w:rsidRPr="009D358F" w:rsidRDefault="004C18EE">
      <w:pPr>
        <w:rPr>
          <w:lang w:val="nl-BE"/>
        </w:rPr>
      </w:pPr>
      <w:r w:rsidRPr="009D358F">
        <w:rPr>
          <w:lang w:val="nl-BE"/>
        </w:rPr>
        <w:t>Wij nodigen u uit om deel te nemen aan de PARADISE studie, een multicentrische klinische studie binnen diabetesvoetklinieken. Het doel van deze studie is om een nieuwe, multimodale aanpak (de PARADISE interventie), bovenop de gebruikelijke zorg, te evalueren met betrekking tot het voorkomen van voetproblemen bij personen met diabetes. Hierbij worden zowel de klinische effecten, de kosteneffectiviteit als de implementatie van de interventie</w:t>
      </w:r>
      <w:r w:rsidRPr="009D358F">
        <w:rPr>
          <w:lang w:val="nl-BE"/>
        </w:rPr>
        <w:t xml:space="preserve"> onderzocht.</w:t>
      </w:r>
    </w:p>
    <w:p w14:paraId="611A5C74" w14:textId="77777777" w:rsidR="009929B0" w:rsidRPr="009D358F" w:rsidRDefault="004C18EE">
      <w:pPr>
        <w:rPr>
          <w:lang w:val="nl-BE"/>
        </w:rPr>
      </w:pPr>
      <w:r w:rsidRPr="009D358F">
        <w:rPr>
          <w:lang w:val="nl-BE"/>
        </w:rPr>
        <w:t xml:space="preserve">In het kader van de procesevaluatie willen we beter inzicht krijgen in hoe de PARADISE-interventie in de praktijk wordt uitgevoerd en ervaren door zowel zorgverleners als </w:t>
      </w:r>
      <w:r w:rsidRPr="009D358F">
        <w:rPr>
          <w:b/>
          <w:lang w:val="nl-BE"/>
        </w:rPr>
        <w:t>managers/kliniekhoofden</w:t>
      </w:r>
      <w:r w:rsidRPr="009D358F">
        <w:rPr>
          <w:lang w:val="nl-BE"/>
        </w:rPr>
        <w:t xml:space="preserve">. Daarom richten wij ons specifiek tot </w:t>
      </w:r>
      <w:r w:rsidRPr="009D358F">
        <w:rPr>
          <w:b/>
          <w:lang w:val="nl-BE"/>
        </w:rPr>
        <w:t>managers</w:t>
      </w:r>
      <w:r w:rsidRPr="009D358F">
        <w:rPr>
          <w:lang w:val="nl-BE"/>
        </w:rPr>
        <w:t xml:space="preserve"> van klinieken waarvan therapeuten betrokken zijn bij de uitvoering van de hierboven beschreven PARADISE-interventie.</w:t>
      </w:r>
    </w:p>
    <w:p w14:paraId="4B59BCCF" w14:textId="77777777" w:rsidR="009929B0" w:rsidRPr="009D358F" w:rsidRDefault="004C18EE">
      <w:pPr>
        <w:rPr>
          <w:lang w:val="nl-BE"/>
        </w:rPr>
      </w:pPr>
      <w:r w:rsidRPr="009D358F">
        <w:rPr>
          <w:lang w:val="nl-BE"/>
        </w:rPr>
        <w:t>U komt in aanmerking voor deelname indien u betrokken bent bij de uitvoering van de PARADISE interventie binnen uw diabetesvoetkliniek.</w:t>
      </w:r>
      <w:r w:rsidRPr="009D358F">
        <w:rPr>
          <w:lang w:val="nl-BE"/>
        </w:rPr>
        <w:tab/>
      </w:r>
      <w:r w:rsidRPr="009D358F">
        <w:rPr>
          <w:lang w:val="nl-BE"/>
        </w:rPr>
        <w:tab/>
      </w:r>
    </w:p>
    <w:p w14:paraId="4CAD35E7" w14:textId="77777777" w:rsidR="009929B0" w:rsidRPr="009D358F" w:rsidRDefault="004C18EE">
      <w:pPr>
        <w:pStyle w:val="Kop3"/>
        <w:rPr>
          <w:lang w:val="nl-BE"/>
        </w:rPr>
      </w:pPr>
      <w:r w:rsidRPr="009D358F">
        <w:rPr>
          <w:lang w:val="nl-BE"/>
        </w:rPr>
        <w:t>4. Wat houdt deelname aan de studie in voor u?:</w:t>
      </w:r>
    </w:p>
    <w:p w14:paraId="2BF9BD8E" w14:textId="77777777" w:rsidR="009929B0" w:rsidRPr="009D358F" w:rsidRDefault="004C18EE">
      <w:pPr>
        <w:rPr>
          <w:lang w:val="nl-BE"/>
        </w:rPr>
      </w:pPr>
      <w:r w:rsidRPr="009D358F">
        <w:rPr>
          <w:lang w:val="nl-BE"/>
        </w:rPr>
        <w:t>Zoals u wellicht weet omvat de PARADISE studie twee fases:</w:t>
      </w:r>
    </w:p>
    <w:p w14:paraId="26E9B3E0" w14:textId="77777777" w:rsidR="009929B0" w:rsidRPr="009D358F" w:rsidRDefault="004C18EE">
      <w:pPr>
        <w:rPr>
          <w:lang w:val="nl-BE"/>
        </w:rPr>
      </w:pPr>
      <w:r w:rsidRPr="009D358F">
        <w:rPr>
          <w:b/>
          <w:lang w:val="nl-BE"/>
        </w:rPr>
        <w:t xml:space="preserve">-Rekruteringsfase (12 maanden): </w:t>
      </w:r>
      <w:r w:rsidRPr="009D358F">
        <w:rPr>
          <w:lang w:val="nl-BE"/>
        </w:rPr>
        <w:t xml:space="preserve">Tijdens deze periode worden patiënten gerekruteerd binnen de deelnemende diabetesvoetklinieken. U bent als therapeut betrokken bij het opstarten en uitvoeren van de PARADISE interventie. </w:t>
      </w:r>
    </w:p>
    <w:p w14:paraId="6EA65032" w14:textId="77777777" w:rsidR="009929B0" w:rsidRPr="009D358F" w:rsidRDefault="004C18EE">
      <w:pPr>
        <w:rPr>
          <w:lang w:val="nl-BE"/>
        </w:rPr>
      </w:pPr>
      <w:r w:rsidRPr="009D358F">
        <w:rPr>
          <w:b/>
          <w:lang w:val="nl-BE"/>
        </w:rPr>
        <w:t xml:space="preserve">-Opvolgfase (18 maanden per patiënt): </w:t>
      </w:r>
      <w:r w:rsidRPr="009D358F">
        <w:rPr>
          <w:lang w:val="nl-BE"/>
        </w:rPr>
        <w:t>Elke patiënt wordt gedurende 18 maanden opgevolgd. Tijdens deze periode vinden consultaties, metingen en begeleidingsmomenten plaats volgens</w:t>
      </w:r>
      <w:r w:rsidRPr="009D358F">
        <w:rPr>
          <w:lang w:val="nl-BE"/>
        </w:rPr>
        <w:t xml:space="preserve"> het PARADISE zorgpad. Leden van uw diabetesvoetkliniek zijn hierbij actief betrokken in de begeleiding en opvolging van de patiënt. </w:t>
      </w:r>
    </w:p>
    <w:p w14:paraId="7D5F745D" w14:textId="77777777" w:rsidR="009929B0" w:rsidRPr="009D358F" w:rsidRDefault="004C18EE">
      <w:pPr>
        <w:rPr>
          <w:lang w:val="nl-BE"/>
        </w:rPr>
      </w:pPr>
      <w:r w:rsidRPr="009D358F">
        <w:rPr>
          <w:lang w:val="nl-BE"/>
        </w:rPr>
        <w:t>In het kader van de procesevaluatie zal uw deelname (interview en eventuele observaties) plaatsvinden tijdens of op het einde van deze opvolgperiode, zodat uw volledige ervaring met de implementatie van de interventie kan worden meegenomen</w:t>
      </w:r>
    </w:p>
    <w:p w14:paraId="52000AB2" w14:textId="77777777" w:rsidR="009929B0" w:rsidRPr="009D358F" w:rsidRDefault="004C18EE">
      <w:pPr>
        <w:pStyle w:val="Kop3"/>
        <w:rPr>
          <w:lang w:val="nl-BE"/>
        </w:rPr>
      </w:pPr>
      <w:r w:rsidRPr="009D358F">
        <w:rPr>
          <w:lang w:val="nl-BE"/>
        </w:rPr>
        <w:t>5. Uw deelname aan de procesevaluatie</w:t>
      </w:r>
    </w:p>
    <w:p w14:paraId="66A732B1" w14:textId="77777777" w:rsidR="009929B0" w:rsidRPr="009D358F" w:rsidRDefault="004C18EE">
      <w:pPr>
        <w:rPr>
          <w:lang w:val="nl-BE"/>
        </w:rPr>
      </w:pPr>
      <w:r w:rsidRPr="009D358F">
        <w:rPr>
          <w:lang w:val="nl-BE"/>
        </w:rPr>
        <w:t>Indien u deelneemt aan dit onderdeel van de studie, omvat dit het volgende:</w:t>
      </w:r>
    </w:p>
    <w:p w14:paraId="37509CF3" w14:textId="77777777" w:rsidR="009929B0" w:rsidRPr="009D358F" w:rsidRDefault="004C18EE">
      <w:pPr>
        <w:pStyle w:val="Lijstopsomteken"/>
        <w:rPr>
          <w:lang w:val="nl-BE"/>
        </w:rPr>
      </w:pPr>
      <w:r w:rsidRPr="009D358F">
        <w:rPr>
          <w:b/>
          <w:lang w:val="nl-BE"/>
        </w:rPr>
        <w:t xml:space="preserve">Eén of meerdere </w:t>
      </w:r>
      <w:r w:rsidRPr="009D358F">
        <w:rPr>
          <w:b/>
          <w:lang w:val="nl-BE"/>
        </w:rPr>
        <w:t>individuele interviews</w:t>
      </w:r>
      <w:r w:rsidRPr="009D358F">
        <w:rPr>
          <w:lang w:val="nl-BE"/>
        </w:rPr>
        <w:t xml:space="preserve"> waarin u bevraagd wordt over uw ervaringen met de PARADISE interventie (bijvoorbeeld over haalbaarheid, meerwaarde, knelpunten en implementatie in de praktijk). </w:t>
      </w:r>
    </w:p>
    <w:p w14:paraId="2AA1D84A" w14:textId="77777777" w:rsidR="009929B0" w:rsidRPr="009D358F" w:rsidRDefault="004C18EE">
      <w:pPr>
        <w:rPr>
          <w:lang w:val="nl-BE"/>
        </w:rPr>
      </w:pPr>
      <w:r w:rsidRPr="009D358F">
        <w:rPr>
          <w:lang w:val="nl-BE"/>
        </w:rPr>
        <w:t>De externe onderzoekers (KU Leuven en VUB) zullen u contacteren om de interviews in te plannen. Ieder interview zal ongeveer 60 tot 90 minuten duren en vindt plaats op een moment dat voor u past.</w:t>
      </w:r>
    </w:p>
    <w:p w14:paraId="1DF369B3" w14:textId="77777777" w:rsidR="009929B0" w:rsidRPr="009D358F" w:rsidRDefault="004C18EE">
      <w:pPr>
        <w:rPr>
          <w:lang w:val="nl-BE"/>
        </w:rPr>
      </w:pPr>
      <w:r w:rsidRPr="009D358F">
        <w:rPr>
          <w:lang w:val="nl-BE"/>
        </w:rPr>
        <w:t xml:space="preserve">Tijdens het interview kan u vrij uw ervaringen delen. U bent niet verplicht om op alle vragen te antwoorden en kan op elk moment </w:t>
      </w:r>
      <w:r w:rsidRPr="009D358F">
        <w:rPr>
          <w:lang w:val="nl-BE"/>
        </w:rPr>
        <w:t>aangeven dat u een vraag niet wenst te beantwoorden.</w:t>
      </w:r>
    </w:p>
    <w:p w14:paraId="1E2AB133" w14:textId="77777777" w:rsidR="009929B0" w:rsidRPr="009D358F" w:rsidRDefault="004C18EE">
      <w:pPr>
        <w:rPr>
          <w:lang w:val="nl-BE"/>
        </w:rPr>
      </w:pPr>
      <w:r w:rsidRPr="009D358F">
        <w:rPr>
          <w:lang w:val="nl-BE"/>
        </w:rPr>
        <w:t>Indien de interviews worden opgenomen:</w:t>
      </w:r>
    </w:p>
    <w:p w14:paraId="66DCBBB4" w14:textId="77777777" w:rsidR="009929B0" w:rsidRPr="009D358F" w:rsidRDefault="004C18EE">
      <w:pPr>
        <w:pStyle w:val="Lijstopsomteken"/>
        <w:rPr>
          <w:lang w:val="nl-BE"/>
        </w:rPr>
      </w:pPr>
      <w:r w:rsidRPr="009D358F">
        <w:rPr>
          <w:lang w:val="nl-BE"/>
        </w:rPr>
        <w:t xml:space="preserve">wordt u hierover vooraf geïnformeerd en wordt uw toestemming gevraagd; </w:t>
      </w:r>
    </w:p>
    <w:p w14:paraId="3D19E1DA" w14:textId="77777777" w:rsidR="009929B0" w:rsidRPr="009D358F" w:rsidRDefault="004C18EE">
      <w:pPr>
        <w:pStyle w:val="Lijstopsomteken"/>
        <w:rPr>
          <w:lang w:val="nl-BE"/>
        </w:rPr>
      </w:pPr>
      <w:r w:rsidRPr="009D358F">
        <w:rPr>
          <w:lang w:val="nl-BE"/>
        </w:rPr>
        <w:t xml:space="preserve">worden de geluidsopnames enkel gebruikt voor onderzoeksdoeleinden; </w:t>
      </w:r>
    </w:p>
    <w:p w14:paraId="24FA2C88" w14:textId="77777777" w:rsidR="009929B0" w:rsidRPr="009D358F" w:rsidRDefault="004C18EE">
      <w:pPr>
        <w:pStyle w:val="Kop3"/>
        <w:rPr>
          <w:lang w:val="nl-BE"/>
        </w:rPr>
      </w:pPr>
      <w:r w:rsidRPr="009D358F">
        <w:rPr>
          <w:lang w:val="nl-BE"/>
        </w:rPr>
        <w:t>6. Risico’s en ongemakken</w:t>
      </w:r>
    </w:p>
    <w:p w14:paraId="2C8B2A0F" w14:textId="77777777" w:rsidR="009929B0" w:rsidRPr="009D358F" w:rsidRDefault="004C18EE">
      <w:pPr>
        <w:rPr>
          <w:lang w:val="nl-BE"/>
        </w:rPr>
      </w:pPr>
      <w:r w:rsidRPr="009D358F">
        <w:rPr>
          <w:lang w:val="nl-BE"/>
        </w:rPr>
        <w:t xml:space="preserve">De deelname aan dit onderdeel van de studie houdt zeer beperkte risico’s in. Het interview kan enige tijd in beslag nemen en kan aanleiding geven tot reflectie over uw werking van uw multidisciplinair team. U bent vrij om op elk moment te pauzeren of te </w:t>
      </w:r>
      <w:r w:rsidRPr="009D358F">
        <w:rPr>
          <w:lang w:val="nl-BE"/>
        </w:rPr>
        <w:t>stoppen.</w:t>
      </w:r>
    </w:p>
    <w:p w14:paraId="71D95451" w14:textId="77777777" w:rsidR="009929B0" w:rsidRPr="009D358F" w:rsidRDefault="004C18EE">
      <w:pPr>
        <w:pStyle w:val="Kop3"/>
        <w:rPr>
          <w:lang w:val="nl-BE"/>
        </w:rPr>
      </w:pPr>
      <w:r w:rsidRPr="009D358F">
        <w:rPr>
          <w:lang w:val="nl-BE"/>
        </w:rPr>
        <w:t>7. Voordelen</w:t>
      </w:r>
    </w:p>
    <w:p w14:paraId="3984A395" w14:textId="77777777" w:rsidR="009929B0" w:rsidRPr="009D358F" w:rsidRDefault="004C18EE">
      <w:pPr>
        <w:rPr>
          <w:lang w:val="nl-BE"/>
        </w:rPr>
      </w:pPr>
      <w:r w:rsidRPr="009D358F">
        <w:rPr>
          <w:lang w:val="nl-BE"/>
        </w:rPr>
        <w:t>Er zijn geen directe persoonlijke voordelen verbonden aan uw deelname. Uw bijdrage helpt ons om inzicht te krijgen in hoe de PARADISE interventie in de praktijk verloopt en hoe deze in de toekomst verder verbeterd en geïmplementeerd kan worden.</w:t>
      </w:r>
    </w:p>
    <w:p w14:paraId="30846438" w14:textId="77777777" w:rsidR="009929B0" w:rsidRPr="009D358F" w:rsidRDefault="004C18EE">
      <w:pPr>
        <w:pStyle w:val="Kop3"/>
        <w:rPr>
          <w:lang w:val="nl-BE"/>
        </w:rPr>
      </w:pPr>
      <w:r w:rsidRPr="009D358F">
        <w:rPr>
          <w:lang w:val="nl-BE"/>
        </w:rPr>
        <w:lastRenderedPageBreak/>
        <w:t>8. Wat verwachten wij van u?</w:t>
      </w:r>
    </w:p>
    <w:p w14:paraId="6205910F" w14:textId="77777777" w:rsidR="009929B0" w:rsidRPr="009D358F" w:rsidRDefault="004C18EE">
      <w:pPr>
        <w:rPr>
          <w:lang w:val="nl-BE"/>
        </w:rPr>
      </w:pPr>
      <w:r w:rsidRPr="009D358F">
        <w:rPr>
          <w:lang w:val="nl-BE"/>
        </w:rPr>
        <w:t>Indien u deelneemt, vragen wij u om:</w:t>
      </w:r>
    </w:p>
    <w:p w14:paraId="0A9AC8B1" w14:textId="77777777" w:rsidR="009929B0" w:rsidRPr="009D358F" w:rsidRDefault="004C18EE">
      <w:pPr>
        <w:pStyle w:val="Lijstopsomteken"/>
        <w:rPr>
          <w:lang w:val="nl-BE"/>
        </w:rPr>
      </w:pPr>
      <w:r w:rsidRPr="009D358F">
        <w:rPr>
          <w:lang w:val="nl-BE"/>
        </w:rPr>
        <w:t xml:space="preserve">open en eerlijk uw ervaringen te delen; </w:t>
      </w:r>
    </w:p>
    <w:p w14:paraId="6F11D26A" w14:textId="77777777" w:rsidR="009929B0" w:rsidRPr="009D358F" w:rsidRDefault="004C18EE">
      <w:pPr>
        <w:pStyle w:val="Lijstopsomteken"/>
        <w:rPr>
          <w:lang w:val="nl-BE"/>
        </w:rPr>
      </w:pPr>
      <w:r w:rsidRPr="009D358F">
        <w:rPr>
          <w:lang w:val="nl-BE"/>
        </w:rPr>
        <w:t xml:space="preserve">mee te werken aan een correct verloop van de studie. </w:t>
      </w:r>
    </w:p>
    <w:p w14:paraId="19C21B7B" w14:textId="77777777" w:rsidR="009929B0" w:rsidRPr="009D358F" w:rsidRDefault="004C18EE">
      <w:pPr>
        <w:spacing w:after="240"/>
        <w:rPr>
          <w:lang w:val="nl-BE"/>
        </w:rPr>
      </w:pPr>
      <w:r w:rsidRPr="009D358F">
        <w:rPr>
          <w:b/>
          <w:lang w:val="nl-BE"/>
        </w:rPr>
        <w:t>Contactgegevens</w:t>
      </w:r>
    </w:p>
    <w:p w14:paraId="46A4F19C" w14:textId="77777777" w:rsidR="009929B0" w:rsidRPr="009D358F" w:rsidRDefault="004C18EE">
      <w:pPr>
        <w:rPr>
          <w:lang w:val="nl-BE"/>
        </w:rPr>
      </w:pPr>
      <w:r w:rsidRPr="009D358F">
        <w:rPr>
          <w:lang w:val="nl-BE"/>
        </w:rPr>
        <w:t>Als u bijkomende informatie wenst, maar ook ingeval van problemen of als u zich zorgen maakt, kan u contact opnemen met de coördinerend onderzoeker (Kevin Deschamps) of een medewerker van zijn team op het telefoonnummer (+32 50 66 48 00).</w:t>
      </w:r>
    </w:p>
    <w:p w14:paraId="40D5C2CA" w14:textId="77777777" w:rsidR="009929B0" w:rsidRPr="009D358F" w:rsidRDefault="004C18EE">
      <w:pPr>
        <w:rPr>
          <w:lang w:val="nl-BE"/>
        </w:rPr>
      </w:pPr>
      <w:r w:rsidRPr="009D358F">
        <w:rPr>
          <w:lang w:val="nl-BE"/>
        </w:rPr>
        <w:t>In geval van nood, kan u contact opnemen met Kevin Deschamps op het telefoonnummer (+32 50 66 48 00). Als u vragen hebt met betrekking tot uw rechten als deelnemer aan de studie, kan u contact opnemen met de ombudsdienst in uw ziekenhuis. Indien nodig kan de ombudsdienst</w:t>
      </w:r>
      <w:r w:rsidRPr="009D358F">
        <w:rPr>
          <w:lang w:val="nl-BE"/>
        </w:rPr>
        <w:t xml:space="preserve"> u in contact brengen met het Ethisch Comité. </w:t>
      </w:r>
    </w:p>
    <w:p w14:paraId="639EA668" w14:textId="77777777" w:rsidR="009929B0" w:rsidRPr="009D358F" w:rsidRDefault="004C18EE">
      <w:pPr>
        <w:pStyle w:val="Kop3"/>
        <w:rPr>
          <w:lang w:val="nl-BE"/>
        </w:rPr>
      </w:pPr>
      <w:r w:rsidRPr="009D358F">
        <w:rPr>
          <w:lang w:val="nl-BE"/>
        </w:rPr>
        <w:t>9. Wat zijn uw rechten bij deelname aan deze studie?</w:t>
      </w:r>
    </w:p>
    <w:p w14:paraId="5862DA9E" w14:textId="77777777" w:rsidR="009929B0" w:rsidRPr="009D358F" w:rsidRDefault="004C18EE">
      <w:pPr>
        <w:spacing w:after="240"/>
        <w:rPr>
          <w:lang w:val="nl-BE"/>
        </w:rPr>
      </w:pPr>
      <w:r w:rsidRPr="009D358F">
        <w:rPr>
          <w:lang w:val="nl-BE"/>
        </w:rPr>
        <w:t xml:space="preserve">Uw deelname is vrijwillig. U hebt het recht om uw deelname aan de studie om eender welke reden en zonder opgave van redenen stop te zetten. </w:t>
      </w:r>
    </w:p>
    <w:p w14:paraId="6369BC62" w14:textId="77777777" w:rsidR="009929B0" w:rsidRPr="009D358F" w:rsidRDefault="004C18EE">
      <w:pPr>
        <w:rPr>
          <w:lang w:val="nl-BE"/>
        </w:rPr>
      </w:pPr>
      <w:r w:rsidRPr="009D358F">
        <w:rPr>
          <w:lang w:val="nl-BE"/>
        </w:rPr>
        <w:t>Ook gebeurt het soms dat de bevoegde nationale of internationale autoriteiten, de ethische comités die aanvankelijk goedkeuring hadden</w:t>
      </w:r>
      <w:r w:rsidRPr="009D358F">
        <w:rPr>
          <w:lang w:val="nl-BE"/>
        </w:rPr>
        <w:t xml:space="preserve"> gegeven voor de studie of de opdrachtgever de studie stopzetten omdat uit de verzamelde informatie blijkt dat de behandeling niet werkt (de gezondheid van de deelnemers verbetert niet voldoende) of dat de onderzochte behandeling meer of ernstigere bijwerkingen veroorzaakt dan verwacht of voor een andere reden zoals bijvoorbeeld de beslissing om de studie en de ontwikkeling van de onderzochte studietherapie stop te zetten.</w:t>
      </w:r>
    </w:p>
    <w:p w14:paraId="6A6CE566" w14:textId="77777777" w:rsidR="009929B0" w:rsidRPr="009D358F" w:rsidRDefault="004C18EE">
      <w:pPr>
        <w:spacing w:after="360"/>
        <w:rPr>
          <w:lang w:val="nl-BE"/>
        </w:rPr>
      </w:pPr>
      <w:r w:rsidRPr="009D358F">
        <w:rPr>
          <w:lang w:val="nl-BE"/>
        </w:rPr>
        <w:t>Deelname aan dit onderzoek zal voor u geen meerkost</w:t>
      </w:r>
      <w:r w:rsidRPr="009D358F">
        <w:rPr>
          <w:lang w:val="nl-BE"/>
        </w:rPr>
        <w:t xml:space="preserve"> meebrengen. Uitstap uit de studie is steeds mogelijk zonder gevolg. Dit zal dus geen invloed hebben op uw verdere werk.</w:t>
      </w:r>
    </w:p>
    <w:p w14:paraId="6EA9662C" w14:textId="77777777" w:rsidR="009929B0" w:rsidRPr="009D358F" w:rsidRDefault="004C18EE">
      <w:pPr>
        <w:spacing w:after="240"/>
        <w:rPr>
          <w:lang w:val="nl-BE"/>
        </w:rPr>
      </w:pPr>
      <w:r w:rsidRPr="009D358F">
        <w:rPr>
          <w:b/>
          <w:lang w:val="nl-BE"/>
        </w:rPr>
        <w:t>Geïnformeerde toestemming – Exemplaar deelnemer</w:t>
      </w:r>
    </w:p>
    <w:p w14:paraId="73C1AA4E" w14:textId="77777777" w:rsidR="009929B0" w:rsidRPr="009D358F" w:rsidRDefault="004C18EE">
      <w:pPr>
        <w:spacing w:after="360"/>
        <w:rPr>
          <w:lang w:val="nl-BE"/>
        </w:rPr>
      </w:pPr>
      <w:r w:rsidRPr="009D358F">
        <w:rPr>
          <w:b/>
          <w:lang w:val="nl-BE"/>
        </w:rPr>
        <w:t>Naar een druk-, therapietrouw- en educatiegestuurde zorg bij diabetische voetaandoeningen: klinische, gezondheidseconomische en procesevaluaties</w:t>
      </w:r>
    </w:p>
    <w:p w14:paraId="67AF6A25" w14:textId="77777777" w:rsidR="009929B0" w:rsidRPr="009D358F" w:rsidRDefault="004C18EE">
      <w:pPr>
        <w:rPr>
          <w:lang w:val="nl-BE"/>
        </w:rPr>
      </w:pPr>
      <w:r w:rsidRPr="009D358F">
        <w:rPr>
          <w:lang w:val="nl-BE"/>
        </w:rPr>
        <w:t xml:space="preserve">Ik verklaar dat ik geïnformeerd ben over de aard, het doel, de duur, de eventuele voordelen en risico’s van de studie en dat ik weet wat van mij wordt verwacht. </w:t>
      </w:r>
    </w:p>
    <w:p w14:paraId="4F87F85D" w14:textId="77777777" w:rsidR="009929B0" w:rsidRPr="009D358F" w:rsidRDefault="004C18EE">
      <w:pPr>
        <w:rPr>
          <w:lang w:val="nl-BE"/>
        </w:rPr>
      </w:pPr>
      <w:r w:rsidRPr="009D358F">
        <w:rPr>
          <w:lang w:val="nl-BE"/>
        </w:rPr>
        <w:t>Ik heb kennisgenomen</w:t>
      </w:r>
      <w:r w:rsidRPr="009D358F">
        <w:rPr>
          <w:lang w:val="nl-BE"/>
        </w:rPr>
        <w:t xml:space="preserve"> van het informatiedocument en de bijlagen ervan.</w:t>
      </w:r>
    </w:p>
    <w:p w14:paraId="2E4FE958" w14:textId="77777777" w:rsidR="009929B0" w:rsidRPr="009D358F" w:rsidRDefault="004C18EE">
      <w:pPr>
        <w:rPr>
          <w:lang w:val="nl-BE"/>
        </w:rPr>
      </w:pPr>
      <w:r w:rsidRPr="009D358F">
        <w:rPr>
          <w:lang w:val="nl-BE"/>
        </w:rPr>
        <w:t>Ik heb voldoende tijd gehad om na te denken en met een door mij gekozen persoon, bijvoorbeeld een personeelslid van de diabetesvoetkliniek of collega manager, te praten.</w:t>
      </w:r>
    </w:p>
    <w:p w14:paraId="4AB79B7A" w14:textId="77777777" w:rsidR="009929B0" w:rsidRPr="009D358F" w:rsidRDefault="004C18EE">
      <w:pPr>
        <w:rPr>
          <w:lang w:val="nl-BE"/>
        </w:rPr>
      </w:pPr>
      <w:r w:rsidRPr="009D358F">
        <w:rPr>
          <w:lang w:val="nl-BE"/>
        </w:rPr>
        <w:t>Ik heb alle vragen kunnen stellen die bij me opkwamen en ik heb een duidelijk antwoord gekregen op mijn vragen.</w:t>
      </w:r>
    </w:p>
    <w:p w14:paraId="00D46E3E" w14:textId="77777777" w:rsidR="009929B0" w:rsidRPr="009D358F" w:rsidRDefault="004C18EE">
      <w:pPr>
        <w:rPr>
          <w:lang w:val="nl-BE"/>
        </w:rPr>
      </w:pPr>
      <w:r w:rsidRPr="009D358F">
        <w:rPr>
          <w:lang w:val="nl-BE"/>
        </w:rPr>
        <w:t xml:space="preserve">Ik begrijp dat mijn deelname aan deze studie vrijwillig is en dat ik vrij ben mijn deelname aan deze studie stop te zetten zonder dat dit mijn relatie schaadt met </w:t>
      </w:r>
      <w:r w:rsidRPr="009D358F">
        <w:rPr>
          <w:lang w:val="nl-BE"/>
        </w:rPr>
        <w:t>mijn leidinggevende en/of personeelsleden van de diabetesvoetkliniek.</w:t>
      </w:r>
    </w:p>
    <w:p w14:paraId="7095E89C" w14:textId="77777777" w:rsidR="009929B0" w:rsidRPr="009D358F" w:rsidRDefault="004C18EE">
      <w:pPr>
        <w:rPr>
          <w:lang w:val="nl-BE"/>
        </w:rPr>
      </w:pPr>
      <w:r w:rsidRPr="009D358F">
        <w:rPr>
          <w:lang w:val="nl-BE"/>
        </w:rPr>
        <w:t xml:space="preserve">Ik begrijp dat er tijdens mijn deelname aan deze studie gegevens over mij zullen worden verzameld en dat de arts-onderzoeker en de opdrachtgever de vertrouwelijkheid van deze gegevens verzekeren overeenkomstig de Europese en Belgische wetgeving ter zake. Ik begrijp dat het uitvoeren van deze studie door KU Leuven het algemeen belang dient en de verwerking van mijn persoonsgegevens noodzakelijk is voor het uitvoeren van deze studie. </w:t>
      </w:r>
    </w:p>
    <w:p w14:paraId="42098955" w14:textId="77777777" w:rsidR="009929B0" w:rsidRPr="009D358F" w:rsidRDefault="004C18EE">
      <w:pPr>
        <w:rPr>
          <w:lang w:val="nl-BE"/>
        </w:rPr>
      </w:pPr>
      <w:r w:rsidRPr="009D358F">
        <w:rPr>
          <w:lang w:val="nl-BE"/>
        </w:rPr>
        <w:lastRenderedPageBreak/>
        <w:t xml:space="preserve">Ik begrijp dat deze studie deel uitmaakt van een gezamenlijk project tussen KU Leuven, VUB en zes diabetesvoetklinieken (UZGent, UZAntwerpen, AZ Groeninge, AZ Sint-Jan, Azorg, UZLeuven). De studiegegevens zullen vertrouwelijk tussen de project partners gedeeld worden om het welslagen van dit project mogelijk te maken. </w:t>
      </w:r>
    </w:p>
    <w:p w14:paraId="02E64D09" w14:textId="77777777" w:rsidR="009929B0" w:rsidRPr="009D358F" w:rsidRDefault="004C18EE">
      <w:pPr>
        <w:rPr>
          <w:lang w:val="nl-BE"/>
        </w:rPr>
      </w:pPr>
      <w:r w:rsidRPr="009D358F">
        <w:rPr>
          <w:lang w:val="nl-BE"/>
        </w:rPr>
        <w:t>Ik geef toestemming dat er in het kader van deze klinische studie een geluidsopname wordt gemaakt van het interview om later door de onderzoeker uitgeschreven te worden. Nadat het interview is uitgeschreven wordt de geluidsopname onmiddellijk verwijderd. Deze gegevens zullen enkel in groep gerapporteerd worden en nooit individueel. Deze data worden volledig vertrouwelijk behandeld.</w:t>
      </w:r>
    </w:p>
    <w:p w14:paraId="58260CDD" w14:textId="77777777" w:rsidR="009929B0" w:rsidRPr="009D358F" w:rsidRDefault="004C18EE">
      <w:pPr>
        <w:rPr>
          <w:lang w:val="nl-BE"/>
        </w:rPr>
      </w:pPr>
      <w:r w:rsidRPr="009D358F">
        <w:rPr>
          <w:lang w:val="nl-BE"/>
        </w:rPr>
        <w:t>Ik geef toestemming dat de data die voortvloeien</w:t>
      </w:r>
      <w:r w:rsidRPr="009D358F">
        <w:rPr>
          <w:lang w:val="nl-BE"/>
        </w:rPr>
        <w:t xml:space="preserve"> uit mijn deelname aan de studie, mag gebruikt worden in andere, toekomstige, wetenschappelijke studies van de voormelde project partners.</w:t>
      </w:r>
    </w:p>
    <w:p w14:paraId="46C855C6" w14:textId="77777777" w:rsidR="009929B0" w:rsidRPr="009D358F" w:rsidRDefault="004C18EE">
      <w:pPr>
        <w:spacing w:after="240"/>
        <w:rPr>
          <w:lang w:val="nl-BE"/>
        </w:rPr>
      </w:pPr>
      <w:r w:rsidRPr="009D358F">
        <w:rPr>
          <w:lang w:val="nl-BE"/>
        </w:rPr>
        <w:t>Ik heb een exemplaar ontvangen van de informatie aan de deelnemer en de geïnformeerde toestemming.</w:t>
      </w:r>
    </w:p>
    <w:p w14:paraId="0E8F7575" w14:textId="77777777" w:rsidR="009929B0" w:rsidRPr="009D358F" w:rsidRDefault="004C18EE">
      <w:pPr>
        <w:spacing w:after="480"/>
        <w:rPr>
          <w:lang w:val="nl-BE"/>
        </w:rPr>
      </w:pPr>
      <w:r w:rsidRPr="009D358F">
        <w:rPr>
          <w:lang w:val="nl-BE"/>
        </w:rPr>
        <w:t xml:space="preserve">Naam en voornaam deelnemer </w:t>
      </w:r>
    </w:p>
    <w:p w14:paraId="3099CBE4" w14:textId="77777777" w:rsidR="009929B0" w:rsidRPr="009D358F" w:rsidRDefault="004C18EE">
      <w:pPr>
        <w:spacing w:after="480"/>
        <w:rPr>
          <w:lang w:val="nl-BE"/>
        </w:rPr>
      </w:pPr>
      <w:r w:rsidRPr="009D358F">
        <w:rPr>
          <w:lang w:val="nl-BE"/>
        </w:rPr>
        <w:t>Datum ondertekening</w:t>
      </w:r>
    </w:p>
    <w:p w14:paraId="172FC11F" w14:textId="77777777" w:rsidR="009929B0" w:rsidRPr="009D358F" w:rsidRDefault="004C18EE">
      <w:pPr>
        <w:spacing w:after="480"/>
        <w:rPr>
          <w:lang w:val="nl-BE"/>
        </w:rPr>
      </w:pPr>
      <w:r w:rsidRPr="009D358F">
        <w:rPr>
          <w:lang w:val="nl-BE"/>
        </w:rPr>
        <w:t>Handtekening van de deelnemer</w:t>
      </w:r>
    </w:p>
    <w:p w14:paraId="1E108D31" w14:textId="77777777" w:rsidR="009929B0" w:rsidRPr="009D358F" w:rsidRDefault="004C18EE">
      <w:pPr>
        <w:rPr>
          <w:lang w:val="nl-BE"/>
        </w:rPr>
      </w:pPr>
      <w:r w:rsidRPr="009D358F">
        <w:rPr>
          <w:b/>
          <w:lang w:val="nl-BE"/>
        </w:rPr>
        <w:t xml:space="preserve">Handtekening lokake hoofdonderzoeker  </w:t>
      </w:r>
    </w:p>
    <w:p w14:paraId="7C055CDA" w14:textId="77777777" w:rsidR="009929B0" w:rsidRPr="009D358F" w:rsidRDefault="004C18EE">
      <w:pPr>
        <w:spacing w:after="360"/>
        <w:rPr>
          <w:lang w:val="nl-BE"/>
        </w:rPr>
      </w:pPr>
      <w:r w:rsidRPr="009D358F">
        <w:rPr>
          <w:lang w:val="nl-BE"/>
        </w:rPr>
        <w:t>Datum: …………………………...</w:t>
      </w:r>
    </w:p>
    <w:p w14:paraId="74C7FF0B" w14:textId="77777777" w:rsidR="009929B0" w:rsidRPr="009D358F" w:rsidRDefault="004C18EE">
      <w:pPr>
        <w:rPr>
          <w:lang w:val="nl-BE"/>
        </w:rPr>
      </w:pPr>
      <w:r w:rsidRPr="009D358F">
        <w:rPr>
          <w:lang w:val="nl-BE"/>
        </w:rPr>
        <w:t xml:space="preserve">Ik ondergetekende  _________________________________ , onderzoeker/bevoegde onderzoeksmederwerker, verklaar de benodigde informatie </w:t>
      </w:r>
      <w:r w:rsidRPr="009D358F">
        <w:rPr>
          <w:lang w:val="nl-BE"/>
        </w:rPr>
        <w:t xml:space="preserve">inzake deze studie mondeling te hebben verstrekt evenals een exemplaar van het informatiedocument aan de deelnemer te hebben verstrekt. </w:t>
      </w:r>
    </w:p>
    <w:p w14:paraId="37903FE8" w14:textId="77777777" w:rsidR="009929B0" w:rsidRPr="009D358F" w:rsidRDefault="004C18EE">
      <w:pPr>
        <w:rPr>
          <w:lang w:val="nl-BE"/>
        </w:rPr>
      </w:pPr>
      <w:r w:rsidRPr="009D358F">
        <w:rPr>
          <w:lang w:val="nl-BE"/>
        </w:rPr>
        <w:t xml:space="preserve">Ik bevestig dat geen enkele druk op de deelnemer is uitgeoefend om hem/haar te doen toestemmen tot deelname aan de studie en ik ben bereid om op alle eventuele bijkomende vragen te antwoorden. </w:t>
      </w:r>
    </w:p>
    <w:p w14:paraId="33F08B50" w14:textId="77777777" w:rsidR="009929B0" w:rsidRPr="009D358F" w:rsidRDefault="004C18EE">
      <w:pPr>
        <w:rPr>
          <w:lang w:val="nl-BE"/>
        </w:rPr>
      </w:pPr>
      <w:r w:rsidRPr="009D358F">
        <w:rPr>
          <w:lang w:val="nl-BE"/>
        </w:rPr>
        <w:t xml:space="preserve">Ik bevestig dat ik werk in overeenstemming met de ethische beginselen zoals vermeld in de laatste versie van de "Verklaring van Helsinki", de "Goede klinische praktijk" en de Belgische wet van 7 mei 2004 inzake experimenten op de menselijke persoon. </w:t>
      </w:r>
    </w:p>
    <w:tbl>
      <w:tblPr>
        <w:tblW w:w="0" w:type="auto"/>
        <w:tblLook w:val="04A0" w:firstRow="1" w:lastRow="0" w:firstColumn="1" w:lastColumn="0" w:noHBand="0" w:noVBand="1"/>
      </w:tblPr>
      <w:tblGrid>
        <w:gridCol w:w="5100"/>
        <w:gridCol w:w="5100"/>
      </w:tblGrid>
      <w:tr w:rsidR="009929B0" w:rsidRPr="009D358F" w14:paraId="5FD794C8" w14:textId="77777777">
        <w:tc>
          <w:tcPr>
            <w:tcW w:w="5100" w:type="dxa"/>
          </w:tcPr>
          <w:p w14:paraId="2E1D4259" w14:textId="77777777" w:rsidR="009929B0" w:rsidRPr="009D358F" w:rsidRDefault="004C18EE">
            <w:pPr>
              <w:rPr>
                <w:lang w:val="nl-BE"/>
              </w:rPr>
            </w:pPr>
            <w:r w:rsidRPr="009D358F">
              <w:rPr>
                <w:lang w:val="nl-BE"/>
              </w:rPr>
              <w:t>Naam, Voornaam, Datum en handtekening van de (vertegenwoordiger van de) arts-onderzoeker</w:t>
            </w:r>
          </w:p>
        </w:tc>
        <w:tc>
          <w:tcPr>
            <w:tcW w:w="5100" w:type="dxa"/>
          </w:tcPr>
          <w:p w14:paraId="33871258" w14:textId="77777777" w:rsidR="009929B0" w:rsidRPr="009D358F" w:rsidRDefault="004C18EE">
            <w:pPr>
              <w:rPr>
                <w:lang w:val="nl-BE"/>
              </w:rPr>
            </w:pPr>
            <w:r w:rsidRPr="009D358F">
              <w:rPr>
                <w:lang w:val="nl-BE"/>
              </w:rPr>
              <w:t>Naam, Voornaam, Datum en handtekening van de arts-onderzoeker</w:t>
            </w:r>
          </w:p>
        </w:tc>
      </w:tr>
    </w:tbl>
    <w:p w14:paraId="6C739C30" w14:textId="77777777" w:rsidR="009929B0" w:rsidRPr="009D358F" w:rsidRDefault="004C18EE">
      <w:pPr>
        <w:spacing w:after="240"/>
        <w:rPr>
          <w:lang w:val="nl-BE"/>
        </w:rPr>
      </w:pPr>
      <w:r w:rsidRPr="009D358F">
        <w:rPr>
          <w:b/>
          <w:lang w:val="nl-BE"/>
        </w:rPr>
        <w:br/>
        <w:t>Geïnformeerde toestemming – Exemplaar onderzoeker</w:t>
      </w:r>
    </w:p>
    <w:p w14:paraId="2A3BCDFB" w14:textId="77777777" w:rsidR="009929B0" w:rsidRPr="009D358F" w:rsidRDefault="004C18EE">
      <w:pPr>
        <w:spacing w:after="240"/>
        <w:rPr>
          <w:lang w:val="nl-BE"/>
        </w:rPr>
      </w:pPr>
      <w:r w:rsidRPr="009D358F">
        <w:rPr>
          <w:b/>
          <w:lang w:val="nl-BE"/>
        </w:rPr>
        <w:t>Naar een druk-, therapietrouw- en educatiegestuurde</w:t>
      </w:r>
      <w:r w:rsidRPr="009D358F">
        <w:rPr>
          <w:b/>
          <w:lang w:val="nl-BE"/>
        </w:rPr>
        <w:t xml:space="preserve"> zorg bij diabetische voetaandoeningen: klinische, gezondheidseconomische en procesevaluaties</w:t>
      </w:r>
    </w:p>
    <w:p w14:paraId="5359E96E" w14:textId="77777777" w:rsidR="009929B0" w:rsidRPr="009D358F" w:rsidRDefault="004C18EE">
      <w:pPr>
        <w:rPr>
          <w:lang w:val="nl-BE"/>
        </w:rPr>
      </w:pPr>
      <w:r w:rsidRPr="009D358F">
        <w:rPr>
          <w:lang w:val="nl-BE"/>
        </w:rPr>
        <w:t xml:space="preserve">Ik verklaar dat ik geïnformeerd ben over de aard, het doel, de duur, de eventuele voordelen en risico’s van de studie en dat ik weet wat van mij wordt verwacht. </w:t>
      </w:r>
    </w:p>
    <w:p w14:paraId="3B5CF33C" w14:textId="77777777" w:rsidR="009929B0" w:rsidRPr="009D358F" w:rsidRDefault="004C18EE">
      <w:pPr>
        <w:rPr>
          <w:lang w:val="nl-BE"/>
        </w:rPr>
      </w:pPr>
      <w:r w:rsidRPr="009D358F">
        <w:rPr>
          <w:lang w:val="nl-BE"/>
        </w:rPr>
        <w:t>Ik heb kennisgenomen van het informatiedocument en de bijlagen ervan.</w:t>
      </w:r>
    </w:p>
    <w:p w14:paraId="77EC0934" w14:textId="77777777" w:rsidR="009929B0" w:rsidRPr="009D358F" w:rsidRDefault="004C18EE">
      <w:pPr>
        <w:rPr>
          <w:lang w:val="nl-BE"/>
        </w:rPr>
      </w:pPr>
      <w:r w:rsidRPr="009D358F">
        <w:rPr>
          <w:lang w:val="nl-BE"/>
        </w:rPr>
        <w:t>Ik heb voldoende tijd gehad om na te denken en met een door mij gekozen persoon, bijvoorbeeld een personeelslid van de diabetesvoetkliniek of collega manager, te praten.</w:t>
      </w:r>
    </w:p>
    <w:p w14:paraId="352A09E0" w14:textId="77777777" w:rsidR="009929B0" w:rsidRPr="009D358F" w:rsidRDefault="004C18EE">
      <w:pPr>
        <w:rPr>
          <w:lang w:val="nl-BE"/>
        </w:rPr>
      </w:pPr>
      <w:r w:rsidRPr="009D358F">
        <w:rPr>
          <w:lang w:val="nl-BE"/>
        </w:rPr>
        <w:t>Ik heb alle vragen kunnen stellen die bij me opkwamen en ik heb een duidelijk antwoord gekregen op mijn vragen.</w:t>
      </w:r>
    </w:p>
    <w:p w14:paraId="28C9A520" w14:textId="77777777" w:rsidR="009929B0" w:rsidRPr="009D358F" w:rsidRDefault="004C18EE">
      <w:pPr>
        <w:rPr>
          <w:lang w:val="nl-BE"/>
        </w:rPr>
      </w:pPr>
      <w:r w:rsidRPr="009D358F">
        <w:rPr>
          <w:lang w:val="nl-BE"/>
        </w:rPr>
        <w:lastRenderedPageBreak/>
        <w:t>Ik begrijp dat mijn deelname aan deze studie vrijwillig is en dat ik vrij ben mijn deelname aan deze studie stop te zetten zonder dat dit mijn relatie schaadt met mijn leidinggevende en/of personeelsleden van de diabetesvoetkliniek.</w:t>
      </w:r>
    </w:p>
    <w:p w14:paraId="5AD092CB" w14:textId="77777777" w:rsidR="009929B0" w:rsidRPr="009D358F" w:rsidRDefault="004C18EE">
      <w:pPr>
        <w:rPr>
          <w:lang w:val="nl-BE"/>
        </w:rPr>
      </w:pPr>
      <w:r w:rsidRPr="009D358F">
        <w:rPr>
          <w:lang w:val="nl-BE"/>
        </w:rPr>
        <w:t xml:space="preserve">Ik begrijp dat er tijdens mijn deelname aan deze studie gegevens over mij zullen worden verzameld en dat </w:t>
      </w:r>
      <w:r w:rsidRPr="009D358F">
        <w:rPr>
          <w:lang w:val="nl-BE"/>
        </w:rPr>
        <w:t xml:space="preserve">de arts-onderzoeker en de opdrachtgever de vertrouwelijkheid van deze gegevens verzekeren overeenkomstig de Europese en Belgische wetgeving ter zake. Ik begrijp dat het uitvoeren van deze studie door KU Leuven het algemeen belang dient en de verwerking van mijn persoonsgegevens noodzakelijk is voor het uitvoeren van deze studie. </w:t>
      </w:r>
    </w:p>
    <w:p w14:paraId="0E9C4B3E" w14:textId="77777777" w:rsidR="009929B0" w:rsidRPr="009D358F" w:rsidRDefault="004C18EE">
      <w:pPr>
        <w:rPr>
          <w:lang w:val="nl-BE"/>
        </w:rPr>
      </w:pPr>
      <w:r w:rsidRPr="009D358F">
        <w:rPr>
          <w:lang w:val="nl-BE"/>
        </w:rPr>
        <w:t xml:space="preserve">Ik begrijp dat deze studie deel uitmaakt van een gezamenlijk project tussen KU Leuven, VUB en zes diabetesvoetklinieken (UZGent, UZAntwerpen, AZ Groeninge, AZ Sint-Jan, Azorg, </w:t>
      </w:r>
      <w:r w:rsidRPr="009D358F">
        <w:rPr>
          <w:lang w:val="nl-BE"/>
        </w:rPr>
        <w:t xml:space="preserve">UZLeuven). De studiegegevens zullen vertrouwelijk tussen de project partners gedeeld worden om het welslagen van dit project mogelijk te maken. </w:t>
      </w:r>
    </w:p>
    <w:p w14:paraId="1CFF46AB" w14:textId="77777777" w:rsidR="009929B0" w:rsidRPr="009D358F" w:rsidRDefault="004C18EE">
      <w:pPr>
        <w:rPr>
          <w:lang w:val="nl-BE"/>
        </w:rPr>
      </w:pPr>
      <w:r w:rsidRPr="009D358F">
        <w:rPr>
          <w:lang w:val="nl-BE"/>
        </w:rPr>
        <w:t>Ik geef toestemming dat er in het kader van deze klinische studie een geluidsopname wordt gemaakt van het interview om later door de onderzoeker uitgeschreven te worden. Nadat het interview is uitgeschreven wordt de geluidsopname onmiddellijk verwijderd. Deze gegevens zullen enkel in groep gerapporteerd worden en nooit individueel. Deze data worden volledig vertrouwelijk behandeld.</w:t>
      </w:r>
    </w:p>
    <w:p w14:paraId="0846C9FE" w14:textId="77777777" w:rsidR="009929B0" w:rsidRPr="009D358F" w:rsidRDefault="004C18EE">
      <w:pPr>
        <w:rPr>
          <w:lang w:val="nl-BE"/>
        </w:rPr>
      </w:pPr>
      <w:r w:rsidRPr="009D358F">
        <w:rPr>
          <w:lang w:val="nl-BE"/>
        </w:rPr>
        <w:t>Ik geef toestemming dat de data die voortvloeien</w:t>
      </w:r>
      <w:r w:rsidRPr="009D358F">
        <w:rPr>
          <w:lang w:val="nl-BE"/>
        </w:rPr>
        <w:t xml:space="preserve"> uit mijn deelname aan de studie, mag gebruikt worden in andere, toekomstige, wetenschappelijke studies van de voormelde project partners.</w:t>
      </w:r>
    </w:p>
    <w:p w14:paraId="1EBFCDC6" w14:textId="77777777" w:rsidR="009929B0" w:rsidRPr="009D358F" w:rsidRDefault="004C18EE">
      <w:pPr>
        <w:spacing w:after="240"/>
        <w:rPr>
          <w:lang w:val="nl-BE"/>
        </w:rPr>
      </w:pPr>
      <w:r w:rsidRPr="009D358F">
        <w:rPr>
          <w:lang w:val="nl-BE"/>
        </w:rPr>
        <w:t>Ik heb een exemplaar ontvangen van de informatie aan de deelnemer en de geïnformeerde toestemming.</w:t>
      </w:r>
    </w:p>
    <w:p w14:paraId="3F45D6C2" w14:textId="77777777" w:rsidR="009929B0" w:rsidRPr="009D358F" w:rsidRDefault="004C18EE">
      <w:pPr>
        <w:spacing w:after="480"/>
        <w:rPr>
          <w:lang w:val="nl-BE"/>
        </w:rPr>
      </w:pPr>
      <w:r w:rsidRPr="009D358F">
        <w:rPr>
          <w:lang w:val="nl-BE"/>
        </w:rPr>
        <w:t xml:space="preserve">Naam en voornaam deelnemer </w:t>
      </w:r>
    </w:p>
    <w:p w14:paraId="754CA24C" w14:textId="77777777" w:rsidR="009929B0" w:rsidRPr="009D358F" w:rsidRDefault="004C18EE">
      <w:pPr>
        <w:spacing w:after="480"/>
        <w:rPr>
          <w:lang w:val="nl-BE"/>
        </w:rPr>
      </w:pPr>
      <w:r w:rsidRPr="009D358F">
        <w:rPr>
          <w:lang w:val="nl-BE"/>
        </w:rPr>
        <w:t>Datum ondertekening</w:t>
      </w:r>
    </w:p>
    <w:p w14:paraId="17FB24F0" w14:textId="77777777" w:rsidR="009929B0" w:rsidRPr="009D358F" w:rsidRDefault="004C18EE">
      <w:pPr>
        <w:spacing w:after="480"/>
        <w:rPr>
          <w:lang w:val="nl-BE"/>
        </w:rPr>
      </w:pPr>
      <w:r w:rsidRPr="009D358F">
        <w:rPr>
          <w:lang w:val="nl-BE"/>
        </w:rPr>
        <w:t>Handtekening van de deelnemer</w:t>
      </w:r>
    </w:p>
    <w:p w14:paraId="18C4D140" w14:textId="77777777" w:rsidR="009929B0" w:rsidRPr="009D358F" w:rsidRDefault="004C18EE">
      <w:pPr>
        <w:rPr>
          <w:lang w:val="nl-BE"/>
        </w:rPr>
      </w:pPr>
      <w:r w:rsidRPr="009D358F">
        <w:rPr>
          <w:b/>
          <w:lang w:val="nl-BE"/>
        </w:rPr>
        <w:t xml:space="preserve">Handtekening lokake hoofdonderzoeker  </w:t>
      </w:r>
    </w:p>
    <w:p w14:paraId="519C315B" w14:textId="77777777" w:rsidR="009929B0" w:rsidRPr="009D358F" w:rsidRDefault="004C18EE">
      <w:pPr>
        <w:spacing w:after="360"/>
        <w:rPr>
          <w:lang w:val="nl-BE"/>
        </w:rPr>
      </w:pPr>
      <w:r w:rsidRPr="009D358F">
        <w:rPr>
          <w:lang w:val="nl-BE"/>
        </w:rPr>
        <w:t>Datum: …………………………...</w:t>
      </w:r>
    </w:p>
    <w:p w14:paraId="701E573B" w14:textId="77777777" w:rsidR="009929B0" w:rsidRPr="009D358F" w:rsidRDefault="004C18EE">
      <w:pPr>
        <w:rPr>
          <w:lang w:val="nl-BE"/>
        </w:rPr>
      </w:pPr>
      <w:r w:rsidRPr="009D358F">
        <w:rPr>
          <w:lang w:val="nl-BE"/>
        </w:rPr>
        <w:t xml:space="preserve">Ik ondergetekende  _________________________________ , onderzoeker/bevoegde onderzoeksmederwerker, verklaar de benodigde informatie </w:t>
      </w:r>
      <w:r w:rsidRPr="009D358F">
        <w:rPr>
          <w:lang w:val="nl-BE"/>
        </w:rPr>
        <w:t xml:space="preserve">inzake deze studie mondeling te hebben verstrekt evenals een exemplaar van het informatiedocument aan de deelnemer te hebben verstrekt. </w:t>
      </w:r>
    </w:p>
    <w:p w14:paraId="57057735" w14:textId="77777777" w:rsidR="009929B0" w:rsidRPr="009D358F" w:rsidRDefault="004C18EE">
      <w:pPr>
        <w:rPr>
          <w:lang w:val="nl-BE"/>
        </w:rPr>
      </w:pPr>
      <w:r w:rsidRPr="009D358F">
        <w:rPr>
          <w:lang w:val="nl-BE"/>
        </w:rPr>
        <w:t xml:space="preserve">Ik bevestig dat geen enkele druk op de deelnemer is uitgeoefend om hem/haar te doen toestemmen tot deelname aan de studie en ik ben bereid om op alle eventuele bijkomende vragen te antwoorden. </w:t>
      </w:r>
    </w:p>
    <w:p w14:paraId="07BB0100" w14:textId="77777777" w:rsidR="009929B0" w:rsidRPr="009D358F" w:rsidRDefault="004C18EE">
      <w:pPr>
        <w:rPr>
          <w:lang w:val="nl-BE"/>
        </w:rPr>
      </w:pPr>
      <w:r w:rsidRPr="009D358F">
        <w:rPr>
          <w:lang w:val="nl-BE"/>
        </w:rPr>
        <w:t xml:space="preserve">Ik bevestig dat ik werk in overeenstemming met de ethische beginselen zoals vermeld in de laatste versie van de "Verklaring van Helsinki", de "Goede klinische praktijk" en de Belgische wet van 7 mei 2004 inzake experimenten op de menselijke persoon. </w:t>
      </w:r>
    </w:p>
    <w:tbl>
      <w:tblPr>
        <w:tblW w:w="0" w:type="auto"/>
        <w:tblLook w:val="04A0" w:firstRow="1" w:lastRow="0" w:firstColumn="1" w:lastColumn="0" w:noHBand="0" w:noVBand="1"/>
      </w:tblPr>
      <w:tblGrid>
        <w:gridCol w:w="5100"/>
        <w:gridCol w:w="5100"/>
      </w:tblGrid>
      <w:tr w:rsidR="009929B0" w:rsidRPr="009D358F" w14:paraId="5F19CC47" w14:textId="77777777">
        <w:tc>
          <w:tcPr>
            <w:tcW w:w="5100" w:type="dxa"/>
          </w:tcPr>
          <w:p w14:paraId="2C222130" w14:textId="77777777" w:rsidR="009929B0" w:rsidRPr="009D358F" w:rsidRDefault="004C18EE">
            <w:pPr>
              <w:rPr>
                <w:lang w:val="nl-BE"/>
              </w:rPr>
            </w:pPr>
            <w:r w:rsidRPr="009D358F">
              <w:rPr>
                <w:lang w:val="nl-BE"/>
              </w:rPr>
              <w:t>Naam, Voornaam, Datum en handtekening van de (vertegenwoordiger van de) arts-onderzoeker</w:t>
            </w:r>
          </w:p>
        </w:tc>
        <w:tc>
          <w:tcPr>
            <w:tcW w:w="5100" w:type="dxa"/>
          </w:tcPr>
          <w:p w14:paraId="345FED27" w14:textId="77777777" w:rsidR="009929B0" w:rsidRPr="009D358F" w:rsidRDefault="004C18EE">
            <w:pPr>
              <w:rPr>
                <w:lang w:val="nl-BE"/>
              </w:rPr>
            </w:pPr>
            <w:r w:rsidRPr="009D358F">
              <w:rPr>
                <w:lang w:val="nl-BE"/>
              </w:rPr>
              <w:t>Naam, Voornaam, Datum en handtekening van de arts-onderzoeker</w:t>
            </w:r>
          </w:p>
        </w:tc>
      </w:tr>
    </w:tbl>
    <w:p w14:paraId="7BBEBB32" w14:textId="77777777" w:rsidR="009929B0" w:rsidRPr="009D358F" w:rsidRDefault="004C18EE">
      <w:pPr>
        <w:rPr>
          <w:lang w:val="nl-BE"/>
        </w:rPr>
      </w:pPr>
      <w:r w:rsidRPr="009D358F">
        <w:rPr>
          <w:b/>
          <w:u w:val="single"/>
          <w:lang w:val="nl-BE"/>
        </w:rPr>
        <w:t>Bijlage 1 : Aanvullende</w:t>
      </w:r>
      <w:r w:rsidRPr="009D358F">
        <w:rPr>
          <w:b/>
          <w:u w:val="single"/>
          <w:lang w:val="nl-BE"/>
        </w:rPr>
        <w:t xml:space="preserve"> informatie over de bescherming en de rechten van deelnemers aan een klinische studie</w:t>
      </w:r>
    </w:p>
    <w:p w14:paraId="5F207395" w14:textId="77777777" w:rsidR="009929B0" w:rsidRPr="009D358F" w:rsidRDefault="004C18EE">
      <w:pPr>
        <w:pStyle w:val="Kop3"/>
        <w:rPr>
          <w:lang w:val="nl-BE"/>
        </w:rPr>
      </w:pPr>
      <w:r w:rsidRPr="009D358F">
        <w:rPr>
          <w:i/>
          <w:lang w:val="nl-BE"/>
        </w:rPr>
        <w:t>Ethische comités</w:t>
      </w:r>
    </w:p>
    <w:p w14:paraId="7AFF163C" w14:textId="77777777" w:rsidR="009929B0" w:rsidRPr="009D358F" w:rsidRDefault="004C18EE">
      <w:pPr>
        <w:rPr>
          <w:lang w:val="nl-BE"/>
        </w:rPr>
      </w:pPr>
      <w:r w:rsidRPr="009D358F">
        <w:rPr>
          <w:lang w:val="nl-BE"/>
        </w:rPr>
        <w:t xml:space="preserve">Deze studie werd geëvalueerd door een onafhankelijk ethisch comité Ethische Commissie Onderzoek UZ/KU Leuven dat een gunstig advies heeft uitgebracht na raadpleging van de Ethische Comités van elk centrum waarin deze studie zal worden uitgevoerd. De ethische comités hebben als taak de personen die aan klinische studies deelnemen te beschermen. Ze controleren of uw rechten als </w:t>
      </w:r>
      <w:r w:rsidRPr="009D358F">
        <w:rPr>
          <w:lang w:val="nl-BE"/>
        </w:rPr>
        <w:lastRenderedPageBreak/>
        <w:t xml:space="preserve">patiënt </w:t>
      </w:r>
      <w:r w:rsidRPr="009D358F">
        <w:rPr>
          <w:lang w:val="nl-BE"/>
        </w:rPr>
        <w:t>en als deelnemer aan een studie gerespecteerd worden, of - uitgaande van de huidige kennis - de balans tussen risico's en voordelen gunstig is voor de deelnemers, of de studie wetenschappelijk relevant en ethisch verantwoord is.</w:t>
      </w:r>
    </w:p>
    <w:p w14:paraId="2704E659" w14:textId="77777777" w:rsidR="009929B0" w:rsidRPr="009D358F" w:rsidRDefault="004C18EE">
      <w:pPr>
        <w:rPr>
          <w:lang w:val="nl-BE"/>
        </w:rPr>
      </w:pPr>
      <w:r w:rsidRPr="009D358F">
        <w:rPr>
          <w:lang w:val="nl-BE"/>
        </w:rPr>
        <w:t>Hierover brengen de ethische comités een advies uit in overeenstemming met de Belgische wet van 7 mei 2004.</w:t>
      </w:r>
    </w:p>
    <w:p w14:paraId="0205A333" w14:textId="77777777" w:rsidR="009929B0" w:rsidRPr="009D358F" w:rsidRDefault="004C18EE">
      <w:pPr>
        <w:rPr>
          <w:lang w:val="nl-BE"/>
        </w:rPr>
      </w:pPr>
      <w:r w:rsidRPr="009D358F">
        <w:rPr>
          <w:lang w:val="nl-BE"/>
        </w:rPr>
        <w:t>U dient het positief advies van de Ethische Comités in geen geval te beschouwen als een aansporing om deel te nemen aan deze studie.</w:t>
      </w:r>
    </w:p>
    <w:p w14:paraId="2D529E37" w14:textId="77777777" w:rsidR="009929B0" w:rsidRPr="009D358F" w:rsidRDefault="004C18EE">
      <w:pPr>
        <w:pStyle w:val="Kop3"/>
        <w:rPr>
          <w:lang w:val="nl-BE"/>
        </w:rPr>
      </w:pPr>
      <w:r w:rsidRPr="009D358F">
        <w:rPr>
          <w:i/>
          <w:lang w:val="nl-BE"/>
        </w:rPr>
        <w:t>Vrijwillige deelname</w:t>
      </w:r>
    </w:p>
    <w:p w14:paraId="558C70C9" w14:textId="77777777" w:rsidR="009929B0" w:rsidRPr="009D358F" w:rsidRDefault="004C18EE">
      <w:pPr>
        <w:rPr>
          <w:lang w:val="nl-BE"/>
        </w:rPr>
      </w:pPr>
      <w:r w:rsidRPr="009D358F">
        <w:rPr>
          <w:lang w:val="nl-BE"/>
        </w:rPr>
        <w:t>Aarzel niet om alle vragen te stellen die bij u opkomen voordat u tekent. Neem de tijd om er over te praten met een vertrouwenspersoon indien u dat wenst.</w:t>
      </w:r>
    </w:p>
    <w:p w14:paraId="07CFA078" w14:textId="77777777" w:rsidR="009929B0" w:rsidRPr="009D358F" w:rsidRDefault="004C18EE">
      <w:pPr>
        <w:rPr>
          <w:lang w:val="nl-BE"/>
        </w:rPr>
      </w:pPr>
      <w:r w:rsidRPr="009D358F">
        <w:rPr>
          <w:lang w:val="nl-BE"/>
        </w:rPr>
        <w:t xml:space="preserve">U heeft het recht om niet deel te nemen aan deze studie of met deze studie te stoppen, zonder dat u hiervoor een reden hoeft te geven, zelfs al hebt u eerder toegestemd om aan deze studie deel te nemen. Uw beslissing zal in geen geval uw relatie met de arts-onderzoeker beïnvloeden.  </w:t>
      </w:r>
    </w:p>
    <w:p w14:paraId="434BE014" w14:textId="77777777" w:rsidR="009929B0" w:rsidRPr="009D358F" w:rsidRDefault="004C18EE">
      <w:pPr>
        <w:rPr>
          <w:lang w:val="nl-BE"/>
        </w:rPr>
      </w:pPr>
      <w:r w:rsidRPr="009D358F">
        <w:rPr>
          <w:lang w:val="nl-BE"/>
        </w:rPr>
        <w:t>Als u aanvaardt om aan deze studie deel te nemen, ondertekent u het toestemmingsformulier. De arts-onderzoeker zal dit formulier ook ondertekenen en zal zo bevestigen dat hij u de noodzakelijke informatie over deze studie heeft gegeven. U zal het voor u bestemde exemplaar ontvangen.</w:t>
      </w:r>
    </w:p>
    <w:p w14:paraId="50E039DA" w14:textId="77777777" w:rsidR="009929B0" w:rsidRPr="009D358F" w:rsidRDefault="004C18EE">
      <w:pPr>
        <w:rPr>
          <w:lang w:val="nl-BE"/>
        </w:rPr>
      </w:pPr>
      <w:r w:rsidRPr="009D358F">
        <w:rPr>
          <w:lang w:val="nl-BE"/>
        </w:rPr>
        <w:t>Het is aanbevolen de arts-onderzoeker op de hoogte te stellen indien u besluit uw deelname aan de studie stop te zetten.</w:t>
      </w:r>
    </w:p>
    <w:p w14:paraId="45185130" w14:textId="77777777" w:rsidR="009929B0" w:rsidRPr="009D358F" w:rsidRDefault="004C18EE">
      <w:pPr>
        <w:pStyle w:val="Kop3"/>
        <w:rPr>
          <w:lang w:val="nl-BE"/>
        </w:rPr>
      </w:pPr>
      <w:r w:rsidRPr="009D358F">
        <w:rPr>
          <w:i/>
          <w:lang w:val="nl-BE"/>
        </w:rPr>
        <w:t>Kosten in verband met uw deelname</w:t>
      </w:r>
    </w:p>
    <w:p w14:paraId="50EF74FB" w14:textId="77777777" w:rsidR="009929B0" w:rsidRPr="009D358F" w:rsidRDefault="004C18EE">
      <w:pPr>
        <w:rPr>
          <w:lang w:val="nl-BE"/>
        </w:rPr>
      </w:pPr>
      <w:r w:rsidRPr="009D358F">
        <w:rPr>
          <w:lang w:val="nl-BE"/>
        </w:rPr>
        <w:t>U zult geen vergoeding krijgen voor uw deelname aan deze studie. Uw deelname zal  voor u ook geen kosten met zich meebrengen.</w:t>
      </w:r>
    </w:p>
    <w:p w14:paraId="0D679329" w14:textId="77777777" w:rsidR="009929B0" w:rsidRPr="009D358F" w:rsidRDefault="004C18EE">
      <w:pPr>
        <w:pStyle w:val="Kop3"/>
        <w:rPr>
          <w:lang w:val="nl-BE"/>
        </w:rPr>
      </w:pPr>
      <w:r w:rsidRPr="009D358F">
        <w:rPr>
          <w:i/>
          <w:lang w:val="nl-BE"/>
        </w:rPr>
        <w:t>Vertrouwelijkheidsgarantie</w:t>
      </w:r>
    </w:p>
    <w:p w14:paraId="5985346E" w14:textId="77777777" w:rsidR="009929B0" w:rsidRPr="009D358F" w:rsidRDefault="004C18EE">
      <w:pPr>
        <w:rPr>
          <w:lang w:val="nl-BE"/>
        </w:rPr>
      </w:pPr>
      <w:r w:rsidRPr="009D358F">
        <w:rPr>
          <w:lang w:val="nl-BE"/>
        </w:rPr>
        <w:t>Uw deelname aan de studie betekent dat de arts-onderzoeker gegevens over u verzamelt en dat de opdrachtgever van de studie die gebruikt voor onderzoek en in het kader van wetenschappelijke en medische publicaties.</w:t>
      </w:r>
    </w:p>
    <w:p w14:paraId="66394410" w14:textId="77777777" w:rsidR="009929B0" w:rsidRPr="009D358F" w:rsidRDefault="004C18EE">
      <w:pPr>
        <w:rPr>
          <w:lang w:val="nl-BE"/>
        </w:rPr>
      </w:pPr>
      <w:r w:rsidRPr="009D358F">
        <w:rPr>
          <w:lang w:val="nl-BE"/>
        </w:rPr>
        <w:t>De verwerking van uw persoonsgegevens is noodzakelijk om de wetenschappelijke onderzoeksdoeleinden zoals hierin beschreven te kunnen realiseren. Het uitvoeren van academische onderzoek behoort tot wettelijke opdrachten van KU Leuven als opdrachtgever. KU Leuven dient immers wetenschap en onderwijs in het algemeen belang te ondersteunen. KU Leuven verduidelijkt u graag dat de noodzakelijkheid van de verwerking voor het uitvoeren van wetenschappelijk onderzoek en dit als taak van algemeen belang, de wettelijk</w:t>
      </w:r>
      <w:r w:rsidRPr="009D358F">
        <w:rPr>
          <w:lang w:val="nl-BE"/>
        </w:rPr>
        <w:t>e toelatingsgrond vormt op basis waarvan KU Leuven in het kader van dit onderzoek uw gegevens verwerkt</w:t>
      </w:r>
      <w:r w:rsidRPr="009D358F">
        <w:rPr>
          <w:lang w:val="nl-BE"/>
        </w:rPr>
        <w:t>. Daarnaast is KU Leuven onderhevig aan specifieke wettelijke verplichtingen die de verwerking van uw gegevens mogelijks noodzakelijk maken in het kader van veiligheidsrapportering (zoals bijvoorbeeld het melden van bijwerkingen aan toezichthoudende overheidsinstanties).</w:t>
      </w:r>
    </w:p>
    <w:p w14:paraId="3DF50D6D" w14:textId="77777777" w:rsidR="009929B0" w:rsidRPr="009D358F" w:rsidRDefault="004C18EE">
      <w:pPr>
        <w:rPr>
          <w:lang w:val="nl-BE"/>
        </w:rPr>
      </w:pPr>
      <w:r w:rsidRPr="009D358F">
        <w:rPr>
          <w:lang w:val="nl-BE"/>
        </w:rPr>
        <w:t xml:space="preserve">Uw gegevens zullen worden verwerkt overeenkomstig de Europese Algemene Verordening inzake Gegevensbescherming (AVG).  KU Leuven is samen met de VUB en zes voetklinieken (UZGent, UZAntwerpen, AZ Groeninge, AZ Sint-Jan, Azorg, UZLeuven) de </w:t>
      </w:r>
      <w:r w:rsidRPr="009D358F">
        <w:rPr>
          <w:lang w:val="nl-BE"/>
        </w:rPr>
        <w:t>gezamenlijke verwerkingsverantwoordelijke voor uw gegevens.</w:t>
      </w:r>
    </w:p>
    <w:p w14:paraId="7D10F2D9" w14:textId="77777777" w:rsidR="009929B0" w:rsidRPr="009D358F" w:rsidRDefault="004C18EE">
      <w:pPr>
        <w:rPr>
          <w:lang w:val="nl-BE"/>
        </w:rPr>
      </w:pPr>
      <w:r w:rsidRPr="009D358F">
        <w:rPr>
          <w:lang w:val="nl-BE"/>
        </w:rPr>
        <w:t>U hebt het recht om aan de arts-onderzoeker te vragen welke gegevens hij/zij over u heeft verzameld en waarvoor ze gebruikt worden in het kader van de studie. U hebt het recht om deze gegevens in te kijken en om verbeteringen te laten aanbrengen indien ze foutief zouden zijn.</w:t>
      </w:r>
    </w:p>
    <w:p w14:paraId="0E417063" w14:textId="77777777" w:rsidR="009929B0" w:rsidRPr="009D358F" w:rsidRDefault="004C18EE">
      <w:pPr>
        <w:rPr>
          <w:lang w:val="nl-BE"/>
        </w:rPr>
      </w:pPr>
      <w:r w:rsidRPr="009D358F">
        <w:rPr>
          <w:lang w:val="nl-BE"/>
        </w:rPr>
        <w:t xml:space="preserve">De arts-onderzoeker is verplicht om deze verzamelde gegevens vertrouwelijk te behandelen. Dit betekent dat hij/zij zich ertoe verbindt om uw naam nooit bekend te maken bv </w:t>
      </w:r>
      <w:r w:rsidRPr="009D358F">
        <w:rPr>
          <w:lang w:val="nl-BE"/>
        </w:rPr>
        <w:t>in het kader van een publicatie of een conferentie en dat hij/zij uw gegevens zal coderen (uw identiteit zal worden vervangen door een identificatiecode in de studie) voordat hij/zij ze doorgeeft aan de beheerder van de databank (KU Leuven).</w:t>
      </w:r>
    </w:p>
    <w:p w14:paraId="7F813BAF" w14:textId="77777777" w:rsidR="009929B0" w:rsidRPr="009D358F" w:rsidRDefault="004C18EE">
      <w:pPr>
        <w:rPr>
          <w:lang w:val="nl-BE"/>
        </w:rPr>
      </w:pPr>
      <w:r w:rsidRPr="009D358F">
        <w:rPr>
          <w:lang w:val="nl-BE"/>
        </w:rPr>
        <w:t>De overgedragen persoonlijke gegevens omvatten geen combinatie van elementen waarmee het mogelijk is u te identificeren.</w:t>
      </w:r>
    </w:p>
    <w:p w14:paraId="1BDBB1D8" w14:textId="77777777" w:rsidR="009929B0" w:rsidRPr="009D358F" w:rsidRDefault="004C18EE">
      <w:pPr>
        <w:rPr>
          <w:lang w:val="nl-BE"/>
        </w:rPr>
      </w:pPr>
      <w:r w:rsidRPr="009D358F">
        <w:rPr>
          <w:lang w:val="nl-BE"/>
        </w:rPr>
        <w:lastRenderedPageBreak/>
        <w:t>De door de opdrachtgever aangestelde beheerder van de onderzoeksgegevens kan u niet identificeren op basis van de overgedragen gegevens. Deze persoon is verantwoordelijk voor het verzamelen van de gegevens die door alle artsen-onderzoekers die deelnemen aan de studie zijn verzameld en voor de verwerking en de bescherming van die gegevens in overeenstemming met de Belgische wet betreffende de bescherming van de persoonlijke levenssfeer.</w:t>
      </w:r>
    </w:p>
    <w:p w14:paraId="56427C51" w14:textId="77777777" w:rsidR="009929B0" w:rsidRPr="009D358F" w:rsidRDefault="004C18EE">
      <w:pPr>
        <w:rPr>
          <w:lang w:val="nl-BE"/>
        </w:rPr>
      </w:pPr>
      <w:r w:rsidRPr="009D358F">
        <w:rPr>
          <w:lang w:val="nl-BE"/>
        </w:rPr>
        <w:t>De (gecodeerde) onderzoeksgegevens kunnen doorgegeven worden aan Belgische of andere regelgevende instanties, aan de betrokken ethische comités, aan andere artsen en/of instellingen die samenwerken met de opdrachtgever.</w:t>
      </w:r>
    </w:p>
    <w:p w14:paraId="4FA808E4" w14:textId="77777777" w:rsidR="009929B0" w:rsidRPr="009D358F" w:rsidRDefault="004C18EE">
      <w:pPr>
        <w:rPr>
          <w:lang w:val="nl-BE"/>
        </w:rPr>
      </w:pPr>
      <w:r w:rsidRPr="009D358F">
        <w:rPr>
          <w:lang w:val="nl-BE"/>
        </w:rPr>
        <w:t xml:space="preserve">Deze artsen en/of instellingen kunnen zich situeren in België en in andere landen waar de normen inzake de bescherming van persoonsgegevens verschillend of minder strikt kunnen zijn. Dit gebeurt dan steeds in gecodeerde vorm zoals hierboven uitgelegd. </w:t>
      </w:r>
    </w:p>
    <w:p w14:paraId="7C69E805" w14:textId="77777777" w:rsidR="009929B0" w:rsidRPr="009D358F" w:rsidRDefault="004C18EE">
      <w:pPr>
        <w:rPr>
          <w:lang w:val="nl-BE"/>
        </w:rPr>
      </w:pPr>
      <w:r w:rsidRPr="009D358F">
        <w:rPr>
          <w:lang w:val="nl-BE"/>
        </w:rPr>
        <w:t xml:space="preserve">De opdrachtgever, alsook de project-partners VUB, UZGent, UZAntwerpen, AZ Groeninge, AZ Sint-Jan, Azorg en UZLeuven, zullen de gegevens verzameld binnen het project gebruiken in het kader van de studie waaraan u deelneemt, maar wil ze ook kunnen aanwenden in het kader van andere studies over dezelfde ziekte als beschreven in deze studie. Buiten de context die beschreven wordt in dit document, kunnen uw gegevens enkel gebruikt worden als een ethisch comité haar goedkeuring heeft gegeven. </w:t>
      </w:r>
    </w:p>
    <w:p w14:paraId="05F6F5D1" w14:textId="77777777" w:rsidR="009929B0" w:rsidRPr="009D358F" w:rsidRDefault="004C18EE">
      <w:pPr>
        <w:spacing w:after="240"/>
        <w:rPr>
          <w:lang w:val="nl-BE"/>
        </w:rPr>
      </w:pPr>
      <w:r w:rsidRPr="009D358F">
        <w:rPr>
          <w:lang w:val="nl-BE"/>
        </w:rPr>
        <w:t>Indien</w:t>
      </w:r>
      <w:r w:rsidRPr="009D358F">
        <w:rPr>
          <w:lang w:val="nl-BE"/>
        </w:rPr>
        <w:t xml:space="preserve"> u uw toestemming tot deelname aan de studie intrekt, zullen de gecodeerde gegevens die al verzameld waren vóór uw terugtrekking, bewaard worden. Hierdoor wordt de geldigheid van de studie gegarandeerd. Er zal geen enkel nieuw gegeven aan de opdrachtgever worden doorgegeven. </w:t>
      </w:r>
    </w:p>
    <w:p w14:paraId="6E40F8E9" w14:textId="77777777" w:rsidR="009929B0" w:rsidRPr="009D358F" w:rsidRDefault="004C18EE">
      <w:pPr>
        <w:rPr>
          <w:lang w:val="nl-BE"/>
        </w:rPr>
      </w:pPr>
      <w:r w:rsidRPr="009D358F">
        <w:rPr>
          <w:lang w:val="nl-BE"/>
        </w:rPr>
        <w:t xml:space="preserve">Indien u vragen hebt over hoe wij uw gegevens gebruiken, dan kan u hiervoor steeds terecht bij uw arts-onderzoeker. Ook de functionaris voor gegevensbescherming van het onderzoekcentrum staan ter uwer beschikking. </w:t>
      </w:r>
    </w:p>
    <w:p w14:paraId="4D9A065E" w14:textId="77777777" w:rsidR="009929B0" w:rsidRPr="009D358F" w:rsidRDefault="004C18EE">
      <w:pPr>
        <w:spacing w:after="240"/>
        <w:rPr>
          <w:lang w:val="nl-BE"/>
        </w:rPr>
      </w:pPr>
      <w:r w:rsidRPr="009D358F">
        <w:rPr>
          <w:lang w:val="nl-BE"/>
        </w:rPr>
        <w:t xml:space="preserve">De contactgegevens van deze laatste zijn als volgt: DPO - KULeuven, Herestraat 49, 3000 Leuven, e-mail dpo@kuleuven.be. </w:t>
      </w:r>
    </w:p>
    <w:p w14:paraId="28F32A94" w14:textId="77777777" w:rsidR="009929B0" w:rsidRPr="009D358F" w:rsidRDefault="004C18EE">
      <w:pPr>
        <w:spacing w:after="240"/>
        <w:rPr>
          <w:lang w:val="nl-BE"/>
        </w:rPr>
      </w:pPr>
      <w:r w:rsidRPr="009D358F">
        <w:rPr>
          <w:lang w:val="nl-BE"/>
        </w:rPr>
        <w:t>Tot slot, indien u een klacht heeft over de verwerking van uw gegevens, kunt u contact opnemen met de Belgische toezichthoudende instantie die toeziet op de naleving van de grondbeginselen van de bescherming van persoonsgegevens:</w:t>
      </w:r>
    </w:p>
    <w:p w14:paraId="13B52EDC" w14:textId="77777777" w:rsidR="009929B0" w:rsidRPr="009D358F" w:rsidRDefault="004C18EE">
      <w:pPr>
        <w:rPr>
          <w:lang w:val="nl-BE"/>
        </w:rPr>
      </w:pPr>
      <w:r w:rsidRPr="009D358F">
        <w:rPr>
          <w:lang w:val="nl-BE"/>
        </w:rPr>
        <w:t xml:space="preserve">De Belgische toezichthoudende instantie heet: </w:t>
      </w:r>
    </w:p>
    <w:p w14:paraId="28D35F27" w14:textId="77777777" w:rsidR="009929B0" w:rsidRPr="009D358F" w:rsidRDefault="004C18EE">
      <w:pPr>
        <w:rPr>
          <w:lang w:val="nl-BE"/>
        </w:rPr>
      </w:pPr>
      <w:r w:rsidRPr="009D358F">
        <w:rPr>
          <w:lang w:val="nl-BE"/>
        </w:rPr>
        <w:t>Gegevensbeschermingsautoriteit (GBA)</w:t>
      </w:r>
    </w:p>
    <w:p w14:paraId="4FF61B9B" w14:textId="77777777" w:rsidR="009929B0" w:rsidRPr="009D358F" w:rsidRDefault="004C18EE">
      <w:pPr>
        <w:rPr>
          <w:lang w:val="nl-BE"/>
        </w:rPr>
      </w:pPr>
      <w:r w:rsidRPr="009D358F">
        <w:rPr>
          <w:lang w:val="nl-BE"/>
        </w:rPr>
        <w:t>Drukpersstraat 35,</w:t>
      </w:r>
    </w:p>
    <w:p w14:paraId="2F8DEB3E" w14:textId="77777777" w:rsidR="009929B0" w:rsidRPr="009D358F" w:rsidRDefault="004C18EE">
      <w:pPr>
        <w:rPr>
          <w:lang w:val="nl-BE"/>
        </w:rPr>
      </w:pPr>
      <w:r w:rsidRPr="009D358F">
        <w:rPr>
          <w:lang w:val="nl-BE"/>
        </w:rPr>
        <w:t>1000 Brussel</w:t>
      </w:r>
    </w:p>
    <w:p w14:paraId="72866C82" w14:textId="77777777" w:rsidR="009929B0" w:rsidRPr="009D358F" w:rsidRDefault="004C18EE">
      <w:pPr>
        <w:rPr>
          <w:lang w:val="nl-BE"/>
        </w:rPr>
      </w:pPr>
      <w:r w:rsidRPr="009D358F">
        <w:rPr>
          <w:lang w:val="nl-BE"/>
        </w:rPr>
        <w:t>Tel. +32 2 274 48 00</w:t>
      </w:r>
    </w:p>
    <w:p w14:paraId="29FD9FE7" w14:textId="77777777" w:rsidR="009929B0" w:rsidRDefault="004C18EE">
      <w:r>
        <w:t>e-mail: contact(at)apd-gba.be</w:t>
      </w:r>
    </w:p>
    <w:p w14:paraId="01EC3152" w14:textId="77777777" w:rsidR="009929B0" w:rsidRPr="009D358F" w:rsidRDefault="004C18EE">
      <w:pPr>
        <w:rPr>
          <w:lang w:val="nl-BE"/>
        </w:rPr>
      </w:pPr>
      <w:r w:rsidRPr="009D358F">
        <w:rPr>
          <w:lang w:val="nl-BE"/>
        </w:rPr>
        <w:t xml:space="preserve">Website: </w:t>
      </w:r>
      <w:hyperlink r:id="rId44">
        <w:r w:rsidRPr="009D358F">
          <w:rPr>
            <w:color w:val="1D8DB0"/>
            <w:u w:val="single"/>
            <w:lang w:val="nl-BE"/>
          </w:rPr>
          <w:t>www.gegevensbeschermingsautoriteit.be</w:t>
        </w:r>
      </w:hyperlink>
      <w:r w:rsidRPr="009D358F">
        <w:rPr>
          <w:lang w:val="nl-BE"/>
        </w:rPr>
        <w:t xml:space="preserve"> </w:t>
      </w:r>
    </w:p>
    <w:p w14:paraId="5D2CC671" w14:textId="77777777" w:rsidR="009929B0" w:rsidRPr="009D358F" w:rsidRDefault="004C18EE">
      <w:pPr>
        <w:pStyle w:val="Kop3"/>
        <w:rPr>
          <w:lang w:val="nl-BE"/>
        </w:rPr>
      </w:pPr>
      <w:r w:rsidRPr="009D358F">
        <w:rPr>
          <w:i/>
          <w:lang w:val="nl-BE"/>
        </w:rPr>
        <w:t>Verzekering</w:t>
      </w:r>
    </w:p>
    <w:p w14:paraId="19C5CAFA" w14:textId="77777777" w:rsidR="009929B0" w:rsidRPr="009D358F" w:rsidRDefault="004C18EE">
      <w:pPr>
        <w:rPr>
          <w:lang w:val="nl-BE"/>
        </w:rPr>
      </w:pPr>
      <w:r w:rsidRPr="009D358F">
        <w:rPr>
          <w:lang w:val="nl-BE"/>
        </w:rPr>
        <w:t xml:space="preserve">Elke deelname aan een studie houdt een risico in, hoe klein ook. De opdrachtgever is - ook indien er geen sprake is van fout - aansprakelijk voor de schade die de deelnemer of in geval van overlijden zijn/haar rechthebbenden, oplopen en die rechtstreeks of onrechtstreeks verband houdt met diens deelname aan de studie. U moet hiervoor dus </w:t>
      </w:r>
      <w:r w:rsidRPr="009D358F">
        <w:rPr>
          <w:lang w:val="nl-BE"/>
        </w:rPr>
        <w:t>geen fout aantonen. De opdrachtgever heeft voor deze aansprakelijkheid een verzekering afgesloten.</w:t>
      </w:r>
    </w:p>
    <w:p w14:paraId="54088ED8" w14:textId="77777777" w:rsidR="009929B0" w:rsidRPr="009D358F" w:rsidRDefault="004C18EE">
      <w:pPr>
        <w:rPr>
          <w:lang w:val="nl-BE"/>
        </w:rPr>
      </w:pPr>
      <w:r w:rsidRPr="009D358F">
        <w:rPr>
          <w:lang w:val="nl-BE"/>
        </w:rPr>
        <w:t>We verzoeken u daarom om elk nieuw gezondheidsprobleem aan de arts-onderzoeker te melden. Hij/Zij kan u aanvullende informatie verstrekken over mogelijke behandelingen.</w:t>
      </w:r>
    </w:p>
    <w:p w14:paraId="675CCCE2" w14:textId="77777777" w:rsidR="009929B0" w:rsidRPr="009D358F" w:rsidRDefault="004C18EE">
      <w:pPr>
        <w:rPr>
          <w:lang w:val="nl-BE"/>
        </w:rPr>
      </w:pPr>
      <w:r w:rsidRPr="009D358F">
        <w:rPr>
          <w:lang w:val="nl-BE"/>
        </w:rPr>
        <w:t xml:space="preserve">Indien de arts-onderzoeker van mening is dat er een verband met de studie mogelijk is (er is geen verband met de studie bij schade ten gevolge van het natuurlijke verloop van uw ziekte of ten gevolge van gekende bijwerkingen van uw </w:t>
      </w:r>
      <w:r w:rsidRPr="009D358F">
        <w:rPr>
          <w:lang w:val="nl-BE"/>
        </w:rPr>
        <w:t>standaardbehandeling), zal hij/zij de opdrachtgever van de studie op de hoogte stellen die de aangifteprocedure bij de verzekering zal starten. Deze zal, indien zij het nodig acht, een expert aanstellen om een oordeel uit te spreken over het verband tussen uw nieuwe gezondheidsklachten en de studie.</w:t>
      </w:r>
    </w:p>
    <w:p w14:paraId="6E2CE0D3" w14:textId="77777777" w:rsidR="009929B0" w:rsidRPr="009D358F" w:rsidRDefault="004C18EE">
      <w:pPr>
        <w:rPr>
          <w:lang w:val="nl-BE"/>
        </w:rPr>
      </w:pPr>
      <w:r w:rsidRPr="009D358F">
        <w:rPr>
          <w:lang w:val="nl-BE"/>
        </w:rPr>
        <w:lastRenderedPageBreak/>
        <w:t xml:space="preserve">In het geval van onenigheid met de arts-onderzoeker of met de door de verzekeringsmaatschappij aangestelde expert, en steeds wanneer u dit nodig acht, kunnen u of in geval van overlijden </w:t>
      </w:r>
      <w:r w:rsidRPr="009D358F">
        <w:rPr>
          <w:lang w:val="nl-BE"/>
        </w:rPr>
        <w:t>uw rechthebbenden de verzekeraar rechtstreeks in België dagvaarden (Amlin Corporate Insurance, polisnr. 299.053.700, contactgegevens makelaar: Vanbreda Risk &amp; Benefits, Plantin en Moretuslei 297, 2140 Antwerpen).</w:t>
      </w:r>
    </w:p>
    <w:p w14:paraId="4AB9FFFA" w14:textId="77777777" w:rsidR="009929B0" w:rsidRPr="009D358F" w:rsidRDefault="004C18EE">
      <w:pPr>
        <w:rPr>
          <w:lang w:val="nl-BE"/>
        </w:rPr>
      </w:pPr>
      <w:r w:rsidRPr="009D358F">
        <w:rPr>
          <w:lang w:val="nl-BE"/>
        </w:rPr>
        <w:t>De wet voorziet dat de dagvaarding van de verzekeraar kan gebeuren ofwel voor de rechter van de plaats waar de schadeverwekkende feiten zich hebben voorgedaan, ofwel voor de rechter van uw woonplaats, ofwel voor de rechter van de zetel van de verzekeraar.</w:t>
      </w:r>
    </w:p>
    <w:sectPr w:rsidR="009929B0" w:rsidRPr="009D358F" w:rsidSect="00034616">
      <w:pgSz w:w="12240" w:h="15840"/>
      <w:pgMar w:top="1440" w:right="1020" w:bottom="144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554006469">
    <w:abstractNumId w:val="8"/>
  </w:num>
  <w:num w:numId="2" w16cid:durableId="1762990608">
    <w:abstractNumId w:val="6"/>
  </w:num>
  <w:num w:numId="3" w16cid:durableId="849373025">
    <w:abstractNumId w:val="5"/>
  </w:num>
  <w:num w:numId="4" w16cid:durableId="728843872">
    <w:abstractNumId w:val="4"/>
  </w:num>
  <w:num w:numId="5" w16cid:durableId="1446655031">
    <w:abstractNumId w:val="7"/>
  </w:num>
  <w:num w:numId="6" w16cid:durableId="192155917">
    <w:abstractNumId w:val="3"/>
  </w:num>
  <w:num w:numId="7" w16cid:durableId="2047290157">
    <w:abstractNumId w:val="2"/>
  </w:num>
  <w:num w:numId="8" w16cid:durableId="618024545">
    <w:abstractNumId w:val="1"/>
  </w:num>
  <w:num w:numId="9" w16cid:durableId="1076903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18EE"/>
    <w:rsid w:val="009929B0"/>
    <w:rsid w:val="009D358F"/>
    <w:rsid w:val="00AA1D8D"/>
    <w:rsid w:val="00B2293E"/>
    <w:rsid w:val="00B47730"/>
    <w:rsid w:val="00CB0664"/>
    <w:rsid w:val="00DC75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B96C48C-C0A4-4171-845D-25EE52CF1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20"/>
    </w:pPr>
    <w:rPr>
      <w:rFonts w:ascii="Calibri" w:hAnsi="Calibri"/>
      <w:sz w:val="19"/>
    </w:rPr>
  </w:style>
  <w:style w:type="paragraph" w:styleId="Kop1">
    <w:name w:val="heading 1"/>
    <w:basedOn w:val="Standaard"/>
    <w:next w:val="Standaard"/>
    <w:link w:val="Kop1Char"/>
    <w:uiPriority w:val="9"/>
    <w:qFormat/>
    <w:rsid w:val="00FC693F"/>
    <w:pPr>
      <w:keepNext/>
      <w:keepLines/>
      <w:spacing w:before="200" w:after="60"/>
      <w:outlineLvl w:val="0"/>
    </w:pPr>
    <w:rPr>
      <w:rFonts w:asciiTheme="majorHAnsi" w:eastAsiaTheme="majorEastAsia" w:hAnsiTheme="majorHAnsi" w:cstheme="majorBidi"/>
      <w:b/>
      <w:bCs/>
      <w:color w:val="000000"/>
      <w:sz w:val="24"/>
      <w:szCs w:val="28"/>
    </w:rPr>
  </w:style>
  <w:style w:type="paragraph" w:styleId="Kop2">
    <w:name w:val="heading 2"/>
    <w:basedOn w:val="Standaard"/>
    <w:next w:val="Standaard"/>
    <w:link w:val="Kop2Char"/>
    <w:uiPriority w:val="9"/>
    <w:unhideWhenUsed/>
    <w:qFormat/>
    <w:rsid w:val="00FC693F"/>
    <w:pPr>
      <w:keepNext/>
      <w:keepLines/>
      <w:spacing w:before="200" w:after="60"/>
      <w:outlineLvl w:val="1"/>
    </w:pPr>
    <w:rPr>
      <w:rFonts w:asciiTheme="majorHAnsi" w:eastAsiaTheme="majorEastAsia" w:hAnsiTheme="majorHAnsi" w:cstheme="majorBidi"/>
      <w:b/>
      <w:bCs/>
      <w:color w:val="000000"/>
      <w:sz w:val="22"/>
      <w:szCs w:val="26"/>
    </w:rPr>
  </w:style>
  <w:style w:type="paragraph" w:styleId="Kop3">
    <w:name w:val="heading 3"/>
    <w:basedOn w:val="Standaard"/>
    <w:next w:val="Standaard"/>
    <w:link w:val="Kop3Char"/>
    <w:uiPriority w:val="9"/>
    <w:unhideWhenUsed/>
    <w:qFormat/>
    <w:rsid w:val="00FC693F"/>
    <w:pPr>
      <w:keepNext/>
      <w:keepLines/>
      <w:spacing w:before="200" w:after="60"/>
      <w:outlineLvl w:val="2"/>
    </w:pPr>
    <w:rPr>
      <w:rFonts w:asciiTheme="majorHAnsi" w:eastAsiaTheme="majorEastAsia" w:hAnsiTheme="majorHAnsi" w:cstheme="majorBidi"/>
      <w:b/>
      <w:bCs/>
      <w:color w:val="000000"/>
      <w:sz w:val="20"/>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ind w:left="360"/>
      <w:contextualSpacing/>
    </w:pPr>
  </w:style>
  <w:style w:type="paragraph" w:styleId="Lijstvoortzetting2">
    <w:name w:val="List Continue 2"/>
    <w:basedOn w:val="Standaard"/>
    <w:uiPriority w:val="99"/>
    <w:unhideWhenUsed/>
    <w:rsid w:val="0029639D"/>
    <w:pPr>
      <w:ind w:left="720"/>
      <w:contextualSpacing/>
    </w:pPr>
  </w:style>
  <w:style w:type="paragraph" w:styleId="Lijstvoortzetting3">
    <w:name w:val="List Continue 3"/>
    <w:basedOn w:val="Standaard"/>
    <w:uiPriority w:val="99"/>
    <w:unhideWhenUsed/>
    <w:rsid w:val="0029639D"/>
    <w:pPr>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frank.nobels@azorg.be" TargetMode="External"/><Relationship Id="rId18" Type="http://schemas.openxmlformats.org/officeDocument/2006/relationships/image" Target="media/image3.png"/><Relationship Id="rId26" Type="http://schemas.openxmlformats.org/officeDocument/2006/relationships/hyperlink" Target="mailto:koen.putman@vub.be" TargetMode="External"/><Relationship Id="rId39" Type="http://schemas.openxmlformats.org/officeDocument/2006/relationships/hyperlink" Target="mailto:caren.randon@uzgent.be" TargetMode="External"/><Relationship Id="rId21" Type="http://schemas.openxmlformats.org/officeDocument/2006/relationships/hyperlink" Target="mailto:dpo@uzleuven.be" TargetMode="External"/><Relationship Id="rId34" Type="http://schemas.openxmlformats.org/officeDocument/2006/relationships/hyperlink" Target="mailto:kevin.deschamps@kuleuven.be" TargetMode="External"/><Relationship Id="rId42" Type="http://schemas.openxmlformats.org/officeDocument/2006/relationships/hyperlink" Target="mailto:youri.taes@azsintjan.be" TargetMode="External"/><Relationship Id="rId7" Type="http://schemas.openxmlformats.org/officeDocument/2006/relationships/hyperlink" Target="mailto:fabienne.dobbels@kuleuven.be" TargetMode="Externa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hyperlink" Target="mailto:Eveline.dirinck@uza.be" TargetMode="External"/><Relationship Id="rId1" Type="http://schemas.openxmlformats.org/officeDocument/2006/relationships/customXml" Target="../customXml/item1.xml"/><Relationship Id="rId6" Type="http://schemas.openxmlformats.org/officeDocument/2006/relationships/hyperlink" Target="mailto:kevin.deschamps@kuleuven.be" TargetMode="External"/><Relationship Id="rId11" Type="http://schemas.openxmlformats.org/officeDocument/2006/relationships/hyperlink" Target="mailto:caren.randon@uzgent.be" TargetMode="External"/><Relationship Id="rId24" Type="http://schemas.openxmlformats.org/officeDocument/2006/relationships/hyperlink" Target="mailto:fabienne.dobbels@kuleuven.be" TargetMode="External"/><Relationship Id="rId32" Type="http://schemas.openxmlformats.org/officeDocument/2006/relationships/hyperlink" Target="mailto:gertjan.vereecke@azgroeninge.be" TargetMode="External"/><Relationship Id="rId37" Type="http://schemas.openxmlformats.org/officeDocument/2006/relationships/hyperlink" Target="mailto:koen.putman@vub.be" TargetMode="External"/><Relationship Id="rId40" Type="http://schemas.openxmlformats.org/officeDocument/2006/relationships/hyperlink" Target="mailto:Eveline.dirinck@uza.be"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gertjan.vereecke@azgroeninge.be" TargetMode="External"/><Relationship Id="rId23" Type="http://schemas.openxmlformats.org/officeDocument/2006/relationships/hyperlink" Target="mailto:kevin.deschamps@kuleuven.be" TargetMode="External"/><Relationship Id="rId28" Type="http://schemas.openxmlformats.org/officeDocument/2006/relationships/hyperlink" Target="mailto:caren.randon@uzgent.be" TargetMode="External"/><Relationship Id="rId36" Type="http://schemas.openxmlformats.org/officeDocument/2006/relationships/hyperlink" Target="mailto:maaike.fobelets@vub.be" TargetMode="External"/><Relationship Id="rId10" Type="http://schemas.openxmlformats.org/officeDocument/2006/relationships/hyperlink" Target="mailto:giovanni.matricali@uzleuven.be" TargetMode="External"/><Relationship Id="rId19" Type="http://schemas.openxmlformats.org/officeDocument/2006/relationships/image" Target="media/image4.jpg"/><Relationship Id="rId31" Type="http://schemas.openxmlformats.org/officeDocument/2006/relationships/hyperlink" Target="mailto:youri.taes@azsintjan.be" TargetMode="External"/><Relationship Id="rId44" Type="http://schemas.openxmlformats.org/officeDocument/2006/relationships/hyperlink" Target="http://www.gegevensbeschermingsautoriteit.be" TargetMode="External"/><Relationship Id="rId4" Type="http://schemas.openxmlformats.org/officeDocument/2006/relationships/settings" Target="settings.xml"/><Relationship Id="rId9" Type="http://schemas.openxmlformats.org/officeDocument/2006/relationships/hyperlink" Target="mailto:koen.putman@vub.be" TargetMode="External"/><Relationship Id="rId14" Type="http://schemas.openxmlformats.org/officeDocument/2006/relationships/hyperlink" Target="mailto:youri.taes@azsintjan.be" TargetMode="External"/><Relationship Id="rId22" Type="http://schemas.openxmlformats.org/officeDocument/2006/relationships/hyperlink" Target="http://www.gegevensbeschermingsautoriteit.be" TargetMode="External"/><Relationship Id="rId27" Type="http://schemas.openxmlformats.org/officeDocument/2006/relationships/hyperlink" Target="mailto:giovanni.matricali@uzleuven.be" TargetMode="External"/><Relationship Id="rId30" Type="http://schemas.openxmlformats.org/officeDocument/2006/relationships/hyperlink" Target="mailto:frank.nobels@azorg.be" TargetMode="External"/><Relationship Id="rId35" Type="http://schemas.openxmlformats.org/officeDocument/2006/relationships/hyperlink" Target="mailto:fabienne.dobbels@kuleuven.be" TargetMode="External"/><Relationship Id="rId43" Type="http://schemas.openxmlformats.org/officeDocument/2006/relationships/hyperlink" Target="mailto:gertjan.vereecke@azgroeninge.be" TargetMode="External"/><Relationship Id="rId8" Type="http://schemas.openxmlformats.org/officeDocument/2006/relationships/hyperlink" Target="mailto:maaike.fobelets@vub.be" TargetMode="External"/><Relationship Id="rId3" Type="http://schemas.openxmlformats.org/officeDocument/2006/relationships/styles" Target="styles.xml"/><Relationship Id="rId12" Type="http://schemas.openxmlformats.org/officeDocument/2006/relationships/hyperlink" Target="mailto:Eveline.dirinck@uza.be" TargetMode="External"/><Relationship Id="rId17" Type="http://schemas.openxmlformats.org/officeDocument/2006/relationships/image" Target="media/image2.png"/><Relationship Id="rId25" Type="http://schemas.openxmlformats.org/officeDocument/2006/relationships/hyperlink" Target="mailto:maaike.fobelets@vub.be" TargetMode="External"/><Relationship Id="rId33" Type="http://schemas.openxmlformats.org/officeDocument/2006/relationships/hyperlink" Target="http://www.gegevensbeschermingsautoriteit.be" TargetMode="External"/><Relationship Id="rId38" Type="http://schemas.openxmlformats.org/officeDocument/2006/relationships/hyperlink" Target="mailto:giovanni.matricali@uzleuven.be" TargetMode="External"/><Relationship Id="rId46"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hyperlink" Target="mailto:frank.nobels@azorg.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13506</Words>
  <Characters>74283</Characters>
  <Application>Microsoft Office Word</Application>
  <DocSecurity>0</DocSecurity>
  <Lines>619</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Janou De Buyser</cp:lastModifiedBy>
  <cp:revision>4</cp:revision>
  <dcterms:created xsi:type="dcterms:W3CDTF">2013-12-23T23:15:00Z</dcterms:created>
  <dcterms:modified xsi:type="dcterms:W3CDTF">2026-09-10T09:32:00Z</dcterms:modified>
  <cp:category/>
</cp:coreProperties>
</file>